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532020712"/>
        <w:docPartObj>
          <w:docPartGallery w:val="Cover Pages"/>
          <w:docPartUnique/>
        </w:docPartObj>
      </w:sdtPr>
      <w:sdtEndPr>
        <w:rPr>
          <w:rFonts w:ascii="Times New Roman" w:hAnsi="Times New Roman" w:cs="Times New Roman"/>
          <w:b/>
          <w:sz w:val="36"/>
          <w:szCs w:val="24"/>
        </w:rPr>
      </w:sdtEndPr>
      <w:sdtContent>
        <w:p w14:paraId="0185567C" w14:textId="77777777" w:rsidR="00DE7F95" w:rsidRDefault="00DE7F95">
          <w:pPr>
            <w:pStyle w:val="NoSpacing"/>
            <w:rPr>
              <w:sz w:val="2"/>
            </w:rPr>
          </w:pPr>
        </w:p>
        <w:p w14:paraId="735391D5" w14:textId="77777777" w:rsidR="00DE7F95" w:rsidRDefault="00DE7F95"/>
        <w:p w14:paraId="680EA0D3" w14:textId="77777777" w:rsidR="00DE7F95" w:rsidRDefault="00DE7F95">
          <w:pPr>
            <w:rPr>
              <w:rFonts w:ascii="Times New Roman" w:hAnsi="Times New Roman" w:cs="Times New Roman"/>
              <w:b/>
              <w:sz w:val="36"/>
              <w:szCs w:val="24"/>
            </w:rPr>
          </w:pPr>
          <w:r>
            <w:rPr>
              <w:noProof/>
              <w:lang w:eastAsia="en-AU"/>
            </w:rPr>
            <mc:AlternateContent>
              <mc:Choice Requires="wps">
                <w:drawing>
                  <wp:anchor distT="0" distB="0" distL="114300" distR="114300" simplePos="0" relativeHeight="251686912" behindDoc="0" locked="0" layoutInCell="1" allowOverlap="1" wp14:anchorId="164083EA" wp14:editId="441163CD">
                    <wp:simplePos x="0" y="0"/>
                    <wp:positionH relativeFrom="page">
                      <wp:posOffset>1124848</wp:posOffset>
                    </wp:positionH>
                    <wp:positionV relativeFrom="margin">
                      <wp:posOffset>1277007</wp:posOffset>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A96E1" w14:textId="77777777" w:rsidR="005A410D" w:rsidRDefault="005A410D" w:rsidP="00DE7F95">
                                <w:pPr>
                                  <w:jc w:val="center"/>
                                  <w:rPr>
                                    <w:rFonts w:ascii="Times New Roman" w:hAnsi="Times New Roman" w:cs="Times New Roman"/>
                                    <w:sz w:val="32"/>
                                  </w:rPr>
                                </w:pPr>
                              </w:p>
                              <w:p w14:paraId="3B2B0730" w14:textId="77777777" w:rsidR="005A410D" w:rsidRDefault="005A410D" w:rsidP="00DE7F95">
                                <w:pPr>
                                  <w:jc w:val="center"/>
                                  <w:rPr>
                                    <w:rFonts w:ascii="Times New Roman" w:hAnsi="Times New Roman" w:cs="Times New Roman"/>
                                    <w:sz w:val="32"/>
                                  </w:rPr>
                                </w:pPr>
                              </w:p>
                              <w:p w14:paraId="7CBF80EB" w14:textId="77777777" w:rsidR="005A410D" w:rsidRPr="001257BD" w:rsidRDefault="005A410D" w:rsidP="00DE7F95">
                                <w:pPr>
                                  <w:jc w:val="center"/>
                                  <w:rPr>
                                    <w:rFonts w:ascii="Times New Roman" w:hAnsi="Times New Roman" w:cs="Times New Roman"/>
                                    <w:sz w:val="24"/>
                                    <w:szCs w:val="24"/>
                                  </w:rPr>
                                </w:pPr>
                              </w:p>
                              <w:p w14:paraId="59C1B852" w14:textId="77777777" w:rsidR="005A410D" w:rsidRPr="001257BD" w:rsidRDefault="005A410D" w:rsidP="00DE7F95">
                                <w:pPr>
                                  <w:jc w:val="center"/>
                                  <w:rPr>
                                    <w:rFonts w:ascii="Times New Roman" w:hAnsi="Times New Roman" w:cs="Times New Roman"/>
                                    <w:sz w:val="24"/>
                                    <w:szCs w:val="24"/>
                                  </w:rPr>
                                </w:pPr>
                              </w:p>
                              <w:p w14:paraId="77C912DA" w14:textId="77777777" w:rsidR="005A410D" w:rsidRPr="001257BD" w:rsidRDefault="005A410D" w:rsidP="00DE7F95">
                                <w:pPr>
                                  <w:jc w:val="center"/>
                                  <w:rPr>
                                    <w:rFonts w:ascii="Times New Roman" w:hAnsi="Times New Roman" w:cs="Times New Roman"/>
                                    <w:b/>
                                    <w:sz w:val="36"/>
                                    <w:szCs w:val="24"/>
                                  </w:rPr>
                                </w:pPr>
                                <w:r w:rsidRPr="001257BD">
                                  <w:rPr>
                                    <w:rFonts w:ascii="Times New Roman" w:hAnsi="Times New Roman" w:cs="Times New Roman"/>
                                    <w:b/>
                                    <w:sz w:val="36"/>
                                    <w:szCs w:val="24"/>
                                  </w:rPr>
                                  <w:t>The control of selectively exported microRNAs via extracellular vesicles in prostate cancer.</w:t>
                                </w:r>
                              </w:p>
                              <w:p w14:paraId="77E53911" w14:textId="77777777" w:rsidR="005A410D" w:rsidRPr="001257BD" w:rsidRDefault="005A410D" w:rsidP="00DE7F95">
                                <w:pPr>
                                  <w:jc w:val="center"/>
                                  <w:rPr>
                                    <w:rFonts w:ascii="Times New Roman" w:hAnsi="Times New Roman" w:cs="Times New Roman"/>
                                    <w:sz w:val="24"/>
                                    <w:szCs w:val="24"/>
                                  </w:rPr>
                                </w:pPr>
                              </w:p>
                              <w:p w14:paraId="2FCB3564" w14:textId="77777777" w:rsidR="005A410D" w:rsidRPr="001257BD" w:rsidRDefault="005A410D" w:rsidP="00DE7F95">
                                <w:pPr>
                                  <w:jc w:val="center"/>
                                  <w:rPr>
                                    <w:rFonts w:ascii="Times New Roman" w:hAnsi="Times New Roman" w:cs="Times New Roman"/>
                                    <w:sz w:val="24"/>
                                    <w:szCs w:val="24"/>
                                  </w:rPr>
                                </w:pPr>
                              </w:p>
                              <w:p w14:paraId="21CC0CAE" w14:textId="77777777" w:rsidR="005A410D" w:rsidRPr="001257BD" w:rsidRDefault="005A410D" w:rsidP="00DE7F95">
                                <w:pPr>
                                  <w:jc w:val="center"/>
                                  <w:rPr>
                                    <w:rFonts w:ascii="Times New Roman" w:hAnsi="Times New Roman" w:cs="Times New Roman"/>
                                    <w:sz w:val="24"/>
                                    <w:szCs w:val="24"/>
                                  </w:rPr>
                                </w:pPr>
                                <w:r w:rsidRPr="001257BD">
                                  <w:rPr>
                                    <w:rFonts w:ascii="Times New Roman" w:hAnsi="Times New Roman" w:cs="Times New Roman"/>
                                    <w:sz w:val="24"/>
                                    <w:szCs w:val="24"/>
                                  </w:rPr>
                                  <w:t>Honours Thesis</w:t>
                                </w:r>
                              </w:p>
                              <w:p w14:paraId="2C0F3066" w14:textId="77777777" w:rsidR="005A410D" w:rsidRPr="001257BD" w:rsidRDefault="005A410D" w:rsidP="00DE7F95">
                                <w:pPr>
                                  <w:jc w:val="center"/>
                                  <w:rPr>
                                    <w:rFonts w:ascii="Times New Roman" w:hAnsi="Times New Roman" w:cs="Times New Roman"/>
                                    <w:sz w:val="24"/>
                                    <w:szCs w:val="24"/>
                                  </w:rPr>
                                </w:pPr>
                                <w:r w:rsidRPr="001257BD">
                                  <w:rPr>
                                    <w:rFonts w:ascii="Times New Roman" w:hAnsi="Times New Roman" w:cs="Times New Roman"/>
                                    <w:sz w:val="24"/>
                                    <w:szCs w:val="24"/>
                                  </w:rPr>
                                  <w:t>Harley Robinson</w:t>
                                </w:r>
                              </w:p>
                              <w:p w14:paraId="5DC093F1" w14:textId="77777777" w:rsidR="005A410D" w:rsidRPr="001257BD" w:rsidRDefault="005A410D" w:rsidP="00DE7F95">
                                <w:pPr>
                                  <w:jc w:val="center"/>
                                  <w:rPr>
                                    <w:rFonts w:ascii="Times New Roman" w:hAnsi="Times New Roman" w:cs="Times New Roman"/>
                                    <w:sz w:val="24"/>
                                    <w:szCs w:val="24"/>
                                  </w:rPr>
                                </w:pPr>
                                <w:r w:rsidRPr="001257BD">
                                  <w:rPr>
                                    <w:rFonts w:ascii="Times New Roman" w:hAnsi="Times New Roman" w:cs="Times New Roman"/>
                                    <w:sz w:val="24"/>
                                    <w:szCs w:val="24"/>
                                  </w:rPr>
                                  <w:t>20</w:t>
                                </w:r>
                                <w:r w:rsidRPr="001257BD">
                                  <w:rPr>
                                    <w:rFonts w:ascii="Times New Roman" w:hAnsi="Times New Roman" w:cs="Times New Roman"/>
                                    <w:sz w:val="24"/>
                                    <w:szCs w:val="24"/>
                                    <w:vertAlign w:val="superscript"/>
                                  </w:rPr>
                                  <w:t>th</w:t>
                                </w:r>
                                <w:r w:rsidRPr="001257BD">
                                  <w:rPr>
                                    <w:rFonts w:ascii="Times New Roman" w:hAnsi="Times New Roman" w:cs="Times New Roman"/>
                                    <w:sz w:val="24"/>
                                    <w:szCs w:val="24"/>
                                  </w:rPr>
                                  <w:t xml:space="preserve"> October 201</w:t>
                                </w:r>
                                <w:r>
                                  <w:rPr>
                                    <w:rFonts w:ascii="Times New Roman" w:hAnsi="Times New Roman" w:cs="Times New Roman"/>
                                    <w:sz w:val="24"/>
                                    <w:szCs w:val="24"/>
                                  </w:rPr>
                                  <w:t>6</w:t>
                                </w:r>
                              </w:p>
                              <w:p w14:paraId="3FF86B0E" w14:textId="77777777" w:rsidR="005A410D" w:rsidRPr="001257BD" w:rsidRDefault="005A410D" w:rsidP="00DE7F95">
                                <w:pPr>
                                  <w:jc w:val="center"/>
                                  <w:rPr>
                                    <w:rFonts w:ascii="Times New Roman" w:hAnsi="Times New Roman" w:cs="Times New Roman"/>
                                    <w:sz w:val="24"/>
                                    <w:szCs w:val="24"/>
                                  </w:rPr>
                                </w:pPr>
                              </w:p>
                              <w:p w14:paraId="382FBE25" w14:textId="77777777" w:rsidR="005A410D" w:rsidRPr="001257BD" w:rsidRDefault="005A410D" w:rsidP="00DE7F95">
                                <w:pPr>
                                  <w:jc w:val="center"/>
                                  <w:rPr>
                                    <w:rFonts w:ascii="Times New Roman" w:hAnsi="Times New Roman" w:cs="Times New Roman"/>
                                    <w:i/>
                                    <w:sz w:val="24"/>
                                    <w:szCs w:val="24"/>
                                  </w:rPr>
                                </w:pPr>
                              </w:p>
                              <w:p w14:paraId="1A9E64EA" w14:textId="77777777" w:rsidR="005A410D" w:rsidRPr="001257BD" w:rsidRDefault="005A410D" w:rsidP="00DE7F95">
                                <w:pPr>
                                  <w:jc w:val="center"/>
                                  <w:rPr>
                                    <w:rFonts w:ascii="Times New Roman" w:hAnsi="Times New Roman" w:cs="Times New Roman"/>
                                    <w:i/>
                                    <w:sz w:val="24"/>
                                    <w:szCs w:val="24"/>
                                  </w:rPr>
                                </w:pPr>
                                <w:r w:rsidRPr="001257BD">
                                  <w:rPr>
                                    <w:rFonts w:ascii="Times New Roman" w:hAnsi="Times New Roman" w:cs="Times New Roman"/>
                                    <w:i/>
                                    <w:sz w:val="24"/>
                                    <w:szCs w:val="24"/>
                                  </w:rPr>
                                  <w:t>Supervisor: Associate Professor Michelle Hill</w:t>
                                </w:r>
                              </w:p>
                              <w:p w14:paraId="499225D2" w14:textId="77777777" w:rsidR="005A410D" w:rsidRPr="001257BD" w:rsidRDefault="005A410D" w:rsidP="00DE7F95">
                                <w:pPr>
                                  <w:jc w:val="center"/>
                                  <w:rPr>
                                    <w:rFonts w:ascii="Times New Roman" w:hAnsi="Times New Roman" w:cs="Times New Roman"/>
                                    <w:i/>
                                    <w:sz w:val="24"/>
                                    <w:szCs w:val="24"/>
                                  </w:rPr>
                                </w:pPr>
                                <w:r w:rsidRPr="001257BD">
                                  <w:rPr>
                                    <w:rFonts w:ascii="Times New Roman" w:hAnsi="Times New Roman" w:cs="Times New Roman"/>
                                    <w:i/>
                                    <w:sz w:val="24"/>
                                    <w:szCs w:val="24"/>
                                  </w:rPr>
                                  <w:t xml:space="preserve">Co-supervisor: Doctor Alex </w:t>
                                </w:r>
                                <w:proofErr w:type="spellStart"/>
                                <w:r w:rsidRPr="001257BD">
                                  <w:rPr>
                                    <w:rFonts w:ascii="Times New Roman" w:hAnsi="Times New Roman" w:cs="Times New Roman"/>
                                    <w:i/>
                                    <w:sz w:val="24"/>
                                    <w:szCs w:val="24"/>
                                  </w:rPr>
                                  <w:t>Cristino</w:t>
                                </w:r>
                                <w:proofErr w:type="spellEnd"/>
                              </w:p>
                              <w:p w14:paraId="06C1C7B4" w14:textId="77777777" w:rsidR="005A410D" w:rsidRDefault="005A41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64083EA" id="_x0000_t202" coordsize="21600,21600" o:spt="202" path="m,l,21600r21600,l21600,xe">
                    <v:stroke joinstyle="miter"/>
                    <v:path gradientshapeok="t" o:connecttype="rect"/>
                  </v:shapetype>
                  <v:shape id="Text Box 62" o:spid="_x0000_s1026" type="#_x0000_t202" style="position:absolute;margin-left:88.55pt;margin-top:100.55pt;width:468pt;height:1in;z-index:2516869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" filled="f" stroked="f" strokeweight=".5pt">
                    <v:textbox style="mso-fit-shape-to-text:t">
                      <w:txbxContent>
                        <w:p w14:paraId="536A96E1" w14:textId="77777777" w:rsidR="005A410D" w:rsidRDefault="005A410D" w:rsidP="00DE7F95">
                          <w:pPr>
                            <w:jc w:val="center"/>
                            <w:rPr>
                              <w:rFonts w:ascii="Times New Roman" w:hAnsi="Times New Roman" w:cs="Times New Roman"/>
                              <w:sz w:val="32"/>
                            </w:rPr>
                          </w:pPr>
                        </w:p>
                        <w:p w14:paraId="3B2B0730" w14:textId="77777777" w:rsidR="005A410D" w:rsidRDefault="005A410D" w:rsidP="00DE7F95">
                          <w:pPr>
                            <w:jc w:val="center"/>
                            <w:rPr>
                              <w:rFonts w:ascii="Times New Roman" w:hAnsi="Times New Roman" w:cs="Times New Roman"/>
                              <w:sz w:val="32"/>
                            </w:rPr>
                          </w:pPr>
                        </w:p>
                        <w:p w14:paraId="7CBF80EB" w14:textId="77777777" w:rsidR="005A410D" w:rsidRPr="001257BD" w:rsidRDefault="005A410D" w:rsidP="00DE7F95">
                          <w:pPr>
                            <w:jc w:val="center"/>
                            <w:rPr>
                              <w:rFonts w:ascii="Times New Roman" w:hAnsi="Times New Roman" w:cs="Times New Roman"/>
                              <w:sz w:val="24"/>
                              <w:szCs w:val="24"/>
                            </w:rPr>
                          </w:pPr>
                        </w:p>
                        <w:p w14:paraId="59C1B852" w14:textId="77777777" w:rsidR="005A410D" w:rsidRPr="001257BD" w:rsidRDefault="005A410D" w:rsidP="00DE7F95">
                          <w:pPr>
                            <w:jc w:val="center"/>
                            <w:rPr>
                              <w:rFonts w:ascii="Times New Roman" w:hAnsi="Times New Roman" w:cs="Times New Roman"/>
                              <w:sz w:val="24"/>
                              <w:szCs w:val="24"/>
                            </w:rPr>
                          </w:pPr>
                        </w:p>
                        <w:p w14:paraId="77C912DA" w14:textId="77777777" w:rsidR="005A410D" w:rsidRPr="001257BD" w:rsidRDefault="005A410D" w:rsidP="00DE7F95">
                          <w:pPr>
                            <w:jc w:val="center"/>
                            <w:rPr>
                              <w:rFonts w:ascii="Times New Roman" w:hAnsi="Times New Roman" w:cs="Times New Roman"/>
                              <w:b/>
                              <w:sz w:val="36"/>
                              <w:szCs w:val="24"/>
                            </w:rPr>
                          </w:pPr>
                          <w:r w:rsidRPr="001257BD">
                            <w:rPr>
                              <w:rFonts w:ascii="Times New Roman" w:hAnsi="Times New Roman" w:cs="Times New Roman"/>
                              <w:b/>
                              <w:sz w:val="36"/>
                              <w:szCs w:val="24"/>
                            </w:rPr>
                            <w:t>The control of selectively exported microRNAs via extracellular vesicles in prostate cancer.</w:t>
                          </w:r>
                        </w:p>
                        <w:p w14:paraId="77E53911" w14:textId="77777777" w:rsidR="005A410D" w:rsidRPr="001257BD" w:rsidRDefault="005A410D" w:rsidP="00DE7F95">
                          <w:pPr>
                            <w:jc w:val="center"/>
                            <w:rPr>
                              <w:rFonts w:ascii="Times New Roman" w:hAnsi="Times New Roman" w:cs="Times New Roman"/>
                              <w:sz w:val="24"/>
                              <w:szCs w:val="24"/>
                            </w:rPr>
                          </w:pPr>
                        </w:p>
                        <w:p w14:paraId="2FCB3564" w14:textId="77777777" w:rsidR="005A410D" w:rsidRPr="001257BD" w:rsidRDefault="005A410D" w:rsidP="00DE7F95">
                          <w:pPr>
                            <w:jc w:val="center"/>
                            <w:rPr>
                              <w:rFonts w:ascii="Times New Roman" w:hAnsi="Times New Roman" w:cs="Times New Roman"/>
                              <w:sz w:val="24"/>
                              <w:szCs w:val="24"/>
                            </w:rPr>
                          </w:pPr>
                        </w:p>
                        <w:p w14:paraId="21CC0CAE" w14:textId="77777777" w:rsidR="005A410D" w:rsidRPr="001257BD" w:rsidRDefault="005A410D" w:rsidP="00DE7F95">
                          <w:pPr>
                            <w:jc w:val="center"/>
                            <w:rPr>
                              <w:rFonts w:ascii="Times New Roman" w:hAnsi="Times New Roman" w:cs="Times New Roman"/>
                              <w:sz w:val="24"/>
                              <w:szCs w:val="24"/>
                            </w:rPr>
                          </w:pPr>
                          <w:r w:rsidRPr="001257BD">
                            <w:rPr>
                              <w:rFonts w:ascii="Times New Roman" w:hAnsi="Times New Roman" w:cs="Times New Roman"/>
                              <w:sz w:val="24"/>
                              <w:szCs w:val="24"/>
                            </w:rPr>
                            <w:t>Honours Thesis</w:t>
                          </w:r>
                        </w:p>
                        <w:p w14:paraId="2C0F3066" w14:textId="77777777" w:rsidR="005A410D" w:rsidRPr="001257BD" w:rsidRDefault="005A410D" w:rsidP="00DE7F95">
                          <w:pPr>
                            <w:jc w:val="center"/>
                            <w:rPr>
                              <w:rFonts w:ascii="Times New Roman" w:hAnsi="Times New Roman" w:cs="Times New Roman"/>
                              <w:sz w:val="24"/>
                              <w:szCs w:val="24"/>
                            </w:rPr>
                          </w:pPr>
                          <w:r w:rsidRPr="001257BD">
                            <w:rPr>
                              <w:rFonts w:ascii="Times New Roman" w:hAnsi="Times New Roman" w:cs="Times New Roman"/>
                              <w:sz w:val="24"/>
                              <w:szCs w:val="24"/>
                            </w:rPr>
                            <w:t>Harley Robinson</w:t>
                          </w:r>
                        </w:p>
                        <w:p w14:paraId="5DC093F1" w14:textId="77777777" w:rsidR="005A410D" w:rsidRPr="001257BD" w:rsidRDefault="005A410D" w:rsidP="00DE7F95">
                          <w:pPr>
                            <w:jc w:val="center"/>
                            <w:rPr>
                              <w:rFonts w:ascii="Times New Roman" w:hAnsi="Times New Roman" w:cs="Times New Roman"/>
                              <w:sz w:val="24"/>
                              <w:szCs w:val="24"/>
                            </w:rPr>
                          </w:pPr>
                          <w:r w:rsidRPr="001257BD">
                            <w:rPr>
                              <w:rFonts w:ascii="Times New Roman" w:hAnsi="Times New Roman" w:cs="Times New Roman"/>
                              <w:sz w:val="24"/>
                              <w:szCs w:val="24"/>
                            </w:rPr>
                            <w:t>20</w:t>
                          </w:r>
                          <w:r w:rsidRPr="001257BD">
                            <w:rPr>
                              <w:rFonts w:ascii="Times New Roman" w:hAnsi="Times New Roman" w:cs="Times New Roman"/>
                              <w:sz w:val="24"/>
                              <w:szCs w:val="24"/>
                              <w:vertAlign w:val="superscript"/>
                            </w:rPr>
                            <w:t>th</w:t>
                          </w:r>
                          <w:r w:rsidRPr="001257BD">
                            <w:rPr>
                              <w:rFonts w:ascii="Times New Roman" w:hAnsi="Times New Roman" w:cs="Times New Roman"/>
                              <w:sz w:val="24"/>
                              <w:szCs w:val="24"/>
                            </w:rPr>
                            <w:t xml:space="preserve"> October 201</w:t>
                          </w:r>
                          <w:r>
                            <w:rPr>
                              <w:rFonts w:ascii="Times New Roman" w:hAnsi="Times New Roman" w:cs="Times New Roman"/>
                              <w:sz w:val="24"/>
                              <w:szCs w:val="24"/>
                            </w:rPr>
                            <w:t>6</w:t>
                          </w:r>
                        </w:p>
                        <w:p w14:paraId="3FF86B0E" w14:textId="77777777" w:rsidR="005A410D" w:rsidRPr="001257BD" w:rsidRDefault="005A410D" w:rsidP="00DE7F95">
                          <w:pPr>
                            <w:jc w:val="center"/>
                            <w:rPr>
                              <w:rFonts w:ascii="Times New Roman" w:hAnsi="Times New Roman" w:cs="Times New Roman"/>
                              <w:sz w:val="24"/>
                              <w:szCs w:val="24"/>
                            </w:rPr>
                          </w:pPr>
                        </w:p>
                        <w:p w14:paraId="382FBE25" w14:textId="77777777" w:rsidR="005A410D" w:rsidRPr="001257BD" w:rsidRDefault="005A410D" w:rsidP="00DE7F95">
                          <w:pPr>
                            <w:jc w:val="center"/>
                            <w:rPr>
                              <w:rFonts w:ascii="Times New Roman" w:hAnsi="Times New Roman" w:cs="Times New Roman"/>
                              <w:i/>
                              <w:sz w:val="24"/>
                              <w:szCs w:val="24"/>
                            </w:rPr>
                          </w:pPr>
                        </w:p>
                        <w:p w14:paraId="1A9E64EA" w14:textId="77777777" w:rsidR="005A410D" w:rsidRPr="001257BD" w:rsidRDefault="005A410D" w:rsidP="00DE7F95">
                          <w:pPr>
                            <w:jc w:val="center"/>
                            <w:rPr>
                              <w:rFonts w:ascii="Times New Roman" w:hAnsi="Times New Roman" w:cs="Times New Roman"/>
                              <w:i/>
                              <w:sz w:val="24"/>
                              <w:szCs w:val="24"/>
                            </w:rPr>
                          </w:pPr>
                          <w:r w:rsidRPr="001257BD">
                            <w:rPr>
                              <w:rFonts w:ascii="Times New Roman" w:hAnsi="Times New Roman" w:cs="Times New Roman"/>
                              <w:i/>
                              <w:sz w:val="24"/>
                              <w:szCs w:val="24"/>
                            </w:rPr>
                            <w:t>Supervisor: Associate Professor Michelle Hill</w:t>
                          </w:r>
                        </w:p>
                        <w:p w14:paraId="499225D2" w14:textId="77777777" w:rsidR="005A410D" w:rsidRPr="001257BD" w:rsidRDefault="005A410D" w:rsidP="00DE7F95">
                          <w:pPr>
                            <w:jc w:val="center"/>
                            <w:rPr>
                              <w:rFonts w:ascii="Times New Roman" w:hAnsi="Times New Roman" w:cs="Times New Roman"/>
                              <w:i/>
                              <w:sz w:val="24"/>
                              <w:szCs w:val="24"/>
                            </w:rPr>
                          </w:pPr>
                          <w:r w:rsidRPr="001257BD">
                            <w:rPr>
                              <w:rFonts w:ascii="Times New Roman" w:hAnsi="Times New Roman" w:cs="Times New Roman"/>
                              <w:i/>
                              <w:sz w:val="24"/>
                              <w:szCs w:val="24"/>
                            </w:rPr>
                            <w:t xml:space="preserve">Co-supervisor: Doctor Alex </w:t>
                          </w:r>
                          <w:proofErr w:type="spellStart"/>
                          <w:r w:rsidRPr="001257BD">
                            <w:rPr>
                              <w:rFonts w:ascii="Times New Roman" w:hAnsi="Times New Roman" w:cs="Times New Roman"/>
                              <w:i/>
                              <w:sz w:val="24"/>
                              <w:szCs w:val="24"/>
                            </w:rPr>
                            <w:t>Cristino</w:t>
                          </w:r>
                          <w:proofErr w:type="spellEnd"/>
                        </w:p>
                        <w:p w14:paraId="06C1C7B4" w14:textId="77777777" w:rsidR="005A410D" w:rsidRDefault="005A410D"/>
                      </w:txbxContent>
                    </v:textbox>
                    <w10:wrap anchorx="page" anchory="margin"/>
                  </v:shape>
                </w:pict>
              </mc:Fallback>
            </mc:AlternateContent>
          </w:r>
          <w:r>
            <w:rPr>
              <w:rFonts w:ascii="Times New Roman" w:hAnsi="Times New Roman" w:cs="Times New Roman"/>
              <w:b/>
              <w:sz w:val="36"/>
              <w:szCs w:val="24"/>
            </w:rPr>
            <w:br w:type="page"/>
          </w:r>
        </w:p>
      </w:sdtContent>
    </w:sdt>
    <w:p w14:paraId="143C9B31" w14:textId="77777777" w:rsidR="00375DDC" w:rsidRDefault="00DE7F95" w:rsidP="00020AC1">
      <w:pPr>
        <w:pStyle w:val="Heading1"/>
        <w:jc w:val="center"/>
        <w:rPr>
          <w:rFonts w:ascii="Times New Roman" w:hAnsi="Times New Roman" w:cs="Times New Roman"/>
        </w:rPr>
      </w:pPr>
      <w:bookmarkStart w:id="0" w:name="_Toc464553518"/>
      <w:r w:rsidRPr="00020AC1">
        <w:rPr>
          <w:rFonts w:ascii="Times New Roman" w:hAnsi="Times New Roman" w:cs="Times New Roman"/>
        </w:rPr>
        <w:lastRenderedPageBreak/>
        <w:t>Statement of Authorship</w:t>
      </w:r>
      <w:bookmarkEnd w:id="0"/>
    </w:p>
    <w:p w14:paraId="741A66C9" w14:textId="77777777" w:rsidR="00020AC1" w:rsidRPr="00020AC1" w:rsidRDefault="00020AC1" w:rsidP="00020AC1"/>
    <w:p w14:paraId="33E631DE" w14:textId="77777777" w:rsidR="00020AC1" w:rsidRPr="007C2621" w:rsidRDefault="00020AC1" w:rsidP="00020AC1">
      <w:pPr>
        <w:spacing w:line="480" w:lineRule="auto"/>
        <w:jc w:val="center"/>
        <w:rPr>
          <w:rFonts w:ascii="Times New Roman" w:hAnsi="Times New Roman" w:cs="Times New Roman"/>
          <w:b/>
          <w:sz w:val="24"/>
        </w:rPr>
      </w:pPr>
      <w:r w:rsidRPr="007C2621">
        <w:rPr>
          <w:rFonts w:ascii="Times New Roman" w:hAnsi="Times New Roman" w:cs="Times New Roman"/>
          <w:b/>
          <w:sz w:val="24"/>
        </w:rPr>
        <w:t>The control of selectively exported microRNAs</w:t>
      </w:r>
      <w:r w:rsidR="00112D53">
        <w:rPr>
          <w:rFonts w:ascii="Times New Roman" w:hAnsi="Times New Roman" w:cs="Times New Roman"/>
          <w:b/>
          <w:sz w:val="24"/>
        </w:rPr>
        <w:t xml:space="preserve"> via extracellular vesicles in</w:t>
      </w:r>
      <w:r w:rsidRPr="007C2621">
        <w:rPr>
          <w:rFonts w:ascii="Times New Roman" w:hAnsi="Times New Roman" w:cs="Times New Roman"/>
          <w:b/>
          <w:sz w:val="24"/>
        </w:rPr>
        <w:t xml:space="preserve"> prostate cancer.</w:t>
      </w:r>
    </w:p>
    <w:p w14:paraId="2113ED70" w14:textId="77777777" w:rsidR="00375DDC" w:rsidRPr="00020AC1" w:rsidRDefault="00020AC1" w:rsidP="00020AC1">
      <w:pPr>
        <w:spacing w:line="480" w:lineRule="auto"/>
        <w:jc w:val="center"/>
        <w:rPr>
          <w:rFonts w:ascii="Times New Roman" w:hAnsi="Times New Roman" w:cs="Times New Roman"/>
          <w:sz w:val="24"/>
        </w:rPr>
      </w:pPr>
      <w:r>
        <w:rPr>
          <w:rFonts w:ascii="Times New Roman" w:hAnsi="Times New Roman" w:cs="Times New Roman"/>
          <w:sz w:val="24"/>
        </w:rPr>
        <w:t>Harley Robinson</w:t>
      </w:r>
    </w:p>
    <w:p w14:paraId="1488A8B9" w14:textId="77777777" w:rsidR="00375DDC" w:rsidRPr="00020AC1" w:rsidRDefault="00DE7F95" w:rsidP="00020AC1">
      <w:pPr>
        <w:spacing w:line="480" w:lineRule="auto"/>
        <w:jc w:val="center"/>
        <w:rPr>
          <w:rFonts w:ascii="Times New Roman" w:hAnsi="Times New Roman" w:cs="Times New Roman"/>
          <w:sz w:val="24"/>
        </w:rPr>
      </w:pPr>
      <w:r w:rsidRPr="00020AC1">
        <w:rPr>
          <w:rFonts w:ascii="Times New Roman" w:hAnsi="Times New Roman" w:cs="Times New Roman"/>
          <w:sz w:val="24"/>
        </w:rPr>
        <w:t xml:space="preserve">A </w:t>
      </w:r>
      <w:r w:rsidR="00020AC1">
        <w:rPr>
          <w:rFonts w:ascii="Times New Roman" w:hAnsi="Times New Roman" w:cs="Times New Roman"/>
          <w:sz w:val="24"/>
        </w:rPr>
        <w:t xml:space="preserve">Research Report </w:t>
      </w:r>
      <w:r w:rsidRPr="00020AC1">
        <w:rPr>
          <w:rFonts w:ascii="Times New Roman" w:hAnsi="Times New Roman" w:cs="Times New Roman"/>
          <w:sz w:val="24"/>
        </w:rPr>
        <w:t>submitted for the de</w:t>
      </w:r>
      <w:r w:rsidR="00020AC1">
        <w:rPr>
          <w:rFonts w:ascii="Times New Roman" w:hAnsi="Times New Roman" w:cs="Times New Roman"/>
          <w:sz w:val="24"/>
        </w:rPr>
        <w:t>gree of Bachelor of Biomedical</w:t>
      </w:r>
      <w:r w:rsidRPr="00020AC1">
        <w:rPr>
          <w:rFonts w:ascii="Times New Roman" w:hAnsi="Times New Roman" w:cs="Times New Roman"/>
          <w:sz w:val="24"/>
        </w:rPr>
        <w:t xml:space="preserve"> Science (Honours) at</w:t>
      </w:r>
    </w:p>
    <w:p w14:paraId="59BD7C2D" w14:textId="77777777" w:rsidR="00375DDC" w:rsidRPr="00020AC1" w:rsidRDefault="00DE7F95" w:rsidP="00020AC1">
      <w:pPr>
        <w:spacing w:line="480" w:lineRule="auto"/>
        <w:jc w:val="center"/>
        <w:rPr>
          <w:rFonts w:ascii="Times New Roman" w:hAnsi="Times New Roman" w:cs="Times New Roman"/>
          <w:sz w:val="24"/>
        </w:rPr>
      </w:pPr>
      <w:r w:rsidRPr="00020AC1">
        <w:rPr>
          <w:rFonts w:ascii="Times New Roman" w:hAnsi="Times New Roman" w:cs="Times New Roman"/>
          <w:sz w:val="24"/>
        </w:rPr>
        <w:t>The University</w:t>
      </w:r>
      <w:r w:rsidR="007C2621">
        <w:rPr>
          <w:rFonts w:ascii="Times New Roman" w:hAnsi="Times New Roman" w:cs="Times New Roman"/>
          <w:sz w:val="24"/>
        </w:rPr>
        <w:t xml:space="preserve"> of Queensland in October, 2016</w:t>
      </w:r>
    </w:p>
    <w:p w14:paraId="5551A250" w14:textId="77777777" w:rsidR="00375DDC" w:rsidRDefault="00DE7F95" w:rsidP="00020AC1">
      <w:pPr>
        <w:spacing w:line="480" w:lineRule="auto"/>
        <w:jc w:val="center"/>
        <w:rPr>
          <w:rFonts w:ascii="Times New Roman" w:hAnsi="Times New Roman" w:cs="Times New Roman"/>
          <w:sz w:val="24"/>
        </w:rPr>
      </w:pPr>
      <w:r w:rsidRPr="00020AC1">
        <w:rPr>
          <w:rFonts w:ascii="Times New Roman" w:hAnsi="Times New Roman" w:cs="Times New Roman"/>
          <w:sz w:val="24"/>
        </w:rPr>
        <w:t>School of Biomedical Sciences</w:t>
      </w:r>
    </w:p>
    <w:p w14:paraId="37CCBA58" w14:textId="77777777" w:rsidR="00020AC1" w:rsidRPr="00020AC1" w:rsidRDefault="00020AC1" w:rsidP="00020AC1">
      <w:pPr>
        <w:spacing w:line="480" w:lineRule="auto"/>
        <w:jc w:val="center"/>
        <w:rPr>
          <w:rFonts w:ascii="Times New Roman" w:hAnsi="Times New Roman" w:cs="Times New Roman"/>
          <w:sz w:val="24"/>
        </w:rPr>
      </w:pPr>
    </w:p>
    <w:p w14:paraId="44158F4B" w14:textId="77777777" w:rsidR="00375DDC" w:rsidRPr="00655387" w:rsidRDefault="00DE7F95" w:rsidP="00020AC1">
      <w:pPr>
        <w:spacing w:line="480" w:lineRule="auto"/>
        <w:rPr>
          <w:rFonts w:ascii="Times New Roman" w:hAnsi="Times New Roman" w:cs="Times New Roman"/>
          <w:b/>
          <w:sz w:val="24"/>
        </w:rPr>
      </w:pPr>
      <w:r w:rsidRPr="00655387">
        <w:rPr>
          <w:rFonts w:ascii="Times New Roman" w:hAnsi="Times New Roman" w:cs="Times New Roman"/>
          <w:b/>
          <w:sz w:val="24"/>
        </w:rPr>
        <w:t>Declaration by author</w:t>
      </w:r>
      <w:r w:rsidR="00375DDC" w:rsidRPr="00655387">
        <w:rPr>
          <w:rFonts w:ascii="Times New Roman" w:hAnsi="Times New Roman" w:cs="Times New Roman"/>
          <w:b/>
          <w:sz w:val="24"/>
        </w:rPr>
        <w:t>:</w:t>
      </w:r>
    </w:p>
    <w:p w14:paraId="0A271B79" w14:textId="77777777" w:rsidR="007C2621" w:rsidRDefault="00DE7F95" w:rsidP="00020AC1">
      <w:pPr>
        <w:spacing w:line="480" w:lineRule="auto"/>
        <w:rPr>
          <w:rFonts w:ascii="Times New Roman" w:hAnsi="Times New Roman" w:cs="Times New Roman"/>
          <w:sz w:val="24"/>
        </w:rPr>
      </w:pPr>
      <w:r w:rsidRPr="00020AC1">
        <w:rPr>
          <w:rFonts w:ascii="Times New Roman" w:hAnsi="Times New Roman" w:cs="Times New Roman"/>
          <w:sz w:val="24"/>
        </w:rPr>
        <w:t xml:space="preserve"> This research report is composed of my original work, and contains no material previously published</w:t>
      </w:r>
      <w:r w:rsidR="007C2621">
        <w:rPr>
          <w:rFonts w:ascii="Times New Roman" w:hAnsi="Times New Roman" w:cs="Times New Roman"/>
          <w:sz w:val="24"/>
        </w:rPr>
        <w:t xml:space="preserve"> or written by another person. However, previously generated RNA-</w:t>
      </w:r>
      <w:proofErr w:type="spellStart"/>
      <w:r w:rsidR="007C2621">
        <w:rPr>
          <w:rFonts w:ascii="Times New Roman" w:hAnsi="Times New Roman" w:cs="Times New Roman"/>
          <w:sz w:val="24"/>
        </w:rPr>
        <w:t>seq</w:t>
      </w:r>
      <w:proofErr w:type="spellEnd"/>
      <w:r w:rsidR="007C2621">
        <w:rPr>
          <w:rFonts w:ascii="Times New Roman" w:hAnsi="Times New Roman" w:cs="Times New Roman"/>
          <w:sz w:val="24"/>
        </w:rPr>
        <w:t xml:space="preserve"> data was prepared by Jayde </w:t>
      </w:r>
      <w:proofErr w:type="spellStart"/>
      <w:r w:rsidR="007C2621">
        <w:rPr>
          <w:rFonts w:ascii="Times New Roman" w:hAnsi="Times New Roman" w:cs="Times New Roman"/>
          <w:sz w:val="24"/>
        </w:rPr>
        <w:t>Ruelcke</w:t>
      </w:r>
      <w:proofErr w:type="spellEnd"/>
      <w:r w:rsidR="007C2621">
        <w:rPr>
          <w:rFonts w:ascii="Times New Roman" w:hAnsi="Times New Roman" w:cs="Times New Roman"/>
          <w:sz w:val="24"/>
        </w:rPr>
        <w:t xml:space="preserve"> and performed by Nicole </w:t>
      </w:r>
      <w:proofErr w:type="spellStart"/>
      <w:r w:rsidR="007C2621">
        <w:rPr>
          <w:rFonts w:ascii="Times New Roman" w:hAnsi="Times New Roman" w:cs="Times New Roman"/>
          <w:sz w:val="24"/>
        </w:rPr>
        <w:t>Cloonan</w:t>
      </w:r>
      <w:proofErr w:type="spellEnd"/>
      <w:r w:rsidR="007C2621">
        <w:rPr>
          <w:rFonts w:ascii="Times New Roman" w:hAnsi="Times New Roman" w:cs="Times New Roman"/>
          <w:sz w:val="24"/>
        </w:rPr>
        <w:t xml:space="preserve"> and previously published mass spectrometry data in </w:t>
      </w:r>
      <w:proofErr w:type="spellStart"/>
      <w:r w:rsidR="007C2621">
        <w:rPr>
          <w:rFonts w:ascii="Times New Roman" w:hAnsi="Times New Roman" w:cs="Times New Roman"/>
          <w:sz w:val="24"/>
        </w:rPr>
        <w:t>Inder</w:t>
      </w:r>
      <w:proofErr w:type="spellEnd"/>
      <w:r w:rsidR="007C2621">
        <w:rPr>
          <w:rFonts w:ascii="Times New Roman" w:hAnsi="Times New Roman" w:cs="Times New Roman"/>
          <w:sz w:val="24"/>
        </w:rPr>
        <w:t xml:space="preserve"> </w:t>
      </w:r>
      <w:r w:rsidR="007C2621" w:rsidRPr="007C2621">
        <w:rPr>
          <w:rFonts w:ascii="Times New Roman" w:hAnsi="Times New Roman" w:cs="Times New Roman"/>
          <w:i/>
          <w:sz w:val="24"/>
        </w:rPr>
        <w:t>et al</w:t>
      </w:r>
      <w:r w:rsidR="00503655">
        <w:rPr>
          <w:rFonts w:ascii="Times New Roman" w:hAnsi="Times New Roman" w:cs="Times New Roman"/>
          <w:i/>
          <w:sz w:val="24"/>
        </w:rPr>
        <w:t>.</w:t>
      </w:r>
      <w:r w:rsidR="007C2621">
        <w:rPr>
          <w:rFonts w:ascii="Times New Roman" w:hAnsi="Times New Roman" w:cs="Times New Roman"/>
          <w:sz w:val="24"/>
        </w:rPr>
        <w:t xml:space="preserve"> (2014) was repurposed and reanalysed in this study, with their permission.</w:t>
      </w:r>
    </w:p>
    <w:p w14:paraId="1955A1AA" w14:textId="77777777" w:rsidR="00375DDC" w:rsidRPr="00020AC1" w:rsidRDefault="00DE7F95" w:rsidP="00020AC1">
      <w:pPr>
        <w:spacing w:line="480" w:lineRule="auto"/>
        <w:rPr>
          <w:rFonts w:ascii="Times New Roman" w:hAnsi="Times New Roman" w:cs="Times New Roman"/>
          <w:sz w:val="24"/>
        </w:rPr>
      </w:pPr>
      <w:r w:rsidRPr="00020AC1">
        <w:rPr>
          <w:rFonts w:ascii="Times New Roman" w:hAnsi="Times New Roman" w:cs="Times New Roman"/>
          <w:sz w:val="24"/>
        </w:rPr>
        <w:t xml:space="preserve">I have clearly stated the contribution of others to my research report as a whole, including statistical assistance, survey design, data analysis, significant technical procedures, professional editorial advice, and any other original research work used or reported in my report. The content of my report is the result of work I have carried out since the commencement of my honours research project. </w:t>
      </w:r>
    </w:p>
    <w:p w14:paraId="0527ACC9" w14:textId="77777777" w:rsidR="00375DDC" w:rsidRPr="00020AC1" w:rsidRDefault="00375DDC" w:rsidP="00020AC1">
      <w:pPr>
        <w:spacing w:line="480" w:lineRule="auto"/>
        <w:rPr>
          <w:rFonts w:ascii="Times New Roman" w:hAnsi="Times New Roman" w:cs="Times New Roman"/>
          <w:sz w:val="24"/>
        </w:rPr>
      </w:pPr>
      <w:r w:rsidRPr="00020AC1">
        <w:rPr>
          <w:rFonts w:ascii="Times New Roman" w:hAnsi="Times New Roman" w:cs="Times New Roman"/>
          <w:sz w:val="24"/>
        </w:rPr>
        <w:t>Word Count:</w:t>
      </w:r>
      <w:r w:rsidR="00503655">
        <w:rPr>
          <w:rFonts w:ascii="Times New Roman" w:hAnsi="Times New Roman" w:cs="Times New Roman"/>
          <w:sz w:val="24"/>
        </w:rPr>
        <w:t xml:space="preserve"> </w:t>
      </w:r>
    </w:p>
    <w:p w14:paraId="5E1C4D12" w14:textId="77777777" w:rsidR="00375DDC" w:rsidRPr="00020AC1" w:rsidRDefault="00375DDC" w:rsidP="00020AC1">
      <w:pPr>
        <w:spacing w:line="480" w:lineRule="auto"/>
        <w:rPr>
          <w:rFonts w:ascii="Times New Roman" w:hAnsi="Times New Roman" w:cs="Times New Roman"/>
          <w:sz w:val="24"/>
        </w:rPr>
      </w:pPr>
      <w:r w:rsidRPr="00020AC1">
        <w:rPr>
          <w:rFonts w:ascii="Times New Roman" w:hAnsi="Times New Roman" w:cs="Times New Roman"/>
          <w:sz w:val="24"/>
        </w:rPr>
        <w:t xml:space="preserve">Location of laboratory notebook and files: </w:t>
      </w:r>
    </w:p>
    <w:p w14:paraId="7EC59243" w14:textId="77777777" w:rsidR="00375DDC" w:rsidRPr="00503655" w:rsidRDefault="00DE7F95" w:rsidP="00503655">
      <w:pPr>
        <w:spacing w:line="480" w:lineRule="auto"/>
        <w:rPr>
          <w:rFonts w:ascii="Times New Roman" w:hAnsi="Times New Roman" w:cs="Times New Roman"/>
          <w:sz w:val="24"/>
        </w:rPr>
      </w:pPr>
      <w:r w:rsidRPr="00020AC1">
        <w:rPr>
          <w:rFonts w:ascii="Times New Roman" w:hAnsi="Times New Roman" w:cs="Times New Roman"/>
          <w:sz w:val="24"/>
        </w:rPr>
        <w:t xml:space="preserve">Signature of Author: _____________________________ Date: ___________ </w:t>
      </w:r>
      <w:r w:rsidR="00375DDC" w:rsidRPr="00020AC1">
        <w:rPr>
          <w:rFonts w:ascii="Times New Roman" w:hAnsi="Times New Roman" w:cs="Times New Roman"/>
        </w:rPr>
        <w:br w:type="page"/>
      </w:r>
    </w:p>
    <w:p w14:paraId="7C8915AA" w14:textId="77777777" w:rsidR="00AD7571" w:rsidRPr="001257BD" w:rsidRDefault="00AD7571">
      <w:pPr>
        <w:rPr>
          <w:sz w:val="24"/>
          <w:szCs w:val="24"/>
        </w:rPr>
      </w:pPr>
    </w:p>
    <w:sdt>
      <w:sdtPr>
        <w:rPr>
          <w:rFonts w:asciiTheme="minorHAnsi" w:eastAsiaTheme="minorHAnsi" w:hAnsiTheme="minorHAnsi" w:cstheme="minorBidi"/>
          <w:color w:val="auto"/>
          <w:sz w:val="22"/>
          <w:szCs w:val="22"/>
          <w:lang w:val="en-AU"/>
        </w:rPr>
        <w:id w:val="1420674384"/>
        <w:docPartObj>
          <w:docPartGallery w:val="Table of Contents"/>
          <w:docPartUnique/>
        </w:docPartObj>
      </w:sdtPr>
      <w:sdtEndPr>
        <w:rPr>
          <w:b/>
          <w:bCs/>
          <w:noProof/>
        </w:rPr>
      </w:sdtEndPr>
      <w:sdtContent>
        <w:p w14:paraId="32110861" w14:textId="77777777" w:rsidR="00B37DEF" w:rsidRPr="00B37DEF" w:rsidRDefault="00B37DEF" w:rsidP="00E14C78">
          <w:pPr>
            <w:pStyle w:val="TOCHeading"/>
            <w:spacing w:line="360" w:lineRule="auto"/>
            <w:rPr>
              <w:rFonts w:ascii="Times New Roman" w:hAnsi="Times New Roman" w:cs="Times New Roman"/>
            </w:rPr>
          </w:pPr>
          <w:r w:rsidRPr="00B37DEF">
            <w:rPr>
              <w:rFonts w:ascii="Times New Roman" w:hAnsi="Times New Roman" w:cs="Times New Roman"/>
            </w:rPr>
            <w:t>Contents</w:t>
          </w:r>
        </w:p>
        <w:p w14:paraId="527B4130" w14:textId="77777777" w:rsidR="00030F21" w:rsidRDefault="00B37DEF">
          <w:pPr>
            <w:pStyle w:val="TOC1"/>
            <w:rPr>
              <w:rFonts w:eastAsiaTheme="minorEastAsia"/>
              <w:noProof/>
              <w:lang w:eastAsia="en-AU"/>
            </w:rPr>
          </w:pPr>
          <w:r w:rsidRPr="00B37DEF">
            <w:rPr>
              <w:rFonts w:ascii="Times New Roman" w:hAnsi="Times New Roman" w:cs="Times New Roman"/>
            </w:rPr>
            <w:fldChar w:fldCharType="begin"/>
          </w:r>
          <w:r w:rsidRPr="00B37DEF">
            <w:rPr>
              <w:rFonts w:ascii="Times New Roman" w:hAnsi="Times New Roman" w:cs="Times New Roman"/>
            </w:rPr>
            <w:instrText xml:space="preserve"> TOC \o "1-3" \h \z \u </w:instrText>
          </w:r>
          <w:r w:rsidRPr="00B37DEF">
            <w:rPr>
              <w:rFonts w:ascii="Times New Roman" w:hAnsi="Times New Roman" w:cs="Times New Roman"/>
            </w:rPr>
            <w:fldChar w:fldCharType="separate"/>
          </w:r>
          <w:hyperlink w:anchor="_Toc464553518" w:history="1">
            <w:r w:rsidR="00030F21" w:rsidRPr="00F817D6">
              <w:rPr>
                <w:rStyle w:val="Hyperlink"/>
                <w:rFonts w:ascii="Times New Roman" w:hAnsi="Times New Roman" w:cs="Times New Roman"/>
                <w:noProof/>
              </w:rPr>
              <w:t>Statement of Authorship</w:t>
            </w:r>
            <w:r w:rsidR="00030F21">
              <w:rPr>
                <w:noProof/>
                <w:webHidden/>
              </w:rPr>
              <w:tab/>
            </w:r>
            <w:r w:rsidR="00030F21">
              <w:rPr>
                <w:noProof/>
                <w:webHidden/>
              </w:rPr>
              <w:fldChar w:fldCharType="begin"/>
            </w:r>
            <w:r w:rsidR="00030F21">
              <w:rPr>
                <w:noProof/>
                <w:webHidden/>
              </w:rPr>
              <w:instrText xml:space="preserve"> PAGEREF _Toc464553518 \h </w:instrText>
            </w:r>
            <w:r w:rsidR="00030F21">
              <w:rPr>
                <w:noProof/>
                <w:webHidden/>
              </w:rPr>
            </w:r>
            <w:r w:rsidR="00030F21">
              <w:rPr>
                <w:noProof/>
                <w:webHidden/>
              </w:rPr>
              <w:fldChar w:fldCharType="separate"/>
            </w:r>
            <w:r w:rsidR="00030F21">
              <w:rPr>
                <w:noProof/>
                <w:webHidden/>
              </w:rPr>
              <w:t>1</w:t>
            </w:r>
            <w:r w:rsidR="00030F21">
              <w:rPr>
                <w:noProof/>
                <w:webHidden/>
              </w:rPr>
              <w:fldChar w:fldCharType="end"/>
            </w:r>
          </w:hyperlink>
        </w:p>
        <w:p w14:paraId="5D80A102" w14:textId="77777777" w:rsidR="00030F21" w:rsidRDefault="005A410D">
          <w:pPr>
            <w:pStyle w:val="TOC1"/>
            <w:rPr>
              <w:rFonts w:eastAsiaTheme="minorEastAsia"/>
              <w:noProof/>
              <w:lang w:eastAsia="en-AU"/>
            </w:rPr>
          </w:pPr>
          <w:hyperlink w:anchor="_Toc464553519" w:history="1">
            <w:r w:rsidR="00030F21" w:rsidRPr="00F817D6">
              <w:rPr>
                <w:rStyle w:val="Hyperlink"/>
                <w:rFonts w:ascii="Times New Roman" w:hAnsi="Times New Roman" w:cs="Times New Roman"/>
                <w:noProof/>
              </w:rPr>
              <w:t>List of Abbreviations:</w:t>
            </w:r>
            <w:r w:rsidR="00030F21">
              <w:rPr>
                <w:noProof/>
                <w:webHidden/>
              </w:rPr>
              <w:tab/>
            </w:r>
            <w:r w:rsidR="00030F21">
              <w:rPr>
                <w:noProof/>
                <w:webHidden/>
              </w:rPr>
              <w:fldChar w:fldCharType="begin"/>
            </w:r>
            <w:r w:rsidR="00030F21">
              <w:rPr>
                <w:noProof/>
                <w:webHidden/>
              </w:rPr>
              <w:instrText xml:space="preserve"> PAGEREF _Toc464553519 \h </w:instrText>
            </w:r>
            <w:r w:rsidR="00030F21">
              <w:rPr>
                <w:noProof/>
                <w:webHidden/>
              </w:rPr>
            </w:r>
            <w:r w:rsidR="00030F21">
              <w:rPr>
                <w:noProof/>
                <w:webHidden/>
              </w:rPr>
              <w:fldChar w:fldCharType="separate"/>
            </w:r>
            <w:r w:rsidR="00030F21">
              <w:rPr>
                <w:noProof/>
                <w:webHidden/>
              </w:rPr>
              <w:t>3</w:t>
            </w:r>
            <w:r w:rsidR="00030F21">
              <w:rPr>
                <w:noProof/>
                <w:webHidden/>
              </w:rPr>
              <w:fldChar w:fldCharType="end"/>
            </w:r>
          </w:hyperlink>
        </w:p>
        <w:p w14:paraId="2AADAA03" w14:textId="77777777" w:rsidR="00030F21" w:rsidRDefault="005A410D">
          <w:pPr>
            <w:pStyle w:val="TOC1"/>
            <w:rPr>
              <w:rFonts w:eastAsiaTheme="minorEastAsia"/>
              <w:noProof/>
              <w:lang w:eastAsia="en-AU"/>
            </w:rPr>
          </w:pPr>
          <w:hyperlink w:anchor="_Toc464553520" w:history="1">
            <w:r w:rsidR="00030F21" w:rsidRPr="00F817D6">
              <w:rPr>
                <w:rStyle w:val="Hyperlink"/>
                <w:rFonts w:ascii="Times New Roman" w:hAnsi="Times New Roman" w:cs="Times New Roman"/>
                <w:noProof/>
              </w:rPr>
              <w:t>Abstract:</w:t>
            </w:r>
            <w:r w:rsidR="00030F21">
              <w:rPr>
                <w:noProof/>
                <w:webHidden/>
              </w:rPr>
              <w:tab/>
            </w:r>
            <w:r w:rsidR="00030F21">
              <w:rPr>
                <w:noProof/>
                <w:webHidden/>
              </w:rPr>
              <w:fldChar w:fldCharType="begin"/>
            </w:r>
            <w:r w:rsidR="00030F21">
              <w:rPr>
                <w:noProof/>
                <w:webHidden/>
              </w:rPr>
              <w:instrText xml:space="preserve"> PAGEREF _Toc464553520 \h </w:instrText>
            </w:r>
            <w:r w:rsidR="00030F21">
              <w:rPr>
                <w:noProof/>
                <w:webHidden/>
              </w:rPr>
            </w:r>
            <w:r w:rsidR="00030F21">
              <w:rPr>
                <w:noProof/>
                <w:webHidden/>
              </w:rPr>
              <w:fldChar w:fldCharType="separate"/>
            </w:r>
            <w:r w:rsidR="00030F21">
              <w:rPr>
                <w:noProof/>
                <w:webHidden/>
              </w:rPr>
              <w:t>4</w:t>
            </w:r>
            <w:r w:rsidR="00030F21">
              <w:rPr>
                <w:noProof/>
                <w:webHidden/>
              </w:rPr>
              <w:fldChar w:fldCharType="end"/>
            </w:r>
          </w:hyperlink>
        </w:p>
        <w:p w14:paraId="635FF839" w14:textId="77777777" w:rsidR="00030F21" w:rsidRDefault="005A410D">
          <w:pPr>
            <w:pStyle w:val="TOC1"/>
            <w:rPr>
              <w:rFonts w:eastAsiaTheme="minorEastAsia"/>
              <w:noProof/>
              <w:lang w:eastAsia="en-AU"/>
            </w:rPr>
          </w:pPr>
          <w:hyperlink w:anchor="_Toc464553521" w:history="1">
            <w:r w:rsidR="00030F21" w:rsidRPr="00F817D6">
              <w:rPr>
                <w:rStyle w:val="Hyperlink"/>
                <w:rFonts w:ascii="Times New Roman" w:hAnsi="Times New Roman" w:cs="Times New Roman"/>
                <w:noProof/>
              </w:rPr>
              <w:t>Acknowledgements</w:t>
            </w:r>
            <w:r w:rsidR="00030F21">
              <w:rPr>
                <w:noProof/>
                <w:webHidden/>
              </w:rPr>
              <w:tab/>
            </w:r>
            <w:r w:rsidR="00030F21">
              <w:rPr>
                <w:noProof/>
                <w:webHidden/>
              </w:rPr>
              <w:fldChar w:fldCharType="begin"/>
            </w:r>
            <w:r w:rsidR="00030F21">
              <w:rPr>
                <w:noProof/>
                <w:webHidden/>
              </w:rPr>
              <w:instrText xml:space="preserve"> PAGEREF _Toc464553521 \h </w:instrText>
            </w:r>
            <w:r w:rsidR="00030F21">
              <w:rPr>
                <w:noProof/>
                <w:webHidden/>
              </w:rPr>
            </w:r>
            <w:r w:rsidR="00030F21">
              <w:rPr>
                <w:noProof/>
                <w:webHidden/>
              </w:rPr>
              <w:fldChar w:fldCharType="separate"/>
            </w:r>
            <w:r w:rsidR="00030F21">
              <w:rPr>
                <w:noProof/>
                <w:webHidden/>
              </w:rPr>
              <w:t>6</w:t>
            </w:r>
            <w:r w:rsidR="00030F21">
              <w:rPr>
                <w:noProof/>
                <w:webHidden/>
              </w:rPr>
              <w:fldChar w:fldCharType="end"/>
            </w:r>
          </w:hyperlink>
        </w:p>
        <w:p w14:paraId="73C29951" w14:textId="77777777" w:rsidR="00030F21" w:rsidRDefault="005A410D">
          <w:pPr>
            <w:pStyle w:val="TOC1"/>
            <w:rPr>
              <w:rFonts w:eastAsiaTheme="minorEastAsia"/>
              <w:noProof/>
              <w:lang w:eastAsia="en-AU"/>
            </w:rPr>
          </w:pPr>
          <w:hyperlink w:anchor="_Toc464553522" w:history="1">
            <w:r w:rsidR="00030F21" w:rsidRPr="00F817D6">
              <w:rPr>
                <w:rStyle w:val="Hyperlink"/>
                <w:rFonts w:ascii="Times New Roman" w:hAnsi="Times New Roman" w:cs="Times New Roman"/>
                <w:noProof/>
              </w:rPr>
              <w:t>Introduction:</w:t>
            </w:r>
            <w:r w:rsidR="00030F21">
              <w:rPr>
                <w:noProof/>
                <w:webHidden/>
              </w:rPr>
              <w:tab/>
            </w:r>
            <w:r w:rsidR="00030F21">
              <w:rPr>
                <w:noProof/>
                <w:webHidden/>
              </w:rPr>
              <w:fldChar w:fldCharType="begin"/>
            </w:r>
            <w:r w:rsidR="00030F21">
              <w:rPr>
                <w:noProof/>
                <w:webHidden/>
              </w:rPr>
              <w:instrText xml:space="preserve"> PAGEREF _Toc464553522 \h </w:instrText>
            </w:r>
            <w:r w:rsidR="00030F21">
              <w:rPr>
                <w:noProof/>
                <w:webHidden/>
              </w:rPr>
            </w:r>
            <w:r w:rsidR="00030F21">
              <w:rPr>
                <w:noProof/>
                <w:webHidden/>
              </w:rPr>
              <w:fldChar w:fldCharType="separate"/>
            </w:r>
            <w:r w:rsidR="00030F21">
              <w:rPr>
                <w:noProof/>
                <w:webHidden/>
              </w:rPr>
              <w:t>7</w:t>
            </w:r>
            <w:r w:rsidR="00030F21">
              <w:rPr>
                <w:noProof/>
                <w:webHidden/>
              </w:rPr>
              <w:fldChar w:fldCharType="end"/>
            </w:r>
          </w:hyperlink>
        </w:p>
        <w:p w14:paraId="0B80A6E0" w14:textId="77777777" w:rsidR="00030F21" w:rsidRDefault="005A410D">
          <w:pPr>
            <w:pStyle w:val="TOC2"/>
            <w:tabs>
              <w:tab w:val="right" w:leader="dot" w:pos="9016"/>
            </w:tabs>
            <w:rPr>
              <w:rFonts w:eastAsiaTheme="minorEastAsia"/>
              <w:noProof/>
              <w:lang w:eastAsia="en-AU"/>
            </w:rPr>
          </w:pPr>
          <w:hyperlink w:anchor="_Toc464553523" w:history="1">
            <w:r w:rsidR="00030F21" w:rsidRPr="00F817D6">
              <w:rPr>
                <w:rStyle w:val="Hyperlink"/>
                <w:rFonts w:ascii="Times New Roman" w:hAnsi="Times New Roman" w:cs="Times New Roman"/>
                <w:noProof/>
              </w:rPr>
              <w:t>Advanced Prostate Cancer and Caveolin-1</w:t>
            </w:r>
            <w:r w:rsidR="00030F21">
              <w:rPr>
                <w:noProof/>
                <w:webHidden/>
              </w:rPr>
              <w:tab/>
            </w:r>
            <w:r w:rsidR="00030F21">
              <w:rPr>
                <w:noProof/>
                <w:webHidden/>
              </w:rPr>
              <w:fldChar w:fldCharType="begin"/>
            </w:r>
            <w:r w:rsidR="00030F21">
              <w:rPr>
                <w:noProof/>
                <w:webHidden/>
              </w:rPr>
              <w:instrText xml:space="preserve"> PAGEREF _Toc464553523 \h </w:instrText>
            </w:r>
            <w:r w:rsidR="00030F21">
              <w:rPr>
                <w:noProof/>
                <w:webHidden/>
              </w:rPr>
            </w:r>
            <w:r w:rsidR="00030F21">
              <w:rPr>
                <w:noProof/>
                <w:webHidden/>
              </w:rPr>
              <w:fldChar w:fldCharType="separate"/>
            </w:r>
            <w:r w:rsidR="00030F21">
              <w:rPr>
                <w:noProof/>
                <w:webHidden/>
              </w:rPr>
              <w:t>7</w:t>
            </w:r>
            <w:r w:rsidR="00030F21">
              <w:rPr>
                <w:noProof/>
                <w:webHidden/>
              </w:rPr>
              <w:fldChar w:fldCharType="end"/>
            </w:r>
          </w:hyperlink>
        </w:p>
        <w:p w14:paraId="618E88F5" w14:textId="77777777" w:rsidR="00030F21" w:rsidRDefault="005A410D">
          <w:pPr>
            <w:pStyle w:val="TOC2"/>
            <w:tabs>
              <w:tab w:val="right" w:leader="dot" w:pos="9016"/>
            </w:tabs>
            <w:rPr>
              <w:rFonts w:eastAsiaTheme="minorEastAsia"/>
              <w:noProof/>
              <w:lang w:eastAsia="en-AU"/>
            </w:rPr>
          </w:pPr>
          <w:hyperlink w:anchor="_Toc464553524" w:history="1">
            <w:r w:rsidR="00030F21" w:rsidRPr="00F817D6">
              <w:rPr>
                <w:rStyle w:val="Hyperlink"/>
                <w:rFonts w:ascii="Times New Roman" w:hAnsi="Times New Roman" w:cs="Times New Roman"/>
                <w:noProof/>
              </w:rPr>
              <w:t>Horizontal Transfer of MicroRNAs via Extracellular Vesicles:</w:t>
            </w:r>
            <w:r w:rsidR="00030F21">
              <w:rPr>
                <w:noProof/>
                <w:webHidden/>
              </w:rPr>
              <w:tab/>
            </w:r>
            <w:r w:rsidR="00030F21">
              <w:rPr>
                <w:noProof/>
                <w:webHidden/>
              </w:rPr>
              <w:fldChar w:fldCharType="begin"/>
            </w:r>
            <w:r w:rsidR="00030F21">
              <w:rPr>
                <w:noProof/>
                <w:webHidden/>
              </w:rPr>
              <w:instrText xml:space="preserve"> PAGEREF _Toc464553524 \h </w:instrText>
            </w:r>
            <w:r w:rsidR="00030F21">
              <w:rPr>
                <w:noProof/>
                <w:webHidden/>
              </w:rPr>
            </w:r>
            <w:r w:rsidR="00030F21">
              <w:rPr>
                <w:noProof/>
                <w:webHidden/>
              </w:rPr>
              <w:fldChar w:fldCharType="separate"/>
            </w:r>
            <w:r w:rsidR="00030F21">
              <w:rPr>
                <w:noProof/>
                <w:webHidden/>
              </w:rPr>
              <w:t>8</w:t>
            </w:r>
            <w:r w:rsidR="00030F21">
              <w:rPr>
                <w:noProof/>
                <w:webHidden/>
              </w:rPr>
              <w:fldChar w:fldCharType="end"/>
            </w:r>
          </w:hyperlink>
        </w:p>
        <w:p w14:paraId="342917F0" w14:textId="77777777" w:rsidR="00030F21" w:rsidRDefault="005A410D">
          <w:pPr>
            <w:pStyle w:val="TOC2"/>
            <w:tabs>
              <w:tab w:val="right" w:leader="dot" w:pos="9016"/>
            </w:tabs>
            <w:rPr>
              <w:rFonts w:eastAsiaTheme="minorEastAsia"/>
              <w:noProof/>
              <w:lang w:eastAsia="en-AU"/>
            </w:rPr>
          </w:pPr>
          <w:hyperlink w:anchor="_Toc464553525" w:history="1">
            <w:r w:rsidR="00030F21" w:rsidRPr="00F817D6">
              <w:rPr>
                <w:rStyle w:val="Hyperlink"/>
                <w:rFonts w:ascii="Times New Roman" w:hAnsi="Times New Roman" w:cs="Times New Roman"/>
                <w:noProof/>
              </w:rPr>
              <w:t>Secreted MicroRNAs in Prostate Cancer:</w:t>
            </w:r>
            <w:r w:rsidR="00030F21">
              <w:rPr>
                <w:noProof/>
                <w:webHidden/>
              </w:rPr>
              <w:tab/>
            </w:r>
            <w:r w:rsidR="00030F21">
              <w:rPr>
                <w:noProof/>
                <w:webHidden/>
              </w:rPr>
              <w:fldChar w:fldCharType="begin"/>
            </w:r>
            <w:r w:rsidR="00030F21">
              <w:rPr>
                <w:noProof/>
                <w:webHidden/>
              </w:rPr>
              <w:instrText xml:space="preserve"> PAGEREF _Toc464553525 \h </w:instrText>
            </w:r>
            <w:r w:rsidR="00030F21">
              <w:rPr>
                <w:noProof/>
                <w:webHidden/>
              </w:rPr>
            </w:r>
            <w:r w:rsidR="00030F21">
              <w:rPr>
                <w:noProof/>
                <w:webHidden/>
              </w:rPr>
              <w:fldChar w:fldCharType="separate"/>
            </w:r>
            <w:r w:rsidR="00030F21">
              <w:rPr>
                <w:noProof/>
                <w:webHidden/>
              </w:rPr>
              <w:t>10</w:t>
            </w:r>
            <w:r w:rsidR="00030F21">
              <w:rPr>
                <w:noProof/>
                <w:webHidden/>
              </w:rPr>
              <w:fldChar w:fldCharType="end"/>
            </w:r>
          </w:hyperlink>
        </w:p>
        <w:p w14:paraId="27883279" w14:textId="77777777" w:rsidR="00030F21" w:rsidRDefault="005A410D">
          <w:pPr>
            <w:pStyle w:val="TOC2"/>
            <w:tabs>
              <w:tab w:val="right" w:leader="dot" w:pos="9016"/>
            </w:tabs>
            <w:rPr>
              <w:rFonts w:eastAsiaTheme="minorEastAsia"/>
              <w:noProof/>
              <w:lang w:eastAsia="en-AU"/>
            </w:rPr>
          </w:pPr>
          <w:hyperlink w:anchor="_Toc464553526" w:history="1">
            <w:r w:rsidR="00030F21" w:rsidRPr="00F817D6">
              <w:rPr>
                <w:rStyle w:val="Hyperlink"/>
                <w:rFonts w:ascii="Times New Roman" w:hAnsi="Times New Roman" w:cs="Times New Roman"/>
                <w:noProof/>
              </w:rPr>
              <w:t>Hypothesis and Aims:</w:t>
            </w:r>
            <w:r w:rsidR="00030F21">
              <w:rPr>
                <w:noProof/>
                <w:webHidden/>
              </w:rPr>
              <w:tab/>
            </w:r>
            <w:r w:rsidR="00030F21">
              <w:rPr>
                <w:noProof/>
                <w:webHidden/>
              </w:rPr>
              <w:fldChar w:fldCharType="begin"/>
            </w:r>
            <w:r w:rsidR="00030F21">
              <w:rPr>
                <w:noProof/>
                <w:webHidden/>
              </w:rPr>
              <w:instrText xml:space="preserve"> PAGEREF _Toc464553526 \h </w:instrText>
            </w:r>
            <w:r w:rsidR="00030F21">
              <w:rPr>
                <w:noProof/>
                <w:webHidden/>
              </w:rPr>
            </w:r>
            <w:r w:rsidR="00030F21">
              <w:rPr>
                <w:noProof/>
                <w:webHidden/>
              </w:rPr>
              <w:fldChar w:fldCharType="separate"/>
            </w:r>
            <w:r w:rsidR="00030F21">
              <w:rPr>
                <w:noProof/>
                <w:webHidden/>
              </w:rPr>
              <w:t>12</w:t>
            </w:r>
            <w:r w:rsidR="00030F21">
              <w:rPr>
                <w:noProof/>
                <w:webHidden/>
              </w:rPr>
              <w:fldChar w:fldCharType="end"/>
            </w:r>
          </w:hyperlink>
        </w:p>
        <w:p w14:paraId="2F050F18" w14:textId="77777777" w:rsidR="00030F21" w:rsidRDefault="005A410D">
          <w:pPr>
            <w:pStyle w:val="TOC1"/>
            <w:rPr>
              <w:rFonts w:eastAsiaTheme="minorEastAsia"/>
              <w:noProof/>
              <w:lang w:eastAsia="en-AU"/>
            </w:rPr>
          </w:pPr>
          <w:hyperlink w:anchor="_Toc464553527" w:history="1">
            <w:r w:rsidR="00030F21" w:rsidRPr="00F817D6">
              <w:rPr>
                <w:rStyle w:val="Hyperlink"/>
                <w:rFonts w:ascii="Times New Roman" w:hAnsi="Times New Roman" w:cs="Times New Roman"/>
                <w:noProof/>
              </w:rPr>
              <w:t>Methods and Materials:</w:t>
            </w:r>
            <w:r w:rsidR="00030F21">
              <w:rPr>
                <w:noProof/>
                <w:webHidden/>
              </w:rPr>
              <w:tab/>
            </w:r>
            <w:r w:rsidR="00030F21">
              <w:rPr>
                <w:noProof/>
                <w:webHidden/>
              </w:rPr>
              <w:fldChar w:fldCharType="begin"/>
            </w:r>
            <w:r w:rsidR="00030F21">
              <w:rPr>
                <w:noProof/>
                <w:webHidden/>
              </w:rPr>
              <w:instrText xml:space="preserve"> PAGEREF _Toc464553527 \h </w:instrText>
            </w:r>
            <w:r w:rsidR="00030F21">
              <w:rPr>
                <w:noProof/>
                <w:webHidden/>
              </w:rPr>
            </w:r>
            <w:r w:rsidR="00030F21">
              <w:rPr>
                <w:noProof/>
                <w:webHidden/>
              </w:rPr>
              <w:fldChar w:fldCharType="separate"/>
            </w:r>
            <w:r w:rsidR="00030F21">
              <w:rPr>
                <w:noProof/>
                <w:webHidden/>
              </w:rPr>
              <w:t>14</w:t>
            </w:r>
            <w:r w:rsidR="00030F21">
              <w:rPr>
                <w:noProof/>
                <w:webHidden/>
              </w:rPr>
              <w:fldChar w:fldCharType="end"/>
            </w:r>
          </w:hyperlink>
        </w:p>
        <w:p w14:paraId="7020DBF7" w14:textId="77777777" w:rsidR="00030F21" w:rsidRDefault="005A410D">
          <w:pPr>
            <w:pStyle w:val="TOC2"/>
            <w:tabs>
              <w:tab w:val="right" w:leader="dot" w:pos="9016"/>
            </w:tabs>
            <w:rPr>
              <w:rFonts w:eastAsiaTheme="minorEastAsia"/>
              <w:noProof/>
              <w:lang w:eastAsia="en-AU"/>
            </w:rPr>
          </w:pPr>
          <w:hyperlink w:anchor="_Toc464553528" w:history="1">
            <w:r w:rsidR="00030F21" w:rsidRPr="00F817D6">
              <w:rPr>
                <w:rStyle w:val="Hyperlink"/>
                <w:rFonts w:ascii="Times New Roman" w:hAnsi="Times New Roman" w:cs="Times New Roman"/>
                <w:noProof/>
                <w:lang w:val="en-US"/>
              </w:rPr>
              <w:t>Reagents:</w:t>
            </w:r>
            <w:r w:rsidR="00030F21">
              <w:rPr>
                <w:noProof/>
                <w:webHidden/>
              </w:rPr>
              <w:tab/>
            </w:r>
            <w:r w:rsidR="00030F21">
              <w:rPr>
                <w:noProof/>
                <w:webHidden/>
              </w:rPr>
              <w:fldChar w:fldCharType="begin"/>
            </w:r>
            <w:r w:rsidR="00030F21">
              <w:rPr>
                <w:noProof/>
                <w:webHidden/>
              </w:rPr>
              <w:instrText xml:space="preserve"> PAGEREF _Toc464553528 \h </w:instrText>
            </w:r>
            <w:r w:rsidR="00030F21">
              <w:rPr>
                <w:noProof/>
                <w:webHidden/>
              </w:rPr>
            </w:r>
            <w:r w:rsidR="00030F21">
              <w:rPr>
                <w:noProof/>
                <w:webHidden/>
              </w:rPr>
              <w:fldChar w:fldCharType="separate"/>
            </w:r>
            <w:r w:rsidR="00030F21">
              <w:rPr>
                <w:noProof/>
                <w:webHidden/>
              </w:rPr>
              <w:t>14</w:t>
            </w:r>
            <w:r w:rsidR="00030F21">
              <w:rPr>
                <w:noProof/>
                <w:webHidden/>
              </w:rPr>
              <w:fldChar w:fldCharType="end"/>
            </w:r>
          </w:hyperlink>
        </w:p>
        <w:p w14:paraId="37A3812D" w14:textId="77777777" w:rsidR="00030F21" w:rsidRDefault="005A410D">
          <w:pPr>
            <w:pStyle w:val="TOC2"/>
            <w:tabs>
              <w:tab w:val="right" w:leader="dot" w:pos="9016"/>
            </w:tabs>
            <w:rPr>
              <w:rFonts w:eastAsiaTheme="minorEastAsia"/>
              <w:noProof/>
              <w:lang w:eastAsia="en-AU"/>
            </w:rPr>
          </w:pPr>
          <w:hyperlink w:anchor="_Toc464553529" w:history="1">
            <w:r w:rsidR="00030F21" w:rsidRPr="00F817D6">
              <w:rPr>
                <w:rStyle w:val="Hyperlink"/>
                <w:rFonts w:ascii="Times New Roman" w:hAnsi="Times New Roman" w:cs="Times New Roman"/>
                <w:noProof/>
                <w:lang w:val="en-US"/>
              </w:rPr>
              <w:t>Cell culture:</w:t>
            </w:r>
            <w:r w:rsidR="00030F21">
              <w:rPr>
                <w:noProof/>
                <w:webHidden/>
              </w:rPr>
              <w:tab/>
            </w:r>
            <w:r w:rsidR="00030F21">
              <w:rPr>
                <w:noProof/>
                <w:webHidden/>
              </w:rPr>
              <w:fldChar w:fldCharType="begin"/>
            </w:r>
            <w:r w:rsidR="00030F21">
              <w:rPr>
                <w:noProof/>
                <w:webHidden/>
              </w:rPr>
              <w:instrText xml:space="preserve"> PAGEREF _Toc464553529 \h </w:instrText>
            </w:r>
            <w:r w:rsidR="00030F21">
              <w:rPr>
                <w:noProof/>
                <w:webHidden/>
              </w:rPr>
            </w:r>
            <w:r w:rsidR="00030F21">
              <w:rPr>
                <w:noProof/>
                <w:webHidden/>
              </w:rPr>
              <w:fldChar w:fldCharType="separate"/>
            </w:r>
            <w:r w:rsidR="00030F21">
              <w:rPr>
                <w:noProof/>
                <w:webHidden/>
              </w:rPr>
              <w:t>14</w:t>
            </w:r>
            <w:r w:rsidR="00030F21">
              <w:rPr>
                <w:noProof/>
                <w:webHidden/>
              </w:rPr>
              <w:fldChar w:fldCharType="end"/>
            </w:r>
          </w:hyperlink>
        </w:p>
        <w:p w14:paraId="169F6B4D" w14:textId="77777777" w:rsidR="00030F21" w:rsidRDefault="005A410D">
          <w:pPr>
            <w:pStyle w:val="TOC2"/>
            <w:tabs>
              <w:tab w:val="right" w:leader="dot" w:pos="9016"/>
            </w:tabs>
            <w:rPr>
              <w:rFonts w:eastAsiaTheme="minorEastAsia"/>
              <w:noProof/>
              <w:lang w:eastAsia="en-AU"/>
            </w:rPr>
          </w:pPr>
          <w:hyperlink w:anchor="_Toc464553530" w:history="1">
            <w:r w:rsidR="00030F21" w:rsidRPr="00F817D6">
              <w:rPr>
                <w:rStyle w:val="Hyperlink"/>
                <w:rFonts w:ascii="Times New Roman" w:hAnsi="Times New Roman" w:cs="Times New Roman"/>
                <w:noProof/>
                <w:lang w:val="en-US"/>
              </w:rPr>
              <w:t>Differential miRNA expression:</w:t>
            </w:r>
            <w:r w:rsidR="00030F21">
              <w:rPr>
                <w:noProof/>
                <w:webHidden/>
              </w:rPr>
              <w:tab/>
            </w:r>
            <w:r w:rsidR="00030F21">
              <w:rPr>
                <w:noProof/>
                <w:webHidden/>
              </w:rPr>
              <w:fldChar w:fldCharType="begin"/>
            </w:r>
            <w:r w:rsidR="00030F21">
              <w:rPr>
                <w:noProof/>
                <w:webHidden/>
              </w:rPr>
              <w:instrText xml:space="preserve"> PAGEREF _Toc464553530 \h </w:instrText>
            </w:r>
            <w:r w:rsidR="00030F21">
              <w:rPr>
                <w:noProof/>
                <w:webHidden/>
              </w:rPr>
            </w:r>
            <w:r w:rsidR="00030F21">
              <w:rPr>
                <w:noProof/>
                <w:webHidden/>
              </w:rPr>
              <w:fldChar w:fldCharType="separate"/>
            </w:r>
            <w:r w:rsidR="00030F21">
              <w:rPr>
                <w:noProof/>
                <w:webHidden/>
              </w:rPr>
              <w:t>14</w:t>
            </w:r>
            <w:r w:rsidR="00030F21">
              <w:rPr>
                <w:noProof/>
                <w:webHidden/>
              </w:rPr>
              <w:fldChar w:fldCharType="end"/>
            </w:r>
          </w:hyperlink>
        </w:p>
        <w:p w14:paraId="7CE4152D" w14:textId="77777777" w:rsidR="00030F21" w:rsidRDefault="005A410D">
          <w:pPr>
            <w:pStyle w:val="TOC2"/>
            <w:tabs>
              <w:tab w:val="right" w:leader="dot" w:pos="9016"/>
            </w:tabs>
            <w:rPr>
              <w:rFonts w:eastAsiaTheme="minorEastAsia"/>
              <w:noProof/>
              <w:lang w:eastAsia="en-AU"/>
            </w:rPr>
          </w:pPr>
          <w:hyperlink w:anchor="_Toc464553531" w:history="1">
            <w:r w:rsidR="00030F21" w:rsidRPr="00F817D6">
              <w:rPr>
                <w:rStyle w:val="Hyperlink"/>
                <w:rFonts w:ascii="Times New Roman" w:hAnsi="Times New Roman" w:cs="Times New Roman"/>
                <w:noProof/>
                <w:lang w:val="en-US"/>
              </w:rPr>
              <w:t>Extracellular Vesicle Extraction and RNA extraction:</w:t>
            </w:r>
            <w:r w:rsidR="00030F21">
              <w:rPr>
                <w:noProof/>
                <w:webHidden/>
              </w:rPr>
              <w:tab/>
            </w:r>
            <w:r w:rsidR="00030F21">
              <w:rPr>
                <w:noProof/>
                <w:webHidden/>
              </w:rPr>
              <w:fldChar w:fldCharType="begin"/>
            </w:r>
            <w:r w:rsidR="00030F21">
              <w:rPr>
                <w:noProof/>
                <w:webHidden/>
              </w:rPr>
              <w:instrText xml:space="preserve"> PAGEREF _Toc464553531 \h </w:instrText>
            </w:r>
            <w:r w:rsidR="00030F21">
              <w:rPr>
                <w:noProof/>
                <w:webHidden/>
              </w:rPr>
            </w:r>
            <w:r w:rsidR="00030F21">
              <w:rPr>
                <w:noProof/>
                <w:webHidden/>
              </w:rPr>
              <w:fldChar w:fldCharType="separate"/>
            </w:r>
            <w:r w:rsidR="00030F21">
              <w:rPr>
                <w:noProof/>
                <w:webHidden/>
              </w:rPr>
              <w:t>15</w:t>
            </w:r>
            <w:r w:rsidR="00030F21">
              <w:rPr>
                <w:noProof/>
                <w:webHidden/>
              </w:rPr>
              <w:fldChar w:fldCharType="end"/>
            </w:r>
          </w:hyperlink>
        </w:p>
        <w:p w14:paraId="550D65FE" w14:textId="77777777" w:rsidR="00030F21" w:rsidRDefault="005A410D">
          <w:pPr>
            <w:pStyle w:val="TOC2"/>
            <w:tabs>
              <w:tab w:val="right" w:leader="dot" w:pos="9016"/>
            </w:tabs>
            <w:rPr>
              <w:rFonts w:eastAsiaTheme="minorEastAsia"/>
              <w:noProof/>
              <w:lang w:eastAsia="en-AU"/>
            </w:rPr>
          </w:pPr>
          <w:hyperlink w:anchor="_Toc464553532" w:history="1">
            <w:r w:rsidR="00030F21" w:rsidRPr="00F817D6">
              <w:rPr>
                <w:rStyle w:val="Hyperlink"/>
                <w:rFonts w:ascii="Times New Roman" w:hAnsi="Times New Roman" w:cs="Times New Roman"/>
                <w:noProof/>
                <w:lang w:val="en-US"/>
              </w:rPr>
              <w:t>Reverse Transcription quantitative Polymerase Chain Reaction (RT-qPCR) and preparation:</w:t>
            </w:r>
            <w:r w:rsidR="00030F21">
              <w:rPr>
                <w:noProof/>
                <w:webHidden/>
              </w:rPr>
              <w:tab/>
            </w:r>
            <w:r w:rsidR="00030F21">
              <w:rPr>
                <w:noProof/>
                <w:webHidden/>
              </w:rPr>
              <w:fldChar w:fldCharType="begin"/>
            </w:r>
            <w:r w:rsidR="00030F21">
              <w:rPr>
                <w:noProof/>
                <w:webHidden/>
              </w:rPr>
              <w:instrText xml:space="preserve"> PAGEREF _Toc464553532 \h </w:instrText>
            </w:r>
            <w:r w:rsidR="00030F21">
              <w:rPr>
                <w:noProof/>
                <w:webHidden/>
              </w:rPr>
            </w:r>
            <w:r w:rsidR="00030F21">
              <w:rPr>
                <w:noProof/>
                <w:webHidden/>
              </w:rPr>
              <w:fldChar w:fldCharType="separate"/>
            </w:r>
            <w:r w:rsidR="00030F21">
              <w:rPr>
                <w:noProof/>
                <w:webHidden/>
              </w:rPr>
              <w:t>15</w:t>
            </w:r>
            <w:r w:rsidR="00030F21">
              <w:rPr>
                <w:noProof/>
                <w:webHidden/>
              </w:rPr>
              <w:fldChar w:fldCharType="end"/>
            </w:r>
          </w:hyperlink>
        </w:p>
        <w:p w14:paraId="7E0EAAD8" w14:textId="77777777" w:rsidR="00030F21" w:rsidRDefault="005A410D">
          <w:pPr>
            <w:pStyle w:val="TOC2"/>
            <w:tabs>
              <w:tab w:val="right" w:leader="dot" w:pos="9016"/>
            </w:tabs>
            <w:rPr>
              <w:rFonts w:eastAsiaTheme="minorEastAsia"/>
              <w:noProof/>
              <w:lang w:eastAsia="en-AU"/>
            </w:rPr>
          </w:pPr>
          <w:hyperlink w:anchor="_Toc464553533" w:history="1">
            <w:r w:rsidR="00030F21" w:rsidRPr="00F817D6">
              <w:rPr>
                <w:rStyle w:val="Hyperlink"/>
                <w:rFonts w:ascii="Times New Roman" w:hAnsi="Times New Roman" w:cs="Times New Roman"/>
                <w:noProof/>
              </w:rPr>
              <w:t>Motif Discovery and Assessment</w:t>
            </w:r>
            <w:r w:rsidR="00030F21">
              <w:rPr>
                <w:noProof/>
                <w:webHidden/>
              </w:rPr>
              <w:tab/>
            </w:r>
            <w:r w:rsidR="00030F21">
              <w:rPr>
                <w:noProof/>
                <w:webHidden/>
              </w:rPr>
              <w:fldChar w:fldCharType="begin"/>
            </w:r>
            <w:r w:rsidR="00030F21">
              <w:rPr>
                <w:noProof/>
                <w:webHidden/>
              </w:rPr>
              <w:instrText xml:space="preserve"> PAGEREF _Toc464553533 \h </w:instrText>
            </w:r>
            <w:r w:rsidR="00030F21">
              <w:rPr>
                <w:noProof/>
                <w:webHidden/>
              </w:rPr>
            </w:r>
            <w:r w:rsidR="00030F21">
              <w:rPr>
                <w:noProof/>
                <w:webHidden/>
              </w:rPr>
              <w:fldChar w:fldCharType="separate"/>
            </w:r>
            <w:r w:rsidR="00030F21">
              <w:rPr>
                <w:noProof/>
                <w:webHidden/>
              </w:rPr>
              <w:t>16</w:t>
            </w:r>
            <w:r w:rsidR="00030F21">
              <w:rPr>
                <w:noProof/>
                <w:webHidden/>
              </w:rPr>
              <w:fldChar w:fldCharType="end"/>
            </w:r>
          </w:hyperlink>
        </w:p>
        <w:p w14:paraId="13BD1E0D" w14:textId="77777777" w:rsidR="00030F21" w:rsidRDefault="005A410D">
          <w:pPr>
            <w:pStyle w:val="TOC2"/>
            <w:tabs>
              <w:tab w:val="right" w:leader="dot" w:pos="9016"/>
            </w:tabs>
            <w:rPr>
              <w:rFonts w:eastAsiaTheme="minorEastAsia"/>
              <w:noProof/>
              <w:lang w:eastAsia="en-AU"/>
            </w:rPr>
          </w:pPr>
          <w:hyperlink w:anchor="_Toc464553534" w:history="1">
            <w:r w:rsidR="00030F21" w:rsidRPr="00F817D6">
              <w:rPr>
                <w:rStyle w:val="Hyperlink"/>
                <w:rFonts w:ascii="Times New Roman" w:hAnsi="Times New Roman" w:cs="Times New Roman"/>
                <w:noProof/>
                <w:lang w:val="en-US"/>
              </w:rPr>
              <w:t>Proteomic Analysis:</w:t>
            </w:r>
            <w:r w:rsidR="00030F21">
              <w:rPr>
                <w:noProof/>
                <w:webHidden/>
              </w:rPr>
              <w:tab/>
            </w:r>
            <w:r w:rsidR="00030F21">
              <w:rPr>
                <w:noProof/>
                <w:webHidden/>
              </w:rPr>
              <w:fldChar w:fldCharType="begin"/>
            </w:r>
            <w:r w:rsidR="00030F21">
              <w:rPr>
                <w:noProof/>
                <w:webHidden/>
              </w:rPr>
              <w:instrText xml:space="preserve"> PAGEREF _Toc464553534 \h </w:instrText>
            </w:r>
            <w:r w:rsidR="00030F21">
              <w:rPr>
                <w:noProof/>
                <w:webHidden/>
              </w:rPr>
            </w:r>
            <w:r w:rsidR="00030F21">
              <w:rPr>
                <w:noProof/>
                <w:webHidden/>
              </w:rPr>
              <w:fldChar w:fldCharType="separate"/>
            </w:r>
            <w:r w:rsidR="00030F21">
              <w:rPr>
                <w:noProof/>
                <w:webHidden/>
              </w:rPr>
              <w:t>16</w:t>
            </w:r>
            <w:r w:rsidR="00030F21">
              <w:rPr>
                <w:noProof/>
                <w:webHidden/>
              </w:rPr>
              <w:fldChar w:fldCharType="end"/>
            </w:r>
          </w:hyperlink>
        </w:p>
        <w:p w14:paraId="59369CAE" w14:textId="77777777" w:rsidR="00030F21" w:rsidRDefault="005A410D">
          <w:pPr>
            <w:pStyle w:val="TOC2"/>
            <w:tabs>
              <w:tab w:val="right" w:leader="dot" w:pos="9016"/>
            </w:tabs>
            <w:rPr>
              <w:rFonts w:eastAsiaTheme="minorEastAsia"/>
              <w:noProof/>
              <w:lang w:eastAsia="en-AU"/>
            </w:rPr>
          </w:pPr>
          <w:hyperlink w:anchor="_Toc464553535" w:history="1">
            <w:r w:rsidR="00030F21" w:rsidRPr="00F817D6">
              <w:rPr>
                <w:rStyle w:val="Hyperlink"/>
                <w:rFonts w:ascii="Times New Roman" w:hAnsi="Times New Roman" w:cs="Times New Roman"/>
                <w:noProof/>
                <w:lang w:val="en-US"/>
              </w:rPr>
              <w:t>Co-localization by Immunofluorescence Confocal Microscopy:</w:t>
            </w:r>
            <w:r w:rsidR="00030F21">
              <w:rPr>
                <w:noProof/>
                <w:webHidden/>
              </w:rPr>
              <w:tab/>
            </w:r>
            <w:r w:rsidR="00030F21">
              <w:rPr>
                <w:noProof/>
                <w:webHidden/>
              </w:rPr>
              <w:fldChar w:fldCharType="begin"/>
            </w:r>
            <w:r w:rsidR="00030F21">
              <w:rPr>
                <w:noProof/>
                <w:webHidden/>
              </w:rPr>
              <w:instrText xml:space="preserve"> PAGEREF _Toc464553535 \h </w:instrText>
            </w:r>
            <w:r w:rsidR="00030F21">
              <w:rPr>
                <w:noProof/>
                <w:webHidden/>
              </w:rPr>
            </w:r>
            <w:r w:rsidR="00030F21">
              <w:rPr>
                <w:noProof/>
                <w:webHidden/>
              </w:rPr>
              <w:fldChar w:fldCharType="separate"/>
            </w:r>
            <w:r w:rsidR="00030F21">
              <w:rPr>
                <w:noProof/>
                <w:webHidden/>
              </w:rPr>
              <w:t>16</w:t>
            </w:r>
            <w:r w:rsidR="00030F21">
              <w:rPr>
                <w:noProof/>
                <w:webHidden/>
              </w:rPr>
              <w:fldChar w:fldCharType="end"/>
            </w:r>
          </w:hyperlink>
        </w:p>
        <w:p w14:paraId="1F25B5C0" w14:textId="77777777" w:rsidR="00030F21" w:rsidRDefault="005A410D">
          <w:pPr>
            <w:pStyle w:val="TOC2"/>
            <w:tabs>
              <w:tab w:val="right" w:leader="dot" w:pos="9016"/>
            </w:tabs>
            <w:rPr>
              <w:rFonts w:eastAsiaTheme="minorEastAsia"/>
              <w:noProof/>
              <w:lang w:eastAsia="en-AU"/>
            </w:rPr>
          </w:pPr>
          <w:hyperlink w:anchor="_Toc464553536" w:history="1">
            <w:r w:rsidR="00030F21" w:rsidRPr="00F817D6">
              <w:rPr>
                <w:rStyle w:val="Hyperlink"/>
                <w:rFonts w:ascii="Times New Roman" w:hAnsi="Times New Roman" w:cs="Times New Roman"/>
                <w:noProof/>
              </w:rPr>
              <w:t xml:space="preserve">MicroRNA </w:t>
            </w:r>
            <w:r w:rsidR="00030F21" w:rsidRPr="00F817D6">
              <w:rPr>
                <w:rStyle w:val="Hyperlink"/>
                <w:rFonts w:ascii="Times New Roman" w:hAnsi="Times New Roman" w:cs="Times New Roman"/>
                <w:i/>
                <w:noProof/>
              </w:rPr>
              <w:t>In situ</w:t>
            </w:r>
            <w:r w:rsidR="00030F21" w:rsidRPr="00F817D6">
              <w:rPr>
                <w:rStyle w:val="Hyperlink"/>
                <w:rFonts w:ascii="Times New Roman" w:hAnsi="Times New Roman" w:cs="Times New Roman"/>
                <w:noProof/>
              </w:rPr>
              <w:t xml:space="preserve"> Hybridization:</w:t>
            </w:r>
            <w:r w:rsidR="00030F21">
              <w:rPr>
                <w:noProof/>
                <w:webHidden/>
              </w:rPr>
              <w:tab/>
            </w:r>
            <w:r w:rsidR="00030F21">
              <w:rPr>
                <w:noProof/>
                <w:webHidden/>
              </w:rPr>
              <w:fldChar w:fldCharType="begin"/>
            </w:r>
            <w:r w:rsidR="00030F21">
              <w:rPr>
                <w:noProof/>
                <w:webHidden/>
              </w:rPr>
              <w:instrText xml:space="preserve"> PAGEREF _Toc464553536 \h </w:instrText>
            </w:r>
            <w:r w:rsidR="00030F21">
              <w:rPr>
                <w:noProof/>
                <w:webHidden/>
              </w:rPr>
            </w:r>
            <w:r w:rsidR="00030F21">
              <w:rPr>
                <w:noProof/>
                <w:webHidden/>
              </w:rPr>
              <w:fldChar w:fldCharType="separate"/>
            </w:r>
            <w:r w:rsidR="00030F21">
              <w:rPr>
                <w:noProof/>
                <w:webHidden/>
              </w:rPr>
              <w:t>17</w:t>
            </w:r>
            <w:r w:rsidR="00030F21">
              <w:rPr>
                <w:noProof/>
                <w:webHidden/>
              </w:rPr>
              <w:fldChar w:fldCharType="end"/>
            </w:r>
          </w:hyperlink>
        </w:p>
        <w:p w14:paraId="04BA47DE" w14:textId="77777777" w:rsidR="00030F21" w:rsidRDefault="005A410D">
          <w:pPr>
            <w:pStyle w:val="TOC2"/>
            <w:tabs>
              <w:tab w:val="right" w:leader="dot" w:pos="9016"/>
            </w:tabs>
            <w:rPr>
              <w:rFonts w:eastAsiaTheme="minorEastAsia"/>
              <w:noProof/>
              <w:lang w:eastAsia="en-AU"/>
            </w:rPr>
          </w:pPr>
          <w:hyperlink w:anchor="_Toc464553537" w:history="1">
            <w:r w:rsidR="00030F21" w:rsidRPr="00F817D6">
              <w:rPr>
                <w:rStyle w:val="Hyperlink"/>
                <w:rFonts w:ascii="Times New Roman" w:hAnsi="Times New Roman" w:cs="Times New Roman"/>
                <w:noProof/>
              </w:rPr>
              <w:t>Immunoprecipitation:</w:t>
            </w:r>
            <w:r w:rsidR="00030F21">
              <w:rPr>
                <w:noProof/>
                <w:webHidden/>
              </w:rPr>
              <w:tab/>
            </w:r>
            <w:r w:rsidR="00030F21">
              <w:rPr>
                <w:noProof/>
                <w:webHidden/>
              </w:rPr>
              <w:fldChar w:fldCharType="begin"/>
            </w:r>
            <w:r w:rsidR="00030F21">
              <w:rPr>
                <w:noProof/>
                <w:webHidden/>
              </w:rPr>
              <w:instrText xml:space="preserve"> PAGEREF _Toc464553537 \h </w:instrText>
            </w:r>
            <w:r w:rsidR="00030F21">
              <w:rPr>
                <w:noProof/>
                <w:webHidden/>
              </w:rPr>
            </w:r>
            <w:r w:rsidR="00030F21">
              <w:rPr>
                <w:noProof/>
                <w:webHidden/>
              </w:rPr>
              <w:fldChar w:fldCharType="separate"/>
            </w:r>
            <w:r w:rsidR="00030F21">
              <w:rPr>
                <w:noProof/>
                <w:webHidden/>
              </w:rPr>
              <w:t>17</w:t>
            </w:r>
            <w:r w:rsidR="00030F21">
              <w:rPr>
                <w:noProof/>
                <w:webHidden/>
              </w:rPr>
              <w:fldChar w:fldCharType="end"/>
            </w:r>
          </w:hyperlink>
        </w:p>
        <w:p w14:paraId="7963BD34" w14:textId="77777777" w:rsidR="00030F21" w:rsidRDefault="005A410D">
          <w:pPr>
            <w:pStyle w:val="TOC2"/>
            <w:tabs>
              <w:tab w:val="right" w:leader="dot" w:pos="9016"/>
            </w:tabs>
            <w:rPr>
              <w:rFonts w:eastAsiaTheme="minorEastAsia"/>
              <w:noProof/>
              <w:lang w:eastAsia="en-AU"/>
            </w:rPr>
          </w:pPr>
          <w:hyperlink w:anchor="_Toc464553538" w:history="1">
            <w:r w:rsidR="00030F21" w:rsidRPr="00F817D6">
              <w:rPr>
                <w:rStyle w:val="Hyperlink"/>
                <w:rFonts w:ascii="Times New Roman" w:hAnsi="Times New Roman" w:cs="Times New Roman"/>
                <w:noProof/>
                <w:lang w:val="en-US"/>
              </w:rPr>
              <w:t>Western blotting:</w:t>
            </w:r>
            <w:r w:rsidR="00030F21">
              <w:rPr>
                <w:noProof/>
                <w:webHidden/>
              </w:rPr>
              <w:tab/>
            </w:r>
            <w:r w:rsidR="00030F21">
              <w:rPr>
                <w:noProof/>
                <w:webHidden/>
              </w:rPr>
              <w:fldChar w:fldCharType="begin"/>
            </w:r>
            <w:r w:rsidR="00030F21">
              <w:rPr>
                <w:noProof/>
                <w:webHidden/>
              </w:rPr>
              <w:instrText xml:space="preserve"> PAGEREF _Toc464553538 \h </w:instrText>
            </w:r>
            <w:r w:rsidR="00030F21">
              <w:rPr>
                <w:noProof/>
                <w:webHidden/>
              </w:rPr>
            </w:r>
            <w:r w:rsidR="00030F21">
              <w:rPr>
                <w:noProof/>
                <w:webHidden/>
              </w:rPr>
              <w:fldChar w:fldCharType="separate"/>
            </w:r>
            <w:r w:rsidR="00030F21">
              <w:rPr>
                <w:noProof/>
                <w:webHidden/>
              </w:rPr>
              <w:t>18</w:t>
            </w:r>
            <w:r w:rsidR="00030F21">
              <w:rPr>
                <w:noProof/>
                <w:webHidden/>
              </w:rPr>
              <w:fldChar w:fldCharType="end"/>
            </w:r>
          </w:hyperlink>
        </w:p>
        <w:p w14:paraId="025E5E85" w14:textId="77777777" w:rsidR="00030F21" w:rsidRDefault="005A410D">
          <w:pPr>
            <w:pStyle w:val="TOC1"/>
            <w:rPr>
              <w:rFonts w:eastAsiaTheme="minorEastAsia"/>
              <w:noProof/>
              <w:lang w:eastAsia="en-AU"/>
            </w:rPr>
          </w:pPr>
          <w:hyperlink w:anchor="_Toc464553539" w:history="1">
            <w:r w:rsidR="00030F21" w:rsidRPr="00F817D6">
              <w:rPr>
                <w:rStyle w:val="Hyperlink"/>
                <w:rFonts w:ascii="Times New Roman" w:hAnsi="Times New Roman" w:cs="Times New Roman"/>
                <w:noProof/>
              </w:rPr>
              <w:t>Results</w:t>
            </w:r>
            <w:r w:rsidR="00030F21">
              <w:rPr>
                <w:noProof/>
                <w:webHidden/>
              </w:rPr>
              <w:tab/>
            </w:r>
            <w:r w:rsidR="00030F21">
              <w:rPr>
                <w:noProof/>
                <w:webHidden/>
              </w:rPr>
              <w:fldChar w:fldCharType="begin"/>
            </w:r>
            <w:r w:rsidR="00030F21">
              <w:rPr>
                <w:noProof/>
                <w:webHidden/>
              </w:rPr>
              <w:instrText xml:space="preserve"> PAGEREF _Toc464553539 \h </w:instrText>
            </w:r>
            <w:r w:rsidR="00030F21">
              <w:rPr>
                <w:noProof/>
                <w:webHidden/>
              </w:rPr>
            </w:r>
            <w:r w:rsidR="00030F21">
              <w:rPr>
                <w:noProof/>
                <w:webHidden/>
              </w:rPr>
              <w:fldChar w:fldCharType="separate"/>
            </w:r>
            <w:r w:rsidR="00030F21">
              <w:rPr>
                <w:noProof/>
                <w:webHidden/>
              </w:rPr>
              <w:t>20</w:t>
            </w:r>
            <w:r w:rsidR="00030F21">
              <w:rPr>
                <w:noProof/>
                <w:webHidden/>
              </w:rPr>
              <w:fldChar w:fldCharType="end"/>
            </w:r>
          </w:hyperlink>
        </w:p>
        <w:p w14:paraId="795CB3B5" w14:textId="77777777" w:rsidR="00030F21" w:rsidRDefault="005A410D">
          <w:pPr>
            <w:pStyle w:val="TOC2"/>
            <w:tabs>
              <w:tab w:val="right" w:leader="dot" w:pos="9016"/>
            </w:tabs>
            <w:rPr>
              <w:rFonts w:eastAsiaTheme="minorEastAsia"/>
              <w:noProof/>
              <w:lang w:eastAsia="en-AU"/>
            </w:rPr>
          </w:pPr>
          <w:hyperlink w:anchor="_Toc464553540" w:history="1">
            <w:r w:rsidR="00030F21" w:rsidRPr="00F817D6">
              <w:rPr>
                <w:rStyle w:val="Hyperlink"/>
                <w:rFonts w:ascii="Times New Roman" w:hAnsi="Times New Roman" w:cs="Times New Roman"/>
                <w:noProof/>
                <w:lang w:val="en-US"/>
              </w:rPr>
              <w:t>MicroRNAs are selectively exported from prostate cancer cells.</w:t>
            </w:r>
            <w:r w:rsidR="00030F21">
              <w:rPr>
                <w:noProof/>
                <w:webHidden/>
              </w:rPr>
              <w:tab/>
            </w:r>
            <w:r w:rsidR="00030F21">
              <w:rPr>
                <w:noProof/>
                <w:webHidden/>
              </w:rPr>
              <w:fldChar w:fldCharType="begin"/>
            </w:r>
            <w:r w:rsidR="00030F21">
              <w:rPr>
                <w:noProof/>
                <w:webHidden/>
              </w:rPr>
              <w:instrText xml:space="preserve"> PAGEREF _Toc464553540 \h </w:instrText>
            </w:r>
            <w:r w:rsidR="00030F21">
              <w:rPr>
                <w:noProof/>
                <w:webHidden/>
              </w:rPr>
            </w:r>
            <w:r w:rsidR="00030F21">
              <w:rPr>
                <w:noProof/>
                <w:webHidden/>
              </w:rPr>
              <w:fldChar w:fldCharType="separate"/>
            </w:r>
            <w:r w:rsidR="00030F21">
              <w:rPr>
                <w:noProof/>
                <w:webHidden/>
              </w:rPr>
              <w:t>20</w:t>
            </w:r>
            <w:r w:rsidR="00030F21">
              <w:rPr>
                <w:noProof/>
                <w:webHidden/>
              </w:rPr>
              <w:fldChar w:fldCharType="end"/>
            </w:r>
          </w:hyperlink>
        </w:p>
        <w:p w14:paraId="74672B14" w14:textId="77777777" w:rsidR="00030F21" w:rsidRDefault="005A410D">
          <w:pPr>
            <w:pStyle w:val="TOC2"/>
            <w:tabs>
              <w:tab w:val="right" w:leader="dot" w:pos="9016"/>
            </w:tabs>
            <w:rPr>
              <w:rFonts w:eastAsiaTheme="minorEastAsia"/>
              <w:noProof/>
              <w:lang w:eastAsia="en-AU"/>
            </w:rPr>
          </w:pPr>
          <w:hyperlink w:anchor="_Toc464553541" w:history="1">
            <w:r w:rsidR="00030F21" w:rsidRPr="00F817D6">
              <w:rPr>
                <w:rStyle w:val="Hyperlink"/>
                <w:rFonts w:ascii="Times New Roman" w:hAnsi="Times New Roman" w:cs="Times New Roman"/>
                <w:noProof/>
                <w:lang w:val="en-US"/>
              </w:rPr>
              <w:t>Distinct sequence motifs are overrepresented in differentially exported microRNAs.</w:t>
            </w:r>
            <w:r w:rsidR="00030F21">
              <w:rPr>
                <w:noProof/>
                <w:webHidden/>
              </w:rPr>
              <w:tab/>
            </w:r>
            <w:r w:rsidR="00030F21">
              <w:rPr>
                <w:noProof/>
                <w:webHidden/>
              </w:rPr>
              <w:fldChar w:fldCharType="begin"/>
            </w:r>
            <w:r w:rsidR="00030F21">
              <w:rPr>
                <w:noProof/>
                <w:webHidden/>
              </w:rPr>
              <w:instrText xml:space="preserve"> PAGEREF _Toc464553541 \h </w:instrText>
            </w:r>
            <w:r w:rsidR="00030F21">
              <w:rPr>
                <w:noProof/>
                <w:webHidden/>
              </w:rPr>
            </w:r>
            <w:r w:rsidR="00030F21">
              <w:rPr>
                <w:noProof/>
                <w:webHidden/>
              </w:rPr>
              <w:fldChar w:fldCharType="separate"/>
            </w:r>
            <w:r w:rsidR="00030F21">
              <w:rPr>
                <w:noProof/>
                <w:webHidden/>
              </w:rPr>
              <w:t>22</w:t>
            </w:r>
            <w:r w:rsidR="00030F21">
              <w:rPr>
                <w:noProof/>
                <w:webHidden/>
              </w:rPr>
              <w:fldChar w:fldCharType="end"/>
            </w:r>
          </w:hyperlink>
        </w:p>
        <w:p w14:paraId="34EC86A4" w14:textId="77777777" w:rsidR="00030F21" w:rsidRDefault="005A410D">
          <w:pPr>
            <w:pStyle w:val="TOC2"/>
            <w:tabs>
              <w:tab w:val="right" w:leader="dot" w:pos="9016"/>
            </w:tabs>
            <w:rPr>
              <w:rFonts w:eastAsiaTheme="minorEastAsia"/>
              <w:noProof/>
              <w:lang w:eastAsia="en-AU"/>
            </w:rPr>
          </w:pPr>
          <w:hyperlink w:anchor="_Toc464553542" w:history="1">
            <w:r w:rsidR="00030F21" w:rsidRPr="00F817D6">
              <w:rPr>
                <w:rStyle w:val="Hyperlink"/>
                <w:rFonts w:ascii="Times New Roman" w:hAnsi="Times New Roman" w:cs="Times New Roman"/>
                <w:noProof/>
                <w:lang w:val="en-US"/>
              </w:rPr>
              <w:t>Candidate proteins are present in EVs with RNA binding ability.</w:t>
            </w:r>
            <w:r w:rsidR="00030F21">
              <w:rPr>
                <w:noProof/>
                <w:webHidden/>
              </w:rPr>
              <w:tab/>
            </w:r>
            <w:r w:rsidR="00030F21">
              <w:rPr>
                <w:noProof/>
                <w:webHidden/>
              </w:rPr>
              <w:fldChar w:fldCharType="begin"/>
            </w:r>
            <w:r w:rsidR="00030F21">
              <w:rPr>
                <w:noProof/>
                <w:webHidden/>
              </w:rPr>
              <w:instrText xml:space="preserve"> PAGEREF _Toc464553542 \h </w:instrText>
            </w:r>
            <w:r w:rsidR="00030F21">
              <w:rPr>
                <w:noProof/>
                <w:webHidden/>
              </w:rPr>
            </w:r>
            <w:r w:rsidR="00030F21">
              <w:rPr>
                <w:noProof/>
                <w:webHidden/>
              </w:rPr>
              <w:fldChar w:fldCharType="separate"/>
            </w:r>
            <w:r w:rsidR="00030F21">
              <w:rPr>
                <w:noProof/>
                <w:webHidden/>
              </w:rPr>
              <w:t>24</w:t>
            </w:r>
            <w:r w:rsidR="00030F21">
              <w:rPr>
                <w:noProof/>
                <w:webHidden/>
              </w:rPr>
              <w:fldChar w:fldCharType="end"/>
            </w:r>
          </w:hyperlink>
        </w:p>
        <w:p w14:paraId="70F61C77" w14:textId="77777777" w:rsidR="00030F21" w:rsidRDefault="005A410D">
          <w:pPr>
            <w:pStyle w:val="TOC2"/>
            <w:tabs>
              <w:tab w:val="right" w:leader="dot" w:pos="9016"/>
            </w:tabs>
            <w:rPr>
              <w:rFonts w:eastAsiaTheme="minorEastAsia"/>
              <w:noProof/>
              <w:lang w:eastAsia="en-AU"/>
            </w:rPr>
          </w:pPr>
          <w:hyperlink w:anchor="_Toc464553543" w:history="1">
            <w:r w:rsidR="00030F21" w:rsidRPr="00F817D6">
              <w:rPr>
                <w:rStyle w:val="Hyperlink"/>
                <w:rFonts w:ascii="Times New Roman" w:hAnsi="Times New Roman" w:cs="Times New Roman"/>
                <w:noProof/>
                <w:lang w:val="en-US"/>
              </w:rPr>
              <w:t>hnRNPK sub-cellular localization modified in cavin-1 PC3 line.</w:t>
            </w:r>
            <w:r w:rsidR="00030F21">
              <w:rPr>
                <w:noProof/>
                <w:webHidden/>
              </w:rPr>
              <w:tab/>
            </w:r>
            <w:r w:rsidR="00030F21">
              <w:rPr>
                <w:noProof/>
                <w:webHidden/>
              </w:rPr>
              <w:fldChar w:fldCharType="begin"/>
            </w:r>
            <w:r w:rsidR="00030F21">
              <w:rPr>
                <w:noProof/>
                <w:webHidden/>
              </w:rPr>
              <w:instrText xml:space="preserve"> PAGEREF _Toc464553543 \h </w:instrText>
            </w:r>
            <w:r w:rsidR="00030F21">
              <w:rPr>
                <w:noProof/>
                <w:webHidden/>
              </w:rPr>
            </w:r>
            <w:r w:rsidR="00030F21">
              <w:rPr>
                <w:noProof/>
                <w:webHidden/>
              </w:rPr>
              <w:fldChar w:fldCharType="separate"/>
            </w:r>
            <w:r w:rsidR="00030F21">
              <w:rPr>
                <w:noProof/>
                <w:webHidden/>
              </w:rPr>
              <w:t>27</w:t>
            </w:r>
            <w:r w:rsidR="00030F21">
              <w:rPr>
                <w:noProof/>
                <w:webHidden/>
              </w:rPr>
              <w:fldChar w:fldCharType="end"/>
            </w:r>
          </w:hyperlink>
        </w:p>
        <w:p w14:paraId="2CAEE7BC" w14:textId="77777777" w:rsidR="00030F21" w:rsidRDefault="005A410D">
          <w:pPr>
            <w:pStyle w:val="TOC2"/>
            <w:tabs>
              <w:tab w:val="right" w:leader="dot" w:pos="9016"/>
            </w:tabs>
            <w:rPr>
              <w:rFonts w:eastAsiaTheme="minorEastAsia"/>
              <w:noProof/>
              <w:lang w:eastAsia="en-AU"/>
            </w:rPr>
          </w:pPr>
          <w:hyperlink w:anchor="_Toc464553544" w:history="1">
            <w:r w:rsidR="00030F21" w:rsidRPr="00F817D6">
              <w:rPr>
                <w:rStyle w:val="Hyperlink"/>
                <w:rFonts w:ascii="Times New Roman" w:hAnsi="Times New Roman" w:cs="Times New Roman"/>
                <w:noProof/>
                <w:lang w:val="en-US"/>
              </w:rPr>
              <w:t>hnRNPK co-localizes with selectively exported microRNAs.</w:t>
            </w:r>
            <w:r w:rsidR="00030F21">
              <w:rPr>
                <w:noProof/>
                <w:webHidden/>
              </w:rPr>
              <w:tab/>
            </w:r>
            <w:r w:rsidR="00030F21">
              <w:rPr>
                <w:noProof/>
                <w:webHidden/>
              </w:rPr>
              <w:fldChar w:fldCharType="begin"/>
            </w:r>
            <w:r w:rsidR="00030F21">
              <w:rPr>
                <w:noProof/>
                <w:webHidden/>
              </w:rPr>
              <w:instrText xml:space="preserve"> PAGEREF _Toc464553544 \h </w:instrText>
            </w:r>
            <w:r w:rsidR="00030F21">
              <w:rPr>
                <w:noProof/>
                <w:webHidden/>
              </w:rPr>
            </w:r>
            <w:r w:rsidR="00030F21">
              <w:rPr>
                <w:noProof/>
                <w:webHidden/>
              </w:rPr>
              <w:fldChar w:fldCharType="separate"/>
            </w:r>
            <w:r w:rsidR="00030F21">
              <w:rPr>
                <w:noProof/>
                <w:webHidden/>
              </w:rPr>
              <w:t>28</w:t>
            </w:r>
            <w:r w:rsidR="00030F21">
              <w:rPr>
                <w:noProof/>
                <w:webHidden/>
              </w:rPr>
              <w:fldChar w:fldCharType="end"/>
            </w:r>
          </w:hyperlink>
        </w:p>
        <w:p w14:paraId="4CFCDD5B" w14:textId="77777777" w:rsidR="00030F21" w:rsidRDefault="005A410D">
          <w:pPr>
            <w:pStyle w:val="TOC2"/>
            <w:tabs>
              <w:tab w:val="right" w:leader="dot" w:pos="9016"/>
            </w:tabs>
            <w:rPr>
              <w:rFonts w:eastAsiaTheme="minorEastAsia"/>
              <w:noProof/>
              <w:lang w:eastAsia="en-AU"/>
            </w:rPr>
          </w:pPr>
          <w:hyperlink w:anchor="_Toc464553545" w:history="1">
            <w:r w:rsidR="00030F21" w:rsidRPr="00F817D6">
              <w:rPr>
                <w:rStyle w:val="Hyperlink"/>
                <w:rFonts w:ascii="Times New Roman" w:hAnsi="Times New Roman" w:cs="Times New Roman"/>
                <w:noProof/>
                <w:lang w:val="en-US"/>
              </w:rPr>
              <w:t>hnRNPK binds RNAs in the PC3 cell line.</w:t>
            </w:r>
            <w:r w:rsidR="00030F21">
              <w:rPr>
                <w:noProof/>
                <w:webHidden/>
              </w:rPr>
              <w:tab/>
            </w:r>
            <w:r w:rsidR="00030F21">
              <w:rPr>
                <w:noProof/>
                <w:webHidden/>
              </w:rPr>
              <w:fldChar w:fldCharType="begin"/>
            </w:r>
            <w:r w:rsidR="00030F21">
              <w:rPr>
                <w:noProof/>
                <w:webHidden/>
              </w:rPr>
              <w:instrText xml:space="preserve"> PAGEREF _Toc464553545 \h </w:instrText>
            </w:r>
            <w:r w:rsidR="00030F21">
              <w:rPr>
                <w:noProof/>
                <w:webHidden/>
              </w:rPr>
            </w:r>
            <w:r w:rsidR="00030F21">
              <w:rPr>
                <w:noProof/>
                <w:webHidden/>
              </w:rPr>
              <w:fldChar w:fldCharType="separate"/>
            </w:r>
            <w:r w:rsidR="00030F21">
              <w:rPr>
                <w:noProof/>
                <w:webHidden/>
              </w:rPr>
              <w:t>31</w:t>
            </w:r>
            <w:r w:rsidR="00030F21">
              <w:rPr>
                <w:noProof/>
                <w:webHidden/>
              </w:rPr>
              <w:fldChar w:fldCharType="end"/>
            </w:r>
          </w:hyperlink>
        </w:p>
        <w:p w14:paraId="1BC4BF88" w14:textId="77777777" w:rsidR="00030F21" w:rsidRDefault="005A410D">
          <w:pPr>
            <w:pStyle w:val="TOC1"/>
            <w:rPr>
              <w:rFonts w:eastAsiaTheme="minorEastAsia"/>
              <w:noProof/>
              <w:lang w:eastAsia="en-AU"/>
            </w:rPr>
          </w:pPr>
          <w:hyperlink w:anchor="_Toc464553546" w:history="1">
            <w:r w:rsidR="00030F21" w:rsidRPr="00F817D6">
              <w:rPr>
                <w:rStyle w:val="Hyperlink"/>
                <w:rFonts w:ascii="Times New Roman" w:hAnsi="Times New Roman" w:cs="Times New Roman"/>
                <w:noProof/>
                <w:lang w:val="en-US"/>
              </w:rPr>
              <w:t>Discussion:</w:t>
            </w:r>
            <w:r w:rsidR="00030F21">
              <w:rPr>
                <w:noProof/>
                <w:webHidden/>
              </w:rPr>
              <w:tab/>
            </w:r>
            <w:r w:rsidR="00030F21">
              <w:rPr>
                <w:noProof/>
                <w:webHidden/>
              </w:rPr>
              <w:fldChar w:fldCharType="begin"/>
            </w:r>
            <w:r w:rsidR="00030F21">
              <w:rPr>
                <w:noProof/>
                <w:webHidden/>
              </w:rPr>
              <w:instrText xml:space="preserve"> PAGEREF _Toc464553546 \h </w:instrText>
            </w:r>
            <w:r w:rsidR="00030F21">
              <w:rPr>
                <w:noProof/>
                <w:webHidden/>
              </w:rPr>
            </w:r>
            <w:r w:rsidR="00030F21">
              <w:rPr>
                <w:noProof/>
                <w:webHidden/>
              </w:rPr>
              <w:fldChar w:fldCharType="separate"/>
            </w:r>
            <w:r w:rsidR="00030F21">
              <w:rPr>
                <w:noProof/>
                <w:webHidden/>
              </w:rPr>
              <w:t>33</w:t>
            </w:r>
            <w:r w:rsidR="00030F21">
              <w:rPr>
                <w:noProof/>
                <w:webHidden/>
              </w:rPr>
              <w:fldChar w:fldCharType="end"/>
            </w:r>
          </w:hyperlink>
        </w:p>
        <w:p w14:paraId="65F48538" w14:textId="77777777" w:rsidR="00030F21" w:rsidRDefault="005A410D">
          <w:pPr>
            <w:pStyle w:val="TOC1"/>
            <w:rPr>
              <w:rFonts w:eastAsiaTheme="minorEastAsia"/>
              <w:noProof/>
              <w:lang w:eastAsia="en-AU"/>
            </w:rPr>
          </w:pPr>
          <w:hyperlink w:anchor="_Toc464553547" w:history="1">
            <w:r w:rsidR="00030F21" w:rsidRPr="00F817D6">
              <w:rPr>
                <w:rStyle w:val="Hyperlink"/>
                <w:rFonts w:ascii="Times New Roman" w:hAnsi="Times New Roman" w:cs="Times New Roman"/>
                <w:noProof/>
                <w:lang w:val="en-US"/>
              </w:rPr>
              <w:t>References</w:t>
            </w:r>
            <w:r w:rsidR="00030F21">
              <w:rPr>
                <w:noProof/>
                <w:webHidden/>
              </w:rPr>
              <w:tab/>
            </w:r>
            <w:r w:rsidR="00030F21">
              <w:rPr>
                <w:noProof/>
                <w:webHidden/>
              </w:rPr>
              <w:fldChar w:fldCharType="begin"/>
            </w:r>
            <w:r w:rsidR="00030F21">
              <w:rPr>
                <w:noProof/>
                <w:webHidden/>
              </w:rPr>
              <w:instrText xml:space="preserve"> PAGEREF _Toc464553547 \h </w:instrText>
            </w:r>
            <w:r w:rsidR="00030F21">
              <w:rPr>
                <w:noProof/>
                <w:webHidden/>
              </w:rPr>
            </w:r>
            <w:r w:rsidR="00030F21">
              <w:rPr>
                <w:noProof/>
                <w:webHidden/>
              </w:rPr>
              <w:fldChar w:fldCharType="separate"/>
            </w:r>
            <w:r w:rsidR="00030F21">
              <w:rPr>
                <w:noProof/>
                <w:webHidden/>
              </w:rPr>
              <w:t>40</w:t>
            </w:r>
            <w:r w:rsidR="00030F21">
              <w:rPr>
                <w:noProof/>
                <w:webHidden/>
              </w:rPr>
              <w:fldChar w:fldCharType="end"/>
            </w:r>
          </w:hyperlink>
        </w:p>
        <w:p w14:paraId="70A793C0" w14:textId="77777777" w:rsidR="00B37DEF" w:rsidRDefault="00B37DEF" w:rsidP="00E14C78">
          <w:pPr>
            <w:spacing w:line="360" w:lineRule="auto"/>
          </w:pPr>
          <w:r w:rsidRPr="00B37DEF">
            <w:rPr>
              <w:rFonts w:ascii="Times New Roman" w:hAnsi="Times New Roman" w:cs="Times New Roman"/>
              <w:b/>
              <w:bCs/>
              <w:noProof/>
            </w:rPr>
            <w:fldChar w:fldCharType="end"/>
          </w:r>
        </w:p>
      </w:sdtContent>
    </w:sdt>
    <w:p w14:paraId="67DC27DB" w14:textId="77777777" w:rsidR="00375DDC" w:rsidRPr="00020AC1" w:rsidRDefault="00B37DEF" w:rsidP="002D06C8">
      <w:pPr>
        <w:pStyle w:val="Heading1"/>
        <w:rPr>
          <w:rFonts w:ascii="Times New Roman" w:hAnsi="Times New Roman" w:cs="Times New Roman"/>
        </w:rPr>
      </w:pPr>
      <w:r>
        <w:br w:type="page"/>
      </w:r>
      <w:bookmarkStart w:id="1" w:name="_Toc464553519"/>
      <w:r w:rsidR="00375DDC" w:rsidRPr="00020AC1">
        <w:rPr>
          <w:rFonts w:ascii="Times New Roman" w:hAnsi="Times New Roman" w:cs="Times New Roman"/>
        </w:rPr>
        <w:lastRenderedPageBreak/>
        <w:t>List of Abbreviations:</w:t>
      </w:r>
      <w:bookmarkEnd w:id="1"/>
    </w:p>
    <w:p w14:paraId="03F1E72F"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BSA</w:t>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ab/>
        <w:t>Bovine serum albumin</w:t>
      </w:r>
    </w:p>
    <w:p w14:paraId="723EBBC1" w14:textId="77777777"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ddCT</w:t>
      </w:r>
      <w:proofErr w:type="spellEnd"/>
      <w:proofErr w:type="gramEnd"/>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ab/>
        <w:t xml:space="preserve">delta </w:t>
      </w:r>
      <w:proofErr w:type="spellStart"/>
      <w:r w:rsidRPr="00330A26">
        <w:rPr>
          <w:rFonts w:ascii="Times New Roman" w:hAnsi="Times New Roman" w:cs="Times New Roman"/>
          <w:sz w:val="24"/>
          <w:szCs w:val="24"/>
        </w:rPr>
        <w:t>delta</w:t>
      </w:r>
      <w:proofErr w:type="spellEnd"/>
      <w:r w:rsidRPr="00330A26">
        <w:rPr>
          <w:rFonts w:ascii="Times New Roman" w:hAnsi="Times New Roman" w:cs="Times New Roman"/>
          <w:sz w:val="24"/>
          <w:szCs w:val="24"/>
        </w:rPr>
        <w:t xml:space="preserve"> cycle threshold</w:t>
      </w:r>
    </w:p>
    <w:p w14:paraId="6BB5D877" w14:textId="77777777"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ddPCR</w:t>
      </w:r>
      <w:proofErr w:type="spellEnd"/>
      <w:proofErr w:type="gramEnd"/>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digital droplet PCR</w:t>
      </w:r>
    </w:p>
    <w:p w14:paraId="3A3E4916"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EDTA</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75241" w:rsidRPr="00F75241">
        <w:rPr>
          <w:rFonts w:ascii="Times New Roman" w:hAnsi="Times New Roman" w:cs="Times New Roman"/>
          <w:sz w:val="24"/>
          <w:szCs w:val="24"/>
        </w:rPr>
        <w:t>Ethylenediaminetetraacetic acid</w:t>
      </w:r>
    </w:p>
    <w:p w14:paraId="0286B493"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ER</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Endoplasmic Reticulum</w:t>
      </w:r>
    </w:p>
    <w:p w14:paraId="04CA2E3E"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ERp44</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Endoplasmic Reticulum protein 44</w:t>
      </w:r>
    </w:p>
    <w:p w14:paraId="5B5CB4E6"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EV</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Extracellular Vesicle</w:t>
      </w:r>
    </w:p>
    <w:p w14:paraId="0E94CB1E"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Foetal bovine serum</w:t>
      </w:r>
    </w:p>
    <w:p w14:paraId="7D40F3D8"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FC</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Fold Change</w:t>
      </w:r>
    </w:p>
    <w:p w14:paraId="3FD79D48"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FIMO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Find Individual motif occurrences</w:t>
      </w:r>
    </w:p>
    <w:p w14:paraId="4DB997B7"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FUS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Fused in Sarcoma</w:t>
      </w:r>
    </w:p>
    <w:p w14:paraId="63FE2909"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GFP</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Green fluorescent protein</w:t>
      </w:r>
    </w:p>
    <w:p w14:paraId="28792B24"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GO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Gene ontology</w:t>
      </w:r>
    </w:p>
    <w:p w14:paraId="4B78DAFF" w14:textId="77777777"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hnRNP</w:t>
      </w:r>
      <w:proofErr w:type="spellEnd"/>
      <w:proofErr w:type="gramEnd"/>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Heterogeneous Nuclear Ribonucleoprotein</w:t>
      </w:r>
    </w:p>
    <w:p w14:paraId="76763715"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IF</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Immunofluorescen</w:t>
      </w:r>
      <w:r w:rsidRPr="00330A26">
        <w:rPr>
          <w:rFonts w:ascii="Times New Roman" w:hAnsi="Times New Roman" w:cs="Times New Roman"/>
          <w:sz w:val="24"/>
          <w:szCs w:val="24"/>
        </w:rPr>
        <w:t>ce</w:t>
      </w:r>
    </w:p>
    <w:p w14:paraId="302C27A7"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IL-6</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Interlukin-6</w:t>
      </w:r>
    </w:p>
    <w:p w14:paraId="28F9F16F"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IP</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Immunoprecipitation</w:t>
      </w:r>
    </w:p>
    <w:p w14:paraId="17AFF8E8"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ISH</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sidRPr="00330A26">
        <w:rPr>
          <w:rFonts w:ascii="Times New Roman" w:hAnsi="Times New Roman" w:cs="Times New Roman"/>
          <w:i/>
          <w:sz w:val="24"/>
          <w:szCs w:val="24"/>
        </w:rPr>
        <w:t>In</w:t>
      </w:r>
      <w:proofErr w:type="gramEnd"/>
      <w:r w:rsidRPr="00330A26">
        <w:rPr>
          <w:rFonts w:ascii="Times New Roman" w:hAnsi="Times New Roman" w:cs="Times New Roman"/>
          <w:i/>
          <w:sz w:val="24"/>
          <w:szCs w:val="24"/>
        </w:rPr>
        <w:t xml:space="preserve"> Situ</w:t>
      </w:r>
      <w:r w:rsidRPr="00330A26">
        <w:rPr>
          <w:rFonts w:ascii="Times New Roman" w:hAnsi="Times New Roman" w:cs="Times New Roman"/>
          <w:sz w:val="24"/>
          <w:szCs w:val="24"/>
        </w:rPr>
        <w:t xml:space="preserve"> Hybridization</w:t>
      </w:r>
    </w:p>
    <w:p w14:paraId="54EC9DFE"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MAPK</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mitogen-activated protein kinase</w:t>
      </w:r>
    </w:p>
    <w:p w14:paraId="1475FE94"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MEME</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Multiple expectation-maximization for motif elicitation </w:t>
      </w:r>
    </w:p>
    <w:p w14:paraId="0DB43D6C" w14:textId="77777777" w:rsidR="00330A26" w:rsidRPr="00330A26" w:rsidRDefault="00330A26" w:rsidP="00330A26">
      <w:pPr>
        <w:pStyle w:val="NoSpacing"/>
        <w:spacing w:line="276" w:lineRule="auto"/>
        <w:rPr>
          <w:rFonts w:ascii="Times New Roman" w:hAnsi="Times New Roman" w:cs="Times New Roman"/>
          <w:sz w:val="24"/>
          <w:szCs w:val="24"/>
        </w:rPr>
      </w:pPr>
      <w:proofErr w:type="spellStart"/>
      <w:proofErr w:type="gramStart"/>
      <w:r w:rsidRPr="00330A26">
        <w:rPr>
          <w:rFonts w:ascii="Times New Roman" w:hAnsi="Times New Roman" w:cs="Times New Roman"/>
          <w:sz w:val="24"/>
          <w:szCs w:val="24"/>
        </w:rPr>
        <w:t>miR</w:t>
      </w:r>
      <w:proofErr w:type="spellEnd"/>
      <w:proofErr w:type="gramEnd"/>
      <w:r w:rsidRPr="00330A26">
        <w:rPr>
          <w:rFonts w:ascii="Times New Roman" w:hAnsi="Times New Roman" w:cs="Times New Roman"/>
          <w:sz w:val="24"/>
          <w:szCs w:val="24"/>
        </w:rPr>
        <w:t>, miRNA</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microRNA</w:t>
      </w:r>
    </w:p>
    <w:p w14:paraId="56A520EA"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MMP-9</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Matrix metalloproteinase 9</w:t>
      </w:r>
    </w:p>
    <w:p w14:paraId="17EC9231"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MVB</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Multivesicular</w:t>
      </w:r>
      <w:proofErr w:type="spellEnd"/>
      <w:r w:rsidRPr="00330A26">
        <w:rPr>
          <w:rFonts w:ascii="Times New Roman" w:hAnsi="Times New Roman" w:cs="Times New Roman"/>
          <w:sz w:val="24"/>
          <w:szCs w:val="24"/>
        </w:rPr>
        <w:t xml:space="preserve"> bodies</w:t>
      </w:r>
    </w:p>
    <w:p w14:paraId="69B12BD4"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Phosphate-Buffered Saline</w:t>
      </w:r>
    </w:p>
    <w:p w14:paraId="4CEB4F8A"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PFA</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paraformaldehyde</w:t>
      </w:r>
    </w:p>
    <w:p w14:paraId="7A572DB5"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PVDF</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Polyvinylidene</w:t>
      </w:r>
      <w:proofErr w:type="spellEnd"/>
      <w:r w:rsidRPr="00330A26">
        <w:rPr>
          <w:rFonts w:ascii="Times New Roman" w:hAnsi="Times New Roman" w:cs="Times New Roman"/>
          <w:sz w:val="24"/>
          <w:szCs w:val="24"/>
        </w:rPr>
        <w:t xml:space="preserve"> difluoride</w:t>
      </w:r>
    </w:p>
    <w:p w14:paraId="7D816B04"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RANKL</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Receptor activator of nuclear factor kappa-B ligand</w:t>
      </w:r>
    </w:p>
    <w:p w14:paraId="68F378CE"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RISC</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RNA induced silencing complex</w:t>
      </w:r>
    </w:p>
    <w:p w14:paraId="5F6E5685"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RPMI</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Rosewell</w:t>
      </w:r>
      <w:proofErr w:type="spellEnd"/>
      <w:r w:rsidRPr="00330A26">
        <w:rPr>
          <w:rFonts w:ascii="Times New Roman" w:hAnsi="Times New Roman" w:cs="Times New Roman"/>
          <w:sz w:val="24"/>
          <w:szCs w:val="24"/>
        </w:rPr>
        <w:t xml:space="preserve"> Park Memorial Institute </w:t>
      </w:r>
    </w:p>
    <w:p w14:paraId="26FA046F"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RT-qPCR</w:t>
      </w:r>
      <w:r w:rsidRPr="00330A26">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Reverse Transcription quantitative Polymerase Chain Reaction </w:t>
      </w:r>
    </w:p>
    <w:p w14:paraId="6088E12D"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SEM</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Standard error of mean</w:t>
      </w:r>
    </w:p>
    <w:p w14:paraId="7E3366CB"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TAMO</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tools for analysis of motifs</w:t>
      </w:r>
    </w:p>
    <w:p w14:paraId="14FB65B9"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TBS</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330A26">
        <w:rPr>
          <w:rFonts w:ascii="Times New Roman" w:hAnsi="Times New Roman" w:cs="Times New Roman"/>
          <w:sz w:val="24"/>
          <w:szCs w:val="24"/>
        </w:rPr>
        <w:t>Tris</w:t>
      </w:r>
      <w:proofErr w:type="spellEnd"/>
      <w:r w:rsidRPr="00330A26">
        <w:rPr>
          <w:rFonts w:ascii="Times New Roman" w:hAnsi="Times New Roman" w:cs="Times New Roman"/>
          <w:sz w:val="24"/>
          <w:szCs w:val="24"/>
        </w:rPr>
        <w:t>-Buffered Saline</w:t>
      </w:r>
    </w:p>
    <w:p w14:paraId="0B7A13F2" w14:textId="77777777" w:rsidR="00330A26" w:rsidRPr="00330A26" w:rsidRDefault="00330A26" w:rsidP="00330A26">
      <w:pPr>
        <w:pStyle w:val="NoSpacing"/>
        <w:spacing w:line="276" w:lineRule="auto"/>
        <w:rPr>
          <w:rFonts w:ascii="Times New Roman" w:hAnsi="Times New Roman" w:cs="Times New Roman"/>
          <w:sz w:val="24"/>
          <w:szCs w:val="24"/>
        </w:rPr>
      </w:pPr>
      <w:r w:rsidRPr="00330A26">
        <w:rPr>
          <w:rFonts w:ascii="Times New Roman" w:hAnsi="Times New Roman" w:cs="Times New Roman"/>
          <w:sz w:val="24"/>
          <w:szCs w:val="24"/>
        </w:rPr>
        <w:t>UTR</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Untranslated region</w:t>
      </w:r>
    </w:p>
    <w:p w14:paraId="655BE50E" w14:textId="77777777" w:rsidR="00375DDC" w:rsidRPr="002D06C8" w:rsidRDefault="00330A26" w:rsidP="00330A26">
      <w:pPr>
        <w:pStyle w:val="NoSpacing"/>
        <w:spacing w:line="276" w:lineRule="auto"/>
      </w:pPr>
      <w:r w:rsidRPr="00330A26">
        <w:rPr>
          <w:rFonts w:ascii="Times New Roman" w:hAnsi="Times New Roman" w:cs="Times New Roman"/>
          <w:sz w:val="24"/>
          <w:szCs w:val="24"/>
        </w:rPr>
        <w:t>W&amp;B</w:t>
      </w:r>
      <w:r w:rsidRPr="00330A26">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30A26">
        <w:rPr>
          <w:rFonts w:ascii="Times New Roman" w:hAnsi="Times New Roman" w:cs="Times New Roman"/>
          <w:sz w:val="24"/>
          <w:szCs w:val="24"/>
        </w:rPr>
        <w:t xml:space="preserve">washing and binding </w:t>
      </w:r>
      <w:r w:rsidR="00375DDC">
        <w:br w:type="page"/>
      </w:r>
    </w:p>
    <w:p w14:paraId="116F487E" w14:textId="77777777" w:rsidR="00B37DEF" w:rsidRDefault="00B37DEF">
      <w:pPr>
        <w:rPr>
          <w:rFonts w:ascii="Times New Roman" w:eastAsiaTheme="majorEastAsia" w:hAnsi="Times New Roman" w:cs="Times New Roman"/>
          <w:color w:val="2E74B5" w:themeColor="accent1" w:themeShade="BF"/>
          <w:sz w:val="32"/>
          <w:szCs w:val="32"/>
        </w:rPr>
      </w:pPr>
    </w:p>
    <w:p w14:paraId="753CCDA8" w14:textId="77777777" w:rsidR="00A96B25" w:rsidRPr="00A96B25" w:rsidRDefault="00E2550D" w:rsidP="00A96B25">
      <w:pPr>
        <w:pStyle w:val="Heading1"/>
        <w:spacing w:line="480" w:lineRule="auto"/>
        <w:rPr>
          <w:rFonts w:ascii="Times New Roman" w:hAnsi="Times New Roman" w:cs="Times New Roman"/>
        </w:rPr>
      </w:pPr>
      <w:bookmarkStart w:id="2" w:name="_Toc464553520"/>
      <w:r>
        <w:rPr>
          <w:rFonts w:ascii="Times New Roman" w:hAnsi="Times New Roman" w:cs="Times New Roman"/>
        </w:rPr>
        <w:t>Abstract:</w:t>
      </w:r>
      <w:bookmarkEnd w:id="2"/>
      <w:r>
        <w:rPr>
          <w:rFonts w:ascii="Times New Roman" w:hAnsi="Times New Roman" w:cs="Times New Roman"/>
        </w:rPr>
        <w:t xml:space="preserve"> </w:t>
      </w:r>
    </w:p>
    <w:p w14:paraId="38AA959A" w14:textId="77777777" w:rsidR="00B4575F" w:rsidRDefault="00A96B25" w:rsidP="008C5AE0">
      <w:pPr>
        <w:spacing w:line="480" w:lineRule="auto"/>
        <w:ind w:firstLine="142"/>
        <w:rPr>
          <w:rFonts w:ascii="Times New Roman" w:hAnsi="Times New Roman" w:cs="Times New Roman"/>
          <w:sz w:val="24"/>
          <w:shd w:val="clear" w:color="auto" w:fill="FFFFFF"/>
          <w:lang w:eastAsia="en-AU"/>
        </w:rPr>
      </w:pPr>
      <w:r w:rsidRPr="00FF2A21">
        <w:rPr>
          <w:rFonts w:ascii="Times New Roman" w:hAnsi="Times New Roman" w:cs="Times New Roman"/>
          <w:sz w:val="24"/>
          <w:shd w:val="clear" w:color="auto" w:fill="FFFFFF"/>
          <w:lang w:eastAsia="en-AU"/>
        </w:rPr>
        <w:t xml:space="preserve">Caveolin-1 is a </w:t>
      </w:r>
      <w:r w:rsidR="007E0A48">
        <w:rPr>
          <w:rFonts w:ascii="Times New Roman" w:hAnsi="Times New Roman" w:cs="Times New Roman"/>
          <w:sz w:val="24"/>
          <w:shd w:val="clear" w:color="auto" w:fill="FFFFFF"/>
          <w:lang w:eastAsia="en-AU"/>
        </w:rPr>
        <w:t>bio</w:t>
      </w:r>
      <w:r w:rsidRPr="00FF2A21">
        <w:rPr>
          <w:rFonts w:ascii="Times New Roman" w:hAnsi="Times New Roman" w:cs="Times New Roman"/>
          <w:sz w:val="24"/>
          <w:shd w:val="clear" w:color="auto" w:fill="FFFFFF"/>
          <w:lang w:eastAsia="en-AU"/>
        </w:rPr>
        <w:t xml:space="preserve">marker </w:t>
      </w:r>
      <w:r w:rsidR="00E67204">
        <w:rPr>
          <w:rFonts w:ascii="Times New Roman" w:hAnsi="Times New Roman" w:cs="Times New Roman"/>
          <w:sz w:val="24"/>
          <w:shd w:val="clear" w:color="auto" w:fill="FFFFFF"/>
          <w:lang w:eastAsia="en-AU"/>
        </w:rPr>
        <w:t>for</w:t>
      </w:r>
      <w:r w:rsidRPr="00FF2A21">
        <w:rPr>
          <w:rFonts w:ascii="Times New Roman" w:hAnsi="Times New Roman" w:cs="Times New Roman"/>
          <w:sz w:val="24"/>
          <w:shd w:val="clear" w:color="auto" w:fill="FFFFFF"/>
          <w:lang w:eastAsia="en-AU"/>
        </w:rPr>
        <w:t xml:space="preserve"> aggressive prostate cancer where its overexpress</w:t>
      </w:r>
      <w:r w:rsidR="00517407">
        <w:rPr>
          <w:rFonts w:ascii="Times New Roman" w:hAnsi="Times New Roman" w:cs="Times New Roman"/>
          <w:sz w:val="24"/>
          <w:shd w:val="clear" w:color="auto" w:fill="FFFFFF"/>
          <w:lang w:eastAsia="en-AU"/>
        </w:rPr>
        <w:t xml:space="preserve">ion has been linked to metastasis and </w:t>
      </w:r>
      <w:r w:rsidR="00E67204">
        <w:rPr>
          <w:rFonts w:ascii="Times New Roman" w:hAnsi="Times New Roman" w:cs="Times New Roman"/>
          <w:sz w:val="24"/>
          <w:shd w:val="clear" w:color="auto" w:fill="FFFFFF"/>
          <w:lang w:eastAsia="en-AU"/>
        </w:rPr>
        <w:t>poor survival</w:t>
      </w:r>
      <w:r w:rsidRPr="00FF2A21">
        <w:rPr>
          <w:rFonts w:ascii="Times New Roman" w:hAnsi="Times New Roman" w:cs="Times New Roman"/>
          <w:sz w:val="24"/>
          <w:shd w:val="clear" w:color="auto" w:fill="FFFFFF"/>
          <w:lang w:eastAsia="en-AU"/>
        </w:rPr>
        <w:t xml:space="preserve">. </w:t>
      </w:r>
      <w:r w:rsidR="007E0A48">
        <w:rPr>
          <w:rFonts w:ascii="Times New Roman" w:hAnsi="Times New Roman" w:cs="Times New Roman"/>
          <w:sz w:val="24"/>
          <w:shd w:val="clear" w:color="auto" w:fill="FFFFFF"/>
          <w:lang w:eastAsia="en-AU"/>
        </w:rPr>
        <w:t>T</w:t>
      </w:r>
      <w:r w:rsidR="008443D3">
        <w:rPr>
          <w:rFonts w:ascii="Times New Roman" w:hAnsi="Times New Roman" w:cs="Times New Roman"/>
          <w:sz w:val="24"/>
          <w:shd w:val="clear" w:color="auto" w:fill="FFFFFF"/>
          <w:lang w:eastAsia="en-AU"/>
        </w:rPr>
        <w:t xml:space="preserve">he </w:t>
      </w:r>
      <w:r w:rsidR="00E67204">
        <w:rPr>
          <w:rFonts w:ascii="Times New Roman" w:hAnsi="Times New Roman" w:cs="Times New Roman"/>
          <w:sz w:val="24"/>
          <w:shd w:val="clear" w:color="auto" w:fill="FFFFFF"/>
          <w:lang w:eastAsia="en-AU"/>
        </w:rPr>
        <w:t xml:space="preserve">putative </w:t>
      </w:r>
      <w:r w:rsidR="008443D3">
        <w:rPr>
          <w:rFonts w:ascii="Times New Roman" w:hAnsi="Times New Roman" w:cs="Times New Roman"/>
          <w:sz w:val="24"/>
          <w:shd w:val="clear" w:color="auto" w:fill="FFFFFF"/>
          <w:lang w:eastAsia="en-AU"/>
        </w:rPr>
        <w:t>t</w:t>
      </w:r>
      <w:r w:rsidR="007E0A48">
        <w:rPr>
          <w:rFonts w:ascii="Times New Roman" w:hAnsi="Times New Roman" w:cs="Times New Roman"/>
          <w:sz w:val="24"/>
          <w:shd w:val="clear" w:color="auto" w:fill="FFFFFF"/>
          <w:lang w:eastAsia="en-AU"/>
        </w:rPr>
        <w:t xml:space="preserve">umour suppressor, cavin-1, was found to neutralize the </w:t>
      </w:r>
      <w:r w:rsidR="00E67204">
        <w:rPr>
          <w:rFonts w:ascii="Times New Roman" w:hAnsi="Times New Roman" w:cs="Times New Roman"/>
          <w:sz w:val="24"/>
          <w:shd w:val="clear" w:color="auto" w:fill="FFFFFF"/>
          <w:lang w:eastAsia="en-AU"/>
        </w:rPr>
        <w:t xml:space="preserve">oncogenic </w:t>
      </w:r>
      <w:r w:rsidR="007E0A48">
        <w:rPr>
          <w:rFonts w:ascii="Times New Roman" w:hAnsi="Times New Roman" w:cs="Times New Roman"/>
          <w:sz w:val="24"/>
          <w:shd w:val="clear" w:color="auto" w:fill="FFFFFF"/>
          <w:lang w:eastAsia="en-AU"/>
        </w:rPr>
        <w:t>phenotypes induced by caveolin-1</w:t>
      </w:r>
      <w:r w:rsidR="00430A91">
        <w:rPr>
          <w:rFonts w:ascii="Times New Roman" w:hAnsi="Times New Roman" w:cs="Times New Roman"/>
          <w:sz w:val="24"/>
          <w:shd w:val="clear" w:color="auto" w:fill="FFFFFF"/>
          <w:lang w:eastAsia="en-AU"/>
        </w:rPr>
        <w:t xml:space="preserve"> including altered tumour microenvironment</w:t>
      </w:r>
      <w:r w:rsidR="007E0A48">
        <w:rPr>
          <w:rFonts w:ascii="Times New Roman" w:hAnsi="Times New Roman" w:cs="Times New Roman"/>
          <w:sz w:val="24"/>
          <w:shd w:val="clear" w:color="auto" w:fill="FFFFFF"/>
          <w:lang w:eastAsia="en-AU"/>
        </w:rPr>
        <w:t xml:space="preserve">. </w:t>
      </w:r>
      <w:r w:rsidRPr="00FF2A21">
        <w:rPr>
          <w:rFonts w:ascii="Times New Roman" w:hAnsi="Times New Roman" w:cs="Times New Roman"/>
          <w:sz w:val="24"/>
          <w:shd w:val="clear" w:color="auto" w:fill="FFFFFF"/>
          <w:lang w:eastAsia="en-AU"/>
        </w:rPr>
        <w:t>Previous studies from our lab</w:t>
      </w:r>
      <w:r w:rsidR="00517407">
        <w:rPr>
          <w:rFonts w:ascii="Times New Roman" w:hAnsi="Times New Roman" w:cs="Times New Roman"/>
          <w:sz w:val="24"/>
          <w:shd w:val="clear" w:color="auto" w:fill="FFFFFF"/>
          <w:lang w:eastAsia="en-AU"/>
        </w:rPr>
        <w:t>oratory</w:t>
      </w:r>
      <w:r w:rsidRPr="00FF2A21">
        <w:rPr>
          <w:rFonts w:ascii="Times New Roman" w:hAnsi="Times New Roman" w:cs="Times New Roman"/>
          <w:sz w:val="24"/>
          <w:shd w:val="clear" w:color="auto" w:fill="FFFFFF"/>
          <w:lang w:eastAsia="en-AU"/>
        </w:rPr>
        <w:t xml:space="preserve"> </w:t>
      </w:r>
      <w:r w:rsidR="00430A91">
        <w:rPr>
          <w:rFonts w:ascii="Times New Roman" w:hAnsi="Times New Roman" w:cs="Times New Roman"/>
          <w:sz w:val="24"/>
          <w:shd w:val="clear" w:color="auto" w:fill="FFFFFF"/>
          <w:lang w:eastAsia="en-AU"/>
        </w:rPr>
        <w:t xml:space="preserve">suggested that modulating the content of extracellular </w:t>
      </w:r>
      <w:proofErr w:type="spellStart"/>
      <w:r w:rsidR="00430A91">
        <w:rPr>
          <w:rFonts w:ascii="Times New Roman" w:hAnsi="Times New Roman" w:cs="Times New Roman"/>
          <w:sz w:val="24"/>
          <w:shd w:val="clear" w:color="auto" w:fill="FFFFFF"/>
          <w:lang w:eastAsia="en-AU"/>
        </w:rPr>
        <w:t>vesicles</w:t>
      </w:r>
      <w:proofErr w:type="spellEnd"/>
      <w:r w:rsidR="00430A91">
        <w:rPr>
          <w:rFonts w:ascii="Times New Roman" w:hAnsi="Times New Roman" w:cs="Times New Roman"/>
          <w:sz w:val="24"/>
          <w:shd w:val="clear" w:color="auto" w:fill="FFFFFF"/>
          <w:lang w:eastAsia="en-AU"/>
        </w:rPr>
        <w:t xml:space="preserve"> (EVs) as a molecular mechanism of cavin-1 tumour suppression. </w:t>
      </w:r>
      <w:r w:rsidR="000A3F69">
        <w:rPr>
          <w:rFonts w:ascii="Times New Roman" w:hAnsi="Times New Roman" w:cs="Times New Roman"/>
          <w:sz w:val="24"/>
          <w:shd w:val="clear" w:color="auto" w:fill="FFFFFF"/>
          <w:lang w:eastAsia="en-AU"/>
        </w:rPr>
        <w:t>EVs have been proposed to mediate the establishment of the metastatic niche, and cavin-1 was found to reduce the EV levels of known tumour promoting proteins.</w:t>
      </w:r>
      <w:r w:rsidR="00B4575F">
        <w:rPr>
          <w:rFonts w:ascii="Times New Roman" w:hAnsi="Times New Roman" w:cs="Times New Roman"/>
          <w:sz w:val="24"/>
        </w:rPr>
        <w:t xml:space="preserve"> </w:t>
      </w:r>
      <w:r w:rsidR="000A3F69">
        <w:rPr>
          <w:rFonts w:ascii="Times New Roman" w:hAnsi="Times New Roman" w:cs="Times New Roman"/>
          <w:sz w:val="24"/>
        </w:rPr>
        <w:t>Interestingly</w:t>
      </w:r>
      <w:r w:rsidR="00BE2935">
        <w:rPr>
          <w:rFonts w:ascii="Times New Roman" w:hAnsi="Times New Roman" w:cs="Times New Roman"/>
          <w:sz w:val="24"/>
        </w:rPr>
        <w:t xml:space="preserve">, cavin-1 was </w:t>
      </w:r>
      <w:r w:rsidR="000A3F69">
        <w:rPr>
          <w:rFonts w:ascii="Times New Roman" w:hAnsi="Times New Roman" w:cs="Times New Roman"/>
          <w:sz w:val="24"/>
        </w:rPr>
        <w:t xml:space="preserve">also </w:t>
      </w:r>
      <w:r w:rsidR="00BE2935">
        <w:rPr>
          <w:rFonts w:ascii="Times New Roman" w:hAnsi="Times New Roman" w:cs="Times New Roman"/>
          <w:sz w:val="24"/>
        </w:rPr>
        <w:t>found to reduce</w:t>
      </w:r>
      <w:r w:rsidR="00B4575F">
        <w:rPr>
          <w:rFonts w:ascii="Times New Roman" w:hAnsi="Times New Roman" w:cs="Times New Roman"/>
          <w:sz w:val="24"/>
        </w:rPr>
        <w:t xml:space="preserve"> the </w:t>
      </w:r>
      <w:r w:rsidR="00BE2935">
        <w:rPr>
          <w:rFonts w:ascii="Times New Roman" w:hAnsi="Times New Roman" w:cs="Times New Roman"/>
          <w:sz w:val="24"/>
        </w:rPr>
        <w:t>export of</w:t>
      </w:r>
      <w:r w:rsidR="00B4575F">
        <w:rPr>
          <w:rFonts w:ascii="Times New Roman" w:hAnsi="Times New Roman" w:cs="Times New Roman"/>
          <w:sz w:val="24"/>
        </w:rPr>
        <w:t xml:space="preserve"> oncogenic microRNA miR-148a, </w:t>
      </w:r>
      <w:r w:rsidRPr="00FF2A21">
        <w:rPr>
          <w:rFonts w:ascii="Times New Roman" w:hAnsi="Times New Roman" w:cs="Times New Roman"/>
          <w:sz w:val="24"/>
          <w:shd w:val="clear" w:color="auto" w:fill="FFFFFF"/>
          <w:lang w:eastAsia="en-AU"/>
        </w:rPr>
        <w:t>without correspond</w:t>
      </w:r>
      <w:r w:rsidR="00B4575F">
        <w:rPr>
          <w:rFonts w:ascii="Times New Roman" w:hAnsi="Times New Roman" w:cs="Times New Roman"/>
          <w:sz w:val="24"/>
          <w:shd w:val="clear" w:color="auto" w:fill="FFFFFF"/>
          <w:lang w:eastAsia="en-AU"/>
        </w:rPr>
        <w:t>ing cellular expression changes.</w:t>
      </w:r>
      <w:r w:rsidRPr="00FF2A21">
        <w:rPr>
          <w:rFonts w:ascii="Times New Roman" w:hAnsi="Times New Roman" w:cs="Times New Roman"/>
          <w:sz w:val="24"/>
          <w:shd w:val="clear" w:color="auto" w:fill="FFFFFF"/>
          <w:lang w:eastAsia="en-AU"/>
        </w:rPr>
        <w:t xml:space="preserve"> </w:t>
      </w:r>
      <w:r w:rsidR="00B4575F">
        <w:rPr>
          <w:rFonts w:ascii="Times New Roman" w:hAnsi="Times New Roman" w:cs="Times New Roman"/>
          <w:sz w:val="24"/>
          <w:shd w:val="clear" w:color="auto" w:fill="FFFFFF"/>
          <w:lang w:eastAsia="en-AU"/>
        </w:rPr>
        <w:t xml:space="preserve">This indicated that export of miR-148a was mediated by a selective export mechanism as opposed to sampling; random uptake </w:t>
      </w:r>
      <w:r w:rsidR="00A5029F">
        <w:rPr>
          <w:rFonts w:ascii="Times New Roman" w:hAnsi="Times New Roman" w:cs="Times New Roman"/>
          <w:sz w:val="24"/>
          <w:shd w:val="clear" w:color="auto" w:fill="FFFFFF"/>
          <w:lang w:eastAsia="en-AU"/>
        </w:rPr>
        <w:t xml:space="preserve">of molecules </w:t>
      </w:r>
      <w:r w:rsidR="00B4575F">
        <w:rPr>
          <w:rFonts w:ascii="Times New Roman" w:hAnsi="Times New Roman" w:cs="Times New Roman"/>
          <w:sz w:val="24"/>
          <w:shd w:val="clear" w:color="auto" w:fill="FFFFFF"/>
          <w:lang w:eastAsia="en-AU"/>
        </w:rPr>
        <w:t>into forming vesicles. I</w:t>
      </w:r>
      <w:r w:rsidR="0055047C">
        <w:rPr>
          <w:rFonts w:ascii="Times New Roman" w:hAnsi="Times New Roman" w:cs="Times New Roman"/>
          <w:sz w:val="24"/>
          <w:shd w:val="clear" w:color="auto" w:fill="FFFFFF"/>
          <w:lang w:eastAsia="en-AU"/>
        </w:rPr>
        <w:t>nformation surrounding this mechanism, such as the proteins involved and the miRNA targets mediated by this mechanism had yet to be investigated.</w:t>
      </w:r>
      <w:r w:rsidR="00517407">
        <w:rPr>
          <w:rFonts w:ascii="Times New Roman" w:hAnsi="Times New Roman" w:cs="Times New Roman"/>
          <w:sz w:val="24"/>
          <w:shd w:val="clear" w:color="auto" w:fill="FFFFFF"/>
          <w:lang w:eastAsia="en-AU"/>
        </w:rPr>
        <w:t xml:space="preserve"> </w:t>
      </w:r>
    </w:p>
    <w:p w14:paraId="0339FA42" w14:textId="77777777" w:rsidR="008C5AE0" w:rsidRPr="00314898" w:rsidRDefault="00A96B25" w:rsidP="00216F44">
      <w:pPr>
        <w:spacing w:line="480" w:lineRule="auto"/>
        <w:rPr>
          <w:rFonts w:ascii="Times New Roman" w:hAnsi="Times New Roman" w:cs="Times New Roman"/>
          <w:sz w:val="24"/>
        </w:rPr>
      </w:pPr>
      <w:r w:rsidRPr="00FF2A21">
        <w:rPr>
          <w:rFonts w:ascii="Times New Roman" w:hAnsi="Times New Roman" w:cs="Times New Roman"/>
          <w:sz w:val="24"/>
          <w:shd w:val="clear" w:color="auto" w:fill="FFFFFF"/>
          <w:lang w:eastAsia="en-AU"/>
        </w:rPr>
        <w:t xml:space="preserve">This project </w:t>
      </w:r>
      <w:r w:rsidR="0055047C" w:rsidRPr="00FF2A21">
        <w:rPr>
          <w:rFonts w:ascii="Times New Roman" w:hAnsi="Times New Roman" w:cs="Times New Roman"/>
          <w:sz w:val="24"/>
          <w:shd w:val="clear" w:color="auto" w:fill="FFFFFF"/>
          <w:lang w:eastAsia="en-AU"/>
        </w:rPr>
        <w:t>examined</w:t>
      </w:r>
      <w:r w:rsidRPr="00FF2A21">
        <w:rPr>
          <w:rFonts w:ascii="Times New Roman" w:hAnsi="Times New Roman" w:cs="Times New Roman"/>
          <w:sz w:val="24"/>
          <w:shd w:val="clear" w:color="auto" w:fill="FFFFFF"/>
          <w:lang w:eastAsia="en-AU"/>
        </w:rPr>
        <w:t xml:space="preserve"> the </w:t>
      </w:r>
      <w:r w:rsidR="008C5AE0" w:rsidRPr="00314898">
        <w:rPr>
          <w:rFonts w:ascii="Times New Roman" w:hAnsi="Times New Roman" w:cs="Times New Roman"/>
          <w:sz w:val="24"/>
        </w:rPr>
        <w:t xml:space="preserve">hypothesis </w:t>
      </w:r>
      <w:r w:rsidR="00517407">
        <w:rPr>
          <w:rFonts w:ascii="Times New Roman" w:hAnsi="Times New Roman" w:cs="Times New Roman"/>
          <w:sz w:val="24"/>
        </w:rPr>
        <w:t>where</w:t>
      </w:r>
      <w:r w:rsidR="000A3F69">
        <w:rPr>
          <w:rFonts w:ascii="Times New Roman" w:hAnsi="Times New Roman" w:cs="Times New Roman"/>
          <w:sz w:val="24"/>
        </w:rPr>
        <w:t xml:space="preserve"> cavin-1 regulates the EV localization of</w:t>
      </w:r>
      <w:r w:rsidR="00517407">
        <w:rPr>
          <w:rFonts w:ascii="Times New Roman" w:hAnsi="Times New Roman" w:cs="Times New Roman"/>
          <w:sz w:val="24"/>
        </w:rPr>
        <w:t xml:space="preserve"> RNA-binding protein</w:t>
      </w:r>
      <w:r w:rsidR="00B4575F">
        <w:rPr>
          <w:rFonts w:ascii="Times New Roman" w:hAnsi="Times New Roman" w:cs="Times New Roman"/>
          <w:sz w:val="24"/>
        </w:rPr>
        <w:t xml:space="preserve">s </w:t>
      </w:r>
      <w:r w:rsidR="00F75241">
        <w:rPr>
          <w:rFonts w:ascii="Times New Roman" w:hAnsi="Times New Roman" w:cs="Times New Roman"/>
          <w:sz w:val="24"/>
        </w:rPr>
        <w:t>to selectively export</w:t>
      </w:r>
      <w:r w:rsidR="008C5AE0" w:rsidRPr="00314898">
        <w:rPr>
          <w:rFonts w:ascii="Times New Roman" w:hAnsi="Times New Roman" w:cs="Times New Roman"/>
          <w:sz w:val="24"/>
        </w:rPr>
        <w:t xml:space="preserve"> a subset of EV miRNA</w:t>
      </w:r>
      <w:r w:rsidR="00B4575F">
        <w:rPr>
          <w:rFonts w:ascii="Times New Roman" w:hAnsi="Times New Roman" w:cs="Times New Roman"/>
          <w:sz w:val="24"/>
        </w:rPr>
        <w:t>s</w:t>
      </w:r>
      <w:r w:rsidR="008C5AE0" w:rsidRPr="00314898">
        <w:rPr>
          <w:rFonts w:ascii="Times New Roman" w:hAnsi="Times New Roman" w:cs="Times New Roman"/>
          <w:sz w:val="24"/>
        </w:rPr>
        <w:t>.</w:t>
      </w:r>
      <w:r w:rsidR="00840CAE">
        <w:rPr>
          <w:rFonts w:ascii="Times New Roman" w:hAnsi="Times New Roman" w:cs="Times New Roman"/>
          <w:sz w:val="24"/>
        </w:rPr>
        <w:t xml:space="preserve"> Differentially exported miRNAs were analysed by an RNA-</w:t>
      </w:r>
      <w:proofErr w:type="spellStart"/>
      <w:r w:rsidR="00840CAE">
        <w:rPr>
          <w:rFonts w:ascii="Times New Roman" w:hAnsi="Times New Roman" w:cs="Times New Roman"/>
          <w:sz w:val="24"/>
        </w:rPr>
        <w:t>seq</w:t>
      </w:r>
      <w:proofErr w:type="spellEnd"/>
      <w:r w:rsidR="00840CAE">
        <w:rPr>
          <w:rFonts w:ascii="Times New Roman" w:hAnsi="Times New Roman" w:cs="Times New Roman"/>
          <w:sz w:val="24"/>
        </w:rPr>
        <w:t xml:space="preserve"> experiment which determined that of the 95miRNAs found in the EVs, 19 were selectively exported</w:t>
      </w:r>
      <w:r w:rsidR="00840CAE" w:rsidRPr="00492E77">
        <w:rPr>
          <w:rFonts w:ascii="Times New Roman" w:hAnsi="Times New Roman" w:cs="Times New Roman"/>
          <w:sz w:val="24"/>
        </w:rPr>
        <w:t>.</w:t>
      </w:r>
      <w:r w:rsidR="00840CAE">
        <w:rPr>
          <w:rFonts w:ascii="Times New Roman" w:hAnsi="Times New Roman" w:cs="Times New Roman"/>
          <w:sz w:val="24"/>
        </w:rPr>
        <w:t xml:space="preserve"> Motif discovery revealed that the majority of the selectively exported miRNAs shared sequence motifs</w:t>
      </w:r>
      <w:r w:rsidR="00840CAE" w:rsidRPr="00492E77">
        <w:rPr>
          <w:rFonts w:ascii="Times New Roman" w:hAnsi="Times New Roman" w:cs="Times New Roman"/>
          <w:sz w:val="24"/>
        </w:rPr>
        <w:t xml:space="preserve">. </w:t>
      </w:r>
      <w:r w:rsidR="00216F44">
        <w:rPr>
          <w:rFonts w:ascii="Times New Roman" w:hAnsi="Times New Roman" w:cs="Times New Roman"/>
          <w:sz w:val="24"/>
        </w:rPr>
        <w:t>Mass spectrometry data, Gene O</w:t>
      </w:r>
      <w:r w:rsidR="00840CAE">
        <w:rPr>
          <w:rFonts w:ascii="Times New Roman" w:hAnsi="Times New Roman" w:cs="Times New Roman"/>
          <w:sz w:val="24"/>
        </w:rPr>
        <w:t xml:space="preserve">ntology analysis and a motif scanning algorithm identified </w:t>
      </w:r>
      <w:r w:rsidR="00216F44">
        <w:rPr>
          <w:rFonts w:ascii="Times New Roman" w:hAnsi="Times New Roman" w:cs="Times New Roman"/>
          <w:sz w:val="24"/>
        </w:rPr>
        <w:t>H</w:t>
      </w:r>
      <w:r w:rsidR="00840CAE">
        <w:rPr>
          <w:rFonts w:ascii="Times New Roman" w:hAnsi="Times New Roman" w:cs="Times New Roman"/>
          <w:sz w:val="24"/>
        </w:rPr>
        <w:t>eterogeneous</w:t>
      </w:r>
      <w:r w:rsidR="00216F44">
        <w:rPr>
          <w:rFonts w:ascii="Times New Roman" w:hAnsi="Times New Roman" w:cs="Times New Roman"/>
          <w:sz w:val="24"/>
        </w:rPr>
        <w:t xml:space="preserve"> Nuclear R</w:t>
      </w:r>
      <w:r w:rsidR="00840CAE">
        <w:rPr>
          <w:rFonts w:ascii="Times New Roman" w:hAnsi="Times New Roman" w:cs="Times New Roman"/>
          <w:sz w:val="24"/>
        </w:rPr>
        <w:t>ibonucleoprotein K</w:t>
      </w:r>
      <w:r w:rsidR="00216F44">
        <w:rPr>
          <w:rFonts w:ascii="Times New Roman" w:hAnsi="Times New Roman" w:cs="Times New Roman"/>
          <w:sz w:val="24"/>
        </w:rPr>
        <w:t xml:space="preserve"> (</w:t>
      </w:r>
      <w:proofErr w:type="spellStart"/>
      <w:r w:rsidR="00216F44">
        <w:rPr>
          <w:rFonts w:ascii="Times New Roman" w:hAnsi="Times New Roman" w:cs="Times New Roman"/>
          <w:sz w:val="24"/>
        </w:rPr>
        <w:t>hnRNPK</w:t>
      </w:r>
      <w:proofErr w:type="spellEnd"/>
      <w:r w:rsidR="00216F44">
        <w:rPr>
          <w:rFonts w:ascii="Times New Roman" w:hAnsi="Times New Roman" w:cs="Times New Roman"/>
          <w:sz w:val="24"/>
        </w:rPr>
        <w:t>)</w:t>
      </w:r>
      <w:r w:rsidR="00840CAE">
        <w:rPr>
          <w:rFonts w:ascii="Times New Roman" w:hAnsi="Times New Roman" w:cs="Times New Roman"/>
          <w:sz w:val="24"/>
        </w:rPr>
        <w:t xml:space="preserve"> as a differentially expo</w:t>
      </w:r>
      <w:r w:rsidR="00216F44">
        <w:rPr>
          <w:rFonts w:ascii="Times New Roman" w:hAnsi="Times New Roman" w:cs="Times New Roman"/>
          <w:sz w:val="24"/>
        </w:rPr>
        <w:t xml:space="preserve">rted RNA-binding protein that is predicted to bind to the identified selective export </w:t>
      </w:r>
      <w:r w:rsidR="00BE2935">
        <w:rPr>
          <w:rFonts w:ascii="Times New Roman" w:hAnsi="Times New Roman" w:cs="Times New Roman"/>
          <w:sz w:val="24"/>
        </w:rPr>
        <w:t>sequence motif</w:t>
      </w:r>
      <w:ins w:id="3" w:author="Michelle Hill" w:date="2016-10-18T20:17:00Z">
        <w:r w:rsidR="007F7D0B">
          <w:rPr>
            <w:rFonts w:ascii="Times New Roman" w:hAnsi="Times New Roman" w:cs="Times New Roman"/>
            <w:sz w:val="24"/>
          </w:rPr>
          <w:t xml:space="preserve">, </w:t>
        </w:r>
        <w:commentRangeStart w:id="4"/>
        <w:r w:rsidR="007F7D0B">
          <w:rPr>
            <w:rFonts w:ascii="Times New Roman" w:hAnsi="Times New Roman" w:cs="Times New Roman"/>
            <w:sz w:val="24"/>
          </w:rPr>
          <w:t>AGUG</w:t>
        </w:r>
      </w:ins>
      <w:ins w:id="5" w:author="Michelle Hill" w:date="2016-10-18T23:01:00Z">
        <w:r w:rsidR="00567825">
          <w:rPr>
            <w:rFonts w:ascii="Times New Roman" w:hAnsi="Times New Roman" w:cs="Times New Roman"/>
            <w:sz w:val="24"/>
          </w:rPr>
          <w:t>CA</w:t>
        </w:r>
        <w:commentRangeEnd w:id="4"/>
        <w:r w:rsidR="00567825">
          <w:rPr>
            <w:rStyle w:val="CommentReference"/>
          </w:rPr>
          <w:commentReference w:id="4"/>
        </w:r>
      </w:ins>
      <w:r w:rsidR="00BE2935">
        <w:rPr>
          <w:rFonts w:ascii="Times New Roman" w:hAnsi="Times New Roman" w:cs="Times New Roman"/>
          <w:sz w:val="24"/>
        </w:rPr>
        <w:t>.</w:t>
      </w:r>
      <w:r w:rsidR="00216F44">
        <w:rPr>
          <w:rFonts w:ascii="Times New Roman" w:hAnsi="Times New Roman" w:cs="Times New Roman"/>
          <w:sz w:val="24"/>
        </w:rPr>
        <w:t xml:space="preserve"> </w:t>
      </w:r>
      <w:proofErr w:type="spellStart"/>
      <w:proofErr w:type="gramStart"/>
      <w:r w:rsidR="00216F44">
        <w:rPr>
          <w:rFonts w:ascii="Times New Roman" w:hAnsi="Times New Roman" w:cs="Times New Roman"/>
          <w:sz w:val="24"/>
        </w:rPr>
        <w:t>hnRNPK</w:t>
      </w:r>
      <w:proofErr w:type="spellEnd"/>
      <w:proofErr w:type="gramEnd"/>
      <w:r w:rsidR="00840CAE" w:rsidRPr="00492E77">
        <w:rPr>
          <w:rFonts w:ascii="Times New Roman" w:hAnsi="Times New Roman" w:cs="Times New Roman"/>
          <w:sz w:val="24"/>
        </w:rPr>
        <w:t xml:space="preserve"> change</w:t>
      </w:r>
      <w:r w:rsidR="00216F44">
        <w:rPr>
          <w:rFonts w:ascii="Times New Roman" w:hAnsi="Times New Roman" w:cs="Times New Roman"/>
          <w:sz w:val="24"/>
        </w:rPr>
        <w:t>s</w:t>
      </w:r>
      <w:r w:rsidR="00840CAE" w:rsidRPr="00492E77">
        <w:rPr>
          <w:rFonts w:ascii="Times New Roman" w:hAnsi="Times New Roman" w:cs="Times New Roman"/>
          <w:sz w:val="24"/>
        </w:rPr>
        <w:t xml:space="preserve"> subcellular localization f</w:t>
      </w:r>
      <w:r w:rsidR="00216F44">
        <w:rPr>
          <w:rFonts w:ascii="Times New Roman" w:hAnsi="Times New Roman" w:cs="Times New Roman"/>
          <w:sz w:val="24"/>
        </w:rPr>
        <w:t xml:space="preserve">rom </w:t>
      </w:r>
      <w:proofErr w:type="spellStart"/>
      <w:r w:rsidR="00216F44">
        <w:rPr>
          <w:rFonts w:ascii="Times New Roman" w:hAnsi="Times New Roman" w:cs="Times New Roman"/>
          <w:sz w:val="24"/>
        </w:rPr>
        <w:t>multivesicular</w:t>
      </w:r>
      <w:proofErr w:type="spellEnd"/>
      <w:r w:rsidR="00216F44">
        <w:rPr>
          <w:rFonts w:ascii="Times New Roman" w:hAnsi="Times New Roman" w:cs="Times New Roman"/>
          <w:sz w:val="24"/>
        </w:rPr>
        <w:t xml:space="preserve"> bodies</w:t>
      </w:r>
      <w:r w:rsidR="007F7D0B">
        <w:rPr>
          <w:rFonts w:ascii="Times New Roman" w:hAnsi="Times New Roman" w:cs="Times New Roman"/>
          <w:sz w:val="24"/>
        </w:rPr>
        <w:t>, which is the originating organelle for exosomes,</w:t>
      </w:r>
      <w:r w:rsidR="00216F44">
        <w:rPr>
          <w:rFonts w:ascii="Times New Roman" w:hAnsi="Times New Roman" w:cs="Times New Roman"/>
          <w:sz w:val="24"/>
        </w:rPr>
        <w:t xml:space="preserve"> to endoplasmic reticulum </w:t>
      </w:r>
      <w:r w:rsidR="007F7D0B">
        <w:rPr>
          <w:rFonts w:ascii="Times New Roman" w:hAnsi="Times New Roman" w:cs="Times New Roman"/>
          <w:sz w:val="24"/>
        </w:rPr>
        <w:t xml:space="preserve">upon </w:t>
      </w:r>
      <w:r w:rsidR="00840CAE" w:rsidRPr="00492E77">
        <w:rPr>
          <w:rFonts w:ascii="Times New Roman" w:hAnsi="Times New Roman" w:cs="Times New Roman"/>
          <w:sz w:val="24"/>
        </w:rPr>
        <w:t>the expression of cavin-1</w:t>
      </w:r>
      <w:r w:rsidR="007F7D0B">
        <w:rPr>
          <w:rFonts w:ascii="Times New Roman" w:hAnsi="Times New Roman" w:cs="Times New Roman"/>
          <w:sz w:val="24"/>
        </w:rPr>
        <w:t xml:space="preserve"> in PC3 </w:t>
      </w:r>
      <w:r w:rsidR="007F7D0B">
        <w:rPr>
          <w:rFonts w:ascii="Times New Roman" w:hAnsi="Times New Roman" w:cs="Times New Roman"/>
          <w:sz w:val="24"/>
        </w:rPr>
        <w:lastRenderedPageBreak/>
        <w:t>cells</w:t>
      </w:r>
      <w:r w:rsidR="00840CAE" w:rsidRPr="00492E77">
        <w:rPr>
          <w:rFonts w:ascii="Times New Roman" w:hAnsi="Times New Roman" w:cs="Times New Roman"/>
          <w:sz w:val="24"/>
        </w:rPr>
        <w:t xml:space="preserve">. </w:t>
      </w:r>
      <w:r w:rsidR="007F7D0B">
        <w:rPr>
          <w:rFonts w:ascii="Times New Roman" w:hAnsi="Times New Roman" w:cs="Times New Roman"/>
          <w:sz w:val="24"/>
        </w:rPr>
        <w:t xml:space="preserve">Co-localization experiments were performed using miRNA in situ hybridization and </w:t>
      </w:r>
      <w:r w:rsidR="00F75241">
        <w:rPr>
          <w:rFonts w:ascii="Times New Roman" w:hAnsi="Times New Roman" w:cs="Times New Roman"/>
          <w:sz w:val="24"/>
        </w:rPr>
        <w:t>immunofluorescence. These</w:t>
      </w:r>
      <w:r w:rsidR="007F7D0B">
        <w:rPr>
          <w:rFonts w:ascii="Times New Roman" w:hAnsi="Times New Roman" w:cs="Times New Roman"/>
          <w:sz w:val="24"/>
        </w:rPr>
        <w:t xml:space="preserve"> results show that</w:t>
      </w:r>
      <w:r w:rsidR="00840CAE" w:rsidRPr="00492E77">
        <w:rPr>
          <w:rFonts w:ascii="Times New Roman" w:hAnsi="Times New Roman" w:cs="Times New Roman"/>
          <w:sz w:val="24"/>
        </w:rPr>
        <w:t xml:space="preserve"> </w:t>
      </w:r>
      <w:proofErr w:type="spellStart"/>
      <w:r w:rsidR="00840CAE" w:rsidRPr="00492E77">
        <w:rPr>
          <w:rFonts w:ascii="Times New Roman" w:hAnsi="Times New Roman" w:cs="Times New Roman"/>
          <w:sz w:val="24"/>
        </w:rPr>
        <w:t>hnRNPK</w:t>
      </w:r>
      <w:proofErr w:type="spellEnd"/>
      <w:r w:rsidR="00840CAE" w:rsidRPr="00492E77">
        <w:rPr>
          <w:rFonts w:ascii="Times New Roman" w:hAnsi="Times New Roman" w:cs="Times New Roman"/>
          <w:sz w:val="24"/>
        </w:rPr>
        <w:t xml:space="preserve"> co-localizes with selectively exported miRNA, miR-148a, in cytoplasmic puncta</w:t>
      </w:r>
      <w:r w:rsidR="007F7D0B">
        <w:rPr>
          <w:rFonts w:ascii="Times New Roman" w:hAnsi="Times New Roman" w:cs="Times New Roman"/>
          <w:sz w:val="24"/>
        </w:rPr>
        <w:t>. T</w:t>
      </w:r>
      <w:r w:rsidR="00840CAE" w:rsidRPr="00492E77">
        <w:rPr>
          <w:rFonts w:ascii="Times New Roman" w:hAnsi="Times New Roman" w:cs="Times New Roman"/>
          <w:sz w:val="24"/>
        </w:rPr>
        <w:t xml:space="preserve">his co-localization was not observed for PC3-cavin-1 cell lines or with non-selectively exported miRNA, miR-589, in either cell line. Altogether, these results indicate that cavin-1 </w:t>
      </w:r>
      <w:r w:rsidR="007F7D0B">
        <w:rPr>
          <w:rFonts w:ascii="Times New Roman" w:hAnsi="Times New Roman" w:cs="Times New Roman"/>
          <w:sz w:val="24"/>
        </w:rPr>
        <w:t xml:space="preserve">expression </w:t>
      </w:r>
      <w:r w:rsidR="00840CAE" w:rsidRPr="00492E77">
        <w:rPr>
          <w:rFonts w:ascii="Times New Roman" w:hAnsi="Times New Roman" w:cs="Times New Roman"/>
          <w:sz w:val="24"/>
        </w:rPr>
        <w:t>in PC3 cell lines modulate the exp</w:t>
      </w:r>
      <w:r w:rsidR="00216F44">
        <w:rPr>
          <w:rFonts w:ascii="Times New Roman" w:hAnsi="Times New Roman" w:cs="Times New Roman"/>
          <w:sz w:val="24"/>
        </w:rPr>
        <w:t>ort of a subset of miRNAs to exosomes</w:t>
      </w:r>
      <w:r w:rsidR="00840CAE" w:rsidRPr="00492E77">
        <w:rPr>
          <w:rFonts w:ascii="Times New Roman" w:hAnsi="Times New Roman" w:cs="Times New Roman"/>
          <w:sz w:val="24"/>
        </w:rPr>
        <w:t xml:space="preserve"> by modulating the subcellular localization of</w:t>
      </w:r>
      <w:r w:rsidR="00216F44">
        <w:rPr>
          <w:rFonts w:ascii="Times New Roman" w:hAnsi="Times New Roman" w:cs="Times New Roman"/>
          <w:sz w:val="24"/>
        </w:rPr>
        <w:t xml:space="preserve"> miRNA export protein, </w:t>
      </w:r>
      <w:proofErr w:type="spellStart"/>
      <w:r w:rsidR="00216F44">
        <w:rPr>
          <w:rFonts w:ascii="Times New Roman" w:hAnsi="Times New Roman" w:cs="Times New Roman"/>
          <w:sz w:val="24"/>
        </w:rPr>
        <w:t>hnRNPK</w:t>
      </w:r>
      <w:proofErr w:type="spellEnd"/>
      <w:r w:rsidR="00216F44">
        <w:rPr>
          <w:rFonts w:ascii="Times New Roman" w:hAnsi="Times New Roman" w:cs="Times New Roman"/>
          <w:sz w:val="24"/>
        </w:rPr>
        <w:t>.</w:t>
      </w:r>
    </w:p>
    <w:p w14:paraId="62426A20" w14:textId="77777777" w:rsidR="00FF2A21" w:rsidRDefault="003D6E49" w:rsidP="00A96B25">
      <w:pPr>
        <w:spacing w:line="480" w:lineRule="auto"/>
        <w:ind w:firstLine="142"/>
        <w:rPr>
          <w:rFonts w:ascii="Times New Roman" w:hAnsi="Times New Roman" w:cs="Times New Roman"/>
          <w:sz w:val="24"/>
          <w:shd w:val="clear" w:color="auto" w:fill="FFFFFF"/>
          <w:lang w:eastAsia="en-AU"/>
        </w:rPr>
      </w:pPr>
      <w:r>
        <w:rPr>
          <w:rFonts w:ascii="Times New Roman" w:hAnsi="Times New Roman" w:cs="Times New Roman"/>
          <w:sz w:val="24"/>
          <w:shd w:val="clear" w:color="auto" w:fill="FFFFFF"/>
          <w:lang w:eastAsia="en-AU"/>
        </w:rPr>
        <w:t xml:space="preserve">While </w:t>
      </w:r>
      <w:proofErr w:type="spellStart"/>
      <w:r w:rsidR="00A96B25" w:rsidRPr="00FF2A21">
        <w:rPr>
          <w:rFonts w:ascii="Times New Roman" w:hAnsi="Times New Roman" w:cs="Times New Roman"/>
          <w:sz w:val="24"/>
          <w:shd w:val="clear" w:color="auto" w:fill="FFFFFF"/>
          <w:lang w:eastAsia="en-AU"/>
        </w:rPr>
        <w:t>hnRNPK</w:t>
      </w:r>
      <w:proofErr w:type="spellEnd"/>
      <w:r w:rsidR="00A96B25" w:rsidRPr="00FF2A21">
        <w:rPr>
          <w:rFonts w:ascii="Times New Roman" w:hAnsi="Times New Roman" w:cs="Times New Roman"/>
          <w:sz w:val="24"/>
          <w:shd w:val="clear" w:color="auto" w:fill="FFFFFF"/>
          <w:lang w:eastAsia="en-AU"/>
        </w:rPr>
        <w:t xml:space="preserve"> </w:t>
      </w:r>
      <w:r w:rsidR="00216F44">
        <w:rPr>
          <w:rFonts w:ascii="Times New Roman" w:hAnsi="Times New Roman" w:cs="Times New Roman"/>
          <w:sz w:val="24"/>
          <w:shd w:val="clear" w:color="auto" w:fill="FFFFFF"/>
          <w:lang w:eastAsia="en-AU"/>
        </w:rPr>
        <w:t>is</w:t>
      </w:r>
      <w:r w:rsidR="00A96B25" w:rsidRPr="00FF2A21">
        <w:rPr>
          <w:rFonts w:ascii="Times New Roman" w:hAnsi="Times New Roman" w:cs="Times New Roman"/>
          <w:sz w:val="24"/>
          <w:shd w:val="clear" w:color="auto" w:fill="FFFFFF"/>
          <w:lang w:eastAsia="en-AU"/>
        </w:rPr>
        <w:t xml:space="preserve"> commonly </w:t>
      </w:r>
      <w:r>
        <w:rPr>
          <w:rFonts w:ascii="Times New Roman" w:hAnsi="Times New Roman" w:cs="Times New Roman"/>
          <w:sz w:val="24"/>
          <w:shd w:val="clear" w:color="auto" w:fill="FFFFFF"/>
          <w:lang w:eastAsia="en-AU"/>
        </w:rPr>
        <w:t>detected in cancer derived EVs</w:t>
      </w:r>
      <w:r w:rsidR="00A96B25" w:rsidRPr="00FF2A21">
        <w:rPr>
          <w:rFonts w:ascii="Times New Roman" w:hAnsi="Times New Roman" w:cs="Times New Roman"/>
          <w:sz w:val="24"/>
          <w:shd w:val="clear" w:color="auto" w:fill="FFFFFF"/>
          <w:lang w:eastAsia="en-AU"/>
        </w:rPr>
        <w:t>, this is the first study to</w:t>
      </w:r>
      <w:r>
        <w:rPr>
          <w:rFonts w:ascii="Times New Roman" w:hAnsi="Times New Roman" w:cs="Times New Roman"/>
          <w:sz w:val="24"/>
          <w:shd w:val="clear" w:color="auto" w:fill="FFFFFF"/>
          <w:lang w:eastAsia="en-AU"/>
        </w:rPr>
        <w:t xml:space="preserve"> reveal</w:t>
      </w:r>
      <w:r w:rsidR="00A96B25" w:rsidRPr="00FF2A21">
        <w:rPr>
          <w:rFonts w:ascii="Times New Roman" w:hAnsi="Times New Roman" w:cs="Times New Roman"/>
          <w:sz w:val="24"/>
          <w:shd w:val="clear" w:color="auto" w:fill="FFFFFF"/>
          <w:lang w:eastAsia="en-AU"/>
        </w:rPr>
        <w:t xml:space="preserve"> a link betw</w:t>
      </w:r>
      <w:r w:rsidR="001134B5">
        <w:rPr>
          <w:rFonts w:ascii="Times New Roman" w:hAnsi="Times New Roman" w:cs="Times New Roman"/>
          <w:sz w:val="24"/>
          <w:shd w:val="clear" w:color="auto" w:fill="FFFFFF"/>
          <w:lang w:eastAsia="en-AU"/>
        </w:rPr>
        <w:t xml:space="preserve">een EV secreted </w:t>
      </w:r>
      <w:proofErr w:type="spellStart"/>
      <w:r w:rsidR="001134B5">
        <w:rPr>
          <w:rFonts w:ascii="Times New Roman" w:hAnsi="Times New Roman" w:cs="Times New Roman"/>
          <w:sz w:val="24"/>
          <w:shd w:val="clear" w:color="auto" w:fill="FFFFFF"/>
          <w:lang w:eastAsia="en-AU"/>
        </w:rPr>
        <w:t>hnRNPK</w:t>
      </w:r>
      <w:proofErr w:type="spellEnd"/>
      <w:r w:rsidR="001134B5">
        <w:rPr>
          <w:rFonts w:ascii="Times New Roman" w:hAnsi="Times New Roman" w:cs="Times New Roman"/>
          <w:sz w:val="24"/>
          <w:shd w:val="clear" w:color="auto" w:fill="FFFFFF"/>
          <w:lang w:eastAsia="en-AU"/>
        </w:rPr>
        <w:t xml:space="preserve"> and mi</w:t>
      </w:r>
      <w:r w:rsidR="00A96B25" w:rsidRPr="00FF2A21">
        <w:rPr>
          <w:rFonts w:ascii="Times New Roman" w:hAnsi="Times New Roman" w:cs="Times New Roman"/>
          <w:sz w:val="24"/>
          <w:shd w:val="clear" w:color="auto" w:fill="FFFFFF"/>
          <w:lang w:eastAsia="en-AU"/>
        </w:rPr>
        <w:t>RNA export in cancer.</w:t>
      </w:r>
      <w:r w:rsidR="001134B5">
        <w:rPr>
          <w:rFonts w:ascii="Times New Roman" w:hAnsi="Times New Roman" w:cs="Times New Roman"/>
          <w:sz w:val="24"/>
          <w:shd w:val="clear" w:color="auto" w:fill="FFFFFF"/>
          <w:lang w:eastAsia="en-AU"/>
        </w:rPr>
        <w:t xml:space="preserve"> </w:t>
      </w:r>
      <w:r w:rsidR="00216F44">
        <w:rPr>
          <w:rFonts w:ascii="Times New Roman" w:hAnsi="Times New Roman" w:cs="Times New Roman"/>
          <w:sz w:val="24"/>
          <w:shd w:val="clear" w:color="auto" w:fill="FFFFFF"/>
          <w:lang w:eastAsia="en-AU"/>
        </w:rPr>
        <w:t xml:space="preserve">Furthermore, results from this study contribute to the current understanding of miRNA regulation and subcellular localization, extracellular vesicle cargo sorting and prostate cancer aetiology. </w:t>
      </w:r>
    </w:p>
    <w:p w14:paraId="28EE37A7" w14:textId="77777777" w:rsidR="0055047C" w:rsidRPr="00FF2A21" w:rsidRDefault="0055047C" w:rsidP="00FF2A21">
      <w:pPr>
        <w:rPr>
          <w:rFonts w:ascii="Times New Roman" w:hAnsi="Times New Roman" w:cs="Times New Roman"/>
          <w:sz w:val="24"/>
          <w:shd w:val="clear" w:color="auto" w:fill="FFFFFF"/>
          <w:lang w:eastAsia="en-AU"/>
        </w:rPr>
      </w:pPr>
    </w:p>
    <w:p w14:paraId="55D9CCF8" w14:textId="77777777" w:rsidR="002D06C8" w:rsidRDefault="002D06C8">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1F9934FD" w14:textId="77777777" w:rsidR="00020AC1" w:rsidRPr="002D712F" w:rsidRDefault="002D06C8" w:rsidP="00020AC1">
      <w:pPr>
        <w:pStyle w:val="Heading1"/>
        <w:rPr>
          <w:rFonts w:ascii="Times New Roman" w:hAnsi="Times New Roman" w:cs="Times New Roman"/>
        </w:rPr>
      </w:pPr>
      <w:bookmarkStart w:id="6" w:name="_Toc464553521"/>
      <w:r w:rsidRPr="002D712F">
        <w:rPr>
          <w:rFonts w:ascii="Times New Roman" w:hAnsi="Times New Roman" w:cs="Times New Roman"/>
        </w:rPr>
        <w:lastRenderedPageBreak/>
        <w:t>Acknowledgements</w:t>
      </w:r>
      <w:bookmarkEnd w:id="6"/>
      <w:r w:rsidRPr="002D712F">
        <w:rPr>
          <w:rFonts w:ascii="Times New Roman" w:hAnsi="Times New Roman" w:cs="Times New Roman"/>
        </w:rPr>
        <w:t xml:space="preserve"> </w:t>
      </w:r>
    </w:p>
    <w:p w14:paraId="5392A128" w14:textId="77777777" w:rsidR="002D06C8" w:rsidRPr="002D712F" w:rsidRDefault="002D06C8" w:rsidP="002D06C8">
      <w:pPr>
        <w:rPr>
          <w:rFonts w:ascii="Times New Roman" w:eastAsiaTheme="majorEastAsia" w:hAnsi="Times New Roman" w:cs="Times New Roman"/>
          <w:color w:val="2E74B5" w:themeColor="accent1" w:themeShade="BF"/>
          <w:sz w:val="32"/>
          <w:szCs w:val="32"/>
        </w:rPr>
      </w:pPr>
      <w:r w:rsidRPr="002D712F">
        <w:rPr>
          <w:rFonts w:ascii="Times New Roman" w:hAnsi="Times New Roman" w:cs="Times New Roman"/>
        </w:rPr>
        <w:t xml:space="preserve">{free text section for you to record your acknowledgment and gratitude for the more general academic input and support of your supervisor and colleagues; financial support from grants and scholarships; and the non‐academic support you have received during the course of your candidature.} </w:t>
      </w:r>
    </w:p>
    <w:p w14:paraId="3B3D4DCE" w14:textId="77777777" w:rsidR="002D06C8" w:rsidRPr="002D06C8" w:rsidRDefault="002D06C8">
      <w:pPr>
        <w:rPr>
          <w:rFonts w:ascii="Times New Roman" w:hAnsi="Times New Roman" w:cs="Times New Roman"/>
        </w:rPr>
      </w:pPr>
      <w:r>
        <w:rPr>
          <w:rFonts w:ascii="Times New Roman" w:hAnsi="Times New Roman" w:cs="Times New Roman"/>
        </w:rPr>
        <w:br w:type="page"/>
      </w:r>
    </w:p>
    <w:p w14:paraId="39DE9C3F" w14:textId="77777777" w:rsidR="00DE7F95" w:rsidRDefault="00DE7F95" w:rsidP="00A96B25">
      <w:pPr>
        <w:pStyle w:val="Heading1"/>
        <w:rPr>
          <w:rFonts w:ascii="Times New Roman" w:hAnsi="Times New Roman" w:cs="Times New Roman"/>
        </w:rPr>
        <w:sectPr w:rsidR="00DE7F95" w:rsidSect="00DE7F95">
          <w:footerReference w:type="default" r:id="rId10"/>
          <w:pgSz w:w="11906" w:h="16838"/>
          <w:pgMar w:top="1135" w:right="1440" w:bottom="1440" w:left="1440" w:header="708" w:footer="423" w:gutter="0"/>
          <w:pgNumType w:start="0"/>
          <w:cols w:space="708"/>
          <w:titlePg/>
          <w:docGrid w:linePitch="360"/>
        </w:sectPr>
      </w:pPr>
    </w:p>
    <w:p w14:paraId="2C1CF082" w14:textId="77777777" w:rsidR="00580FC3" w:rsidRPr="00A96B25" w:rsidRDefault="00580FC3" w:rsidP="00A96B25">
      <w:pPr>
        <w:pStyle w:val="Heading1"/>
        <w:rPr>
          <w:rFonts w:ascii="Times New Roman" w:hAnsi="Times New Roman" w:cs="Times New Roman"/>
        </w:rPr>
      </w:pPr>
      <w:bookmarkStart w:id="7" w:name="_Toc464553522"/>
      <w:r w:rsidRPr="00A96B25">
        <w:rPr>
          <w:rFonts w:ascii="Times New Roman" w:hAnsi="Times New Roman" w:cs="Times New Roman"/>
        </w:rPr>
        <w:lastRenderedPageBreak/>
        <w:t>Introduction:</w:t>
      </w:r>
      <w:bookmarkEnd w:id="7"/>
    </w:p>
    <w:p w14:paraId="6D4379F9" w14:textId="77777777" w:rsidR="0004764B" w:rsidRPr="0004764B" w:rsidRDefault="0004764B" w:rsidP="0004764B"/>
    <w:p w14:paraId="50AB41FD" w14:textId="77777777" w:rsidR="00580FC3" w:rsidRPr="0004764B" w:rsidRDefault="00580FC3" w:rsidP="00580FC3">
      <w:pPr>
        <w:tabs>
          <w:tab w:val="left" w:pos="5103"/>
        </w:tabs>
        <w:spacing w:line="480" w:lineRule="auto"/>
        <w:rPr>
          <w:rFonts w:ascii="Times New Roman" w:hAnsi="Times New Roman" w:cs="Times New Roman"/>
          <w:b/>
          <w:sz w:val="24"/>
          <w:szCs w:val="24"/>
        </w:rPr>
      </w:pPr>
      <w:bookmarkStart w:id="8" w:name="_Toc464553523"/>
      <w:r w:rsidRPr="0004764B">
        <w:rPr>
          <w:rStyle w:val="Heading2Char"/>
          <w:rFonts w:ascii="Times New Roman" w:hAnsi="Times New Roman" w:cs="Times New Roman"/>
        </w:rPr>
        <w:t>Advanced Prostate Cancer and Caveolin-1</w:t>
      </w:r>
      <w:bookmarkEnd w:id="8"/>
      <w:r w:rsidRPr="0004764B">
        <w:rPr>
          <w:rFonts w:ascii="Times New Roman" w:hAnsi="Times New Roman" w:cs="Times New Roman"/>
          <w:b/>
          <w:sz w:val="24"/>
          <w:szCs w:val="24"/>
        </w:rPr>
        <w:t xml:space="preserve">: </w:t>
      </w:r>
    </w:p>
    <w:p w14:paraId="550F5C8D" w14:textId="77777777"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w:t>
      </w:r>
      <w:r w:rsidR="00285D59">
        <w:rPr>
          <w:rFonts w:ascii="Times New Roman" w:hAnsi="Times New Roman" w:cs="Times New Roman"/>
          <w:sz w:val="24"/>
          <w:szCs w:val="24"/>
        </w:rPr>
        <w:t>of</w:t>
      </w:r>
      <w:r w:rsidRPr="0004764B">
        <w:rPr>
          <w:rFonts w:ascii="Times New Roman" w:hAnsi="Times New Roman" w:cs="Times New Roman"/>
          <w:sz w:val="24"/>
          <w:szCs w:val="24"/>
        </w:rPr>
        <w:t xml:space="preserve"> advanced prostate cancer which severely </w:t>
      </w:r>
      <w:r w:rsidR="00285D59">
        <w:rPr>
          <w:rFonts w:ascii="Times New Roman" w:hAnsi="Times New Roman" w:cs="Times New Roman"/>
          <w:sz w:val="24"/>
          <w:szCs w:val="24"/>
        </w:rPr>
        <w:t>impacts</w:t>
      </w:r>
      <w:r w:rsidRPr="0004764B">
        <w:rPr>
          <w:rFonts w:ascii="Times New Roman" w:hAnsi="Times New Roman" w:cs="Times New Roman"/>
          <w:sz w:val="24"/>
          <w:szCs w:val="24"/>
        </w:rPr>
        <w:t xml:space="preserve"> survival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Bubendorf, 2000 #165" w:history="1">
        <w:r w:rsidR="00035725" w:rsidRPr="0004764B">
          <w:rPr>
            <w:rFonts w:ascii="Times New Roman" w:hAnsi="Times New Roman" w:cs="Times New Roman"/>
            <w:noProof/>
            <w:sz w:val="24"/>
            <w:szCs w:val="24"/>
          </w:rPr>
          <w:t>Bubendorf</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495E7EAA" w14:textId="77777777"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1" w:tooltip="Gumulec, 2012 #167" w:history="1">
        <w:r w:rsidR="00035725" w:rsidRPr="0004764B">
          <w:rPr>
            <w:rFonts w:ascii="Times New Roman" w:hAnsi="Times New Roman" w:cs="Times New Roman"/>
            <w:noProof/>
            <w:sz w:val="24"/>
            <w:szCs w:val="24"/>
          </w:rPr>
          <w:t>Gumulec</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proofErr w:type="gramStart"/>
      <w:r w:rsidRPr="0004764B">
        <w:rPr>
          <w:rFonts w:ascii="Times New Roman" w:hAnsi="Times New Roman" w:cs="Times New Roman"/>
          <w:noProof/>
          <w:sz w:val="24"/>
          <w:szCs w:val="24"/>
        </w:rPr>
        <w:t xml:space="preserve">; </w:t>
      </w:r>
      <w:hyperlink w:anchor="_ENREF_52" w:tooltip="Moon, 2014 #10" w:history="1">
        <w:r w:rsidR="00035725" w:rsidRPr="0004764B">
          <w:rPr>
            <w:rFonts w:ascii="Times New Roman" w:hAnsi="Times New Roman" w:cs="Times New Roman"/>
            <w:noProof/>
            <w:sz w:val="24"/>
            <w:szCs w:val="24"/>
          </w:rPr>
          <w:t>Moon</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proofErr w:type="gramEnd"/>
      <w:r w:rsidRPr="0004764B">
        <w:rPr>
          <w:rFonts w:ascii="Times New Roman" w:hAnsi="Times New Roman" w:cs="Times New Roman"/>
          <w:noProof/>
          <w:sz w:val="24"/>
          <w:szCs w:val="24"/>
        </w:rPr>
        <w:t xml:space="preserve"> </w:t>
      </w:r>
      <w:hyperlink w:anchor="_ENREF_26" w:tooltip="Hayashi, 2015 #166" w:history="1">
        <w:r w:rsidR="00035725" w:rsidRPr="0004764B">
          <w:rPr>
            <w:rFonts w:ascii="Times New Roman" w:hAnsi="Times New Roman" w:cs="Times New Roman"/>
            <w:noProof/>
            <w:sz w:val="24"/>
            <w:szCs w:val="24"/>
          </w:rPr>
          <w:t>Hayashi</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protein </w:t>
      </w:r>
      <w:r w:rsidR="00285D59">
        <w:rPr>
          <w:rFonts w:ascii="Times New Roman" w:hAnsi="Times New Roman" w:cs="Times New Roman"/>
          <w:sz w:val="24"/>
          <w:szCs w:val="24"/>
        </w:rPr>
        <w:t>binds cholesterol and serves as a structur</w:t>
      </w:r>
      <w:r w:rsidR="00D8229E">
        <w:rPr>
          <w:rFonts w:ascii="Times New Roman" w:hAnsi="Times New Roman" w:cs="Times New Roman"/>
          <w:sz w:val="24"/>
          <w:szCs w:val="24"/>
        </w:rPr>
        <w:t>al</w:t>
      </w:r>
      <w:r w:rsidR="00285D59">
        <w:rPr>
          <w:rFonts w:ascii="Times New Roman" w:hAnsi="Times New Roman" w:cs="Times New Roman"/>
          <w:sz w:val="24"/>
          <w:szCs w:val="24"/>
        </w:rPr>
        <w:t xml:space="preserve"> protein for the formation of </w:t>
      </w:r>
      <w:proofErr w:type="spellStart"/>
      <w:r w:rsidR="00285D59">
        <w:rPr>
          <w:rFonts w:ascii="Times New Roman" w:hAnsi="Times New Roman" w:cs="Times New Roman"/>
          <w:sz w:val="24"/>
          <w:szCs w:val="24"/>
        </w:rPr>
        <w:t>caveolae</w:t>
      </w:r>
      <w:proofErr w:type="spellEnd"/>
      <w:r w:rsidR="001134B5">
        <w:rPr>
          <w:rFonts w:ascii="Times New Roman" w:hAnsi="Times New Roman" w:cs="Times New Roman"/>
          <w:sz w:val="24"/>
          <w:szCs w:val="24"/>
        </w:rPr>
        <w:t xml:space="preserve">, a specialised lipid </w:t>
      </w:r>
      <w:proofErr w:type="spellStart"/>
      <w:r w:rsidR="001134B5">
        <w:rPr>
          <w:rFonts w:ascii="Times New Roman" w:hAnsi="Times New Roman" w:cs="Times New Roman"/>
          <w:sz w:val="24"/>
          <w:szCs w:val="24"/>
        </w:rPr>
        <w:t>microdomain</w:t>
      </w:r>
      <w:proofErr w:type="spellEnd"/>
      <w:r w:rsidR="001134B5">
        <w:rPr>
          <w:rFonts w:ascii="Times New Roman" w:hAnsi="Times New Roman" w:cs="Times New Roman"/>
          <w:sz w:val="24"/>
          <w:szCs w:val="24"/>
        </w:rPr>
        <w:t>,</w:t>
      </w:r>
      <w:r w:rsidR="00285D59">
        <w:rPr>
          <w:rFonts w:ascii="Times New Roman" w:hAnsi="Times New Roman" w:cs="Times New Roman"/>
          <w:sz w:val="24"/>
          <w:szCs w:val="24"/>
        </w:rPr>
        <w:t xml:space="preserve"> through </w:t>
      </w:r>
      <w:r w:rsidRPr="0004764B">
        <w:rPr>
          <w:rFonts w:ascii="Times New Roman" w:hAnsi="Times New Roman" w:cs="Times New Roman"/>
          <w:sz w:val="24"/>
          <w:szCs w:val="24"/>
        </w:rPr>
        <w:t>interaction with cytoplasmic protein</w:t>
      </w:r>
      <w:r w:rsidR="0024117C">
        <w:rPr>
          <w:rFonts w:ascii="Times New Roman" w:hAnsi="Times New Roman" w:cs="Times New Roman"/>
          <w:sz w:val="24"/>
          <w:szCs w:val="24"/>
        </w:rPr>
        <w:t xml:space="preserve">s of the </w:t>
      </w:r>
      <w:proofErr w:type="spellStart"/>
      <w:r w:rsidR="0024117C">
        <w:rPr>
          <w:rFonts w:ascii="Times New Roman" w:hAnsi="Times New Roman" w:cs="Times New Roman"/>
          <w:sz w:val="24"/>
          <w:szCs w:val="24"/>
        </w:rPr>
        <w:t>cavin</w:t>
      </w:r>
      <w:proofErr w:type="spellEnd"/>
      <w:r w:rsidR="0024117C">
        <w:rPr>
          <w:rFonts w:ascii="Times New Roman" w:hAnsi="Times New Roman" w:cs="Times New Roman"/>
          <w:sz w:val="24"/>
          <w:szCs w:val="24"/>
        </w:rPr>
        <w:t xml:space="preserve"> family</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8" w:tooltip="Hill, 2008 #33" w:history="1">
        <w:r w:rsidR="00035725" w:rsidRPr="0004764B">
          <w:rPr>
            <w:rFonts w:ascii="Times New Roman" w:hAnsi="Times New Roman" w:cs="Times New Roman"/>
            <w:noProof/>
            <w:sz w:val="24"/>
            <w:szCs w:val="24"/>
          </w:rPr>
          <w:t>Hill</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52" w:tooltip="Moon, 2014 #10" w:history="1">
        <w:r w:rsidR="00035725"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923E89">
        <w:rPr>
          <w:rFonts w:ascii="Times New Roman" w:hAnsi="Times New Roman" w:cs="Times New Roman"/>
          <w:sz w:val="24"/>
          <w:szCs w:val="24"/>
        </w:rPr>
        <w:t xml:space="preserve">Cavin-1 is required for </w:t>
      </w:r>
      <w:proofErr w:type="spellStart"/>
      <w:r w:rsidR="00923E89">
        <w:rPr>
          <w:rFonts w:ascii="Times New Roman" w:hAnsi="Times New Roman" w:cs="Times New Roman"/>
          <w:sz w:val="24"/>
          <w:szCs w:val="24"/>
        </w:rPr>
        <w:t>caveolae</w:t>
      </w:r>
      <w:proofErr w:type="spellEnd"/>
      <w:r w:rsidR="00923E89">
        <w:rPr>
          <w:rFonts w:ascii="Times New Roman" w:hAnsi="Times New Roman" w:cs="Times New Roman"/>
          <w:sz w:val="24"/>
          <w:szCs w:val="24"/>
        </w:rPr>
        <w:t xml:space="preserve"> formation while cavin-2 </w:t>
      </w:r>
      <w:r w:rsidR="00923E89" w:rsidRPr="00FF2A21">
        <w:rPr>
          <w:rFonts w:ascii="Times New Roman" w:hAnsi="Times New Roman" w:cs="Times New Roman"/>
          <w:sz w:val="24"/>
          <w:szCs w:val="24"/>
        </w:rPr>
        <w:t xml:space="preserve">and cavin-3 modulate </w:t>
      </w:r>
      <w:proofErr w:type="spellStart"/>
      <w:r w:rsidR="00923E89" w:rsidRPr="00FF2A21">
        <w:rPr>
          <w:rFonts w:ascii="Times New Roman" w:hAnsi="Times New Roman" w:cs="Times New Roman"/>
          <w:sz w:val="24"/>
          <w:szCs w:val="24"/>
        </w:rPr>
        <w:t>caveolae</w:t>
      </w:r>
      <w:proofErr w:type="spellEnd"/>
      <w:r w:rsidR="00923E89" w:rsidRPr="00FF2A21">
        <w:rPr>
          <w:rFonts w:ascii="Times New Roman" w:hAnsi="Times New Roman" w:cs="Times New Roman"/>
          <w:sz w:val="24"/>
          <w:szCs w:val="24"/>
        </w:rPr>
        <w:t xml:space="preserve"> endocytosis and elongation </w: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 </w:instrText>
      </w:r>
      <w:r w:rsidR="00C15703" w:rsidRPr="00FF2A21">
        <w:rPr>
          <w:rFonts w:ascii="Times New Roman" w:hAnsi="Times New Roman" w:cs="Times New Roman"/>
          <w:sz w:val="24"/>
          <w:szCs w:val="24"/>
        </w:rPr>
        <w:fldChar w:fldCharType="begin">
          <w:fldData xml:space="preserve">PEVuZE5vdGU+PENpdGU+PEF1dGhvcj5IYW5zZW48L0F1dGhvcj48WWVhcj4yMDA5PC9ZZWFyPjxS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</w:fldData>
        </w:fldChar>
      </w:r>
      <w:r w:rsidR="00C15703" w:rsidRPr="00FF2A21">
        <w:rPr>
          <w:rFonts w:ascii="Times New Roman" w:hAnsi="Times New Roman" w:cs="Times New Roman"/>
          <w:sz w:val="24"/>
          <w:szCs w:val="24"/>
        </w:rPr>
        <w:instrText xml:space="preserve"> ADDIN EN.CITE.DATA </w:instrText>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end"/>
      </w:r>
      <w:r w:rsidR="00C15703" w:rsidRPr="00FF2A21">
        <w:rPr>
          <w:rFonts w:ascii="Times New Roman" w:hAnsi="Times New Roman" w:cs="Times New Roman"/>
          <w:sz w:val="24"/>
          <w:szCs w:val="24"/>
        </w:rPr>
      </w:r>
      <w:r w:rsidR="00C15703" w:rsidRPr="00FF2A21">
        <w:rPr>
          <w:rFonts w:ascii="Times New Roman" w:hAnsi="Times New Roman" w:cs="Times New Roman"/>
          <w:sz w:val="24"/>
          <w:szCs w:val="24"/>
        </w:rPr>
        <w:fldChar w:fldCharType="separate"/>
      </w:r>
      <w:r w:rsidR="00C15703" w:rsidRPr="00FF2A21">
        <w:rPr>
          <w:rFonts w:ascii="Times New Roman" w:hAnsi="Times New Roman" w:cs="Times New Roman"/>
          <w:noProof/>
          <w:sz w:val="24"/>
          <w:szCs w:val="24"/>
        </w:rPr>
        <w:t>(</w:t>
      </w:r>
      <w:hyperlink w:anchor="_ENREF_24" w:tooltip="Hansen, 2009 #142" w:history="1">
        <w:r w:rsidR="00035725" w:rsidRPr="00FF2A21">
          <w:rPr>
            <w:rFonts w:ascii="Times New Roman" w:hAnsi="Times New Roman" w:cs="Times New Roman"/>
            <w:noProof/>
            <w:sz w:val="24"/>
            <w:szCs w:val="24"/>
          </w:rPr>
          <w:t>Hansen</w:t>
        </w:r>
        <w:r w:rsidR="00035725" w:rsidRPr="00FF2A21">
          <w:rPr>
            <w:rFonts w:ascii="Times New Roman" w:hAnsi="Times New Roman" w:cs="Times New Roman"/>
            <w:i/>
            <w:noProof/>
            <w:sz w:val="24"/>
            <w:szCs w:val="24"/>
          </w:rPr>
          <w:t xml:space="preserve"> et al.</w:t>
        </w:r>
        <w:r w:rsidR="00035725"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 xml:space="preserve">; </w:t>
      </w:r>
      <w:hyperlink w:anchor="_ENREF_48" w:tooltip="McMahon, 2009 #143" w:history="1">
        <w:r w:rsidR="00035725" w:rsidRPr="00FF2A21">
          <w:rPr>
            <w:rFonts w:ascii="Times New Roman" w:hAnsi="Times New Roman" w:cs="Times New Roman"/>
            <w:noProof/>
            <w:sz w:val="24"/>
            <w:szCs w:val="24"/>
          </w:rPr>
          <w:t>McMahon</w:t>
        </w:r>
        <w:r w:rsidR="00035725" w:rsidRPr="00FF2A21">
          <w:rPr>
            <w:rFonts w:ascii="Times New Roman" w:hAnsi="Times New Roman" w:cs="Times New Roman"/>
            <w:i/>
            <w:noProof/>
            <w:sz w:val="24"/>
            <w:szCs w:val="24"/>
          </w:rPr>
          <w:t xml:space="preserve"> et al.</w:t>
        </w:r>
        <w:r w:rsidR="00035725" w:rsidRPr="00FF2A21">
          <w:rPr>
            <w:rFonts w:ascii="Times New Roman" w:hAnsi="Times New Roman" w:cs="Times New Roman"/>
            <w:noProof/>
            <w:sz w:val="24"/>
            <w:szCs w:val="24"/>
          </w:rPr>
          <w:t xml:space="preserve"> 2009</w:t>
        </w:r>
      </w:hyperlink>
      <w:r w:rsidR="00C15703" w:rsidRPr="00FF2A21">
        <w:rPr>
          <w:rFonts w:ascii="Times New Roman" w:hAnsi="Times New Roman" w:cs="Times New Roman"/>
          <w:noProof/>
          <w:sz w:val="24"/>
          <w:szCs w:val="24"/>
        </w:rPr>
        <w:t>)</w:t>
      </w:r>
      <w:r w:rsidR="00C15703" w:rsidRPr="00FF2A21">
        <w:rPr>
          <w:rFonts w:ascii="Times New Roman" w:hAnsi="Times New Roman" w:cs="Times New Roman"/>
          <w:sz w:val="24"/>
          <w:szCs w:val="24"/>
        </w:rPr>
        <w:fldChar w:fldCharType="end"/>
      </w:r>
      <w:r w:rsidR="00923E89" w:rsidRPr="00FF2A21">
        <w:rPr>
          <w:rFonts w:ascii="Times New Roman" w:hAnsi="Times New Roman" w:cs="Times New Roman"/>
          <w:sz w:val="24"/>
          <w:szCs w:val="24"/>
        </w:rPr>
        <w:t xml:space="preserve">. </w:t>
      </w:r>
      <w:r w:rsidRPr="00FF2A21">
        <w:rPr>
          <w:rFonts w:ascii="Times New Roman" w:hAnsi="Times New Roman" w:cs="Times New Roman"/>
          <w:sz w:val="24"/>
          <w:szCs w:val="24"/>
        </w:rPr>
        <w:t xml:space="preserve">These </w:t>
      </w:r>
      <w:r w:rsidRPr="0004764B">
        <w:rPr>
          <w:rFonts w:ascii="Times New Roman" w:hAnsi="Times New Roman" w:cs="Times New Roman"/>
          <w:sz w:val="24"/>
          <w:szCs w:val="24"/>
        </w:rPr>
        <w:t xml:space="preserve">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72" w:tooltip="Wu, 2011 #171" w:history="1">
        <w:r w:rsidR="00035725" w:rsidRPr="0004764B">
          <w:rPr>
            <w:rFonts w:ascii="Times New Roman" w:hAnsi="Times New Roman" w:cs="Times New Roman"/>
            <w:noProof/>
            <w:sz w:val="24"/>
            <w:szCs w:val="24"/>
          </w:rPr>
          <w:t>Wu</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53" w:tooltip="Moumita, 2015 #168" w:history="1">
        <w:r w:rsidR="00035725" w:rsidRPr="0004764B">
          <w:rPr>
            <w:rFonts w:ascii="Times New Roman" w:hAnsi="Times New Roman" w:cs="Times New Roman"/>
            <w:noProof/>
            <w:sz w:val="24"/>
            <w:szCs w:val="24"/>
          </w:rPr>
          <w:t>Moumita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w:t>
      </w:r>
      <w:proofErr w:type="spellStart"/>
      <w:r w:rsidRPr="0004764B">
        <w:rPr>
          <w:rFonts w:ascii="Times New Roman" w:hAnsi="Times New Roman" w:cs="Times New Roman"/>
          <w:sz w:val="24"/>
          <w:szCs w:val="24"/>
        </w:rPr>
        <w:t>caveolin</w:t>
      </w:r>
      <w:proofErr w:type="spellEnd"/>
      <w:r w:rsidRPr="0004764B">
        <w:rPr>
          <w:rFonts w:ascii="Times New Roman" w:hAnsi="Times New Roman" w:cs="Times New Roman"/>
          <w:sz w:val="24"/>
          <w:szCs w:val="24"/>
        </w:rPr>
        <w:t xml:space="preserve">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0" w:tooltip="Grande-García, 2007 #173" w:history="1">
        <w:r w:rsidR="00035725" w:rsidRPr="0004764B">
          <w:rPr>
            <w:rFonts w:ascii="Times New Roman" w:hAnsi="Times New Roman" w:cs="Times New Roman"/>
            <w:noProof/>
            <w:sz w:val="24"/>
            <w:szCs w:val="24"/>
          </w:rPr>
          <w:t>Grande-García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7" w:tooltip="Chatterjee, 2015 #172" w:history="1">
        <w:r w:rsidR="00035725" w:rsidRPr="0004764B">
          <w:rPr>
            <w:rFonts w:ascii="Times New Roman" w:hAnsi="Times New Roman" w:cs="Times New Roman"/>
            <w:noProof/>
            <w:sz w:val="24"/>
            <w:szCs w:val="24"/>
          </w:rPr>
          <w:t>Chatterjee</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492E19BF" w14:textId="77777777"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Recent studies have shown that cavin-1 is capable of reversing the pro-metastatic action of caveolin-1</w:t>
      </w:r>
      <w:r w:rsidR="00E40F7F">
        <w:rPr>
          <w:rFonts w:ascii="Times New Roman" w:hAnsi="Times New Roman" w:cs="Times New Roman"/>
          <w:sz w:val="24"/>
          <w:szCs w:val="24"/>
        </w:rPr>
        <w:t xml:space="preserve"> in prostate cancer</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2" w:tooltip="Moon, 2014 #10" w:history="1">
        <w:r w:rsidR="00035725"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w:t>
      </w:r>
      <w:r w:rsidRPr="0004764B">
        <w:rPr>
          <w:rFonts w:ascii="Times New Roman" w:hAnsi="Times New Roman" w:cs="Times New Roman"/>
          <w:sz w:val="24"/>
          <w:szCs w:val="24"/>
        </w:rPr>
        <w:lastRenderedPageBreak/>
        <w:t xml:space="preserve">growth, metastasis and angiogenesis </w:t>
      </w:r>
      <w:r w:rsidRPr="0004764B">
        <w:rPr>
          <w:rFonts w:ascii="Times New Roman" w:hAnsi="Times New Roman" w:cs="Times New Roman"/>
          <w:i/>
          <w:sz w:val="24"/>
          <w:szCs w:val="24"/>
        </w:rPr>
        <w:t>in vivo</w:t>
      </w:r>
      <w:r w:rsidR="00C15703">
        <w:rPr>
          <w:rFonts w:ascii="Times New Roman" w:hAnsi="Times New Roman" w:cs="Times New Roman"/>
          <w:i/>
          <w:sz w:val="24"/>
          <w:szCs w:val="24"/>
        </w:rPr>
        <w:t xml:space="preserve"> </w:t>
      </w:r>
      <w:r w:rsidR="00C15703">
        <w:rPr>
          <w:rFonts w:ascii="Times New Roman" w:hAnsi="Times New Roman" w:cs="Times New Roman"/>
          <w:sz w:val="24"/>
          <w:szCs w:val="24"/>
        </w:rPr>
        <w:t>(</w:t>
      </w:r>
      <w:r w:rsidR="00FE35A3">
        <w:rPr>
          <w:rFonts w:ascii="Times New Roman" w:hAnsi="Times New Roman" w:cs="Times New Roman"/>
          <w:sz w:val="24"/>
          <w:szCs w:val="24"/>
        </w:rPr>
        <w:t xml:space="preserve">Moon </w:t>
      </w:r>
      <w:r w:rsidR="00FE35A3">
        <w:rPr>
          <w:rFonts w:ascii="Times New Roman" w:hAnsi="Times New Roman" w:cs="Times New Roman"/>
          <w:i/>
          <w:sz w:val="24"/>
          <w:szCs w:val="24"/>
        </w:rPr>
        <w:t xml:space="preserve">et al. </w:t>
      </w:r>
      <w:r w:rsidR="00FE35A3">
        <w:rPr>
          <w:rFonts w:ascii="Times New Roman" w:hAnsi="Times New Roman" w:cs="Times New Roman"/>
          <w:sz w:val="24"/>
          <w:szCs w:val="24"/>
        </w:rPr>
        <w:t xml:space="preserve">2014, </w:t>
      </w:r>
      <w:proofErr w:type="spellStart"/>
      <w:r w:rsidR="00FE35A3">
        <w:rPr>
          <w:rFonts w:ascii="Times New Roman" w:hAnsi="Times New Roman" w:cs="Times New Roman"/>
          <w:sz w:val="24"/>
          <w:szCs w:val="24"/>
        </w:rPr>
        <w:t>Inder</w:t>
      </w:r>
      <w:proofErr w:type="spellEnd"/>
      <w:r w:rsidR="00FE35A3">
        <w:rPr>
          <w:rFonts w:ascii="Times New Roman" w:hAnsi="Times New Roman" w:cs="Times New Roman"/>
          <w:sz w:val="24"/>
          <w:szCs w:val="24"/>
        </w:rPr>
        <w:t xml:space="preserve"> </w:t>
      </w:r>
      <w:r w:rsidR="00FE35A3">
        <w:rPr>
          <w:rFonts w:ascii="Times New Roman" w:hAnsi="Times New Roman" w:cs="Times New Roman"/>
          <w:i/>
          <w:sz w:val="24"/>
          <w:szCs w:val="24"/>
        </w:rPr>
        <w:t>et al.</w:t>
      </w:r>
      <w:r w:rsidR="00FE35A3">
        <w:rPr>
          <w:rFonts w:ascii="Times New Roman" w:hAnsi="Times New Roman" w:cs="Times New Roman"/>
          <w:sz w:val="24"/>
          <w:szCs w:val="24"/>
        </w:rPr>
        <w:t xml:space="preserve"> 2012</w:t>
      </w:r>
      <w:r w:rsidR="00C15703">
        <w:rPr>
          <w:rFonts w:ascii="Times New Roman" w:hAnsi="Times New Roman" w:cs="Times New Roman"/>
          <w:sz w:val="24"/>
          <w:szCs w:val="24"/>
        </w:rPr>
        <w:t>)</w:t>
      </w:r>
      <w:r w:rsidRPr="0004764B">
        <w:rPr>
          <w:rFonts w:ascii="Times New Roman" w:hAnsi="Times New Roman" w:cs="Times New Roman"/>
          <w:sz w:val="24"/>
          <w:szCs w:val="24"/>
        </w:rPr>
        <w:t xml:space="preserve">. Mechanistically, cavin-1 expression altered the tumour microenvironment, including reduction of </w:t>
      </w:r>
      <w:r w:rsidR="00923E89">
        <w:rPr>
          <w:rFonts w:ascii="Times New Roman" w:hAnsi="Times New Roman" w:cs="Times New Roman"/>
          <w:sz w:val="24"/>
          <w:szCs w:val="24"/>
        </w:rPr>
        <w:t xml:space="preserve">stromal </w:t>
      </w:r>
      <w:r w:rsidRPr="0004764B">
        <w:rPr>
          <w:rFonts w:ascii="Times New Roman" w:hAnsi="Times New Roman" w:cs="Times New Roman"/>
          <w:sz w:val="24"/>
          <w:szCs w:val="24"/>
        </w:rPr>
        <w:t>fibroblasts</w:t>
      </w:r>
      <w:r w:rsidR="00923E89">
        <w:rPr>
          <w:rFonts w:ascii="Times New Roman" w:hAnsi="Times New Roman" w:cs="Times New Roman"/>
          <w:sz w:val="24"/>
          <w:szCs w:val="24"/>
        </w:rPr>
        <w:t xml:space="preserve">, </w:t>
      </w:r>
      <w:r w:rsidRPr="0004764B">
        <w:rPr>
          <w:rFonts w:ascii="Times New Roman" w:hAnsi="Times New Roman" w:cs="Times New Roman"/>
          <w:sz w:val="24"/>
          <w:szCs w:val="24"/>
        </w:rPr>
        <w:t xml:space="preserve">secretion of </w:t>
      </w:r>
      <w:r w:rsidR="00923E89">
        <w:rPr>
          <w:rFonts w:ascii="Times New Roman" w:hAnsi="Times New Roman" w:cs="Times New Roman"/>
          <w:sz w:val="24"/>
          <w:szCs w:val="24"/>
        </w:rPr>
        <w:t xml:space="preserve">matrix metalloprotein-9 and </w:t>
      </w:r>
      <w:r w:rsidRPr="0004764B">
        <w:rPr>
          <w:rFonts w:ascii="Times New Roman" w:hAnsi="Times New Roman" w:cs="Times New Roman"/>
          <w:sz w:val="24"/>
          <w:szCs w:val="24"/>
        </w:rPr>
        <w:t>IL-6</w:t>
      </w:r>
      <w:r w:rsidR="0083655E">
        <w:rPr>
          <w:rFonts w:ascii="Times New Roman" w:hAnsi="Times New Roman" w:cs="Times New Roman"/>
          <w:sz w:val="24"/>
          <w:szCs w:val="24"/>
        </w:rPr>
        <w:t xml:space="preserve"> </w: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 </w:instrText>
      </w:r>
      <w:r w:rsidR="0083655E">
        <w:rPr>
          <w:rFonts w:ascii="Times New Roman" w:hAnsi="Times New Roman" w:cs="Times New Roman"/>
          <w:sz w:val="24"/>
          <w:szCs w:val="24"/>
        </w:rPr>
        <w:fldChar w:fldCharType="begin">
          <w:fldData xml:space="preserve">PEVuZE5vdGU+PENpdGU+PEF1dGhvcj5BdW5nPC9BdXRob3I+PFllYXI+MjAxMTwvWWVhcj48UmVj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</w:fldData>
        </w:fldChar>
      </w:r>
      <w:r w:rsidR="0083655E">
        <w:rPr>
          <w:rFonts w:ascii="Times New Roman" w:hAnsi="Times New Roman" w:cs="Times New Roman"/>
          <w:sz w:val="24"/>
          <w:szCs w:val="24"/>
        </w:rPr>
        <w:instrText xml:space="preserve"> ADDIN EN.CITE.DATA </w:instrText>
      </w:r>
      <w:r w:rsidR="0083655E">
        <w:rPr>
          <w:rFonts w:ascii="Times New Roman" w:hAnsi="Times New Roman" w:cs="Times New Roman"/>
          <w:sz w:val="24"/>
          <w:szCs w:val="24"/>
        </w:rPr>
      </w:r>
      <w:r w:rsidR="0083655E">
        <w:rPr>
          <w:rFonts w:ascii="Times New Roman" w:hAnsi="Times New Roman" w:cs="Times New Roman"/>
          <w:sz w:val="24"/>
          <w:szCs w:val="24"/>
        </w:rPr>
        <w:fldChar w:fldCharType="end"/>
      </w:r>
      <w:r w:rsidR="0083655E">
        <w:rPr>
          <w:rFonts w:ascii="Times New Roman" w:hAnsi="Times New Roman" w:cs="Times New Roman"/>
          <w:sz w:val="24"/>
          <w:szCs w:val="24"/>
        </w:rPr>
      </w:r>
      <w:r w:rsidR="0083655E">
        <w:rPr>
          <w:rFonts w:ascii="Times New Roman" w:hAnsi="Times New Roman" w:cs="Times New Roman"/>
          <w:sz w:val="24"/>
          <w:szCs w:val="24"/>
        </w:rPr>
        <w:fldChar w:fldCharType="separate"/>
      </w:r>
      <w:r w:rsidR="0083655E">
        <w:rPr>
          <w:rFonts w:ascii="Times New Roman" w:hAnsi="Times New Roman" w:cs="Times New Roman"/>
          <w:noProof/>
          <w:sz w:val="24"/>
          <w:szCs w:val="24"/>
        </w:rPr>
        <w:t>(</w:t>
      </w:r>
      <w:hyperlink w:anchor="_ENREF_2" w:tooltip="Aung, 2011 #194" w:history="1">
        <w:r w:rsidR="00035725">
          <w:rPr>
            <w:rFonts w:ascii="Times New Roman" w:hAnsi="Times New Roman" w:cs="Times New Roman"/>
            <w:noProof/>
            <w:sz w:val="24"/>
            <w:szCs w:val="24"/>
          </w:rPr>
          <w:t>Aung</w:t>
        </w:r>
        <w:r w:rsidR="00035725" w:rsidRPr="0083655E">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2011</w:t>
        </w:r>
      </w:hyperlink>
      <w:r w:rsidR="0083655E">
        <w:rPr>
          <w:rFonts w:ascii="Times New Roman" w:hAnsi="Times New Roman" w:cs="Times New Roman"/>
          <w:noProof/>
          <w:sz w:val="24"/>
          <w:szCs w:val="24"/>
        </w:rPr>
        <w:t xml:space="preserve">; </w:t>
      </w:r>
      <w:hyperlink w:anchor="_ENREF_52" w:tooltip="Moon, 2014 #10" w:history="1">
        <w:r w:rsidR="00035725">
          <w:rPr>
            <w:rFonts w:ascii="Times New Roman" w:hAnsi="Times New Roman" w:cs="Times New Roman"/>
            <w:noProof/>
            <w:sz w:val="24"/>
            <w:szCs w:val="24"/>
          </w:rPr>
          <w:t>Moon et al. 2014</w:t>
        </w:r>
      </w:hyperlink>
      <w:r w:rsidR="0083655E">
        <w:rPr>
          <w:rFonts w:ascii="Times New Roman" w:hAnsi="Times New Roman" w:cs="Times New Roman"/>
          <w:noProof/>
          <w:sz w:val="24"/>
          <w:szCs w:val="24"/>
        </w:rPr>
        <w:t>)</w:t>
      </w:r>
      <w:r w:rsidR="0083655E">
        <w:rPr>
          <w:rFonts w:ascii="Times New Roman" w:hAnsi="Times New Roman" w:cs="Times New Roman"/>
          <w:sz w:val="24"/>
          <w:szCs w:val="24"/>
        </w:rPr>
        <w:fldChar w:fldCharType="end"/>
      </w:r>
      <w:r w:rsidRPr="0004764B">
        <w:rPr>
          <w:rFonts w:ascii="Times New Roman" w:hAnsi="Times New Roman" w:cs="Times New Roman"/>
          <w:sz w:val="24"/>
          <w:szCs w:val="24"/>
        </w:rPr>
        <w:t>. Th</w:t>
      </w:r>
      <w:r w:rsidR="00923E89">
        <w:rPr>
          <w:rFonts w:ascii="Times New Roman" w:hAnsi="Times New Roman" w:cs="Times New Roman"/>
          <w:sz w:val="24"/>
          <w:szCs w:val="24"/>
        </w:rPr>
        <w:t>e</w:t>
      </w:r>
      <w:r w:rsidRPr="0004764B">
        <w:rPr>
          <w:rFonts w:ascii="Times New Roman" w:hAnsi="Times New Roman" w:cs="Times New Roman"/>
          <w:sz w:val="24"/>
          <w:szCs w:val="24"/>
        </w:rPr>
        <w:t xml:space="preserve"> reduced IL-6 secretion was determined to be through extracell</w:t>
      </w:r>
      <w:r w:rsidR="00FF2A21">
        <w:rPr>
          <w:rFonts w:ascii="Times New Roman" w:hAnsi="Times New Roman" w:cs="Times New Roman"/>
          <w:sz w:val="24"/>
          <w:szCs w:val="24"/>
        </w:rPr>
        <w:t xml:space="preserve">ular vesicle (EV) release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035725">
          <w:rPr>
            <w:rFonts w:ascii="Times New Roman" w:hAnsi="Times New Roman" w:cs="Times New Roman"/>
            <w:noProof/>
            <w:sz w:val="24"/>
            <w:szCs w:val="24"/>
          </w:rPr>
          <w:t>Inder</w:t>
        </w:r>
        <w:r w:rsidR="00035725" w:rsidRPr="00FF2A2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Intriguingly, cavin-1 expression also attenuated the EV-mediated release of microRNA-148a, which was previously reported to mediate bone metastasis through </w:t>
      </w:r>
      <w:proofErr w:type="spellStart"/>
      <w:r w:rsidRPr="0004764B">
        <w:rPr>
          <w:rFonts w:ascii="Times New Roman" w:hAnsi="Times New Roman" w:cs="Times New Roman"/>
          <w:sz w:val="24"/>
          <w:szCs w:val="24"/>
        </w:rPr>
        <w:t>osteoclastogenesis</w:t>
      </w:r>
      <w:proofErr w:type="spellEnd"/>
      <w:r w:rsidR="00FF2A21">
        <w:rPr>
          <w:rFonts w:ascii="Times New Roman" w:hAnsi="Times New Roman" w:cs="Times New Roman"/>
          <w:sz w:val="24"/>
          <w:szCs w:val="24"/>
        </w:rPr>
        <w:t xml:space="preserve"> </w: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Y051bT45PC9SZWNOdW0+PERpc3BsYXlUZXh0PihDaGVuZzxzdHlsZSBmYWNlPSJpdGFsaWMiPiBl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00FF2A21">
        <w:rPr>
          <w:rFonts w:ascii="Times New Roman" w:hAnsi="Times New Roman" w:cs="Times New Roman"/>
          <w:sz w:val="24"/>
          <w:szCs w:val="24"/>
        </w:rPr>
      </w:r>
      <w:r w:rsidR="00FF2A21">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035725">
          <w:rPr>
            <w:rFonts w:ascii="Times New Roman" w:hAnsi="Times New Roman" w:cs="Times New Roman"/>
            <w:noProof/>
            <w:sz w:val="24"/>
            <w:szCs w:val="24"/>
          </w:rPr>
          <w:t>Cheng</w:t>
        </w:r>
        <w:r w:rsidR="00035725" w:rsidRPr="00FF2A2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 xml:space="preserve">; </w:t>
      </w:r>
      <w:hyperlink w:anchor="_ENREF_33" w:tooltip="Inder, 2014 #9" w:history="1">
        <w:r w:rsidR="00035725">
          <w:rPr>
            <w:rFonts w:ascii="Times New Roman" w:hAnsi="Times New Roman" w:cs="Times New Roman"/>
            <w:noProof/>
            <w:sz w:val="24"/>
            <w:szCs w:val="24"/>
          </w:rPr>
          <w:t>Inder et al. 2014</w:t>
        </w:r>
      </w:hyperlink>
      <w:r w:rsidR="00FF2A21">
        <w:rPr>
          <w:rFonts w:ascii="Times New Roman" w:hAnsi="Times New Roman" w:cs="Times New Roman"/>
          <w:noProof/>
          <w:sz w:val="24"/>
          <w:szCs w:val="24"/>
        </w:rPr>
        <w:t>)</w:t>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These </w:t>
      </w:r>
      <w:r w:rsidR="005D5ADB">
        <w:rPr>
          <w:rFonts w:ascii="Times New Roman" w:hAnsi="Times New Roman" w:cs="Times New Roman"/>
          <w:sz w:val="24"/>
          <w:szCs w:val="24"/>
        </w:rPr>
        <w:t>results</w:t>
      </w:r>
      <w:r w:rsidRPr="0004764B">
        <w:rPr>
          <w:rFonts w:ascii="Times New Roman" w:hAnsi="Times New Roman" w:cs="Times New Roman"/>
          <w:sz w:val="24"/>
          <w:szCs w:val="24"/>
        </w:rPr>
        <w:t xml:space="preserve"> suggest that </w:t>
      </w:r>
      <w:r w:rsidR="00923E89">
        <w:rPr>
          <w:rFonts w:ascii="Times New Roman" w:hAnsi="Times New Roman" w:cs="Times New Roman"/>
          <w:sz w:val="24"/>
          <w:szCs w:val="24"/>
        </w:rPr>
        <w:t xml:space="preserve">one mechanism of </w:t>
      </w:r>
      <w:r w:rsidRPr="0004764B">
        <w:rPr>
          <w:rFonts w:ascii="Times New Roman" w:hAnsi="Times New Roman" w:cs="Times New Roman"/>
          <w:sz w:val="24"/>
          <w:szCs w:val="24"/>
        </w:rPr>
        <w:t xml:space="preserve">cavin-1 </w:t>
      </w:r>
      <w:r w:rsidR="00923E89">
        <w:rPr>
          <w:rFonts w:ascii="Times New Roman" w:hAnsi="Times New Roman" w:cs="Times New Roman"/>
          <w:sz w:val="24"/>
          <w:szCs w:val="24"/>
        </w:rPr>
        <w:t>tumour suppression</w:t>
      </w:r>
      <w:r w:rsidR="005D5ADB">
        <w:rPr>
          <w:rFonts w:ascii="Times New Roman" w:hAnsi="Times New Roman" w:cs="Times New Roman"/>
          <w:sz w:val="24"/>
          <w:szCs w:val="24"/>
        </w:rPr>
        <w:t xml:space="preserve"> in prostate cancer occurs partly </w:t>
      </w:r>
      <w:r w:rsidRPr="0004764B">
        <w:rPr>
          <w:rFonts w:ascii="Times New Roman" w:hAnsi="Times New Roman" w:cs="Times New Roman"/>
          <w:sz w:val="24"/>
          <w:szCs w:val="24"/>
        </w:rPr>
        <w:t>by modulating EV microRNA content.</w:t>
      </w:r>
      <w:r w:rsidRPr="0004764B">
        <w:rPr>
          <w:rFonts w:ascii="Times New Roman" w:hAnsi="Times New Roman" w:cs="Times New Roman"/>
          <w:b/>
          <w:sz w:val="24"/>
          <w:szCs w:val="24"/>
        </w:rPr>
        <w:t xml:space="preserve"> </w:t>
      </w:r>
    </w:p>
    <w:p w14:paraId="089E9400" w14:textId="77777777" w:rsidR="00580FC3" w:rsidRPr="0004764B" w:rsidRDefault="00FF2A21" w:rsidP="0004764B">
      <w:pPr>
        <w:pStyle w:val="Heading2"/>
        <w:spacing w:line="480" w:lineRule="auto"/>
        <w:rPr>
          <w:rFonts w:ascii="Times New Roman" w:hAnsi="Times New Roman" w:cs="Times New Roman"/>
        </w:rPr>
      </w:pPr>
      <w:bookmarkStart w:id="9" w:name="_Toc464553524"/>
      <w:r>
        <w:rPr>
          <w:rFonts w:ascii="Times New Roman" w:hAnsi="Times New Roman" w:cs="Times New Roman"/>
        </w:rPr>
        <w:t>Horizontal Transfer of M</w:t>
      </w:r>
      <w:r w:rsidR="00580FC3" w:rsidRPr="0004764B">
        <w:rPr>
          <w:rFonts w:ascii="Times New Roman" w:hAnsi="Times New Roman" w:cs="Times New Roman"/>
        </w:rPr>
        <w:t>icroRNAs via Extracellular Vesicles:</w:t>
      </w:r>
      <w:bookmarkEnd w:id="9"/>
      <w:r w:rsidR="00580FC3" w:rsidRPr="0004764B">
        <w:rPr>
          <w:rFonts w:ascii="Times New Roman" w:hAnsi="Times New Roman" w:cs="Times New Roman"/>
        </w:rPr>
        <w:t xml:space="preserve"> </w:t>
      </w:r>
    </w:p>
    <w:p w14:paraId="46A06EC9" w14:textId="77777777" w:rsidR="00A52994" w:rsidRDefault="00580FC3" w:rsidP="0004764B">
      <w:pPr>
        <w:spacing w:line="480" w:lineRule="auto"/>
        <w:ind w:firstLine="142"/>
        <w:rPr>
          <w:rFonts w:ascii="Times New Roman" w:hAnsi="Times New Roman" w:cs="Times New Roman"/>
          <w:sz w:val="24"/>
          <w:szCs w:val="24"/>
        </w:rPr>
        <w:sectPr w:rsidR="00A52994" w:rsidSect="00DE7F95">
          <w:pgSz w:w="11906" w:h="16838"/>
          <w:pgMar w:top="1135" w:right="1440" w:bottom="1440" w:left="1440" w:header="708" w:footer="423" w:gutter="0"/>
          <w:cols w:space="708"/>
          <w:docGrid w:linePitch="360"/>
        </w:sect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7" w:tooltip="Pegtel, 2014 #174" w:history="1">
        <w:r w:rsidR="00035725" w:rsidRPr="0004764B">
          <w:rPr>
            <w:rFonts w:ascii="Times New Roman" w:hAnsi="Times New Roman" w:cs="Times New Roman"/>
            <w:noProof/>
            <w:sz w:val="24"/>
            <w:szCs w:val="24"/>
          </w:rPr>
          <w:t>Pegtel</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EVs are comprised of vesicles</w:t>
      </w:r>
      <w:r w:rsidR="00FF2A21">
        <w:rPr>
          <w:rFonts w:ascii="Times New Roman" w:hAnsi="Times New Roman" w:cs="Times New Roman"/>
          <w:sz w:val="24"/>
          <w:szCs w:val="24"/>
        </w:rPr>
        <w:t xml:space="preserve"> predominately</w:t>
      </w:r>
      <w:r w:rsidR="001134B5">
        <w:rPr>
          <w:rFonts w:ascii="Times New Roman" w:hAnsi="Times New Roman" w:cs="Times New Roman"/>
          <w:sz w:val="24"/>
          <w:szCs w:val="24"/>
        </w:rPr>
        <w:t xml:space="preserve"> from two different</w:t>
      </w:r>
      <w:r w:rsidR="005D5ADB">
        <w:rPr>
          <w:rFonts w:ascii="Times New Roman" w:hAnsi="Times New Roman" w:cs="Times New Roman"/>
          <w:sz w:val="24"/>
          <w:szCs w:val="24"/>
        </w:rPr>
        <w:t xml:space="preserve"> sources, exosomes and </w:t>
      </w:r>
      <w:proofErr w:type="spellStart"/>
      <w:r w:rsidR="005D5ADB">
        <w:rPr>
          <w:rFonts w:ascii="Times New Roman" w:hAnsi="Times New Roman" w:cs="Times New Roman"/>
          <w:sz w:val="24"/>
          <w:szCs w:val="24"/>
        </w:rPr>
        <w:t>microvesicles</w:t>
      </w:r>
      <w:proofErr w:type="spellEnd"/>
      <w:r w:rsidR="005D5ADB">
        <w:rPr>
          <w:rFonts w:ascii="Times New Roman" w:hAnsi="Times New Roman" w:cs="Times New Roman"/>
          <w:sz w:val="24"/>
          <w:szCs w:val="24"/>
        </w:rPr>
        <w:t xml:space="preserve"> (</w:t>
      </w:r>
      <w:r w:rsidR="00043118">
        <w:rPr>
          <w:rFonts w:ascii="Times New Roman" w:hAnsi="Times New Roman" w:cs="Times New Roman"/>
          <w:sz w:val="24"/>
          <w:szCs w:val="24"/>
        </w:rPr>
        <w:t>Fig.1</w:t>
      </w:r>
      <w:r w:rsidR="005D5ADB">
        <w:rPr>
          <w:rFonts w:ascii="Times New Roman" w:hAnsi="Times New Roman" w:cs="Times New Roman"/>
          <w:sz w:val="24"/>
          <w:szCs w:val="24"/>
        </w:rPr>
        <w:t xml:space="preserve">). </w:t>
      </w:r>
      <w:r w:rsidRPr="0004764B">
        <w:rPr>
          <w:rFonts w:ascii="Times New Roman" w:hAnsi="Times New Roman" w:cs="Times New Roman"/>
          <w:sz w:val="24"/>
          <w:szCs w:val="24"/>
        </w:rPr>
        <w:t xml:space="preserve">Exosomes are defined as 40-100nm diameter extracellular vesicles which are released upon fusion of the </w:t>
      </w:r>
      <w:proofErr w:type="spellStart"/>
      <w:r w:rsidRPr="0004764B">
        <w:rPr>
          <w:rFonts w:ascii="Times New Roman" w:hAnsi="Times New Roman" w:cs="Times New Roman"/>
          <w:sz w:val="24"/>
          <w:szCs w:val="24"/>
        </w:rPr>
        <w:t>multivesicular</w:t>
      </w:r>
      <w:proofErr w:type="spellEnd"/>
      <w:r w:rsidRPr="0004764B">
        <w:rPr>
          <w:rFonts w:ascii="Times New Roman" w:hAnsi="Times New Roman" w:cs="Times New Roman"/>
          <w:sz w:val="24"/>
          <w:szCs w:val="24"/>
        </w:rPr>
        <w:t xml:space="preserve"> bodies with the plasma membrane (</w:t>
      </w:r>
      <w:proofErr w:type="spellStart"/>
      <w:r w:rsidRPr="0004764B">
        <w:rPr>
          <w:rFonts w:ascii="Times New Roman" w:hAnsi="Times New Roman" w:cs="Times New Roman"/>
          <w:sz w:val="24"/>
          <w:szCs w:val="24"/>
        </w:rPr>
        <w:t>Gu</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w:t>
      </w:r>
      <w:proofErr w:type="spellStart"/>
      <w:r w:rsidRPr="0004764B">
        <w:rPr>
          <w:rFonts w:ascii="Times New Roman" w:hAnsi="Times New Roman" w:cs="Times New Roman"/>
          <w:sz w:val="24"/>
          <w:szCs w:val="24"/>
        </w:rPr>
        <w:t>microvesicles</w:t>
      </w:r>
      <w:proofErr w:type="spellEnd"/>
      <w:r w:rsidRPr="0004764B">
        <w:rPr>
          <w:rFonts w:ascii="Times New Roman" w:hAnsi="Times New Roman" w:cs="Times New Roman"/>
          <w:sz w:val="24"/>
          <w:szCs w:val="24"/>
        </w:rPr>
        <w:t xml:space="preserve"> (≥100nm) differ from exosomes by being released from budding of the plasma membrane (</w:t>
      </w:r>
      <w:proofErr w:type="spellStart"/>
      <w:r w:rsidRPr="0004764B">
        <w:rPr>
          <w:rFonts w:ascii="Times New Roman" w:hAnsi="Times New Roman" w:cs="Times New Roman"/>
          <w:sz w:val="24"/>
          <w:szCs w:val="24"/>
        </w:rPr>
        <w:t>Minciacchi</w:t>
      </w:r>
      <w:proofErr w:type="spellEnd"/>
      <w:r w:rsidRPr="0004764B">
        <w:rPr>
          <w:rFonts w:ascii="Times New Roman" w:hAnsi="Times New Roman" w:cs="Times New Roman"/>
          <w:sz w:val="24"/>
          <w:szCs w:val="24"/>
        </w:rPr>
        <w:t xml:space="preserve">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Pr="00520A5A">
        <w:rPr>
          <w:rFonts w:ascii="Times New Roman" w:hAnsi="Times New Roman" w:cs="Times New Roman"/>
          <w:sz w:val="24"/>
          <w:szCs w:val="24"/>
        </w:rPr>
        <w:t>).</w:t>
      </w:r>
      <w:r w:rsidR="0077364C" w:rsidRPr="00520A5A">
        <w:rPr>
          <w:rFonts w:ascii="Times New Roman" w:hAnsi="Times New Roman" w:cs="Times New Roman"/>
          <w:sz w:val="24"/>
          <w:szCs w:val="24"/>
        </w:rPr>
        <w:t xml:space="preserve"> </w:t>
      </w:r>
      <w:r w:rsidR="0077364C" w:rsidRPr="00FF2A21">
        <w:rPr>
          <w:rFonts w:ascii="Times New Roman" w:hAnsi="Times New Roman" w:cs="Times New Roman"/>
          <w:sz w:val="24"/>
          <w:szCs w:val="24"/>
        </w:rPr>
        <w:t>This report focused on a</w:t>
      </w:r>
      <w:r w:rsidR="00277D50" w:rsidRPr="00FF2A21">
        <w:rPr>
          <w:rFonts w:ascii="Times New Roman" w:hAnsi="Times New Roman" w:cs="Times New Roman"/>
          <w:sz w:val="24"/>
          <w:szCs w:val="24"/>
        </w:rPr>
        <w:t xml:space="preserve"> mixed population of EVs as past </w:t>
      </w:r>
      <w:r w:rsidR="0077364C" w:rsidRPr="00FF2A21">
        <w:rPr>
          <w:rFonts w:ascii="Times New Roman" w:hAnsi="Times New Roman" w:cs="Times New Roman"/>
          <w:sz w:val="24"/>
          <w:szCs w:val="24"/>
        </w:rPr>
        <w:t xml:space="preserve">research </w:t>
      </w:r>
      <w:r w:rsidR="00277D50" w:rsidRPr="00FF2A21">
        <w:rPr>
          <w:rFonts w:ascii="Times New Roman" w:hAnsi="Times New Roman" w:cs="Times New Roman"/>
          <w:sz w:val="24"/>
          <w:szCs w:val="24"/>
        </w:rPr>
        <w:t xml:space="preserve">also </w:t>
      </w:r>
      <w:r w:rsidR="0077364C" w:rsidRPr="00FF2A21">
        <w:rPr>
          <w:rFonts w:ascii="Times New Roman" w:hAnsi="Times New Roman" w:cs="Times New Roman"/>
          <w:sz w:val="24"/>
          <w:szCs w:val="24"/>
        </w:rPr>
        <w:t>utilized mixed populations</w:t>
      </w:r>
      <w:r w:rsidR="001134B5">
        <w:rPr>
          <w:rFonts w:ascii="Times New Roman" w:hAnsi="Times New Roman" w:cs="Times New Roman"/>
          <w:sz w:val="24"/>
          <w:szCs w:val="24"/>
        </w:rPr>
        <w:t xml:space="preserve"> when analysing EV content</w:t>
      </w:r>
      <w:r w:rsidR="0077364C" w:rsidRPr="00520A5A">
        <w:rPr>
          <w:rFonts w:ascii="Times New Roman" w:hAnsi="Times New Roman" w:cs="Times New Roman"/>
          <w:sz w:val="24"/>
          <w:szCs w:val="24"/>
        </w:rPr>
        <w:t>.</w:t>
      </w:r>
      <w:r w:rsidRPr="00520A5A">
        <w:rPr>
          <w:rFonts w:ascii="Times New Roman" w:hAnsi="Times New Roman" w:cs="Times New Roman"/>
          <w:sz w:val="24"/>
          <w:szCs w:val="24"/>
        </w:rPr>
        <w:t xml:space="preserve"> </w:t>
      </w:r>
      <w:r w:rsidRPr="0004764B">
        <w:rPr>
          <w:rFonts w:ascii="Times New Roman" w:hAnsi="Times New Roman" w:cs="Times New Roman"/>
          <w:sz w:val="24"/>
          <w:szCs w:val="24"/>
        </w:rPr>
        <w:t xml:space="preserve">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7" w:tooltip="McKechnie, 2006 #169" w:history="1">
        <w:r w:rsidR="00035725">
          <w:rPr>
            <w:rFonts w:ascii="Times New Roman" w:hAnsi="Times New Roman" w:cs="Times New Roman"/>
            <w:noProof/>
            <w:sz w:val="24"/>
            <w:szCs w:val="24"/>
          </w:rPr>
          <w:t>McKechnie</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2006</w:t>
        </w:r>
      </w:hyperlink>
      <w:r w:rsidR="00035725">
        <w:rPr>
          <w:rFonts w:ascii="Times New Roman" w:hAnsi="Times New Roman" w:cs="Times New Roman"/>
          <w:noProof/>
          <w:sz w:val="24"/>
          <w:szCs w:val="24"/>
        </w:rPr>
        <w:t xml:space="preserve">; </w:t>
      </w:r>
      <w:hyperlink w:anchor="_ENREF_73" w:tooltip="Wysoczynski, 2009 #176" w:history="1">
        <w:r w:rsidR="00035725">
          <w:rPr>
            <w:rFonts w:ascii="Times New Roman" w:hAnsi="Times New Roman" w:cs="Times New Roman"/>
            <w:noProof/>
            <w:sz w:val="24"/>
            <w:szCs w:val="24"/>
          </w:rPr>
          <w:t>Wysoczynski and Ratajczak 2009</w:t>
        </w:r>
      </w:hyperlink>
      <w:r w:rsidR="00035725">
        <w:rPr>
          <w:rFonts w:ascii="Times New Roman" w:hAnsi="Times New Roman" w:cs="Times New Roman"/>
          <w:noProof/>
          <w:sz w:val="24"/>
          <w:szCs w:val="24"/>
        </w:rPr>
        <w:t xml:space="preserve">; </w:t>
      </w:r>
      <w:hyperlink w:anchor="_ENREF_27" w:tooltip="Hedlund, 2011 #175" w:history="1">
        <w:r w:rsidR="00035725">
          <w:rPr>
            <w:rFonts w:ascii="Times New Roman" w:hAnsi="Times New Roman" w:cs="Times New Roman"/>
            <w:noProof/>
            <w:sz w:val="24"/>
            <w:szCs w:val="24"/>
          </w:rPr>
          <w:t>Hedlund</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2011</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r w:rsidR="005D5ADB">
        <w:rPr>
          <w:rFonts w:ascii="Times New Roman" w:hAnsi="Times New Roman" w:cs="Times New Roman"/>
          <w:sz w:val="24"/>
          <w:szCs w:val="24"/>
        </w:rPr>
        <w:t>R</w:t>
      </w:r>
      <w:r w:rsidRPr="0004764B">
        <w:rPr>
          <w:rFonts w:ascii="Times New Roman" w:hAnsi="Times New Roman" w:cs="Times New Roman"/>
          <w:sz w:val="24"/>
          <w:szCs w:val="24"/>
        </w:rPr>
        <w:t xml:space="preserve">ecent studies have </w:t>
      </w:r>
      <w:r w:rsidR="005D5ADB">
        <w:rPr>
          <w:rFonts w:ascii="Times New Roman" w:hAnsi="Times New Roman" w:cs="Times New Roman"/>
          <w:sz w:val="24"/>
          <w:szCs w:val="24"/>
        </w:rPr>
        <w:t xml:space="preserve">reported </w:t>
      </w:r>
      <w:r w:rsidRPr="0004764B">
        <w:rPr>
          <w:rFonts w:ascii="Times New Roman" w:hAnsi="Times New Roman" w:cs="Times New Roman"/>
          <w:sz w:val="24"/>
          <w:szCs w:val="24"/>
        </w:rPr>
        <w:t>that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Costa-Silva, 2015 #177" w:history="1">
        <w:r w:rsidR="00035725" w:rsidRPr="0004764B">
          <w:rPr>
            <w:rFonts w:ascii="Times New Roman" w:hAnsi="Times New Roman" w:cs="Times New Roman"/>
            <w:noProof/>
            <w:sz w:val="24"/>
            <w:szCs w:val="24"/>
          </w:rPr>
          <w:t>Costa-Silva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61" w:tooltip="Ramteke, 2015 #178" w:history="1">
        <w:r w:rsidR="00035725" w:rsidRPr="0004764B">
          <w:rPr>
            <w:rFonts w:ascii="Times New Roman" w:hAnsi="Times New Roman" w:cs="Times New Roman"/>
            <w:noProof/>
            <w:sz w:val="24"/>
            <w:szCs w:val="24"/>
          </w:rPr>
          <w:t>Ramteke</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w:t>
      </w:r>
    </w:p>
    <w:p w14:paraId="13C6E3FF" w14:textId="77777777" w:rsidR="009D2596" w:rsidRDefault="009D2596" w:rsidP="009D2596">
      <w:pPr>
        <w:spacing w:line="480" w:lineRule="auto"/>
        <w:ind w:left="-284" w:firstLine="142"/>
        <w:rPr>
          <w:rFonts w:ascii="Times New Roman" w:hAnsi="Times New Roman" w:cs="Times New Roman"/>
          <w:sz w:val="24"/>
          <w:szCs w:val="24"/>
        </w:rPr>
      </w:pPr>
    </w:p>
    <w:p w14:paraId="50257258" w14:textId="77777777" w:rsidR="009D2596" w:rsidRDefault="009D2596" w:rsidP="009D2596">
      <w:pPr>
        <w:spacing w:line="480" w:lineRule="auto"/>
        <w:ind w:left="-284" w:firstLine="142"/>
        <w:rPr>
          <w:rFonts w:ascii="Times New Roman" w:hAnsi="Times New Roman" w:cs="Times New Roman"/>
          <w:sz w:val="24"/>
          <w:szCs w:val="24"/>
        </w:rPr>
      </w:pPr>
    </w:p>
    <w:p w14:paraId="47A08976" w14:textId="77777777" w:rsidR="009D2596" w:rsidRDefault="009D2596" w:rsidP="009D2596">
      <w:pPr>
        <w:spacing w:line="480" w:lineRule="auto"/>
        <w:ind w:left="-284" w:firstLine="142"/>
        <w:rPr>
          <w:rFonts w:ascii="Times New Roman" w:hAnsi="Times New Roman" w:cs="Times New Roman"/>
          <w:sz w:val="24"/>
          <w:szCs w:val="24"/>
        </w:rPr>
      </w:pPr>
    </w:p>
    <w:p w14:paraId="74C6587E" w14:textId="77777777" w:rsidR="00A52994" w:rsidRDefault="00A52994" w:rsidP="009D2596">
      <w:pPr>
        <w:spacing w:line="480" w:lineRule="auto"/>
        <w:ind w:left="-284" w:firstLine="142"/>
        <w:rPr>
          <w:rFonts w:ascii="Times New Roman" w:hAnsi="Times New Roman" w:cs="Times New Roman"/>
          <w:sz w:val="24"/>
          <w:szCs w:val="24"/>
        </w:rPr>
      </w:pPr>
      <w:r>
        <w:rPr>
          <w:noProof/>
          <w:lang w:eastAsia="en-AU"/>
        </w:rPr>
        <w:drawing>
          <wp:inline distT="0" distB="0" distL="0" distR="0" wp14:anchorId="6A2E875C" wp14:editId="160BD71A">
            <wp:extent cx="5702935"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9" t="1081" b="486"/>
                    <a:stretch/>
                  </pic:blipFill>
                  <pic:spPr bwMode="auto">
                    <a:xfrm>
                      <a:off x="0" y="0"/>
                      <a:ext cx="5702935" cy="3467100"/>
                    </a:xfrm>
                    <a:prstGeom prst="rect">
                      <a:avLst/>
                    </a:prstGeom>
                    <a:ln>
                      <a:noFill/>
                    </a:ln>
                    <a:extLst>
                      <a:ext uri="{53640926-AAD7-44D8-BBD7-CCE9431645EC}">
                        <a14:shadowObscured xmlns:a14="http://schemas.microsoft.com/office/drawing/2010/main"/>
                      </a:ext>
                    </a:extLst>
                  </pic:spPr>
                </pic:pic>
              </a:graphicData>
            </a:graphic>
          </wp:inline>
        </w:drawing>
      </w:r>
    </w:p>
    <w:p w14:paraId="783DD7CD" w14:textId="77777777" w:rsidR="00A52994" w:rsidRDefault="00A52994" w:rsidP="00A52994">
      <w:pPr>
        <w:spacing w:line="360" w:lineRule="auto"/>
        <w:rPr>
          <w:rFonts w:ascii="Times New Roman" w:hAnsi="Times New Roman" w:cs="Times New Roman"/>
          <w:sz w:val="24"/>
          <w:szCs w:val="24"/>
        </w:rPr>
      </w:pPr>
    </w:p>
    <w:p w14:paraId="778CC164" w14:textId="77777777" w:rsidR="00A52994" w:rsidRPr="00A52994" w:rsidRDefault="00A52994" w:rsidP="00A52994">
      <w:pPr>
        <w:spacing w:line="360" w:lineRule="auto"/>
        <w:rPr>
          <w:rFonts w:ascii="Times New Roman" w:hAnsi="Times New Roman" w:cs="Times New Roman"/>
          <w:sz w:val="24"/>
          <w:szCs w:val="24"/>
        </w:rPr>
      </w:pPr>
      <w:r w:rsidRPr="00A52994">
        <w:rPr>
          <w:rFonts w:ascii="Times New Roman" w:hAnsi="Times New Roman" w:cs="Times New Roman"/>
          <w:b/>
          <w:sz w:val="24"/>
          <w:szCs w:val="24"/>
        </w:rPr>
        <w:t xml:space="preserve">Figure 1: </w:t>
      </w:r>
      <w:r w:rsidRPr="00A52994">
        <w:rPr>
          <w:rFonts w:ascii="Times New Roman" w:hAnsi="Times New Roman" w:cs="Times New Roman"/>
          <w:i/>
          <w:sz w:val="24"/>
          <w:szCs w:val="24"/>
        </w:rPr>
        <w:t>Diagrammatic representation of microRNA extracellular vesicle transport.</w:t>
      </w:r>
      <w:r w:rsidRPr="00A52994">
        <w:rPr>
          <w:rFonts w:ascii="Times New Roman" w:hAnsi="Times New Roman" w:cs="Times New Roman"/>
          <w:sz w:val="24"/>
          <w:szCs w:val="24"/>
        </w:rPr>
        <w:t xml:space="preserve"> EVs are formed in two different wa</w:t>
      </w:r>
      <w:r>
        <w:rPr>
          <w:rFonts w:ascii="Times New Roman" w:hAnsi="Times New Roman" w:cs="Times New Roman"/>
          <w:sz w:val="24"/>
          <w:szCs w:val="24"/>
        </w:rPr>
        <w:t xml:space="preserve">ys: from budding of the plasma </w:t>
      </w:r>
      <w:r w:rsidRPr="00A52994">
        <w:rPr>
          <w:rFonts w:ascii="Times New Roman" w:hAnsi="Times New Roman" w:cs="Times New Roman"/>
          <w:sz w:val="24"/>
          <w:szCs w:val="24"/>
        </w:rPr>
        <w:t xml:space="preserve">membrane to form </w:t>
      </w:r>
      <w:proofErr w:type="spellStart"/>
      <w:r w:rsidRPr="00A52994">
        <w:rPr>
          <w:rFonts w:ascii="Times New Roman" w:hAnsi="Times New Roman" w:cs="Times New Roman"/>
          <w:sz w:val="24"/>
          <w:szCs w:val="24"/>
        </w:rPr>
        <w:t>microvesicles</w:t>
      </w:r>
      <w:proofErr w:type="spellEnd"/>
      <w:r w:rsidRPr="00A52994">
        <w:rPr>
          <w:rFonts w:ascii="Times New Roman" w:hAnsi="Times New Roman" w:cs="Times New Roman"/>
          <w:sz w:val="24"/>
          <w:szCs w:val="24"/>
        </w:rPr>
        <w:t xml:space="preserve"> and from fusion of the </w:t>
      </w:r>
      <w:proofErr w:type="spellStart"/>
      <w:r w:rsidRPr="00A52994">
        <w:rPr>
          <w:rFonts w:ascii="Times New Roman" w:hAnsi="Times New Roman" w:cs="Times New Roman"/>
          <w:sz w:val="24"/>
          <w:szCs w:val="24"/>
        </w:rPr>
        <w:t>multivesicular</w:t>
      </w:r>
      <w:proofErr w:type="spellEnd"/>
      <w:r w:rsidRPr="00A52994">
        <w:rPr>
          <w:rFonts w:ascii="Times New Roman" w:hAnsi="Times New Roman" w:cs="Times New Roman"/>
          <w:sz w:val="24"/>
          <w:szCs w:val="24"/>
        </w:rPr>
        <w:t xml:space="preserve"> bodies (MVBs) with the plasma mem</w:t>
      </w:r>
      <w:r>
        <w:rPr>
          <w:rFonts w:ascii="Times New Roman" w:hAnsi="Times New Roman" w:cs="Times New Roman"/>
          <w:sz w:val="24"/>
          <w:szCs w:val="24"/>
        </w:rPr>
        <w:t xml:space="preserve">brane to release exosomes. </w:t>
      </w:r>
      <w:r w:rsidRPr="00A52994">
        <w:rPr>
          <w:rFonts w:ascii="Times New Roman" w:hAnsi="Times New Roman" w:cs="Times New Roman"/>
          <w:sz w:val="24"/>
          <w:szCs w:val="24"/>
        </w:rPr>
        <w:t>EV contents includes miRNAs.</w:t>
      </w:r>
      <w:commentRangeStart w:id="10"/>
      <w:r w:rsidRPr="00A52994">
        <w:rPr>
          <w:rFonts w:ascii="Times New Roman" w:hAnsi="Times New Roman" w:cs="Times New Roman"/>
          <w:sz w:val="24"/>
          <w:szCs w:val="24"/>
        </w:rPr>
        <w:t xml:space="preserve"> Uptake of miRNAs to the recipient cell </w:t>
      </w:r>
      <w:r w:rsidR="0009488E">
        <w:rPr>
          <w:rFonts w:ascii="Times New Roman" w:hAnsi="Times New Roman" w:cs="Times New Roman"/>
          <w:sz w:val="24"/>
          <w:szCs w:val="24"/>
        </w:rPr>
        <w:t xml:space="preserve">is followed </w:t>
      </w:r>
      <w:proofErr w:type="gramStart"/>
      <w:r w:rsidR="0009488E">
        <w:rPr>
          <w:rFonts w:ascii="Times New Roman" w:hAnsi="Times New Roman" w:cs="Times New Roman"/>
          <w:sz w:val="24"/>
          <w:szCs w:val="24"/>
        </w:rPr>
        <w:t xml:space="preserve">by </w:t>
      </w:r>
      <w:r w:rsidR="009D2596">
        <w:rPr>
          <w:rFonts w:ascii="Times New Roman" w:hAnsi="Times New Roman" w:cs="Times New Roman"/>
          <w:sz w:val="24"/>
          <w:szCs w:val="24"/>
        </w:rPr>
        <w:t xml:space="preserve"> </w:t>
      </w:r>
      <w:r w:rsidRPr="00A52994">
        <w:rPr>
          <w:rFonts w:ascii="Times New Roman" w:hAnsi="Times New Roman" w:cs="Times New Roman"/>
          <w:sz w:val="24"/>
          <w:szCs w:val="24"/>
        </w:rPr>
        <w:t>recruitment</w:t>
      </w:r>
      <w:proofErr w:type="gramEnd"/>
      <w:r w:rsidRPr="00A52994">
        <w:rPr>
          <w:rFonts w:ascii="Times New Roman" w:hAnsi="Times New Roman" w:cs="Times New Roman"/>
          <w:sz w:val="24"/>
          <w:szCs w:val="24"/>
        </w:rPr>
        <w:t xml:space="preserve"> of the RISC complex and as</w:t>
      </w:r>
      <w:r>
        <w:rPr>
          <w:rFonts w:ascii="Times New Roman" w:hAnsi="Times New Roman" w:cs="Times New Roman"/>
          <w:sz w:val="24"/>
          <w:szCs w:val="24"/>
        </w:rPr>
        <w:t xml:space="preserve">sociated proteins once bound </w:t>
      </w:r>
      <w:r w:rsidRPr="00A52994">
        <w:rPr>
          <w:rFonts w:ascii="Times New Roman" w:hAnsi="Times New Roman" w:cs="Times New Roman"/>
          <w:sz w:val="24"/>
          <w:szCs w:val="24"/>
        </w:rPr>
        <w:t>to its target mRNA by complementary binding</w:t>
      </w:r>
      <w:commentRangeEnd w:id="10"/>
      <w:r w:rsidR="0009488E">
        <w:rPr>
          <w:rStyle w:val="CommentReference"/>
        </w:rPr>
        <w:commentReference w:id="10"/>
      </w:r>
      <w:r w:rsidRPr="00A52994">
        <w:rPr>
          <w:rFonts w:ascii="Times New Roman" w:hAnsi="Times New Roman" w:cs="Times New Roman"/>
          <w:sz w:val="24"/>
          <w:szCs w:val="24"/>
        </w:rPr>
        <w:t>. This enables down regulation of proteins in the recipient cell b</w:t>
      </w:r>
      <w:r>
        <w:rPr>
          <w:rFonts w:ascii="Times New Roman" w:hAnsi="Times New Roman" w:cs="Times New Roman"/>
          <w:sz w:val="24"/>
          <w:szCs w:val="24"/>
        </w:rPr>
        <w:t xml:space="preserve">y </w:t>
      </w:r>
      <w:r w:rsidRPr="00A52994">
        <w:rPr>
          <w:rFonts w:ascii="Times New Roman" w:hAnsi="Times New Roman" w:cs="Times New Roman"/>
          <w:sz w:val="24"/>
          <w:szCs w:val="24"/>
        </w:rPr>
        <w:t xml:space="preserve">degradation of </w:t>
      </w:r>
      <w:r>
        <w:rPr>
          <w:rFonts w:ascii="Times New Roman" w:hAnsi="Times New Roman" w:cs="Times New Roman"/>
          <w:sz w:val="24"/>
          <w:szCs w:val="24"/>
        </w:rPr>
        <w:t xml:space="preserve">the </w:t>
      </w:r>
      <w:r w:rsidRPr="00A52994">
        <w:rPr>
          <w:rFonts w:ascii="Times New Roman" w:hAnsi="Times New Roman" w:cs="Times New Roman"/>
          <w:sz w:val="24"/>
          <w:szCs w:val="24"/>
        </w:rPr>
        <w:t>transcript. (Illustration completed on Adobe Illustrator CC 2014)</w:t>
      </w:r>
    </w:p>
    <w:p w14:paraId="6DE40526" w14:textId="77777777" w:rsidR="00A52994" w:rsidRPr="00A52994" w:rsidRDefault="00A52994" w:rsidP="00A52994">
      <w:pPr>
        <w:rPr>
          <w:rFonts w:ascii="Times New Roman" w:hAnsi="Times New Roman" w:cs="Times New Roman"/>
          <w:sz w:val="24"/>
          <w:szCs w:val="24"/>
        </w:rPr>
      </w:pPr>
    </w:p>
    <w:p w14:paraId="5FA66B54" w14:textId="77777777" w:rsidR="00A52994" w:rsidRDefault="00A52994" w:rsidP="00A52994">
      <w:pPr>
        <w:tabs>
          <w:tab w:val="left" w:pos="5745"/>
        </w:tabs>
        <w:rPr>
          <w:rFonts w:ascii="Times New Roman" w:hAnsi="Times New Roman" w:cs="Times New Roman"/>
          <w:sz w:val="24"/>
          <w:szCs w:val="24"/>
        </w:rPr>
      </w:pPr>
      <w:r>
        <w:rPr>
          <w:rFonts w:ascii="Times New Roman" w:hAnsi="Times New Roman" w:cs="Times New Roman"/>
          <w:sz w:val="24"/>
          <w:szCs w:val="24"/>
        </w:rPr>
        <w:tab/>
      </w:r>
    </w:p>
    <w:p w14:paraId="0E705E58" w14:textId="77777777" w:rsidR="00A52994" w:rsidRPr="00A52994" w:rsidRDefault="00A52994" w:rsidP="00A52994">
      <w:pPr>
        <w:tabs>
          <w:tab w:val="left" w:pos="5745"/>
        </w:tabs>
        <w:rPr>
          <w:rFonts w:ascii="Times New Roman" w:hAnsi="Times New Roman" w:cs="Times New Roman"/>
          <w:sz w:val="24"/>
          <w:szCs w:val="24"/>
        </w:rPr>
        <w:sectPr w:rsidR="00A52994" w:rsidRPr="00A52994" w:rsidSect="001C7F4E">
          <w:pgSz w:w="11906" w:h="16838"/>
          <w:pgMar w:top="1135" w:right="1440" w:bottom="1440" w:left="1440" w:header="708" w:footer="423" w:gutter="0"/>
          <w:cols w:space="708"/>
          <w:docGrid w:linePitch="360"/>
        </w:sectPr>
      </w:pPr>
      <w:r>
        <w:rPr>
          <w:rFonts w:ascii="Times New Roman" w:hAnsi="Times New Roman" w:cs="Times New Roman"/>
          <w:sz w:val="24"/>
          <w:szCs w:val="24"/>
        </w:rPr>
        <w:tab/>
      </w:r>
    </w:p>
    <w:p w14:paraId="07E00DDE" w14:textId="77777777"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lastRenderedPageBreak/>
        <w:t xml:space="preserve">this </w:t>
      </w:r>
      <w:r w:rsidR="00C13EE0">
        <w:rPr>
          <w:rFonts w:ascii="Times New Roman" w:hAnsi="Times New Roman" w:cs="Times New Roman"/>
          <w:sz w:val="24"/>
          <w:szCs w:val="24"/>
        </w:rPr>
        <w:t xml:space="preserve">has been </w:t>
      </w:r>
      <w:r w:rsidRPr="0004764B">
        <w:rPr>
          <w:rFonts w:ascii="Times New Roman" w:hAnsi="Times New Roman" w:cs="Times New Roman"/>
          <w:sz w:val="24"/>
          <w:szCs w:val="24"/>
        </w:rPr>
        <w:t xml:space="preserve">attributed to the proteomic EV content being </w:t>
      </w:r>
      <w:r w:rsidR="00C13EE0">
        <w:rPr>
          <w:rFonts w:ascii="Times New Roman" w:hAnsi="Times New Roman" w:cs="Times New Roman"/>
          <w:sz w:val="24"/>
          <w:szCs w:val="24"/>
        </w:rPr>
        <w:t xml:space="preserve">transferred </w:t>
      </w:r>
      <w:r w:rsidRPr="0004764B">
        <w:rPr>
          <w:rFonts w:ascii="Times New Roman" w:hAnsi="Times New Roman" w:cs="Times New Roman"/>
          <w:sz w:val="24"/>
          <w:szCs w:val="24"/>
        </w:rPr>
        <w:t xml:space="preserve">to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3" w:tooltip="Dovrat, 2014 #180" w:history="1">
        <w:r w:rsidR="00035725" w:rsidRPr="0004764B">
          <w:rPr>
            <w:rFonts w:ascii="Times New Roman" w:hAnsi="Times New Roman" w:cs="Times New Roman"/>
            <w:noProof/>
            <w:sz w:val="24"/>
            <w:szCs w:val="24"/>
          </w:rPr>
          <w:t>Dovrat</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37" w:tooltip="Kharmate, 2016 #181" w:history="1">
        <w:r w:rsidR="00035725" w:rsidRPr="0004764B">
          <w:rPr>
            <w:rFonts w:ascii="Times New Roman" w:hAnsi="Times New Roman" w:cs="Times New Roman"/>
            <w:noProof/>
            <w:sz w:val="24"/>
            <w:szCs w:val="24"/>
          </w:rPr>
          <w:t>Kharmate</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65" w:tooltip="Song, 2016 #179" w:history="1">
        <w:r w:rsidR="00035725" w:rsidRPr="0004764B">
          <w:rPr>
            <w:rFonts w:ascii="Times New Roman" w:hAnsi="Times New Roman" w:cs="Times New Roman"/>
            <w:noProof/>
            <w:sz w:val="24"/>
            <w:szCs w:val="24"/>
          </w:rPr>
          <w:t>Song</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3980C475" w14:textId="77777777" w:rsidR="00580FC3"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w:t>
      </w:r>
      <w:proofErr w:type="spellStart"/>
      <w:r w:rsidRPr="0004764B">
        <w:rPr>
          <w:rFonts w:ascii="Times New Roman" w:hAnsi="Times New Roman" w:cs="Times New Roman"/>
          <w:sz w:val="24"/>
          <w:szCs w:val="24"/>
        </w:rPr>
        <w:t>miRs</w:t>
      </w:r>
      <w:proofErr w:type="spellEnd"/>
      <w:r w:rsidRPr="0004764B">
        <w:rPr>
          <w:rFonts w:ascii="Times New Roman" w:hAnsi="Times New Roman" w:cs="Times New Roman"/>
          <w:sz w:val="24"/>
          <w:szCs w:val="24"/>
        </w:rPr>
        <w:t xml:space="preserve">) are small non-coding RNAs found to be involved in most developmental and pathological processes due to its ubiquitous gene regulatory function. The functional miRNA sequences (~19-24 </w:t>
      </w:r>
      <w:proofErr w:type="spellStart"/>
      <w:r w:rsidRPr="0004764B">
        <w:rPr>
          <w:rFonts w:ascii="Times New Roman" w:hAnsi="Times New Roman" w:cs="Times New Roman"/>
          <w:sz w:val="24"/>
          <w:szCs w:val="24"/>
        </w:rPr>
        <w:t>nt</w:t>
      </w:r>
      <w:proofErr w:type="spellEnd"/>
      <w:r w:rsidRPr="0004764B">
        <w:rPr>
          <w:rFonts w:ascii="Times New Roman" w:hAnsi="Times New Roman" w:cs="Times New Roman"/>
          <w:sz w:val="24"/>
          <w:szCs w:val="24"/>
        </w:rPr>
        <w:t xml:space="preserve">)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&lt;EndNote&gt;&lt;Cite&gt;&lt;Author&gt;Ha&lt;/Author&gt;&lt;Year&gt;2014&lt;/Year&gt;&lt;RecNum&gt;151&lt;/RecNum&gt;&lt;DisplayText&gt;(Ha and Kim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22" w:tooltip="Ha, 2014 #151" w:history="1">
        <w:r w:rsidR="00035725">
          <w:rPr>
            <w:rFonts w:ascii="Times New Roman" w:hAnsi="Times New Roman" w:cs="Times New Roman"/>
            <w:noProof/>
            <w:sz w:val="24"/>
            <w:szCs w:val="24"/>
          </w:rPr>
          <w:t>Ha and Kim 2014</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Typically, the mature miRNA sequence interact with the 3’ untranslated region (3’-UTR) of its</w:t>
      </w:r>
      <w:r w:rsidR="00C26E2A">
        <w:rPr>
          <w:rFonts w:ascii="Times New Roman" w:hAnsi="Times New Roman" w:cs="Times New Roman"/>
          <w:sz w:val="24"/>
          <w:szCs w:val="24"/>
        </w:rPr>
        <w:t xml:space="preserve"> target transcripts and guides the</w:t>
      </w:r>
      <w:r w:rsidRPr="0004764B">
        <w:rPr>
          <w:rFonts w:ascii="Times New Roman" w:hAnsi="Times New Roman" w:cs="Times New Roman"/>
          <w:sz w:val="24"/>
          <w:szCs w:val="24"/>
        </w:rPr>
        <w:t xml:space="preserve">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2" w:tooltip="Djuranovic, 2012 #150" w:history="1">
        <w:r w:rsidR="00035725" w:rsidRPr="0004764B">
          <w:rPr>
            <w:rFonts w:ascii="Times New Roman" w:hAnsi="Times New Roman" w:cs="Times New Roman"/>
            <w:noProof/>
            <w:sz w:val="24"/>
            <w:szCs w:val="24"/>
          </w:rPr>
          <w:t>Djuranovic</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0086220B">
        <w:rPr>
          <w:rFonts w:ascii="Times New Roman" w:hAnsi="Times New Roman" w:cs="Times New Roman"/>
          <w:sz w:val="24"/>
          <w:szCs w:val="24"/>
        </w:rPr>
        <w:t xml:space="preserve"> (Fig. 1)</w:t>
      </w:r>
      <w:r w:rsidRPr="0004764B">
        <w:rPr>
          <w:rFonts w:ascii="Times New Roman" w:hAnsi="Times New Roman" w:cs="Times New Roman"/>
          <w:sz w:val="24"/>
          <w:szCs w:val="24"/>
        </w:rPr>
        <w:t xml:space="preserve">. A 2009 estimate predicted that approximately </w:t>
      </w:r>
      <w:r w:rsidR="00FF2A21">
        <w:rPr>
          <w:rFonts w:ascii="Times New Roman" w:hAnsi="Times New Roman" w:cs="Times New Roman"/>
          <w:sz w:val="24"/>
          <w:szCs w:val="24"/>
        </w:rPr>
        <w:t>60% of the mammalian genome is</w:t>
      </w:r>
      <w:r w:rsidRPr="0004764B">
        <w:rPr>
          <w:rFonts w:ascii="Times New Roman" w:hAnsi="Times New Roman" w:cs="Times New Roman"/>
          <w:sz w:val="24"/>
          <w:szCs w:val="24"/>
        </w:rPr>
        <w:t xml:space="preserv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Friedman, 2009 #153" w:history="1">
        <w:r w:rsidR="00035725" w:rsidRPr="0004764B">
          <w:rPr>
            <w:rFonts w:ascii="Times New Roman" w:hAnsi="Times New Roman" w:cs="Times New Roman"/>
            <w:noProof/>
            <w:sz w:val="24"/>
            <w:szCs w:val="24"/>
          </w:rPr>
          <w:t>Friedman</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This indicates the necessity of tight temporal and spatial control over miR</w:t>
      </w:r>
      <w:r w:rsidR="00C26E2A">
        <w:rPr>
          <w:rFonts w:ascii="Times New Roman" w:hAnsi="Times New Roman" w:cs="Times New Roman"/>
          <w:sz w:val="24"/>
          <w:szCs w:val="24"/>
        </w:rPr>
        <w:t>NA</w:t>
      </w:r>
      <w:r w:rsidRPr="0004764B">
        <w:rPr>
          <w:rFonts w:ascii="Times New Roman" w:hAnsi="Times New Roman" w:cs="Times New Roman"/>
          <w:sz w:val="24"/>
          <w:szCs w:val="24"/>
        </w:rPr>
        <w:t>s to prevent dysregulation of vital pathways.</w:t>
      </w:r>
      <w:r w:rsidR="00FF2A21">
        <w:rPr>
          <w:rFonts w:ascii="Times New Roman" w:hAnsi="Times New Roman" w:cs="Times New Roman"/>
          <w:sz w:val="24"/>
          <w:szCs w:val="24"/>
        </w:rPr>
        <w:t xml:space="preserve"> M</w:t>
      </w:r>
      <w:r w:rsidR="008825E5">
        <w:rPr>
          <w:rFonts w:ascii="Times New Roman" w:hAnsi="Times New Roman" w:cs="Times New Roman"/>
          <w:sz w:val="24"/>
          <w:szCs w:val="24"/>
        </w:rPr>
        <w:t>i</w:t>
      </w:r>
      <w:r w:rsidR="00FF2A21">
        <w:rPr>
          <w:rFonts w:ascii="Times New Roman" w:hAnsi="Times New Roman" w:cs="Times New Roman"/>
          <w:sz w:val="24"/>
          <w:szCs w:val="24"/>
        </w:rPr>
        <w:t>cro</w:t>
      </w:r>
      <w:r w:rsidR="008825E5">
        <w:rPr>
          <w:rFonts w:ascii="Times New Roman" w:hAnsi="Times New Roman" w:cs="Times New Roman"/>
          <w:sz w:val="24"/>
          <w:szCs w:val="24"/>
        </w:rPr>
        <w:t>RNA</w:t>
      </w:r>
      <w:r w:rsidR="00FF2A21">
        <w:rPr>
          <w:rFonts w:ascii="Times New Roman" w:hAnsi="Times New Roman" w:cs="Times New Roman"/>
          <w:sz w:val="24"/>
          <w:szCs w:val="24"/>
        </w:rPr>
        <w:t>s</w:t>
      </w:r>
      <w:r w:rsidR="008825E5">
        <w:rPr>
          <w:rFonts w:ascii="Times New Roman" w:hAnsi="Times New Roman" w:cs="Times New Roman"/>
          <w:sz w:val="24"/>
          <w:szCs w:val="24"/>
        </w:rPr>
        <w:t xml:space="preserve"> in the extracellular space was expected to be controlled by t</w:t>
      </w:r>
      <w:r w:rsidRPr="0004764B">
        <w:rPr>
          <w:rFonts w:ascii="Times New Roman" w:hAnsi="Times New Roman" w:cs="Times New Roman"/>
          <w:sz w:val="24"/>
          <w:szCs w:val="24"/>
        </w:rPr>
        <w:t xml:space="preserve">he high content of RNases in the extracellular </w:t>
      </w:r>
      <w:r w:rsidR="008825E5">
        <w:rPr>
          <w:rFonts w:ascii="Times New Roman" w:hAnsi="Times New Roman" w:cs="Times New Roman"/>
          <w:sz w:val="24"/>
          <w:szCs w:val="24"/>
        </w:rPr>
        <w:t>space</w:t>
      </w:r>
      <w:r w:rsidR="00520A5A">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62" w:tooltip="Reddi, 1976 #156" w:history="1">
        <w:r w:rsidR="00035725">
          <w:rPr>
            <w:rFonts w:ascii="Times New Roman" w:hAnsi="Times New Roman" w:cs="Times New Roman"/>
            <w:noProof/>
            <w:sz w:val="24"/>
            <w:szCs w:val="24"/>
          </w:rPr>
          <w:t>Reddi and Holland 1976</w:t>
        </w:r>
      </w:hyperlink>
      <w:r w:rsidR="00035725">
        <w:rPr>
          <w:rFonts w:ascii="Times New Roman" w:hAnsi="Times New Roman" w:cs="Times New Roman"/>
          <w:noProof/>
          <w:sz w:val="24"/>
          <w:szCs w:val="24"/>
        </w:rPr>
        <w:t xml:space="preserve">; </w:t>
      </w:r>
      <w:hyperlink w:anchor="_ENREF_68" w:tooltip="Tsui, 2002 #182" w:history="1">
        <w:r w:rsidR="00035725">
          <w:rPr>
            <w:rFonts w:ascii="Times New Roman" w:hAnsi="Times New Roman" w:cs="Times New Roman"/>
            <w:noProof/>
            <w:sz w:val="24"/>
            <w:szCs w:val="24"/>
          </w:rPr>
          <w:t>Tsui</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2002</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w:t>
      </w:r>
      <w:r w:rsidR="008825E5">
        <w:rPr>
          <w:rFonts w:ascii="Times New Roman" w:hAnsi="Times New Roman" w:cs="Times New Roman"/>
          <w:sz w:val="24"/>
          <w:szCs w:val="24"/>
        </w:rPr>
        <w:t xml:space="preserve">recent studies show that </w:t>
      </w:r>
      <w:r w:rsidRPr="0004764B">
        <w:rPr>
          <w:rFonts w:ascii="Times New Roman" w:hAnsi="Times New Roman" w:cs="Times New Roman"/>
          <w:sz w:val="24"/>
          <w:szCs w:val="24"/>
        </w:rPr>
        <w:t xml:space="preserve">EV-contained miRNAs </w:t>
      </w:r>
      <w:r w:rsidR="008825E5">
        <w:rPr>
          <w:rFonts w:ascii="Times New Roman" w:hAnsi="Times New Roman" w:cs="Times New Roman"/>
          <w:sz w:val="24"/>
          <w:szCs w:val="24"/>
        </w:rPr>
        <w:t>are protected from</w:t>
      </w:r>
      <w:r w:rsidRPr="0004764B">
        <w:rPr>
          <w:rFonts w:ascii="Times New Roman" w:hAnsi="Times New Roman" w:cs="Times New Roman"/>
          <w:sz w:val="24"/>
          <w:szCs w:val="24"/>
        </w:rPr>
        <w:t xml:space="preserve"> </w:t>
      </w:r>
      <w:r w:rsidR="00FF2A21">
        <w:rPr>
          <w:rFonts w:ascii="Times New Roman" w:hAnsi="Times New Roman" w:cs="Times New Roman"/>
          <w:sz w:val="24"/>
          <w:szCs w:val="24"/>
        </w:rPr>
        <w:t xml:space="preserve">this </w:t>
      </w:r>
      <w:r w:rsidRPr="0004764B">
        <w:rPr>
          <w:rFonts w:ascii="Times New Roman" w:hAnsi="Times New Roman" w:cs="Times New Roman"/>
          <w:sz w:val="24"/>
          <w:szCs w:val="24"/>
        </w:rPr>
        <w:t>degradation</w:t>
      </w:r>
      <w:r w:rsidR="008825E5">
        <w:rPr>
          <w:rFonts w:ascii="Times New Roman" w:hAnsi="Times New Roman" w:cs="Times New Roman"/>
          <w:sz w:val="24"/>
          <w:szCs w:val="24"/>
        </w:rPr>
        <w:t xml:space="preserve"> and are </w:t>
      </w:r>
      <w:r w:rsidRPr="0004764B">
        <w:rPr>
          <w:rFonts w:ascii="Times New Roman" w:hAnsi="Times New Roman" w:cs="Times New Roman"/>
          <w:sz w:val="24"/>
          <w:szCs w:val="24"/>
        </w:rPr>
        <w:t>absor</w:t>
      </w:r>
      <w:r w:rsidR="008825E5">
        <w:rPr>
          <w:rFonts w:ascii="Times New Roman" w:hAnsi="Times New Roman" w:cs="Times New Roman"/>
          <w:sz w:val="24"/>
          <w:szCs w:val="24"/>
        </w:rPr>
        <w:t>bed</w:t>
      </w:r>
      <w:r w:rsidRPr="0004764B">
        <w:rPr>
          <w:rFonts w:ascii="Times New Roman" w:hAnsi="Times New Roman" w:cs="Times New Roman"/>
          <w:sz w:val="24"/>
          <w:szCs w:val="24"/>
        </w:rPr>
        <w:t xml:space="preserve">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0" w:tooltip="Kosaka, 2010 #183" w:history="1">
        <w:r w:rsidR="00035725" w:rsidRPr="0004764B">
          <w:rPr>
            <w:rFonts w:ascii="Times New Roman" w:hAnsi="Times New Roman" w:cs="Times New Roman"/>
            <w:noProof/>
            <w:sz w:val="24"/>
            <w:szCs w:val="24"/>
          </w:rPr>
          <w:t>Kosaka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51" w:tooltip="Montecalvo, 2012 #184" w:history="1">
        <w:r w:rsidR="00035725" w:rsidRPr="0004764B">
          <w:rPr>
            <w:rFonts w:ascii="Times New Roman" w:hAnsi="Times New Roman" w:cs="Times New Roman"/>
            <w:noProof/>
            <w:sz w:val="24"/>
            <w:szCs w:val="24"/>
          </w:rPr>
          <w:t>Montecalvo</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009D2596">
        <w:rPr>
          <w:rFonts w:ascii="Times New Roman" w:hAnsi="Times New Roman" w:cs="Times New Roman"/>
          <w:sz w:val="24"/>
          <w:szCs w:val="24"/>
        </w:rPr>
        <w:t xml:space="preserve"> (Fig.1)</w:t>
      </w:r>
      <w:r w:rsidRPr="0004764B">
        <w:rPr>
          <w:rFonts w:ascii="Times New Roman" w:hAnsi="Times New Roman" w:cs="Times New Roman"/>
          <w:sz w:val="24"/>
          <w:szCs w:val="24"/>
        </w:rPr>
        <w:t xml:space="preserve">. </w:t>
      </w:r>
    </w:p>
    <w:p w14:paraId="1BFD88EF" w14:textId="77777777" w:rsidR="00FF2A21" w:rsidRPr="00FF2A21" w:rsidRDefault="00FF2A21" w:rsidP="00FF2A21">
      <w:pPr>
        <w:pStyle w:val="Heading2"/>
        <w:spacing w:line="480" w:lineRule="auto"/>
        <w:rPr>
          <w:rFonts w:ascii="Times New Roman" w:hAnsi="Times New Roman" w:cs="Times New Roman"/>
        </w:rPr>
      </w:pPr>
      <w:bookmarkStart w:id="11" w:name="_Toc464553525"/>
      <w:r>
        <w:rPr>
          <w:rFonts w:ascii="Times New Roman" w:hAnsi="Times New Roman" w:cs="Times New Roman"/>
        </w:rPr>
        <w:t xml:space="preserve">Secreted </w:t>
      </w:r>
      <w:r w:rsidRPr="00FF2A21">
        <w:rPr>
          <w:rFonts w:ascii="Times New Roman" w:hAnsi="Times New Roman" w:cs="Times New Roman"/>
        </w:rPr>
        <w:t>MicroRNAs in Prostate Cancer:</w:t>
      </w:r>
      <w:bookmarkEnd w:id="11"/>
    </w:p>
    <w:p w14:paraId="687AF6CA" w14:textId="77777777" w:rsidR="00580FC3" w:rsidRPr="0004764B" w:rsidRDefault="00580FC3" w:rsidP="00FF2A21">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33" w:tooltip="Inder, 2014 #9" w:history="1">
        <w:r w:rsidR="00035725">
          <w:rPr>
            <w:rFonts w:ascii="Times New Roman" w:hAnsi="Times New Roman" w:cs="Times New Roman"/>
            <w:noProof/>
            <w:sz w:val="24"/>
            <w:szCs w:val="24"/>
          </w:rPr>
          <w:t xml:space="preserve">Inder </w:t>
        </w:r>
        <w:r w:rsidR="00035725" w:rsidRPr="00043118">
          <w:rPr>
            <w:rFonts w:ascii="Times New Roman" w:hAnsi="Times New Roman" w:cs="Times New Roman"/>
            <w:i/>
            <w:noProof/>
            <w:sz w:val="24"/>
            <w:szCs w:val="24"/>
          </w:rPr>
          <w:t>et al.</w:t>
        </w:r>
        <w:r w:rsidR="00035725">
          <w:rPr>
            <w:rFonts w:ascii="Times New Roman" w:hAnsi="Times New Roman" w:cs="Times New Roman"/>
            <w:noProof/>
            <w:sz w:val="24"/>
            <w:szCs w:val="24"/>
          </w:rPr>
          <w:t xml:space="preserve"> 2014</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Interestingly, the</w:t>
      </w:r>
      <w:r w:rsidR="008445C6">
        <w:rPr>
          <w:rFonts w:ascii="Times New Roman" w:hAnsi="Times New Roman" w:cs="Times New Roman"/>
          <w:sz w:val="24"/>
          <w:szCs w:val="24"/>
        </w:rPr>
        <w:t xml:space="preserve"> addition of</w:t>
      </w:r>
      <w:r w:rsidRPr="0004764B">
        <w:rPr>
          <w:rFonts w:ascii="Times New Roman" w:hAnsi="Times New Roman" w:cs="Times New Roman"/>
          <w:sz w:val="24"/>
          <w:szCs w:val="24"/>
        </w:rPr>
        <w:t xml:space="preserve"> cavin-1</w:t>
      </w:r>
      <w:r w:rsidR="008445C6">
        <w:rPr>
          <w:rFonts w:ascii="Times New Roman" w:hAnsi="Times New Roman" w:cs="Times New Roman"/>
          <w:sz w:val="24"/>
          <w:szCs w:val="24"/>
        </w:rPr>
        <w:t xml:space="preserve"> to PC3 </w:t>
      </w:r>
      <w:r w:rsidRPr="0004764B">
        <w:rPr>
          <w:rFonts w:ascii="Times New Roman" w:hAnsi="Times New Roman" w:cs="Times New Roman"/>
          <w:sz w:val="24"/>
          <w:szCs w:val="24"/>
        </w:rPr>
        <w:t xml:space="preserve">cells modified extracellular vesicle (EV) content, a pathway unrelated to the </w:t>
      </w:r>
      <w:r w:rsidR="00A635AD">
        <w:rPr>
          <w:rFonts w:ascii="Times New Roman" w:hAnsi="Times New Roman" w:cs="Times New Roman"/>
          <w:sz w:val="24"/>
          <w:szCs w:val="24"/>
        </w:rPr>
        <w:t xml:space="preserve">canonical </w:t>
      </w:r>
      <w:r w:rsidRPr="0004764B">
        <w:rPr>
          <w:rFonts w:ascii="Times New Roman" w:hAnsi="Times New Roman" w:cs="Times New Roman"/>
          <w:sz w:val="24"/>
          <w:szCs w:val="24"/>
        </w:rPr>
        <w:lastRenderedPageBreak/>
        <w:t xml:space="preserve">function of </w:t>
      </w:r>
      <w:proofErr w:type="spellStart"/>
      <w:r w:rsidRPr="0004764B">
        <w:rPr>
          <w:rFonts w:ascii="Times New Roman" w:hAnsi="Times New Roman" w:cs="Times New Roman"/>
          <w:sz w:val="24"/>
          <w:szCs w:val="24"/>
        </w:rPr>
        <w:t>caveolin</w:t>
      </w:r>
      <w:proofErr w:type="spellEnd"/>
      <w:r w:rsidRPr="0004764B">
        <w:rPr>
          <w:rFonts w:ascii="Times New Roman" w:hAnsi="Times New Roman" w:cs="Times New Roman"/>
          <w:sz w:val="24"/>
          <w:szCs w:val="24"/>
        </w:rPr>
        <w:t xml:space="preserve"> or cavin-1. In addition to limiting adhesion independent growth, hyper-proliferation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3" w:tooltip="Inder, 2014 #9" w:history="1">
        <w:r w:rsidR="00035725"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by targeting an inhibitory transcription factor, MAFB, of the RANKL-induced </w:t>
      </w:r>
      <w:proofErr w:type="spellStart"/>
      <w:r w:rsidRPr="0004764B">
        <w:rPr>
          <w:rFonts w:ascii="Times New Roman" w:hAnsi="Times New Roman" w:cs="Times New Roman"/>
          <w:sz w:val="24"/>
          <w:szCs w:val="24"/>
        </w:rPr>
        <w:t>osteoclastogenesis</w:t>
      </w:r>
      <w:proofErr w:type="spellEnd"/>
      <w:r w:rsidRPr="0004764B">
        <w:rPr>
          <w:rFonts w:ascii="Times New Roman" w:hAnsi="Times New Roman" w:cs="Times New Roman"/>
          <w:sz w:val="24"/>
          <w:szCs w:val="24"/>
        </w:rPr>
        <w:t xml:space="preserve">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 </w:instrText>
      </w:r>
      <w:r w:rsidR="00FF2A21">
        <w:rPr>
          <w:rFonts w:ascii="Times New Roman" w:hAnsi="Times New Roman" w:cs="Times New Roman"/>
          <w:sz w:val="24"/>
          <w:szCs w:val="24"/>
        </w:rPr>
        <w:fldChar w:fldCharType="begin">
          <w:fldData xml:space="preserve">PEVuZE5vdGU+PENpdGU+PEF1dGhvcj5DaGVuZzwvQXV0aG9yPjxZZWFyPjIwMTM8L1llYXI+PFJl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=
</w:fldData>
        </w:fldChar>
      </w:r>
      <w:r w:rsidR="00FF2A21">
        <w:rPr>
          <w:rFonts w:ascii="Times New Roman" w:hAnsi="Times New Roman" w:cs="Times New Roman"/>
          <w:sz w:val="24"/>
          <w:szCs w:val="24"/>
        </w:rPr>
        <w:instrText xml:space="preserve"> ADDIN EN.CITE.DATA </w:instrText>
      </w:r>
      <w:r w:rsidR="00FF2A21">
        <w:rPr>
          <w:rFonts w:ascii="Times New Roman" w:hAnsi="Times New Roman" w:cs="Times New Roman"/>
          <w:sz w:val="24"/>
          <w:szCs w:val="24"/>
        </w:rPr>
      </w:r>
      <w:r w:rsidR="00FF2A21">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00FF2A21">
        <w:rPr>
          <w:rFonts w:ascii="Times New Roman" w:hAnsi="Times New Roman" w:cs="Times New Roman"/>
          <w:noProof/>
          <w:sz w:val="24"/>
          <w:szCs w:val="24"/>
        </w:rPr>
        <w:t>(</w:t>
      </w:r>
      <w:hyperlink w:anchor="_ENREF_8" w:tooltip="Cheng, 2013 #170" w:history="1">
        <w:r w:rsidR="00035725">
          <w:rPr>
            <w:rFonts w:ascii="Times New Roman" w:hAnsi="Times New Roman" w:cs="Times New Roman"/>
            <w:noProof/>
            <w:sz w:val="24"/>
            <w:szCs w:val="24"/>
          </w:rPr>
          <w:t xml:space="preserve">Cheng </w:t>
        </w:r>
        <w:r w:rsidR="00035725" w:rsidRPr="00C26E2A">
          <w:rPr>
            <w:rFonts w:ascii="Times New Roman" w:hAnsi="Times New Roman" w:cs="Times New Roman"/>
            <w:i/>
            <w:noProof/>
            <w:sz w:val="24"/>
            <w:szCs w:val="24"/>
          </w:rPr>
          <w:t>et al.</w:t>
        </w:r>
        <w:r w:rsidR="00035725">
          <w:rPr>
            <w:rFonts w:ascii="Times New Roman" w:hAnsi="Times New Roman" w:cs="Times New Roman"/>
            <w:noProof/>
            <w:sz w:val="24"/>
            <w:szCs w:val="24"/>
          </w:rPr>
          <w:t xml:space="preserve"> 2013</w:t>
        </w:r>
      </w:hyperlink>
      <w:r w:rsidR="00FF2A21">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&lt;EndNote&gt;&lt;Cite&gt;&lt;Author&gt;Luz&lt;/Author&gt;&lt;Year&gt;2010&lt;/Year&gt;&lt;RecNum&gt;185&lt;/RecNum&gt;&lt;DisplayText&gt;(Luz and Aprikian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6" w:tooltip="Luz, 2010 #185" w:history="1">
        <w:r w:rsidR="00035725">
          <w:rPr>
            <w:rFonts w:ascii="Times New Roman" w:hAnsi="Times New Roman" w:cs="Times New Roman"/>
            <w:noProof/>
            <w:sz w:val="24"/>
            <w:szCs w:val="24"/>
          </w:rPr>
          <w:t>Luz and Aprikian 2010</w:t>
        </w:r>
      </w:hyperlink>
      <w:r w:rsidR="00035725">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w:t>
      </w:r>
      <w:r w:rsidR="00740B7F">
        <w:rPr>
          <w:rFonts w:ascii="Times New Roman" w:hAnsi="Times New Roman" w:cs="Times New Roman"/>
          <w:sz w:val="24"/>
          <w:szCs w:val="24"/>
        </w:rPr>
        <w:t xml:space="preserve">Interestingly, </w:t>
      </w:r>
      <w:r w:rsidRPr="0004764B">
        <w:rPr>
          <w:rFonts w:ascii="Times New Roman" w:hAnsi="Times New Roman" w:cs="Times New Roman"/>
          <w:sz w:val="24"/>
          <w:szCs w:val="24"/>
        </w:rPr>
        <w:t xml:space="preserve">the </w:t>
      </w:r>
      <w:r w:rsidR="00740B7F">
        <w:rPr>
          <w:rFonts w:ascii="Times New Roman" w:hAnsi="Times New Roman" w:cs="Times New Roman"/>
          <w:sz w:val="24"/>
          <w:szCs w:val="24"/>
        </w:rPr>
        <w:t xml:space="preserve">expression </w:t>
      </w:r>
      <w:r w:rsidRPr="0004764B">
        <w:rPr>
          <w:rFonts w:ascii="Times New Roman" w:hAnsi="Times New Roman" w:cs="Times New Roman"/>
          <w:sz w:val="24"/>
          <w:szCs w:val="24"/>
        </w:rPr>
        <w:t>of cavin-1 does not modify</w:t>
      </w:r>
      <w:r w:rsidR="007E0630">
        <w:rPr>
          <w:rFonts w:ascii="Times New Roman" w:hAnsi="Times New Roman" w:cs="Times New Roman"/>
          <w:sz w:val="24"/>
          <w:szCs w:val="24"/>
        </w:rPr>
        <w:t xml:space="preserve"> the cellular </w:t>
      </w:r>
      <w:r w:rsidR="00740B7F">
        <w:rPr>
          <w:rFonts w:ascii="Times New Roman" w:hAnsi="Times New Roman" w:cs="Times New Roman"/>
          <w:sz w:val="24"/>
          <w:szCs w:val="24"/>
        </w:rPr>
        <w:t xml:space="preserve">level </w:t>
      </w:r>
      <w:r w:rsidRPr="0004764B">
        <w:rPr>
          <w:rFonts w:ascii="Times New Roman" w:hAnsi="Times New Roman" w:cs="Times New Roman"/>
          <w:sz w:val="24"/>
          <w:szCs w:val="24"/>
        </w:rPr>
        <w:t xml:space="preserve">of miR-148a, only the EV </w:t>
      </w:r>
      <w:r w:rsidRPr="00A635AD">
        <w:rPr>
          <w:rFonts w:ascii="Times New Roman" w:hAnsi="Times New Roman" w:cs="Times New Roman"/>
          <w:sz w:val="24"/>
          <w:szCs w:val="24"/>
        </w:rPr>
        <w:t>content</w:t>
      </w:r>
      <w:r w:rsidR="00740B7F" w:rsidRPr="00A635AD">
        <w:rPr>
          <w:rFonts w:ascii="Times New Roman" w:hAnsi="Times New Roman" w:cs="Times New Roman"/>
          <w:sz w:val="24"/>
          <w:szCs w:val="24"/>
        </w:rPr>
        <w:t xml:space="preserve"> </w:t>
      </w:r>
      <w:r w:rsidR="00A635AD" w:rsidRPr="00A635AD">
        <w:rPr>
          <w:rFonts w:ascii="Times New Roman" w:hAnsi="Times New Roman" w:cs="Times New Roman"/>
          <w:sz w:val="24"/>
          <w:szCs w:val="24"/>
        </w:rPr>
        <w:t>(</w:t>
      </w:r>
      <w:proofErr w:type="spellStart"/>
      <w:r w:rsidR="00A635AD" w:rsidRPr="00A635AD">
        <w:rPr>
          <w:rFonts w:ascii="Times New Roman" w:hAnsi="Times New Roman" w:cs="Times New Roman"/>
          <w:sz w:val="24"/>
          <w:szCs w:val="24"/>
        </w:rPr>
        <w:t>Inder</w:t>
      </w:r>
      <w:proofErr w:type="spellEnd"/>
      <w:r w:rsidR="00A635AD" w:rsidRPr="00A635AD">
        <w:rPr>
          <w:rFonts w:ascii="Times New Roman" w:hAnsi="Times New Roman" w:cs="Times New Roman"/>
          <w:sz w:val="24"/>
          <w:szCs w:val="24"/>
        </w:rPr>
        <w:t xml:space="preserve"> et al 2014</w:t>
      </w:r>
      <w:r w:rsidR="00740B7F" w:rsidRPr="00A635AD">
        <w:rPr>
          <w:rFonts w:ascii="Times New Roman" w:hAnsi="Times New Roman" w:cs="Times New Roman"/>
          <w:sz w:val="24"/>
          <w:szCs w:val="24"/>
        </w:rPr>
        <w:t>)</w:t>
      </w:r>
      <w:r w:rsidRPr="00A635AD">
        <w:rPr>
          <w:rFonts w:ascii="Times New Roman" w:hAnsi="Times New Roman" w:cs="Times New Roman"/>
          <w:sz w:val="24"/>
          <w:szCs w:val="24"/>
        </w:rPr>
        <w:t xml:space="preserve">. </w:t>
      </w:r>
      <w:r w:rsidRPr="0004764B">
        <w:rPr>
          <w:rFonts w:ascii="Times New Roman" w:hAnsi="Times New Roman" w:cs="Times New Roman"/>
          <w:sz w:val="24"/>
          <w:szCs w:val="24"/>
        </w:rPr>
        <w:t xml:space="preserve">This suggests that </w:t>
      </w:r>
      <w:r w:rsidR="00740B7F">
        <w:rPr>
          <w:rFonts w:ascii="Times New Roman" w:hAnsi="Times New Roman" w:cs="Times New Roman"/>
          <w:sz w:val="24"/>
          <w:szCs w:val="24"/>
        </w:rPr>
        <w:t xml:space="preserve">cavin-1 regulates the miRNA sorting to </w:t>
      </w:r>
      <w:r w:rsidRPr="0004764B">
        <w:rPr>
          <w:rFonts w:ascii="Times New Roman" w:hAnsi="Times New Roman" w:cs="Times New Roman"/>
          <w:sz w:val="24"/>
          <w:szCs w:val="24"/>
        </w:rPr>
        <w:t>EV</w:t>
      </w:r>
      <w:r w:rsidR="00740B7F">
        <w:rPr>
          <w:rFonts w:ascii="Times New Roman" w:hAnsi="Times New Roman" w:cs="Times New Roman"/>
          <w:sz w:val="24"/>
          <w:szCs w:val="24"/>
        </w:rPr>
        <w:t>s</w:t>
      </w:r>
      <w:r w:rsidR="00AC37CA">
        <w:rPr>
          <w:rFonts w:ascii="Times New Roman" w:hAnsi="Times New Roman" w:cs="Times New Roman"/>
          <w:sz w:val="24"/>
          <w:szCs w:val="24"/>
        </w:rPr>
        <w:t xml:space="preserve"> and therefore export</w:t>
      </w:r>
      <w:r w:rsidR="00C26E2A">
        <w:rPr>
          <w:rFonts w:ascii="Times New Roman" w:hAnsi="Times New Roman" w:cs="Times New Roman"/>
          <w:sz w:val="24"/>
          <w:szCs w:val="24"/>
        </w:rPr>
        <w:t>. Selective</w:t>
      </w:r>
      <w:r w:rsidRPr="0004764B">
        <w:rPr>
          <w:rFonts w:ascii="Times New Roman" w:hAnsi="Times New Roman" w:cs="Times New Roman"/>
          <w:sz w:val="24"/>
          <w:szCs w:val="24"/>
        </w:rPr>
        <w:t xml:space="preserve"> export of miRNAs</w:t>
      </w:r>
      <w:r w:rsidR="00C26E2A">
        <w:rPr>
          <w:rFonts w:ascii="Times New Roman" w:hAnsi="Times New Roman" w:cs="Times New Roman"/>
          <w:sz w:val="24"/>
          <w:szCs w:val="24"/>
        </w:rPr>
        <w:t xml:space="preserve"> in EVs</w:t>
      </w:r>
      <w:r w:rsidRPr="0004764B">
        <w:rPr>
          <w:rFonts w:ascii="Times New Roman" w:hAnsi="Times New Roman" w:cs="Times New Roman"/>
          <w:sz w:val="24"/>
          <w:szCs w:val="24"/>
        </w:rPr>
        <w:t xml:space="preserve">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5" w:tooltip="Palma, 2012 #186" w:history="1">
        <w:r w:rsidR="00035725" w:rsidRPr="0004764B">
          <w:rPr>
            <w:rFonts w:ascii="Times New Roman" w:hAnsi="Times New Roman" w:cs="Times New Roman"/>
            <w:noProof/>
            <w:sz w:val="24"/>
            <w:szCs w:val="24"/>
          </w:rPr>
          <w:t>Palma</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76" w:tooltip="Zhou, 2014 #187" w:history="1">
        <w:r w:rsidR="00035725" w:rsidRPr="0004764B">
          <w:rPr>
            <w:rFonts w:ascii="Times New Roman" w:hAnsi="Times New Roman" w:cs="Times New Roman"/>
            <w:noProof/>
            <w:sz w:val="24"/>
            <w:szCs w:val="24"/>
          </w:rPr>
          <w:t>Zhou</w:t>
        </w:r>
        <w:r w:rsidR="00035725" w:rsidRPr="0004764B">
          <w:rPr>
            <w:rFonts w:ascii="Times New Roman" w:hAnsi="Times New Roman" w:cs="Times New Roman"/>
            <w:i/>
            <w:noProof/>
            <w:sz w:val="24"/>
            <w:szCs w:val="24"/>
          </w:rPr>
          <w:t xml:space="preserve"> et al.</w:t>
        </w:r>
        <w:r w:rsidR="00035725"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505A858A" w14:textId="77777777" w:rsidR="00580FC3" w:rsidRPr="0004764B" w:rsidRDefault="00580FC3" w:rsidP="00580FC3">
      <w:pPr>
        <w:pStyle w:val="Default"/>
        <w:spacing w:line="480" w:lineRule="auto"/>
        <w:ind w:firstLine="142"/>
      </w:pPr>
      <w:r w:rsidRPr="0004764B">
        <w:t xml:space="preserve">  A recent clue was provided by </w:t>
      </w:r>
      <w:proofErr w:type="spellStart"/>
      <w:r w:rsidRPr="0004764B">
        <w:t>Villarroya-Beltri</w:t>
      </w:r>
      <w:proofErr w:type="spellEnd"/>
      <w:r w:rsidRPr="0004764B">
        <w:t xml:space="preserve"> </w:t>
      </w:r>
      <w:r w:rsidRPr="0004764B">
        <w:rPr>
          <w:i/>
        </w:rPr>
        <w:t>et at</w:t>
      </w:r>
      <w:r w:rsidR="00C26E2A">
        <w:rPr>
          <w:i/>
        </w:rPr>
        <w:t>.</w:t>
      </w:r>
      <w:r w:rsidRPr="0004764B">
        <w:t xml:space="preserve">, who reported that </w:t>
      </w:r>
      <w:proofErr w:type="spellStart"/>
      <w:r w:rsidRPr="0004764B">
        <w:t>sumoylated</w:t>
      </w:r>
      <w:proofErr w:type="spellEnd"/>
      <w:r w:rsidRPr="0004764B">
        <w:t xml:space="preserve"> ribonucleoprotein, hnRNPA2B1 mediate the </w:t>
      </w:r>
      <w:r w:rsidR="00C26E2A">
        <w:t>export</w:t>
      </w:r>
      <w:r w:rsidRPr="0004764B">
        <w:t xml:space="preserve">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69" w:tooltip="Villarroya-Beltri, 2013 #114" w:history="1">
        <w:r w:rsidR="00035725" w:rsidRPr="0004764B">
          <w:rPr>
            <w:noProof/>
          </w:rPr>
          <w:t>Villarroya-Beltri</w:t>
        </w:r>
        <w:r w:rsidR="00035725" w:rsidRPr="0004764B">
          <w:rPr>
            <w:i/>
            <w:noProof/>
          </w:rPr>
          <w:t xml:space="preserve"> et al.</w:t>
        </w:r>
        <w:r w:rsidR="00035725" w:rsidRPr="0004764B">
          <w:rPr>
            <w:noProof/>
          </w:rPr>
          <w:t xml:space="preserve"> 2013</w:t>
        </w:r>
      </w:hyperlink>
      <w:r w:rsidRPr="0004764B">
        <w:rPr>
          <w:noProof/>
        </w:rPr>
        <w:t>)</w:t>
      </w:r>
      <w:r w:rsidRPr="0004764B">
        <w:fldChar w:fldCharType="end"/>
      </w:r>
      <w:r w:rsidRPr="0004764B">
        <w:t xml:space="preserve">. Typically, the </w:t>
      </w:r>
      <w:proofErr w:type="spellStart"/>
      <w:r w:rsidRPr="0004764B">
        <w:t>hnRNP</w:t>
      </w:r>
      <w:proofErr w:type="spellEnd"/>
      <w:r w:rsidRPr="0004764B">
        <w:t xml:space="preserve"> family are involved in mRNA processing within the nucleus for translational control, mRNA stabili</w:t>
      </w:r>
      <w:r w:rsidR="00C26E2A">
        <w:t>ty and subcellular localisation. Y</w:t>
      </w:r>
      <w:r w:rsidRPr="0004764B">
        <w:t>et</w:t>
      </w:r>
      <w:r w:rsidR="00C26E2A">
        <w:t>,</w:t>
      </w:r>
      <w:r w:rsidRPr="0004764B">
        <w:t xml:space="preserve"> this is the first reported case of EV/</w:t>
      </w:r>
      <w:proofErr w:type="spellStart"/>
      <w:r w:rsidRPr="0004764B">
        <w:t>multivesicular</w:t>
      </w:r>
      <w:proofErr w:type="spellEnd"/>
      <w:r w:rsidRPr="0004764B">
        <w:t xml:space="preserve">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50" w:tooltip="Mili, 2001 #189" w:history="1">
        <w:r w:rsidR="00035725" w:rsidRPr="0004764B">
          <w:rPr>
            <w:noProof/>
          </w:rPr>
          <w:t>Mili</w:t>
        </w:r>
        <w:r w:rsidR="00035725" w:rsidRPr="0004764B">
          <w:rPr>
            <w:i/>
            <w:noProof/>
          </w:rPr>
          <w:t xml:space="preserve"> et al.</w:t>
        </w:r>
        <w:r w:rsidR="00035725" w:rsidRPr="0004764B">
          <w:rPr>
            <w:noProof/>
          </w:rPr>
          <w:t xml:space="preserve"> 2001</w:t>
        </w:r>
      </w:hyperlink>
      <w:r w:rsidRPr="0004764B">
        <w:rPr>
          <w:noProof/>
        </w:rPr>
        <w:t xml:space="preserve">; </w:t>
      </w:r>
      <w:hyperlink w:anchor="_ENREF_14" w:tooltip="Dreyfuss, 2002 #188" w:history="1">
        <w:r w:rsidR="00035725" w:rsidRPr="0004764B">
          <w:rPr>
            <w:noProof/>
          </w:rPr>
          <w:t>Dreyfuss</w:t>
        </w:r>
        <w:r w:rsidR="00035725" w:rsidRPr="0004764B">
          <w:rPr>
            <w:i/>
            <w:noProof/>
          </w:rPr>
          <w:t xml:space="preserve"> et al.</w:t>
        </w:r>
        <w:r w:rsidR="00035725"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w:t>
      </w:r>
      <w:proofErr w:type="spellStart"/>
      <w:r w:rsidRPr="0004764B">
        <w:t>hnRNP</w:t>
      </w:r>
      <w:proofErr w:type="spellEnd"/>
      <w:r w:rsidRPr="0004764B">
        <w:t xml:space="preserve"> proteins for miRNA subcellular localization, how </w:t>
      </w:r>
      <w:proofErr w:type="spellStart"/>
      <w:r w:rsidRPr="0004764B">
        <w:t>hnRNPs</w:t>
      </w:r>
      <w:proofErr w:type="spellEnd"/>
      <w:r w:rsidRPr="0004764B">
        <w:t xml:space="preserve"> are targeted to the EVs and whether this protein family could be responsible for miRNA EV export in other cell types and stimuli. </w:t>
      </w:r>
    </w:p>
    <w:p w14:paraId="3BC1D706" w14:textId="77777777" w:rsidR="002862C5" w:rsidRPr="0004764B" w:rsidRDefault="00580FC3" w:rsidP="00E146DB">
      <w:pPr>
        <w:pStyle w:val="Default"/>
        <w:spacing w:line="480" w:lineRule="auto"/>
        <w:ind w:firstLine="142"/>
        <w:rPr>
          <w:b/>
          <w:color w:val="auto"/>
        </w:rPr>
      </w:pPr>
      <w:bookmarkStart w:id="12" w:name="_Toc464553526"/>
      <w:r w:rsidRPr="0004764B">
        <w:rPr>
          <w:rStyle w:val="Heading2Char"/>
          <w:rFonts w:ascii="Times New Roman" w:hAnsi="Times New Roman" w:cs="Times New Roman"/>
        </w:rPr>
        <w:lastRenderedPageBreak/>
        <w:t>Hypothesis and Aims:</w:t>
      </w:r>
      <w:bookmarkEnd w:id="12"/>
      <w:r w:rsidRPr="0004764B">
        <w:rPr>
          <w:b/>
          <w:color w:val="auto"/>
        </w:rPr>
        <w:t xml:space="preserve"> </w:t>
      </w:r>
    </w:p>
    <w:p w14:paraId="1662DD7F" w14:textId="77777777"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Based on the above, we hypothesised that </w:t>
      </w:r>
      <w:commentRangeStart w:id="13"/>
      <w:r w:rsidRPr="0004764B">
        <w:rPr>
          <w:rFonts w:ascii="Times New Roman" w:hAnsi="Times New Roman" w:cs="Times New Roman"/>
          <w:sz w:val="24"/>
          <w:szCs w:val="24"/>
        </w:rPr>
        <w:t>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express</w:t>
      </w:r>
      <w:r w:rsidR="00DD51C4">
        <w:rPr>
          <w:rFonts w:ascii="Times New Roman" w:hAnsi="Times New Roman" w:cs="Times New Roman"/>
          <w:sz w:val="24"/>
          <w:szCs w:val="24"/>
        </w:rPr>
        <w:t>ion</w:t>
      </w:r>
      <w:r w:rsidR="00E146DB" w:rsidRPr="0004764B">
        <w:rPr>
          <w:rFonts w:ascii="Times New Roman" w:hAnsi="Times New Roman" w:cs="Times New Roman"/>
          <w:sz w:val="24"/>
          <w:szCs w:val="24"/>
        </w:rPr>
        <w:t xml:space="preserve"> in PC3 cells </w:t>
      </w:r>
      <w:r w:rsidR="002862C5" w:rsidRPr="0004764B">
        <w:rPr>
          <w:rFonts w:ascii="Times New Roman" w:hAnsi="Times New Roman" w:cs="Times New Roman"/>
          <w:sz w:val="24"/>
          <w:szCs w:val="24"/>
        </w:rPr>
        <w:t>attenuates the EV export of oncogenic miR-148a by modulating export of RNA-binding proteins</w:t>
      </w:r>
      <w:r w:rsidR="00043118">
        <w:rPr>
          <w:rFonts w:ascii="Times New Roman" w:hAnsi="Times New Roman" w:cs="Times New Roman"/>
          <w:sz w:val="24"/>
          <w:szCs w:val="24"/>
        </w:rPr>
        <w:t xml:space="preserve"> </w:t>
      </w:r>
      <w:commentRangeEnd w:id="13"/>
      <w:r w:rsidR="00DD51C4">
        <w:rPr>
          <w:rStyle w:val="CommentReference"/>
        </w:rPr>
        <w:commentReference w:id="13"/>
      </w:r>
      <w:r w:rsidR="00043118">
        <w:rPr>
          <w:rFonts w:ascii="Times New Roman" w:hAnsi="Times New Roman" w:cs="Times New Roman"/>
          <w:sz w:val="24"/>
          <w:szCs w:val="24"/>
        </w:rPr>
        <w:t>(Fig.2)</w:t>
      </w:r>
      <w:r w:rsidR="002862C5" w:rsidRPr="0004764B">
        <w:rPr>
          <w:rFonts w:ascii="Times New Roman" w:hAnsi="Times New Roman" w:cs="Times New Roman"/>
          <w:sz w:val="24"/>
          <w:szCs w:val="24"/>
        </w:rPr>
        <w:t xml:space="preserve">,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w:t>
      </w:r>
      <w:proofErr w:type="spellStart"/>
      <w:r w:rsidR="002862C5" w:rsidRPr="0004764B">
        <w:rPr>
          <w:rFonts w:ascii="Times New Roman" w:hAnsi="Times New Roman" w:cs="Times New Roman"/>
          <w:sz w:val="24"/>
          <w:szCs w:val="24"/>
        </w:rPr>
        <w:t>Villarroya-Beltri</w:t>
      </w:r>
      <w:proofErr w:type="spellEnd"/>
      <w:r w:rsidR="002862C5" w:rsidRPr="0004764B">
        <w:rPr>
          <w:rFonts w:ascii="Times New Roman" w:hAnsi="Times New Roman" w:cs="Times New Roman"/>
          <w:sz w:val="24"/>
          <w:szCs w:val="24"/>
        </w:rPr>
        <w:t xml:space="preserve"> </w:t>
      </w:r>
      <w:r w:rsidR="002862C5" w:rsidRPr="002B260D">
        <w:rPr>
          <w:rFonts w:ascii="Times New Roman" w:hAnsi="Times New Roman" w:cs="Times New Roman"/>
          <w:i/>
          <w:sz w:val="24"/>
          <w:szCs w:val="24"/>
        </w:rPr>
        <w:t>et al</w:t>
      </w:r>
      <w:r w:rsidR="0086220B">
        <w:rPr>
          <w:rFonts w:ascii="Times New Roman" w:hAnsi="Times New Roman" w:cs="Times New Roman"/>
          <w:i/>
          <w:sz w:val="24"/>
          <w:szCs w:val="24"/>
        </w:rPr>
        <w:t>.</w:t>
      </w:r>
      <w:r w:rsidR="002862C5" w:rsidRPr="0004764B">
        <w:rPr>
          <w:rFonts w:ascii="Times New Roman" w:hAnsi="Times New Roman" w:cs="Times New Roman"/>
          <w:sz w:val="24"/>
          <w:szCs w:val="24"/>
        </w:rPr>
        <w:t xml:space="preserve"> (2014). Given that RNA-binding proteins select for targets by binding conserved RNA sequences, known as motifs, </w:t>
      </w:r>
      <w:r w:rsidR="002473C5">
        <w:rPr>
          <w:rFonts w:ascii="Times New Roman" w:hAnsi="Times New Roman" w:cs="Times New Roman"/>
          <w:sz w:val="24"/>
          <w:szCs w:val="24"/>
        </w:rPr>
        <w:t xml:space="preserve">we further hypothesize that </w:t>
      </w:r>
      <w:r w:rsidR="002862C5" w:rsidRPr="0004764B">
        <w:rPr>
          <w:rFonts w:ascii="Times New Roman" w:hAnsi="Times New Roman" w:cs="Times New Roman"/>
          <w:sz w:val="24"/>
          <w:szCs w:val="24"/>
        </w:rPr>
        <w:t xml:space="preserve">miR-148a and other RNA targets will share a motif that </w:t>
      </w:r>
      <w:r w:rsidR="002473C5">
        <w:rPr>
          <w:rFonts w:ascii="Times New Roman" w:hAnsi="Times New Roman" w:cs="Times New Roman"/>
          <w:sz w:val="24"/>
          <w:szCs w:val="24"/>
        </w:rPr>
        <w:t xml:space="preserve">enable </w:t>
      </w:r>
      <w:r w:rsidR="002862C5" w:rsidRPr="0004764B">
        <w:rPr>
          <w:rFonts w:ascii="Times New Roman" w:hAnsi="Times New Roman" w:cs="Times New Roman"/>
          <w:sz w:val="24"/>
          <w:szCs w:val="24"/>
        </w:rPr>
        <w:t>their</w:t>
      </w:r>
      <w:r w:rsidR="002473C5">
        <w:rPr>
          <w:rFonts w:ascii="Times New Roman" w:hAnsi="Times New Roman" w:cs="Times New Roman"/>
          <w:sz w:val="24"/>
          <w:szCs w:val="24"/>
        </w:rPr>
        <w:t xml:space="preserve"> selective</w:t>
      </w:r>
      <w:r w:rsidR="002862C5" w:rsidRPr="0004764B">
        <w:rPr>
          <w:rFonts w:ascii="Times New Roman" w:hAnsi="Times New Roman" w:cs="Times New Roman"/>
          <w:sz w:val="24"/>
          <w:szCs w:val="24"/>
        </w:rPr>
        <w:t xml:space="preserve"> export over other microRNAs. </w:t>
      </w:r>
      <w:r w:rsidR="00580FC3" w:rsidRPr="0004764B">
        <w:rPr>
          <w:rFonts w:ascii="Times New Roman" w:hAnsi="Times New Roman" w:cs="Times New Roman"/>
          <w:sz w:val="24"/>
          <w:szCs w:val="24"/>
        </w:rPr>
        <w:t>The following aims were devised to address th</w:t>
      </w:r>
      <w:r w:rsidR="002473C5">
        <w:rPr>
          <w:rFonts w:ascii="Times New Roman" w:hAnsi="Times New Roman" w:cs="Times New Roman"/>
          <w:sz w:val="24"/>
          <w:szCs w:val="24"/>
        </w:rPr>
        <w:t>ese</w:t>
      </w:r>
      <w:r w:rsidR="00580FC3" w:rsidRPr="0004764B">
        <w:rPr>
          <w:rFonts w:ascii="Times New Roman" w:hAnsi="Times New Roman" w:cs="Times New Roman"/>
          <w:sz w:val="24"/>
          <w:szCs w:val="24"/>
        </w:rPr>
        <w:t xml:space="preserve"> hypothes</w:t>
      </w:r>
      <w:r w:rsidR="002473C5">
        <w:rPr>
          <w:rFonts w:ascii="Times New Roman" w:hAnsi="Times New Roman" w:cs="Times New Roman"/>
          <w:sz w:val="24"/>
          <w:szCs w:val="24"/>
        </w:rPr>
        <w:t>e</w:t>
      </w:r>
      <w:r w:rsidR="00580FC3" w:rsidRPr="0004764B">
        <w:rPr>
          <w:rFonts w:ascii="Times New Roman" w:hAnsi="Times New Roman" w:cs="Times New Roman"/>
          <w:sz w:val="24"/>
          <w:szCs w:val="24"/>
        </w:rPr>
        <w:t>s:</w:t>
      </w:r>
      <w:r w:rsidR="00580FC3" w:rsidRPr="0004764B">
        <w:rPr>
          <w:rFonts w:ascii="Times New Roman" w:hAnsi="Times New Roman" w:cs="Times New Roman"/>
        </w:rPr>
        <w:t xml:space="preserve"> </w:t>
      </w:r>
    </w:p>
    <w:p w14:paraId="69D7FC38" w14:textId="77777777" w:rsidR="00580FC3" w:rsidRPr="0004764B" w:rsidRDefault="00580FC3" w:rsidP="002862C5">
      <w:pPr>
        <w:pStyle w:val="Default"/>
        <w:numPr>
          <w:ilvl w:val="0"/>
          <w:numId w:val="2"/>
        </w:numPr>
        <w:spacing w:line="480" w:lineRule="auto"/>
      </w:pPr>
      <w:r w:rsidRPr="0004764B">
        <w:t xml:space="preserve">Assess the </w:t>
      </w:r>
      <w:r w:rsidR="002473C5">
        <w:t xml:space="preserve">EV </w:t>
      </w:r>
      <w:r w:rsidRPr="0004764B">
        <w:t xml:space="preserve">microRNA species that are </w:t>
      </w:r>
      <w:r w:rsidR="00F75241" w:rsidRPr="0004764B">
        <w:t>mod</w:t>
      </w:r>
      <w:r w:rsidR="00F75241">
        <w:t>ulated by</w:t>
      </w:r>
      <w:r w:rsidR="00FE7405" w:rsidRPr="0004764B">
        <w:t xml:space="preserve"> </w:t>
      </w:r>
      <w:r w:rsidR="00DD51C4">
        <w:t xml:space="preserve">cavin-1 expression </w:t>
      </w:r>
      <w:proofErr w:type="gramStart"/>
      <w:r w:rsidR="00DD51C4">
        <w:t xml:space="preserve">in </w:t>
      </w:r>
      <w:r w:rsidR="00FE7405" w:rsidRPr="0004764B">
        <w:t xml:space="preserve"> PC3</w:t>
      </w:r>
      <w:proofErr w:type="gramEnd"/>
      <w:r w:rsidR="00DD51C4">
        <w:t xml:space="preserve"> cells</w:t>
      </w:r>
      <w:r w:rsidR="007E0630">
        <w:t>.</w:t>
      </w:r>
    </w:p>
    <w:p w14:paraId="1DF3DB32" w14:textId="77777777" w:rsidR="00580FC3" w:rsidRPr="0004764B" w:rsidRDefault="00580FC3" w:rsidP="00580FC3">
      <w:pPr>
        <w:pStyle w:val="Default"/>
        <w:numPr>
          <w:ilvl w:val="0"/>
          <w:numId w:val="2"/>
        </w:numPr>
        <w:spacing w:line="480" w:lineRule="auto"/>
      </w:pPr>
      <w:r w:rsidRPr="0004764B">
        <w:t>Identify candidate export protein</w:t>
      </w:r>
      <w:r w:rsidR="00DD51C4">
        <w:t>(</w:t>
      </w:r>
      <w:r w:rsidRPr="0004764B">
        <w:t>s</w:t>
      </w:r>
      <w:r w:rsidR="00DD51C4">
        <w:t>)</w:t>
      </w:r>
      <w:r w:rsidRPr="0004764B">
        <w:t xml:space="preserve"> that participate in microRNA EV export.</w:t>
      </w:r>
    </w:p>
    <w:p w14:paraId="2F2CC164" w14:textId="77777777" w:rsidR="001902BA" w:rsidRPr="001902BA" w:rsidRDefault="00580FC3" w:rsidP="0004764B">
      <w:pPr>
        <w:pStyle w:val="Default"/>
        <w:numPr>
          <w:ilvl w:val="0"/>
          <w:numId w:val="2"/>
        </w:numPr>
        <w:spacing w:line="480" w:lineRule="auto"/>
        <w:rPr>
          <w:rStyle w:val="Heading1Char"/>
          <w:rFonts w:ascii="Times New Roman" w:eastAsiaTheme="minorHAnsi" w:hAnsi="Times New Roman" w:cs="Times New Roman"/>
          <w:color w:val="000000"/>
          <w:sz w:val="24"/>
          <w:szCs w:val="24"/>
        </w:rPr>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r w:rsidR="0035527B" w:rsidRPr="00043118">
        <w:rPr>
          <w:rStyle w:val="Heading1Char"/>
          <w:rFonts w:ascii="Times New Roman" w:hAnsi="Times New Roman" w:cs="Times New Roman"/>
          <w:color w:val="FF0000"/>
          <w:sz w:val="36"/>
          <w:szCs w:val="24"/>
        </w:rPr>
        <w:t xml:space="preserve"> </w:t>
      </w:r>
    </w:p>
    <w:p w14:paraId="6303E3F4" w14:textId="77777777" w:rsidR="001902BA" w:rsidRDefault="001902BA" w:rsidP="001902BA">
      <w:pPr>
        <w:pStyle w:val="Default"/>
        <w:spacing w:line="480" w:lineRule="auto"/>
        <w:rPr>
          <w:rStyle w:val="Heading1Char"/>
          <w:rFonts w:ascii="Times New Roman" w:hAnsi="Times New Roman" w:cs="Times New Roman"/>
          <w:color w:val="FF0000"/>
          <w:sz w:val="36"/>
          <w:szCs w:val="24"/>
        </w:rPr>
      </w:pPr>
    </w:p>
    <w:p w14:paraId="274D048C" w14:textId="77777777" w:rsidR="001902BA" w:rsidRDefault="001902BA" w:rsidP="001902BA">
      <w:pPr>
        <w:pStyle w:val="Default"/>
        <w:spacing w:line="480" w:lineRule="auto"/>
        <w:rPr>
          <w:rStyle w:val="Heading1Char"/>
          <w:rFonts w:ascii="Times New Roman" w:hAnsi="Times New Roman" w:cs="Times New Roman"/>
          <w:sz w:val="28"/>
          <w:szCs w:val="24"/>
        </w:rPr>
        <w:sectPr w:rsidR="001902BA" w:rsidSect="001C7F4E">
          <w:pgSz w:w="11906" w:h="16838"/>
          <w:pgMar w:top="1135" w:right="1440" w:bottom="1440" w:left="1440" w:header="708" w:footer="423" w:gutter="0"/>
          <w:cols w:space="708"/>
          <w:docGrid w:linePitch="360"/>
        </w:sectPr>
      </w:pPr>
    </w:p>
    <w:p w14:paraId="50B440D5" w14:textId="77777777" w:rsidR="006A2E4E" w:rsidRDefault="006A2E4E" w:rsidP="006A2E4E">
      <w:pPr>
        <w:pStyle w:val="Default"/>
        <w:spacing w:line="480" w:lineRule="auto"/>
        <w:rPr>
          <w:rStyle w:val="Heading1Char"/>
          <w:rFonts w:ascii="Times New Roman" w:hAnsi="Times New Roman" w:cs="Times New Roman"/>
          <w:sz w:val="28"/>
          <w:szCs w:val="24"/>
        </w:rPr>
      </w:pPr>
    </w:p>
    <w:p w14:paraId="2E27FA48" w14:textId="77777777" w:rsidR="006A2E4E" w:rsidRDefault="006A2E4E" w:rsidP="00636DA8">
      <w:pPr>
        <w:pStyle w:val="Default"/>
        <w:spacing w:line="480" w:lineRule="auto"/>
        <w:rPr>
          <w:rStyle w:val="Heading1Char"/>
          <w:rFonts w:ascii="Times New Roman" w:hAnsi="Times New Roman" w:cs="Times New Roman"/>
          <w:sz w:val="28"/>
          <w:szCs w:val="24"/>
        </w:rPr>
      </w:pPr>
    </w:p>
    <w:p w14:paraId="4EB959E6" w14:textId="77777777" w:rsidR="001902BA" w:rsidRDefault="00636DA8" w:rsidP="001902BA">
      <w:pPr>
        <w:pStyle w:val="Default"/>
        <w:spacing w:line="480" w:lineRule="auto"/>
        <w:jc w:val="center"/>
        <w:rPr>
          <w:rStyle w:val="Heading1Char"/>
          <w:rFonts w:ascii="Times New Roman" w:hAnsi="Times New Roman" w:cs="Times New Roman"/>
          <w:sz w:val="28"/>
          <w:szCs w:val="24"/>
        </w:rPr>
      </w:pPr>
      <w:r>
        <w:rPr>
          <w:noProof/>
          <w:lang w:eastAsia="en-AU"/>
        </w:rPr>
        <w:drawing>
          <wp:inline distT="0" distB="0" distL="0" distR="0" wp14:anchorId="5F47AB87" wp14:editId="5B8C44E4">
            <wp:extent cx="4804012" cy="48040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0607" cy="4820607"/>
                    </a:xfrm>
                    <a:prstGeom prst="rect">
                      <a:avLst/>
                    </a:prstGeom>
                  </pic:spPr>
                </pic:pic>
              </a:graphicData>
            </a:graphic>
          </wp:inline>
        </w:drawing>
      </w:r>
    </w:p>
    <w:p w14:paraId="37BA99CE" w14:textId="77777777" w:rsidR="006A2E4E" w:rsidRDefault="006A2E4E" w:rsidP="001902BA">
      <w:pPr>
        <w:spacing w:line="360" w:lineRule="auto"/>
        <w:rPr>
          <w:rFonts w:ascii="Times New Roman" w:hAnsi="Times New Roman" w:cs="Times New Roman"/>
          <w:b/>
          <w:sz w:val="24"/>
          <w:szCs w:val="24"/>
        </w:rPr>
      </w:pPr>
    </w:p>
    <w:p w14:paraId="0CAB5818" w14:textId="77777777" w:rsidR="001902BA" w:rsidRPr="006A2E4E" w:rsidRDefault="001902BA" w:rsidP="006A2E4E">
      <w:pPr>
        <w:spacing w:line="360" w:lineRule="auto"/>
        <w:rPr>
          <w:rStyle w:val="Heading1Char"/>
          <w:rFonts w:ascii="Times New Roman" w:eastAsiaTheme="minorHAnsi" w:hAnsi="Times New Roman" w:cs="Times New Roman"/>
          <w:color w:val="auto"/>
          <w:sz w:val="24"/>
          <w:szCs w:val="24"/>
        </w:rPr>
      </w:pPr>
      <w:r w:rsidRPr="001902BA">
        <w:rPr>
          <w:rFonts w:ascii="Times New Roman" w:hAnsi="Times New Roman" w:cs="Times New Roman"/>
          <w:b/>
          <w:sz w:val="24"/>
          <w:szCs w:val="24"/>
        </w:rPr>
        <w:t>Figure 2</w:t>
      </w:r>
      <w:r w:rsidRPr="001902BA">
        <w:rPr>
          <w:rFonts w:ascii="Times New Roman" w:hAnsi="Times New Roman" w:cs="Times New Roman"/>
          <w:sz w:val="24"/>
          <w:szCs w:val="24"/>
        </w:rPr>
        <w:t xml:space="preserve">: </w:t>
      </w:r>
      <w:r w:rsidRPr="001902BA">
        <w:rPr>
          <w:rFonts w:ascii="Times New Roman" w:hAnsi="Times New Roman" w:cs="Times New Roman"/>
          <w:i/>
          <w:sz w:val="24"/>
          <w:szCs w:val="24"/>
        </w:rPr>
        <w:t>Diagrammatic representation of the proposed miRNA export mechanism mediated by cavin-1 expression in PC3 cells.</w:t>
      </w:r>
      <w:r w:rsidR="006A2E4E">
        <w:rPr>
          <w:rFonts w:ascii="Times New Roman" w:hAnsi="Times New Roman" w:cs="Times New Roman"/>
          <w:i/>
          <w:sz w:val="24"/>
          <w:szCs w:val="24"/>
        </w:rPr>
        <w:t xml:space="preserve"> </w:t>
      </w:r>
      <w:r w:rsidR="006A2E4E">
        <w:rPr>
          <w:rFonts w:ascii="Times New Roman" w:hAnsi="Times New Roman" w:cs="Times New Roman"/>
          <w:sz w:val="24"/>
          <w:szCs w:val="24"/>
        </w:rPr>
        <w:t xml:space="preserve">It is hypothesised that RNA-binding proteins involved with the miRNA export mechanism are exported in the PC3-derived EVs. However, ectopic expression of cavin-1 to these cells will reduce the export of RNA-binding proteins and therefore miRNA export. </w:t>
      </w:r>
      <w:r w:rsidR="0004764B" w:rsidRPr="001902BA">
        <w:rPr>
          <w:rFonts w:ascii="Times New Roman" w:hAnsi="Times New Roman" w:cs="Times New Roman"/>
          <w:sz w:val="24"/>
          <w:szCs w:val="24"/>
        </w:rPr>
        <w:br w:type="page"/>
      </w:r>
    </w:p>
    <w:p w14:paraId="245F458C" w14:textId="77777777" w:rsidR="00D269F5" w:rsidRPr="0004764B" w:rsidRDefault="00D269F5" w:rsidP="00417F29">
      <w:pPr>
        <w:pStyle w:val="Heading1"/>
        <w:rPr>
          <w:sz w:val="24"/>
        </w:rPr>
      </w:pPr>
      <w:bookmarkStart w:id="14" w:name="_Toc464553527"/>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bookmarkEnd w:id="14"/>
      <w:r w:rsidRPr="0004764B">
        <w:rPr>
          <w:sz w:val="24"/>
          <w:lang w:val="en-US"/>
        </w:rPr>
        <w:t xml:space="preserve"> </w:t>
      </w:r>
    </w:p>
    <w:p w14:paraId="75FBC181"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5" w:name="_Toc464553528"/>
      <w:r w:rsidRPr="0004764B">
        <w:rPr>
          <w:rFonts w:ascii="Times New Roman" w:hAnsi="Times New Roman" w:cs="Times New Roman"/>
          <w:sz w:val="24"/>
          <w:szCs w:val="24"/>
          <w:lang w:val="en-US"/>
        </w:rPr>
        <w:t>Reagents:</w:t>
      </w:r>
      <w:bookmarkEnd w:id="15"/>
      <w:r w:rsidRPr="0004764B">
        <w:rPr>
          <w:rFonts w:ascii="Times New Roman" w:hAnsi="Times New Roman" w:cs="Times New Roman"/>
          <w:sz w:val="24"/>
          <w:szCs w:val="24"/>
          <w:lang w:val="en-US"/>
        </w:rPr>
        <w:t xml:space="preserve"> </w:t>
      </w:r>
    </w:p>
    <w:p w14:paraId="563B742A" w14:textId="77777777"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w:t>
      </w:r>
      <w:proofErr w:type="spellStart"/>
      <w:r w:rsidRPr="0004764B">
        <w:rPr>
          <w:rFonts w:ascii="Times New Roman" w:hAnsi="Times New Roman" w:cs="Times New Roman"/>
          <w:sz w:val="24"/>
          <w:szCs w:val="24"/>
          <w:lang w:val="en-US"/>
        </w:rPr>
        <w:t>Gibco</w:t>
      </w:r>
      <w:proofErr w:type="spellEnd"/>
      <w:r w:rsidRPr="0004764B">
        <w:rPr>
          <w:rFonts w:ascii="Times New Roman" w:hAnsi="Times New Roman" w:cs="Times New Roman"/>
          <w:sz w:val="24"/>
          <w:szCs w:val="24"/>
          <w:lang w:val="en-US"/>
        </w:rPr>
        <w:t>),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xml:space="preserve">, </w:t>
      </w:r>
      <w:proofErr w:type="spellStart"/>
      <w:r w:rsidR="0086220B">
        <w:rPr>
          <w:rFonts w:ascii="Times New Roman" w:hAnsi="Times New Roman" w:cs="Times New Roman"/>
          <w:sz w:val="24"/>
          <w:szCs w:val="24"/>
        </w:rPr>
        <w:t>F</w:t>
      </w:r>
      <w:r w:rsidR="0086220B" w:rsidRPr="0086220B">
        <w:rPr>
          <w:rFonts w:ascii="Times New Roman" w:hAnsi="Times New Roman" w:cs="Times New Roman"/>
          <w:sz w:val="24"/>
          <w:szCs w:val="24"/>
        </w:rPr>
        <w:t>etal</w:t>
      </w:r>
      <w:proofErr w:type="spellEnd"/>
      <w:r w:rsidRPr="0004764B">
        <w:rPr>
          <w:rFonts w:ascii="Times New Roman" w:hAnsi="Times New Roman" w:cs="Times New Roman"/>
          <w:sz w:val="24"/>
          <w:szCs w:val="24"/>
          <w:lang w:val="en-US"/>
        </w:rPr>
        <w:t xml:space="preserve"> Bovine Serum (FBS) (</w:t>
      </w:r>
      <w:proofErr w:type="spellStart"/>
      <w:r w:rsidRPr="0004764B">
        <w:rPr>
          <w:rFonts w:ascii="Times New Roman" w:hAnsi="Times New Roman" w:cs="Times New Roman"/>
          <w:sz w:val="24"/>
          <w:szCs w:val="24"/>
          <w:lang w:val="en-US"/>
        </w:rPr>
        <w:t>Bovogen</w:t>
      </w:r>
      <w:proofErr w:type="spellEnd"/>
      <w:r w:rsidRPr="0004764B">
        <w:rPr>
          <w:rFonts w:ascii="Times New Roman" w:hAnsi="Times New Roman" w:cs="Times New Roman"/>
          <w:sz w:val="24"/>
          <w:szCs w:val="24"/>
          <w:lang w:val="en-US"/>
        </w:rPr>
        <w:t>), Phosphate Buffered Saline (PBS) (</w:t>
      </w:r>
      <w:proofErr w:type="spellStart"/>
      <w:r w:rsidRPr="0004764B">
        <w:rPr>
          <w:rFonts w:ascii="Times New Roman" w:hAnsi="Times New Roman" w:cs="Times New Roman"/>
          <w:sz w:val="24"/>
          <w:szCs w:val="24"/>
          <w:lang w:val="en-US"/>
        </w:rPr>
        <w:t>Amresco</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Inc</w:t>
      </w:r>
      <w:proofErr w:type="spellEnd"/>
      <w:r w:rsidRPr="0004764B">
        <w:rPr>
          <w:rFonts w:ascii="Times New Roman" w:hAnsi="Times New Roman" w:cs="Times New Roman"/>
          <w:sz w:val="24"/>
          <w:szCs w:val="24"/>
          <w:lang w:val="en-US"/>
        </w:rPr>
        <w:t xml:space="preserve">), </w:t>
      </w:r>
      <w:proofErr w:type="spellStart"/>
      <w:r w:rsidRPr="0004764B">
        <w:rPr>
          <w:rFonts w:ascii="Times New Roman" w:hAnsi="Times New Roman" w:cs="Times New Roman"/>
          <w:sz w:val="24"/>
          <w:szCs w:val="24"/>
          <w:lang w:val="en-US"/>
        </w:rPr>
        <w:t>Geneticin</w:t>
      </w:r>
      <w:proofErr w:type="spellEnd"/>
      <w:r w:rsidRPr="0004764B">
        <w:rPr>
          <w:rFonts w:ascii="Times New Roman" w:hAnsi="Times New Roman" w:cs="Times New Roman"/>
          <w:sz w:val="24"/>
          <w:szCs w:val="24"/>
          <w:lang w:val="en-US"/>
        </w:rPr>
        <w:t xml:space="preserve"> G418 Antibiotic (Invitrogen). </w:t>
      </w:r>
      <w:r w:rsidR="001E3BB8">
        <w:rPr>
          <w:rFonts w:ascii="Times New Roman" w:hAnsi="Times New Roman" w:cs="Times New Roman"/>
          <w:sz w:val="24"/>
          <w:szCs w:val="24"/>
          <w:lang w:val="en-US"/>
        </w:rPr>
        <w:t>Antibodies used: rabbit anti-</w:t>
      </w:r>
      <w:proofErr w:type="spellStart"/>
      <w:r w:rsidR="001E3BB8">
        <w:rPr>
          <w:rFonts w:ascii="Times New Roman" w:hAnsi="Times New Roman" w:cs="Times New Roman"/>
          <w:sz w:val="24"/>
          <w:szCs w:val="24"/>
          <w:lang w:val="en-US"/>
        </w:rPr>
        <w:t>hnRNP</w:t>
      </w:r>
      <w:proofErr w:type="spellEnd"/>
      <w:r w:rsidR="001E3BB8">
        <w:rPr>
          <w:rFonts w:ascii="Times New Roman" w:hAnsi="Times New Roman" w:cs="Times New Roman"/>
          <w:sz w:val="24"/>
          <w:szCs w:val="24"/>
          <w:lang w:val="en-US"/>
        </w:rPr>
        <w:t xml:space="preserve"> K (</w:t>
      </w:r>
      <w:r w:rsidR="00A133CD">
        <w:rPr>
          <w:rFonts w:ascii="Times New Roman" w:hAnsi="Times New Roman" w:cs="Times New Roman"/>
          <w:sz w:val="24"/>
          <w:szCs w:val="24"/>
          <w:lang w:val="en-US"/>
        </w:rPr>
        <w:t>CST</w:t>
      </w:r>
      <w:r w:rsidR="001E3BB8">
        <w:rPr>
          <w:rFonts w:ascii="Times New Roman" w:hAnsi="Times New Roman" w:cs="Times New Roman"/>
          <w:sz w:val="24"/>
          <w:szCs w:val="24"/>
          <w:lang w:val="en-US"/>
        </w:rPr>
        <w:t>), mouse anti-</w:t>
      </w:r>
      <w:proofErr w:type="spellStart"/>
      <w:r w:rsidR="001E3BB8">
        <w:rPr>
          <w:rFonts w:ascii="Times New Roman" w:hAnsi="Times New Roman" w:cs="Times New Roman"/>
          <w:sz w:val="24"/>
          <w:szCs w:val="24"/>
          <w:lang w:val="en-US"/>
        </w:rPr>
        <w:t>hnRNPK</w:t>
      </w:r>
      <w:proofErr w:type="spellEnd"/>
      <w:r w:rsidR="001E3BB8">
        <w:rPr>
          <w:rFonts w:ascii="Times New Roman" w:hAnsi="Times New Roman" w:cs="Times New Roman"/>
          <w:sz w:val="24"/>
          <w:szCs w:val="24"/>
          <w:lang w:val="en-US"/>
        </w:rPr>
        <w:t xml:space="preserve"> (</w:t>
      </w:r>
      <w:proofErr w:type="spellStart"/>
      <w:r w:rsidR="001E3BB8">
        <w:rPr>
          <w:rFonts w:ascii="Times New Roman" w:hAnsi="Times New Roman" w:cs="Times New Roman"/>
          <w:sz w:val="24"/>
          <w:szCs w:val="24"/>
          <w:lang w:val="en-US"/>
        </w:rPr>
        <w:t>Abcam</w:t>
      </w:r>
      <w:proofErr w:type="spellEnd"/>
      <w:r w:rsidR="001E3BB8">
        <w:rPr>
          <w:rFonts w:ascii="Times New Roman" w:hAnsi="Times New Roman" w:cs="Times New Roman"/>
          <w:sz w:val="24"/>
          <w:szCs w:val="24"/>
          <w:lang w:val="en-US"/>
        </w:rPr>
        <w:t>), rabbit anti-</w:t>
      </w:r>
      <w:commentRangeStart w:id="16"/>
      <w:r w:rsidR="001E3BB8">
        <w:rPr>
          <w:rFonts w:ascii="Times New Roman" w:hAnsi="Times New Roman" w:cs="Times New Roman"/>
          <w:sz w:val="24"/>
          <w:szCs w:val="24"/>
          <w:lang w:val="en-US"/>
        </w:rPr>
        <w:t>CD9</w:t>
      </w:r>
      <w:commentRangeEnd w:id="16"/>
      <w:r w:rsidR="0086220B">
        <w:rPr>
          <w:rStyle w:val="CommentReference"/>
        </w:rPr>
        <w:commentReference w:id="16"/>
      </w:r>
      <w:r w:rsidR="001E3BB8">
        <w:rPr>
          <w:rFonts w:ascii="Times New Roman" w:hAnsi="Times New Roman" w:cs="Times New Roman"/>
          <w:sz w:val="24"/>
          <w:szCs w:val="24"/>
          <w:lang w:val="en-US"/>
        </w:rPr>
        <w:t xml:space="preserve"> (), rabbit anti-ERp44 ()</w:t>
      </w:r>
      <w:r w:rsidR="00417F29">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normal rabbit IgG (CST), </w:t>
      </w:r>
      <w:r w:rsidR="00417F29">
        <w:rPr>
          <w:rFonts w:ascii="Times New Roman" w:hAnsi="Times New Roman" w:cs="Times New Roman"/>
          <w:sz w:val="24"/>
          <w:szCs w:val="24"/>
          <w:lang w:val="en-US"/>
        </w:rPr>
        <w:t>anti-mouse AlexaFluor568 and anti-rabbit AlexaFluor674 (</w:t>
      </w:r>
      <w:proofErr w:type="spellStart"/>
      <w:r w:rsidR="00417F29">
        <w:rPr>
          <w:rFonts w:ascii="Times New Roman" w:hAnsi="Times New Roman" w:cs="Times New Roman"/>
          <w:sz w:val="24"/>
          <w:szCs w:val="24"/>
          <w:lang w:val="en-US"/>
        </w:rPr>
        <w:t>ThermoFisher</w:t>
      </w:r>
      <w:proofErr w:type="spellEnd"/>
      <w:r w:rsidR="00417F29">
        <w:rPr>
          <w:rFonts w:ascii="Times New Roman" w:hAnsi="Times New Roman" w:cs="Times New Roman"/>
          <w:sz w:val="24"/>
          <w:szCs w:val="24"/>
          <w:lang w:val="en-US"/>
        </w:rPr>
        <w:t xml:space="preserve">). All antibody dilutions used were per the manufactures’ suggestion. </w:t>
      </w:r>
    </w:p>
    <w:p w14:paraId="41E4444D"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7" w:name="_Toc464553529"/>
      <w:r w:rsidRPr="0004764B">
        <w:rPr>
          <w:rFonts w:ascii="Times New Roman" w:hAnsi="Times New Roman" w:cs="Times New Roman"/>
          <w:sz w:val="24"/>
          <w:szCs w:val="24"/>
          <w:lang w:val="en-US"/>
        </w:rPr>
        <w:t>Cell culture:</w:t>
      </w:r>
      <w:bookmarkEnd w:id="17"/>
      <w:r w:rsidRPr="0004764B">
        <w:rPr>
          <w:rFonts w:ascii="Times New Roman" w:hAnsi="Times New Roman" w:cs="Times New Roman"/>
          <w:sz w:val="24"/>
          <w:szCs w:val="24"/>
          <w:lang w:val="en-US"/>
        </w:rPr>
        <w:t xml:space="preserve"> </w:t>
      </w:r>
    </w:p>
    <w:p w14:paraId="6D1D1E07" w14:textId="77777777"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002473C5">
        <w:rPr>
          <w:rFonts w:ascii="Times New Roman" w:hAnsi="Times New Roman" w:cs="Times New Roman"/>
          <w:sz w:val="24"/>
          <w:szCs w:val="24"/>
          <w:lang w:val="en-US"/>
        </w:rPr>
        <w:t xml:space="preserve"> </w:t>
      </w:r>
      <w:r w:rsidR="002473C5" w:rsidRPr="0004764B">
        <w:rPr>
          <w:rFonts w:ascii="Times New Roman" w:hAnsi="Times New Roman" w:cs="Times New Roman"/>
          <w:sz w:val="24"/>
          <w:szCs w:val="24"/>
          <w:lang w:val="en-US"/>
        </w:rPr>
        <w:t>were cultured in 5% FBS/RPMI1640 media in a 5% CO</w:t>
      </w:r>
      <w:r w:rsidR="002473C5" w:rsidRPr="0004764B">
        <w:rPr>
          <w:rFonts w:ascii="Times New Roman" w:hAnsi="Times New Roman" w:cs="Times New Roman"/>
          <w:sz w:val="24"/>
          <w:szCs w:val="24"/>
          <w:vertAlign w:val="subscript"/>
          <w:lang w:val="en-US"/>
        </w:rPr>
        <w:t>2</w:t>
      </w:r>
      <w:r w:rsidR="002473C5" w:rsidRPr="0004764B">
        <w:rPr>
          <w:rFonts w:ascii="Times New Roman" w:hAnsi="Times New Roman" w:cs="Times New Roman"/>
          <w:sz w:val="24"/>
          <w:szCs w:val="24"/>
          <w:lang w:val="en-US"/>
        </w:rPr>
        <w:t xml:space="preserve"> incubator set to 37°C</w:t>
      </w:r>
      <w:r w:rsidR="002473C5">
        <w:rPr>
          <w:rFonts w:ascii="Times New Roman" w:hAnsi="Times New Roman" w:cs="Times New Roman"/>
          <w:sz w:val="24"/>
          <w:szCs w:val="24"/>
          <w:lang w:val="en-US"/>
        </w:rPr>
        <w:t xml:space="preserve">. Ectopic gene expression levels </w:t>
      </w:r>
      <w:r w:rsidRPr="0004764B">
        <w:rPr>
          <w:rFonts w:ascii="Times New Roman" w:hAnsi="Times New Roman" w:cs="Times New Roman"/>
          <w:sz w:val="24"/>
          <w:szCs w:val="24"/>
          <w:lang w:val="en-US"/>
        </w:rPr>
        <w:t xml:space="preserve">were </w:t>
      </w:r>
      <w:r w:rsidR="002473C5">
        <w:rPr>
          <w:rFonts w:ascii="Times New Roman" w:hAnsi="Times New Roman" w:cs="Times New Roman"/>
          <w:sz w:val="24"/>
          <w:szCs w:val="24"/>
          <w:lang w:val="en-US"/>
        </w:rPr>
        <w:t xml:space="preserve">confirmed by </w:t>
      </w:r>
      <w:r w:rsidRPr="0004764B">
        <w:rPr>
          <w:rFonts w:ascii="Times New Roman" w:hAnsi="Times New Roman" w:cs="Times New Roman"/>
          <w:sz w:val="24"/>
          <w:szCs w:val="24"/>
          <w:lang w:val="en-US"/>
        </w:rPr>
        <w:t>immunoblotting for GFP</w:t>
      </w:r>
      <w:r w:rsidR="00043118">
        <w:rPr>
          <w:rFonts w:ascii="Times New Roman" w:hAnsi="Times New Roman" w:cs="Times New Roman"/>
          <w:sz w:val="24"/>
          <w:szCs w:val="24"/>
          <w:lang w:val="en-US"/>
        </w:rPr>
        <w:t xml:space="preserve"> (not shown)</w:t>
      </w:r>
      <w:r w:rsidRPr="0004764B">
        <w:rPr>
          <w:rFonts w:ascii="Times New Roman" w:hAnsi="Times New Roman" w:cs="Times New Roman"/>
          <w:sz w:val="24"/>
          <w:szCs w:val="24"/>
          <w:lang w:val="en-US"/>
        </w:rPr>
        <w:t>.</w:t>
      </w:r>
      <w:r w:rsidR="002473C5">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G418 antibiotic drug </w:t>
      </w:r>
      <w:r w:rsidR="002473C5">
        <w:rPr>
          <w:rFonts w:ascii="Times New Roman" w:hAnsi="Times New Roman" w:cs="Times New Roman"/>
          <w:sz w:val="24"/>
          <w:szCs w:val="24"/>
          <w:lang w:val="en-US"/>
        </w:rPr>
        <w:t xml:space="preserve">(0.1 mg/ml) </w:t>
      </w:r>
      <w:r w:rsidRPr="0004764B">
        <w:rPr>
          <w:rFonts w:ascii="Times New Roman" w:hAnsi="Times New Roman" w:cs="Times New Roman"/>
          <w:sz w:val="24"/>
          <w:szCs w:val="24"/>
          <w:lang w:val="en-US"/>
        </w:rPr>
        <w:t xml:space="preserve">was added to these cultured cells to select for GFP expressing cells. </w:t>
      </w:r>
    </w:p>
    <w:p w14:paraId="1115ED81"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8" w:name="_Toc464553530"/>
      <w:r w:rsidRPr="0004764B">
        <w:rPr>
          <w:rFonts w:ascii="Times New Roman" w:hAnsi="Times New Roman" w:cs="Times New Roman"/>
          <w:sz w:val="24"/>
          <w:szCs w:val="24"/>
          <w:lang w:val="en-US"/>
        </w:rPr>
        <w:t>Differential miRNA expression:</w:t>
      </w:r>
      <w:bookmarkEnd w:id="18"/>
      <w:r w:rsidRPr="0004764B">
        <w:rPr>
          <w:rFonts w:ascii="Times New Roman" w:hAnsi="Times New Roman" w:cs="Times New Roman"/>
          <w:sz w:val="24"/>
          <w:szCs w:val="24"/>
          <w:lang w:val="en-US"/>
        </w:rPr>
        <w:t xml:space="preserve"> </w:t>
      </w:r>
    </w:p>
    <w:p w14:paraId="11452431" w14:textId="77777777" w:rsidR="00D269F5" w:rsidRPr="0004764B" w:rsidRDefault="00676FB6"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results from a previously conducted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experiment, prepared by Jayde </w:t>
      </w:r>
      <w:proofErr w:type="spellStart"/>
      <w:r>
        <w:rPr>
          <w:rFonts w:ascii="Times New Roman" w:hAnsi="Times New Roman" w:cs="Times New Roman"/>
          <w:sz w:val="24"/>
          <w:szCs w:val="24"/>
          <w:lang w:val="en-US"/>
        </w:rPr>
        <w:t>Ruelcke</w:t>
      </w:r>
      <w:proofErr w:type="spellEnd"/>
      <w:r>
        <w:rPr>
          <w:rFonts w:ascii="Times New Roman" w:hAnsi="Times New Roman" w:cs="Times New Roman"/>
          <w:sz w:val="24"/>
          <w:szCs w:val="24"/>
          <w:lang w:val="en-US"/>
        </w:rPr>
        <w:t xml:space="preserve"> (Hill lab) and conducted by Nicole </w:t>
      </w:r>
      <w:proofErr w:type="spellStart"/>
      <w:r>
        <w:rPr>
          <w:rFonts w:ascii="Times New Roman" w:hAnsi="Times New Roman" w:cs="Times New Roman"/>
          <w:sz w:val="24"/>
          <w:szCs w:val="24"/>
          <w:lang w:val="en-US"/>
        </w:rPr>
        <w:t>Cloonan</w:t>
      </w:r>
      <w:proofErr w:type="spellEnd"/>
      <w:r>
        <w:rPr>
          <w:rFonts w:ascii="Times New Roman" w:hAnsi="Times New Roman" w:cs="Times New Roman"/>
          <w:sz w:val="24"/>
          <w:szCs w:val="24"/>
          <w:lang w:val="en-US"/>
        </w:rPr>
        <w:t xml:space="preserve"> (QIMR), were utilized for this analysis. Briefly, small RNAs were collected from EVs derived from PC3-GFP and PC3-cavin-1 cell lines and the cognate cells, resulting </w:t>
      </w:r>
      <w:r w:rsidR="002F238D">
        <w:rPr>
          <w:rFonts w:ascii="Times New Roman" w:hAnsi="Times New Roman" w:cs="Times New Roman"/>
          <w:sz w:val="24"/>
          <w:szCs w:val="24"/>
          <w:lang w:val="en-US"/>
        </w:rPr>
        <w:t>in 3 biological replicates</w:t>
      </w:r>
      <w:r>
        <w:rPr>
          <w:rFonts w:ascii="Times New Roman" w:hAnsi="Times New Roman" w:cs="Times New Roman"/>
          <w:sz w:val="24"/>
          <w:szCs w:val="24"/>
          <w:lang w:val="en-US"/>
        </w:rPr>
        <w:t xml:space="preserve">. </w:t>
      </w:r>
      <w:r w:rsidR="002F238D">
        <w:rPr>
          <w:rFonts w:ascii="Times New Roman" w:hAnsi="Times New Roman" w:cs="Times New Roman"/>
          <w:sz w:val="24"/>
          <w:szCs w:val="24"/>
          <w:lang w:val="en-US"/>
        </w:rPr>
        <w:t xml:space="preserve">These RNAs were multiplexed, sequenced via </w:t>
      </w:r>
      <w:r w:rsidR="00D269F5" w:rsidRPr="0004764B">
        <w:rPr>
          <w:rFonts w:ascii="Times New Roman" w:hAnsi="Times New Roman" w:cs="Times New Roman"/>
          <w:sz w:val="24"/>
          <w:szCs w:val="24"/>
          <w:lang w:val="en-US"/>
        </w:rPr>
        <w:t>Illumina sequencing, aligned and assessed for raw counts for miRNAs in cell and EVs</w:t>
      </w:r>
      <w:r w:rsidR="002F238D">
        <w:rPr>
          <w:rFonts w:ascii="Times New Roman" w:hAnsi="Times New Roman" w:cs="Times New Roman"/>
          <w:sz w:val="24"/>
          <w:szCs w:val="24"/>
          <w:lang w:val="en-US"/>
        </w:rPr>
        <w:t xml:space="preserve"> (completed by Nicole). Analysis was performed using these raw counts. </w:t>
      </w:r>
      <w:r w:rsidR="00D269F5" w:rsidRPr="0004764B">
        <w:rPr>
          <w:rFonts w:ascii="Times New Roman" w:hAnsi="Times New Roman" w:cs="Times New Roman"/>
          <w:sz w:val="24"/>
          <w:szCs w:val="24"/>
          <w:lang w:val="en-US"/>
        </w:rPr>
        <w:t>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w:t>
      </w:r>
      <w:r w:rsidR="002F238D">
        <w:rPr>
          <w:rFonts w:ascii="Times New Roman" w:hAnsi="Times New Roman" w:cs="Times New Roman"/>
          <w:sz w:val="24"/>
          <w:szCs w:val="24"/>
          <w:lang w:val="en-US"/>
        </w:rPr>
        <w:t xml:space="preserve"> or content</w:t>
      </w:r>
      <w:r w:rsidR="00D269F5" w:rsidRPr="0004764B">
        <w:rPr>
          <w:rFonts w:ascii="Times New Roman" w:hAnsi="Times New Roman" w:cs="Times New Roman"/>
          <w:sz w:val="24"/>
          <w:szCs w:val="24"/>
          <w:lang w:val="en-US"/>
        </w:rPr>
        <w:t xml:space="preserve"> between GFP and cavin-1 cell conditions and returns this in the form of log2 fold </w:t>
      </w:r>
      <w:r w:rsidR="00D269F5" w:rsidRPr="0004764B">
        <w:rPr>
          <w:rFonts w:ascii="Times New Roman" w:hAnsi="Times New Roman" w:cs="Times New Roman"/>
          <w:sz w:val="24"/>
          <w:szCs w:val="24"/>
          <w:lang w:val="en-US"/>
        </w:rPr>
        <w:lastRenderedPageBreak/>
        <w:t>change (FC), Wald test p-value and a false discovery rate corrected p-value. This analysis was completed separately for cell and EV miRNA content. By using the log2FC values for each miR</w:t>
      </w:r>
      <w:r w:rsidR="00421251">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comparisons we</w:t>
      </w:r>
      <w:r w:rsidR="007E0630">
        <w:rPr>
          <w:rFonts w:ascii="Times New Roman" w:hAnsi="Times New Roman" w:cs="Times New Roman"/>
          <w:sz w:val="24"/>
          <w:szCs w:val="24"/>
          <w:lang w:val="en-US"/>
        </w:rPr>
        <w:t>re made between cell and EV</w:t>
      </w:r>
      <w:r w:rsidR="00D269F5" w:rsidRPr="0004764B">
        <w:rPr>
          <w:rFonts w:ascii="Times New Roman" w:hAnsi="Times New Roman" w:cs="Times New Roman"/>
          <w:sz w:val="24"/>
          <w:szCs w:val="24"/>
          <w:lang w:val="en-US"/>
        </w:rPr>
        <w:t xml:space="preserve"> expression by taking the difference in the form of FC</w:t>
      </w:r>
      <w:r w:rsidR="002F238D">
        <w:rPr>
          <w:rFonts w:ascii="Times New Roman" w:hAnsi="Times New Roman" w:cs="Times New Roman"/>
          <w:sz w:val="24"/>
          <w:szCs w:val="24"/>
          <w:vertAlign w:val="subscript"/>
          <w:lang w:val="en-US"/>
        </w:rPr>
        <w:t>EV</w:t>
      </w:r>
      <w:r w:rsidR="00D269F5" w:rsidRPr="0004764B">
        <w:rPr>
          <w:rFonts w:ascii="Times New Roman" w:hAnsi="Times New Roman" w:cs="Times New Roman"/>
          <w:sz w:val="24"/>
          <w:szCs w:val="24"/>
          <w:lang w:val="en-US"/>
        </w:rPr>
        <w:t>-</w:t>
      </w:r>
      <w:proofErr w:type="spellStart"/>
      <w:r w:rsidR="00D269F5" w:rsidRPr="0004764B">
        <w:rPr>
          <w:rFonts w:ascii="Times New Roman" w:hAnsi="Times New Roman" w:cs="Times New Roman"/>
          <w:sz w:val="24"/>
          <w:szCs w:val="24"/>
          <w:lang w:val="en-US"/>
        </w:rPr>
        <w:t>FC</w:t>
      </w:r>
      <w:r w:rsidR="002F238D">
        <w:rPr>
          <w:rFonts w:ascii="Times New Roman" w:hAnsi="Times New Roman" w:cs="Times New Roman"/>
          <w:sz w:val="24"/>
          <w:szCs w:val="24"/>
          <w:vertAlign w:val="subscript"/>
          <w:lang w:val="en-US"/>
        </w:rPr>
        <w:t>cell</w:t>
      </w:r>
      <w:proofErr w:type="spellEnd"/>
      <w:r w:rsidR="00D269F5"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increments of 0.05. </w:t>
      </w:r>
      <w:proofErr w:type="spellStart"/>
      <w:r w:rsidR="007E0630">
        <w:rPr>
          <w:rFonts w:ascii="Times New Roman" w:hAnsi="Times New Roman" w:cs="Times New Roman"/>
          <w:sz w:val="24"/>
          <w:szCs w:val="24"/>
          <w:lang w:val="en-US"/>
        </w:rPr>
        <w:t>GraphPad</w:t>
      </w:r>
      <w:proofErr w:type="spellEnd"/>
      <w:r w:rsidR="007E0630">
        <w:rPr>
          <w:rFonts w:ascii="Times New Roman" w:hAnsi="Times New Roman" w:cs="Times New Roman"/>
          <w:sz w:val="24"/>
          <w:szCs w:val="24"/>
          <w:lang w:val="en-US"/>
        </w:rPr>
        <w:t xml:space="preserve">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248A135D"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19" w:name="_Toc464553531"/>
      <w:r w:rsidRPr="0004764B">
        <w:rPr>
          <w:rFonts w:ascii="Times New Roman" w:hAnsi="Times New Roman" w:cs="Times New Roman"/>
          <w:sz w:val="24"/>
          <w:szCs w:val="24"/>
          <w:lang w:val="en-US"/>
        </w:rPr>
        <w:t>Extracellular Vesicle Extraction and RNA extraction:</w:t>
      </w:r>
      <w:bookmarkEnd w:id="19"/>
      <w:r w:rsidRPr="0004764B">
        <w:rPr>
          <w:rFonts w:ascii="Times New Roman" w:hAnsi="Times New Roman" w:cs="Times New Roman"/>
          <w:sz w:val="24"/>
          <w:szCs w:val="24"/>
          <w:lang w:val="en-US"/>
        </w:rPr>
        <w:t xml:space="preserve"> </w:t>
      </w:r>
    </w:p>
    <w:p w14:paraId="6015AD07" w14:textId="77777777"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filter tube (Sigma) until 1mL of conce</w:t>
      </w:r>
      <w:r w:rsidR="00902A9B">
        <w:rPr>
          <w:rFonts w:ascii="Times New Roman" w:hAnsi="Times New Roman" w:cs="Times New Roman"/>
          <w:sz w:val="24"/>
          <w:szCs w:val="24"/>
          <w:lang w:val="en-US"/>
        </w:rPr>
        <w:t>ntrated media was achieved. Concentrated media</w:t>
      </w:r>
      <w:r w:rsidRPr="0004764B">
        <w:rPr>
          <w:rFonts w:ascii="Times New Roman" w:hAnsi="Times New Roman" w:cs="Times New Roman"/>
          <w:sz w:val="24"/>
          <w:szCs w:val="24"/>
          <w:lang w:val="en-US"/>
        </w:rPr>
        <w:t xml:space="preserve"> was processed through an </w:t>
      </w:r>
      <w:proofErr w:type="spellStart"/>
      <w:r w:rsidRPr="0004764B">
        <w:rPr>
          <w:rFonts w:ascii="Times New Roman" w:hAnsi="Times New Roman" w:cs="Times New Roman"/>
          <w:sz w:val="24"/>
          <w:szCs w:val="24"/>
          <w:lang w:val="en-US"/>
        </w:rPr>
        <w:t>exoRNeasy</w:t>
      </w:r>
      <w:proofErr w:type="spellEnd"/>
      <w:r w:rsidRPr="0004764B">
        <w:rPr>
          <w:rFonts w:ascii="Times New Roman" w:hAnsi="Times New Roman" w:cs="Times New Roman"/>
          <w:sz w:val="24"/>
          <w:szCs w:val="24"/>
          <w:lang w:val="en-US"/>
        </w:rPr>
        <w:t xml:space="preserve"> midi kit (</w:t>
      </w:r>
      <w:proofErr w:type="spellStart"/>
      <w:r w:rsidRPr="0004764B">
        <w:rPr>
          <w:rFonts w:ascii="Times New Roman" w:hAnsi="Times New Roman" w:cs="Times New Roman"/>
          <w:sz w:val="24"/>
          <w:szCs w:val="24"/>
          <w:lang w:val="en-US"/>
        </w:rPr>
        <w:t>Qiagen</w:t>
      </w:r>
      <w:proofErr w:type="spellEnd"/>
      <w:r w:rsidRPr="0004764B">
        <w:rPr>
          <w:rFonts w:ascii="Times New Roman" w:hAnsi="Times New Roman" w:cs="Times New Roman"/>
          <w:sz w:val="24"/>
          <w:szCs w:val="24"/>
          <w:lang w:val="en-US"/>
        </w:rPr>
        <w:t>)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w:t>
      </w:r>
      <w:proofErr w:type="spellStart"/>
      <w:r w:rsidRPr="0004764B">
        <w:rPr>
          <w:rFonts w:ascii="Times New Roman" w:hAnsi="Times New Roman" w:cs="Times New Roman"/>
          <w:sz w:val="24"/>
          <w:szCs w:val="24"/>
          <w:lang w:val="en-US"/>
        </w:rPr>
        <w:t>MiRvana</w:t>
      </w:r>
      <w:proofErr w:type="spellEnd"/>
      <w:r w:rsidRPr="0004764B">
        <w:rPr>
          <w:rFonts w:ascii="Times New Roman" w:hAnsi="Times New Roman" w:cs="Times New Roman"/>
          <w:sz w:val="24"/>
          <w:szCs w:val="24"/>
          <w:lang w:val="en-US"/>
        </w:rPr>
        <w:t xml:space="preserve"> kit as per manufactures’ instruction (Invitrogen). </w:t>
      </w:r>
      <w:proofErr w:type="spellStart"/>
      <w:r w:rsidRPr="0004764B">
        <w:rPr>
          <w:rFonts w:ascii="Times New Roman" w:hAnsi="Times New Roman" w:cs="Times New Roman"/>
          <w:sz w:val="24"/>
          <w:szCs w:val="24"/>
          <w:lang w:val="en-US"/>
        </w:rPr>
        <w:t>Nanodrop</w:t>
      </w:r>
      <w:proofErr w:type="spellEnd"/>
      <w:r w:rsidRPr="0004764B">
        <w:rPr>
          <w:rFonts w:ascii="Times New Roman" w:hAnsi="Times New Roman" w:cs="Times New Roman"/>
          <w:sz w:val="24"/>
          <w:szCs w:val="24"/>
          <w:lang w:val="en-US"/>
        </w:rPr>
        <w:t xml:space="preserve">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3A9BC201"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20" w:name="_Toc464553532"/>
      <w:r w:rsidRPr="0004764B">
        <w:rPr>
          <w:rFonts w:ascii="Times New Roman" w:hAnsi="Times New Roman" w:cs="Times New Roman"/>
          <w:sz w:val="24"/>
          <w:szCs w:val="24"/>
          <w:lang w:val="en-US"/>
        </w:rPr>
        <w:t>Reverse Transcription quantitative Polymerase Chain Reaction (RT-qPCR) and preparation:</w:t>
      </w:r>
      <w:bookmarkEnd w:id="20"/>
      <w:r w:rsidRPr="0004764B">
        <w:rPr>
          <w:rFonts w:ascii="Times New Roman" w:hAnsi="Times New Roman" w:cs="Times New Roman"/>
          <w:sz w:val="24"/>
          <w:szCs w:val="24"/>
          <w:lang w:val="en-US"/>
        </w:rPr>
        <w:t xml:space="preserve"> </w:t>
      </w:r>
    </w:p>
    <w:p w14:paraId="046E7FC0" w14:textId="77777777"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Poly-</w:t>
      </w:r>
      <w:proofErr w:type="spellStart"/>
      <w:r w:rsidRPr="0004764B">
        <w:rPr>
          <w:rFonts w:ascii="Times New Roman" w:hAnsi="Times New Roman" w:cs="Times New Roman"/>
          <w:sz w:val="24"/>
          <w:szCs w:val="24"/>
          <w:lang w:val="en-US"/>
        </w:rPr>
        <w:t>adenylation</w:t>
      </w:r>
      <w:proofErr w:type="spellEnd"/>
      <w:r w:rsidRPr="0004764B">
        <w:rPr>
          <w:rFonts w:ascii="Times New Roman" w:hAnsi="Times New Roman" w:cs="Times New Roman"/>
          <w:sz w:val="24"/>
          <w:szCs w:val="24"/>
          <w:lang w:val="en-US"/>
        </w:rPr>
        <w:t xml:space="preserve">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w:t>
      </w:r>
      <w:hyperlink w:anchor="_ENREF_3" w:tooltip="Balcells, 2011 #164" w:history="1">
        <w:r w:rsidR="00035725" w:rsidRPr="0004764B">
          <w:rPr>
            <w:rFonts w:ascii="Times New Roman" w:hAnsi="Times New Roman" w:cs="Times New Roman"/>
            <w:noProof/>
            <w:sz w:val="24"/>
            <w:szCs w:val="24"/>
            <w:lang w:val="en-US"/>
          </w:rPr>
          <w:t>Balcells</w:t>
        </w:r>
        <w:r w:rsidR="00035725" w:rsidRPr="0004764B">
          <w:rPr>
            <w:rFonts w:ascii="Times New Roman" w:hAnsi="Times New Roman" w:cs="Times New Roman"/>
            <w:i/>
            <w:noProof/>
            <w:sz w:val="24"/>
            <w:szCs w:val="24"/>
            <w:lang w:val="en-US"/>
          </w:rPr>
          <w:t xml:space="preserve"> et al.</w:t>
        </w:r>
        <w:r w:rsidR="00035725" w:rsidRPr="0004764B">
          <w:rPr>
            <w:rFonts w:ascii="Times New Roman" w:hAnsi="Times New Roman" w:cs="Times New Roman"/>
            <w:noProof/>
            <w:sz w:val="24"/>
            <w:szCs w:val="24"/>
            <w:lang w:val="en-US"/>
          </w:rPr>
          <w:t xml:space="preserve"> 2011</w:t>
        </w:r>
      </w:hyperlink>
      <w:r w:rsidRPr="0004764B">
        <w:rPr>
          <w:rFonts w:ascii="Times New Roman" w:hAnsi="Times New Roman" w:cs="Times New Roman"/>
          <w:noProof/>
          <w:sz w:val="24"/>
          <w:szCs w:val="24"/>
          <w:lang w:val="en-US"/>
        </w:rPr>
        <w:t>)</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w:t>
      </w:r>
      <w:proofErr w:type="spellStart"/>
      <w:r w:rsidRPr="0004764B">
        <w:rPr>
          <w:rFonts w:ascii="Times New Roman" w:hAnsi="Times New Roman" w:cs="Times New Roman"/>
          <w:sz w:val="24"/>
          <w:szCs w:val="24"/>
          <w:lang w:val="en-US"/>
        </w:rPr>
        <w:t>μL</w:t>
      </w:r>
      <w:proofErr w:type="spellEnd"/>
      <w:r w:rsidRPr="0004764B">
        <w:rPr>
          <w:rFonts w:ascii="Times New Roman" w:hAnsi="Times New Roman" w:cs="Times New Roman"/>
          <w:sz w:val="24"/>
          <w:szCs w:val="24"/>
          <w:lang w:val="en-US"/>
        </w:rPr>
        <w:t xml:space="preserve">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RT-qPCR was performed on the samples with primers specific to miR-363-3p, 148a-3p,</w:t>
      </w:r>
      <w:r w:rsidR="00CB378A">
        <w:rPr>
          <w:rFonts w:ascii="Times New Roman" w:hAnsi="Times New Roman" w:cs="Times New Roman"/>
          <w:sz w:val="24"/>
          <w:szCs w:val="24"/>
          <w:lang w:val="en-US"/>
        </w:rPr>
        <w:t xml:space="preserve"> 10b-5p,</w:t>
      </w:r>
      <w:r w:rsidRPr="0004764B">
        <w:rPr>
          <w:rFonts w:ascii="Times New Roman" w:hAnsi="Times New Roman" w:cs="Times New Roman"/>
          <w:sz w:val="24"/>
          <w:szCs w:val="24"/>
          <w:lang w:val="en-US"/>
        </w:rPr>
        <w:t xml:space="preserve"> 200a-3p, 30a-3p and 574-5p (IDT). Mir-125a-3p was used as the reference gene due to producing the same level of expression in EV</w:t>
      </w:r>
      <w:r w:rsidR="00CB378A">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derived from both GFP and cavin-1 PC3 cells based on the RNA-</w:t>
      </w:r>
      <w:proofErr w:type="spellStart"/>
      <w:r w:rsidRPr="0004764B">
        <w:rPr>
          <w:rFonts w:ascii="Times New Roman" w:hAnsi="Times New Roman" w:cs="Times New Roman"/>
          <w:sz w:val="24"/>
          <w:szCs w:val="24"/>
          <w:lang w:val="en-US"/>
        </w:rPr>
        <w:t>seq</w:t>
      </w:r>
      <w:proofErr w:type="spellEnd"/>
      <w:r w:rsidRPr="0004764B">
        <w:rPr>
          <w:rFonts w:ascii="Times New Roman" w:hAnsi="Times New Roman" w:cs="Times New Roman"/>
          <w:sz w:val="24"/>
          <w:szCs w:val="24"/>
          <w:lang w:val="en-US"/>
        </w:rPr>
        <w:t xml:space="preserve"> data. Delta </w:t>
      </w:r>
      <w:proofErr w:type="spellStart"/>
      <w:r w:rsidRPr="0004764B">
        <w:rPr>
          <w:rFonts w:ascii="Times New Roman" w:hAnsi="Times New Roman" w:cs="Times New Roman"/>
          <w:sz w:val="24"/>
          <w:szCs w:val="24"/>
          <w:lang w:val="en-US"/>
        </w:rPr>
        <w:t>delta</w:t>
      </w:r>
      <w:proofErr w:type="spellEnd"/>
      <w:r w:rsidRPr="0004764B">
        <w:rPr>
          <w:rFonts w:ascii="Times New Roman" w:hAnsi="Times New Roman" w:cs="Times New Roman"/>
          <w:sz w:val="24"/>
          <w:szCs w:val="24"/>
          <w:lang w:val="en-US"/>
        </w:rPr>
        <w:t xml:space="preserve"> CT statistics were completed by comparing between GFP and cavin-1 cell lines </w:t>
      </w:r>
      <w:r w:rsidRPr="0004764B">
        <w:rPr>
          <w:rFonts w:ascii="Times New Roman" w:hAnsi="Times New Roman" w:cs="Times New Roman"/>
          <w:sz w:val="24"/>
          <w:szCs w:val="24"/>
          <w:lang w:val="en-US"/>
        </w:rPr>
        <w:lastRenderedPageBreak/>
        <w:t xml:space="preserve">for the target and reference genes. Bar graphs generated by </w:t>
      </w:r>
      <w:proofErr w:type="spellStart"/>
      <w:r w:rsidRPr="0004764B">
        <w:rPr>
          <w:rFonts w:ascii="Times New Roman" w:hAnsi="Times New Roman" w:cs="Times New Roman"/>
          <w:sz w:val="24"/>
          <w:szCs w:val="24"/>
          <w:lang w:val="en-US"/>
        </w:rPr>
        <w:t>GraphPad</w:t>
      </w:r>
      <w:proofErr w:type="spellEnd"/>
      <w:r w:rsidRPr="0004764B">
        <w:rPr>
          <w:rFonts w:ascii="Times New Roman" w:hAnsi="Times New Roman" w:cs="Times New Roman"/>
          <w:sz w:val="24"/>
          <w:szCs w:val="24"/>
          <w:lang w:val="en-US"/>
        </w:rPr>
        <w:t xml:space="preserve">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1E27A4FF" w14:textId="77777777" w:rsidR="00E10F8A" w:rsidRPr="0004764B" w:rsidRDefault="00E10F8A" w:rsidP="00E10F8A">
      <w:pPr>
        <w:spacing w:line="480" w:lineRule="auto"/>
        <w:rPr>
          <w:rFonts w:ascii="Times New Roman" w:hAnsi="Times New Roman" w:cs="Times New Roman"/>
          <w:sz w:val="24"/>
          <w:szCs w:val="24"/>
          <w:lang w:val="en-US"/>
        </w:rPr>
      </w:pPr>
      <w:bookmarkStart w:id="21" w:name="_Toc464553533"/>
      <w:r w:rsidRPr="0004764B">
        <w:rPr>
          <w:rStyle w:val="Heading2Char"/>
          <w:rFonts w:ascii="Times New Roman" w:hAnsi="Times New Roman" w:cs="Times New Roman"/>
          <w:sz w:val="24"/>
          <w:szCs w:val="24"/>
        </w:rPr>
        <w:t>Motif Discovery and Assessment</w:t>
      </w:r>
      <w:bookmarkEnd w:id="21"/>
      <w:r w:rsidRPr="0004764B">
        <w:rPr>
          <w:rFonts w:ascii="Times New Roman" w:hAnsi="Times New Roman" w:cs="Times New Roman"/>
          <w:sz w:val="24"/>
          <w:szCs w:val="24"/>
          <w:lang w:val="en-US"/>
        </w:rPr>
        <w:t>:</w:t>
      </w:r>
    </w:p>
    <w:p w14:paraId="71F17F9C" w14:textId="77777777"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TAMO (Tools for Analysis of </w:t>
      </w:r>
      <w:proofErr w:type="spellStart"/>
      <w:r w:rsidRPr="0004764B">
        <w:rPr>
          <w:rFonts w:ascii="Times New Roman" w:hAnsi="Times New Roman" w:cs="Times New Roman"/>
          <w:sz w:val="24"/>
          <w:szCs w:val="24"/>
          <w:lang w:val="en-US"/>
        </w:rPr>
        <w:t>MOtifs</w:t>
      </w:r>
      <w:proofErr w:type="spellEnd"/>
      <w:r w:rsidRPr="0004764B">
        <w:rPr>
          <w:rFonts w:ascii="Times New Roman" w:hAnsi="Times New Roman" w:cs="Times New Roman"/>
          <w:sz w:val="24"/>
          <w:szCs w:val="24"/>
          <w:lang w:val="en-US"/>
        </w:rPr>
        <w:t xml:space="preserve">) </w:t>
      </w:r>
      <w:proofErr w:type="gramStart"/>
      <w:r w:rsidR="00CB378A">
        <w:rPr>
          <w:rFonts w:ascii="Times New Roman" w:hAnsi="Times New Roman" w:cs="Times New Roman"/>
          <w:sz w:val="24"/>
          <w:szCs w:val="24"/>
          <w:lang w:val="en-US"/>
        </w:rPr>
        <w:t>Unix</w:t>
      </w:r>
      <w:proofErr w:type="gramEnd"/>
      <w:r w:rsidR="00634F62">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package was used to determine shared RNA-motifs within the differentially exported miRNA data set. The MEME algorithm was used to 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w:t>
      </w:r>
      <w:r w:rsidR="00902A9B">
        <w:rPr>
          <w:rFonts w:ascii="Times New Roman" w:hAnsi="Times New Roman" w:cs="Times New Roman"/>
          <w:sz w:val="24"/>
          <w:szCs w:val="24"/>
          <w:lang w:val="en-US"/>
        </w:rPr>
        <w:t xml:space="preserve"> using default parameters</w:t>
      </w:r>
      <w:r w:rsidRPr="0004764B">
        <w:rPr>
          <w:rFonts w:ascii="Times New Roman" w:hAnsi="Times New Roman" w:cs="Times New Roman"/>
          <w:sz w:val="24"/>
          <w:szCs w:val="24"/>
          <w:lang w:val="en-US"/>
        </w:rPr>
        <w:t xml:space="preserve">. </w:t>
      </w:r>
      <w:r w:rsidR="00CB378A">
        <w:rPr>
          <w:rFonts w:ascii="Times New Roman" w:hAnsi="Times New Roman" w:cs="Times New Roman"/>
          <w:sz w:val="24"/>
          <w:szCs w:val="24"/>
          <w:lang w:val="en-US"/>
        </w:rPr>
        <w:t xml:space="preserve">Comparing motifs to </w:t>
      </w:r>
      <w:r w:rsidR="00D42107">
        <w:rPr>
          <w:rFonts w:ascii="Times New Roman" w:hAnsi="Times New Roman" w:cs="Times New Roman"/>
          <w:sz w:val="24"/>
          <w:szCs w:val="24"/>
          <w:lang w:val="en-US"/>
        </w:rPr>
        <w:t xml:space="preserve">the binding sequence of </w:t>
      </w:r>
      <w:proofErr w:type="spellStart"/>
      <w:r w:rsidR="00D42107">
        <w:rPr>
          <w:rFonts w:ascii="Times New Roman" w:hAnsi="Times New Roman" w:cs="Times New Roman"/>
          <w:sz w:val="24"/>
          <w:szCs w:val="24"/>
          <w:lang w:val="en-US"/>
        </w:rPr>
        <w:t>hnRNPK</w:t>
      </w:r>
      <w:proofErr w:type="spellEnd"/>
      <w:r w:rsidR="00CB378A">
        <w:rPr>
          <w:rFonts w:ascii="Times New Roman" w:hAnsi="Times New Roman" w:cs="Times New Roman"/>
          <w:sz w:val="24"/>
          <w:szCs w:val="24"/>
          <w:lang w:val="en-US"/>
        </w:rPr>
        <w:t xml:space="preserve"> to determine matches was performed using FIMO algorithm with default parameters. </w:t>
      </w:r>
      <w:r w:rsidR="00D42107">
        <w:rPr>
          <w:rFonts w:ascii="Times New Roman" w:hAnsi="Times New Roman" w:cs="Times New Roman"/>
          <w:sz w:val="24"/>
          <w:szCs w:val="24"/>
          <w:lang w:val="en-US"/>
        </w:rPr>
        <w:t xml:space="preserve">All algorithms generate statistical analysis in the form of a p-value. </w:t>
      </w:r>
      <w:r w:rsidR="00D42107" w:rsidRPr="0004764B">
        <w:rPr>
          <w:rFonts w:ascii="Times New Roman" w:hAnsi="Times New Roman" w:cs="Times New Roman"/>
          <w:sz w:val="24"/>
          <w:szCs w:val="24"/>
          <w:lang w:val="en-US"/>
        </w:rPr>
        <w:t xml:space="preserve">Sequence logos were generated using </w:t>
      </w:r>
      <w:proofErr w:type="spellStart"/>
      <w:r w:rsidR="00D42107" w:rsidRPr="0004764B">
        <w:rPr>
          <w:rFonts w:ascii="Times New Roman" w:hAnsi="Times New Roman" w:cs="Times New Roman"/>
          <w:sz w:val="24"/>
          <w:szCs w:val="24"/>
          <w:lang w:val="en-US"/>
        </w:rPr>
        <w:t>WebLogo</w:t>
      </w:r>
      <w:proofErr w:type="spellEnd"/>
      <w:r w:rsidR="00D42107">
        <w:rPr>
          <w:rFonts w:ascii="Times New Roman" w:hAnsi="Times New Roman" w:cs="Times New Roman"/>
          <w:sz w:val="24"/>
          <w:szCs w:val="24"/>
          <w:lang w:val="en-US"/>
        </w:rPr>
        <w:t xml:space="preserve"> online logo generator.</w:t>
      </w:r>
    </w:p>
    <w:p w14:paraId="58B96D9F" w14:textId="77777777" w:rsidR="00D269F5" w:rsidRPr="0004764B" w:rsidRDefault="00D269F5" w:rsidP="00D269F5">
      <w:pPr>
        <w:pStyle w:val="Heading2"/>
        <w:spacing w:line="480" w:lineRule="auto"/>
        <w:rPr>
          <w:rFonts w:ascii="Times New Roman" w:hAnsi="Times New Roman" w:cs="Times New Roman"/>
          <w:sz w:val="24"/>
          <w:szCs w:val="24"/>
          <w:lang w:val="en-US"/>
        </w:rPr>
      </w:pPr>
      <w:bookmarkStart w:id="22" w:name="_Toc464553534"/>
      <w:r w:rsidRPr="0004764B">
        <w:rPr>
          <w:rFonts w:ascii="Times New Roman" w:hAnsi="Times New Roman" w:cs="Times New Roman"/>
          <w:sz w:val="24"/>
          <w:szCs w:val="24"/>
          <w:lang w:val="en-US"/>
        </w:rPr>
        <w:t>Proteomic Analysis:</w:t>
      </w:r>
      <w:bookmarkEnd w:id="22"/>
      <w:r w:rsidRPr="0004764B">
        <w:rPr>
          <w:rFonts w:ascii="Times New Roman" w:hAnsi="Times New Roman" w:cs="Times New Roman"/>
          <w:sz w:val="24"/>
          <w:szCs w:val="24"/>
          <w:lang w:val="en-US"/>
        </w:rPr>
        <w:t xml:space="preserve"> </w:t>
      </w:r>
    </w:p>
    <w:p w14:paraId="5CAF409B" w14:textId="77777777"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w:t>
      </w:r>
      <w:r w:rsidR="002A1A4D">
        <w:rPr>
          <w:rFonts w:ascii="Times New Roman" w:hAnsi="Times New Roman" w:cs="Times New Roman"/>
          <w:sz w:val="24"/>
          <w:szCs w:val="24"/>
          <w:lang w:val="en-US"/>
        </w:rPr>
        <w:t xml:space="preserve">proteomics data were retrieved from </w:t>
      </w:r>
      <w:r w:rsidR="00902A9B">
        <w:rPr>
          <w:rFonts w:ascii="Times New Roman" w:hAnsi="Times New Roman" w:cs="Times New Roman"/>
          <w:sz w:val="24"/>
          <w:szCs w:val="24"/>
          <w:lang w:val="en-US"/>
        </w:rPr>
        <w:t xml:space="preserve">an </w:t>
      </w:r>
      <w:r w:rsidR="002A1A4D">
        <w:rPr>
          <w:rFonts w:ascii="Times New Roman" w:hAnsi="Times New Roman" w:cs="Times New Roman"/>
          <w:sz w:val="24"/>
          <w:szCs w:val="24"/>
          <w:lang w:val="en-US"/>
        </w:rPr>
        <w:t>online supplementary data file</w:t>
      </w:r>
      <w:r w:rsidR="008A70A1">
        <w:rPr>
          <w:rFonts w:ascii="Times New Roman" w:hAnsi="Times New Roman" w:cs="Times New Roman"/>
          <w:sz w:val="24"/>
          <w:szCs w:val="24"/>
          <w:lang w:val="en-US"/>
        </w:rPr>
        <w:t xml:space="preserve"> </w: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 </w:instrText>
      </w:r>
      <w:r w:rsidR="00A02A0E">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Y051bT44PC9SZWNOdW0+PERpc3BsYXlUZXh0PihJbmRlcjxzdHlsZSBmYWNlPSJpdGFsaWMiPiBl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=
</w:fldData>
        </w:fldChar>
      </w:r>
      <w:r w:rsidR="00A02A0E">
        <w:rPr>
          <w:rFonts w:ascii="Times New Roman" w:hAnsi="Times New Roman" w:cs="Times New Roman"/>
          <w:sz w:val="24"/>
          <w:szCs w:val="24"/>
          <w:lang w:val="en-US"/>
        </w:rPr>
        <w:instrText xml:space="preserve"> ADDIN EN.CITE.DATA </w:instrText>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end"/>
      </w:r>
      <w:r w:rsidR="00A02A0E">
        <w:rPr>
          <w:rFonts w:ascii="Times New Roman" w:hAnsi="Times New Roman" w:cs="Times New Roman"/>
          <w:sz w:val="24"/>
          <w:szCs w:val="24"/>
          <w:lang w:val="en-US"/>
        </w:rPr>
      </w:r>
      <w:r w:rsidR="00A02A0E">
        <w:rPr>
          <w:rFonts w:ascii="Times New Roman" w:hAnsi="Times New Roman" w:cs="Times New Roman"/>
          <w:sz w:val="24"/>
          <w:szCs w:val="24"/>
          <w:lang w:val="en-US"/>
        </w:rPr>
        <w:fldChar w:fldCharType="separate"/>
      </w:r>
      <w:r w:rsidR="00A02A0E">
        <w:rPr>
          <w:rFonts w:ascii="Times New Roman" w:hAnsi="Times New Roman" w:cs="Times New Roman"/>
          <w:noProof/>
          <w:sz w:val="24"/>
          <w:szCs w:val="24"/>
          <w:lang w:val="en-US"/>
        </w:rPr>
        <w:t>(</w:t>
      </w:r>
      <w:hyperlink w:anchor="_ENREF_34" w:tooltip="Inder, 2012 #8" w:history="1">
        <w:r w:rsidR="00035725">
          <w:rPr>
            <w:rFonts w:ascii="Times New Roman" w:hAnsi="Times New Roman" w:cs="Times New Roman"/>
            <w:noProof/>
            <w:sz w:val="24"/>
            <w:szCs w:val="24"/>
            <w:lang w:val="en-US"/>
          </w:rPr>
          <w:t>Inder</w:t>
        </w:r>
        <w:r w:rsidR="00035725" w:rsidRPr="00A02A0E">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2012</w:t>
        </w:r>
      </w:hyperlink>
      <w:r w:rsidR="00A02A0E">
        <w:rPr>
          <w:rFonts w:ascii="Times New Roman" w:hAnsi="Times New Roman" w:cs="Times New Roman"/>
          <w:noProof/>
          <w:sz w:val="24"/>
          <w:szCs w:val="24"/>
          <w:lang w:val="en-US"/>
        </w:rPr>
        <w:t>)</w:t>
      </w:r>
      <w:r w:rsidR="00A02A0E">
        <w:rPr>
          <w:rFonts w:ascii="Times New Roman" w:hAnsi="Times New Roman" w:cs="Times New Roman"/>
          <w:sz w:val="24"/>
          <w:szCs w:val="24"/>
          <w:lang w:val="en-US"/>
        </w:rPr>
        <w:fldChar w:fldCharType="end"/>
      </w:r>
      <w:r w:rsidRPr="00634F62">
        <w:rPr>
          <w:rFonts w:ascii="Times New Roman" w:hAnsi="Times New Roman" w:cs="Times New Roman"/>
          <w:sz w:val="24"/>
          <w:szCs w:val="24"/>
          <w:lang w:val="en-US"/>
        </w:rPr>
        <w:t xml:space="preserve">. </w:t>
      </w:r>
      <w:r w:rsidR="002A1A4D">
        <w:rPr>
          <w:rFonts w:ascii="Times New Roman" w:hAnsi="Times New Roman" w:cs="Times New Roman"/>
          <w:sz w:val="24"/>
          <w:szCs w:val="24"/>
          <w:lang w:val="en-US"/>
        </w:rPr>
        <w:t>The RNA binding annotation for the</w:t>
      </w:r>
      <w:r w:rsidR="00A02A0E">
        <w:rPr>
          <w:rFonts w:ascii="Times New Roman" w:hAnsi="Times New Roman" w:cs="Times New Roman"/>
          <w:sz w:val="24"/>
          <w:szCs w:val="24"/>
          <w:lang w:val="en-US"/>
        </w:rPr>
        <w:t xml:space="preserve"> significantly altered proteins, listed in the supplementary data file, were</w:t>
      </w:r>
      <w:r w:rsidR="002A1A4D">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analyzed using the </w:t>
      </w:r>
      <w:proofErr w:type="spellStart"/>
      <w:r w:rsidRPr="0004764B">
        <w:rPr>
          <w:rFonts w:ascii="Times New Roman" w:hAnsi="Times New Roman" w:cs="Times New Roman"/>
          <w:sz w:val="24"/>
          <w:szCs w:val="24"/>
          <w:lang w:val="en-US"/>
        </w:rPr>
        <w:t>biomaRt</w:t>
      </w:r>
      <w:proofErr w:type="spellEnd"/>
      <w:r w:rsidRPr="0004764B">
        <w:rPr>
          <w:rFonts w:ascii="Times New Roman" w:hAnsi="Times New Roman" w:cs="Times New Roman"/>
          <w:sz w:val="24"/>
          <w:szCs w:val="24"/>
          <w:lang w:val="en-US"/>
        </w:rPr>
        <w:t xml:space="preserve"> R package for Gene Ontology (GO) annotation</w:t>
      </w:r>
      <w:r w:rsidR="00FE3113" w:rsidRPr="0004764B">
        <w:rPr>
          <w:rFonts w:ascii="Times New Roman" w:hAnsi="Times New Roman" w:cs="Times New Roman"/>
          <w:sz w:val="24"/>
          <w:szCs w:val="24"/>
          <w:lang w:val="en-US"/>
        </w:rPr>
        <w:t xml:space="preserve"> (GO</w:t>
      </w:r>
      <w:proofErr w:type="gramStart"/>
      <w:r w:rsidR="00FE3113" w:rsidRPr="0004764B">
        <w:rPr>
          <w:rFonts w:ascii="Times New Roman" w:hAnsi="Times New Roman" w:cs="Times New Roman"/>
          <w:sz w:val="24"/>
          <w:szCs w:val="24"/>
          <w:lang w:val="en-US"/>
        </w:rPr>
        <w:t>:0003723</w:t>
      </w:r>
      <w:proofErr w:type="gramEnd"/>
      <w:r w:rsidR="00FE3113"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r w:rsidR="00A02A0E" w:rsidRPr="00A02A0E">
        <w:rPr>
          <w:rFonts w:ascii="Times New Roman" w:hAnsi="Times New Roman" w:cs="Times New Roman"/>
          <w:sz w:val="24"/>
          <w:szCs w:val="24"/>
          <w:lang w:val="en-US"/>
        </w:rPr>
        <w:t xml:space="preserve">Venn diagram </w:t>
      </w:r>
      <w:r w:rsidR="00902A9B">
        <w:rPr>
          <w:rFonts w:ascii="Times New Roman" w:hAnsi="Times New Roman" w:cs="Times New Roman"/>
          <w:sz w:val="24"/>
          <w:szCs w:val="24"/>
          <w:lang w:val="en-US"/>
        </w:rPr>
        <w:t xml:space="preserve">was </w:t>
      </w:r>
      <w:r w:rsidR="00A02A0E" w:rsidRPr="00A02A0E">
        <w:rPr>
          <w:rFonts w:ascii="Times New Roman" w:hAnsi="Times New Roman" w:cs="Times New Roman"/>
          <w:sz w:val="24"/>
          <w:szCs w:val="24"/>
          <w:lang w:val="en-US"/>
        </w:rPr>
        <w:t xml:space="preserve">generated using an online graphing </w:t>
      </w:r>
      <w:r w:rsidR="00A02A0E">
        <w:rPr>
          <w:rFonts w:ascii="Times New Roman" w:hAnsi="Times New Roman" w:cs="Times New Roman"/>
          <w:sz w:val="24"/>
          <w:szCs w:val="24"/>
          <w:lang w:val="en-US"/>
        </w:rPr>
        <w:t xml:space="preserve">and diagram </w:t>
      </w:r>
      <w:r w:rsidR="00A02A0E" w:rsidRPr="00A02A0E">
        <w:rPr>
          <w:rFonts w:ascii="Times New Roman" w:hAnsi="Times New Roman" w:cs="Times New Roman"/>
          <w:sz w:val="24"/>
          <w:szCs w:val="24"/>
          <w:lang w:val="en-US"/>
        </w:rPr>
        <w:t xml:space="preserve">tool, Draw.IO. </w:t>
      </w:r>
    </w:p>
    <w:p w14:paraId="4A4E5DF7" w14:textId="77777777" w:rsidR="00A014EB" w:rsidRPr="0004764B" w:rsidRDefault="00A014EB" w:rsidP="00A014EB">
      <w:pPr>
        <w:pStyle w:val="Heading2"/>
        <w:spacing w:line="480" w:lineRule="auto"/>
        <w:rPr>
          <w:rFonts w:ascii="Times New Roman" w:hAnsi="Times New Roman" w:cs="Times New Roman"/>
          <w:sz w:val="24"/>
          <w:szCs w:val="24"/>
          <w:lang w:val="en-US"/>
        </w:rPr>
      </w:pPr>
      <w:bookmarkStart w:id="23" w:name="_Toc464553535"/>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bookmarkEnd w:id="23"/>
    </w:p>
    <w:p w14:paraId="3B779689" w14:textId="77777777"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w:t>
      </w:r>
      <w:r w:rsidR="00A02A0E">
        <w:rPr>
          <w:rFonts w:ascii="Times New Roman" w:hAnsi="Times New Roman" w:cs="Times New Roman"/>
          <w:sz w:val="24"/>
          <w:szCs w:val="24"/>
          <w:lang w:val="en-US"/>
        </w:rPr>
        <w:t>s</w:t>
      </w:r>
      <w:r w:rsidRPr="0004764B">
        <w:rPr>
          <w:rFonts w:ascii="Times New Roman" w:hAnsi="Times New Roman" w:cs="Times New Roman"/>
          <w:sz w:val="24"/>
          <w:szCs w:val="24"/>
          <w:lang w:val="en-US"/>
        </w:rPr>
        <w:t xml:space="preserve"> were grown to 70% confluency on coverslips prior to fixation with 4% PFA for 30</w:t>
      </w:r>
      <w:ins w:id="24" w:author="Michelle Hill" w:date="2016-09-26T22:01:00Z">
        <w:r w:rsidR="004A1078">
          <w:rPr>
            <w:rFonts w:ascii="Times New Roman" w:hAnsi="Times New Roman" w:cs="Times New Roman"/>
            <w:sz w:val="24"/>
            <w:szCs w:val="24"/>
            <w:lang w:val="en-US"/>
          </w:rPr>
          <w:t xml:space="preserve"> </w:t>
        </w:r>
      </w:ins>
      <w:r w:rsidRPr="0004764B">
        <w:rPr>
          <w:rFonts w:ascii="Times New Roman" w:hAnsi="Times New Roman" w:cs="Times New Roman"/>
          <w:sz w:val="24"/>
          <w:szCs w:val="24"/>
          <w:lang w:val="en-US"/>
        </w:rPr>
        <w:t>minutes</w:t>
      </w:r>
      <w:r w:rsidR="004A1078">
        <w:rPr>
          <w:rFonts w:ascii="Times New Roman" w:hAnsi="Times New Roman" w:cs="Times New Roman"/>
          <w:sz w:val="24"/>
          <w:szCs w:val="24"/>
          <w:lang w:val="en-US"/>
        </w:rPr>
        <w:t xml:space="preserve"> at room temperature. All further incubations were performed at room temperature. After </w:t>
      </w:r>
      <w:r w:rsidRPr="0004764B">
        <w:rPr>
          <w:rFonts w:ascii="Times New Roman" w:hAnsi="Times New Roman" w:cs="Times New Roman"/>
          <w:sz w:val="24"/>
          <w:szCs w:val="24"/>
          <w:lang w:val="en-US"/>
        </w:rPr>
        <w:t>wash</w:t>
      </w:r>
      <w:r w:rsidR="00F37258">
        <w:rPr>
          <w:rFonts w:ascii="Times New Roman" w:hAnsi="Times New Roman" w:cs="Times New Roman"/>
          <w:sz w:val="24"/>
          <w:szCs w:val="24"/>
          <w:lang w:val="en-US"/>
        </w:rPr>
        <w:t>ing with PBS</w:t>
      </w:r>
      <w:r w:rsidR="004A1078">
        <w:rPr>
          <w:rFonts w:ascii="Times New Roman" w:hAnsi="Times New Roman" w:cs="Times New Roman"/>
          <w:sz w:val="24"/>
          <w:szCs w:val="24"/>
          <w:lang w:val="en-US"/>
        </w:rPr>
        <w:t xml:space="preserve">, </w:t>
      </w:r>
      <w:r w:rsidR="00F37258">
        <w:rPr>
          <w:rFonts w:ascii="Times New Roman" w:hAnsi="Times New Roman" w:cs="Times New Roman"/>
          <w:sz w:val="24"/>
          <w:szCs w:val="24"/>
          <w:lang w:val="en-US"/>
        </w:rPr>
        <w:t>0.1% Triton-X</w:t>
      </w:r>
      <w:r w:rsidR="004A1078">
        <w:rPr>
          <w:rFonts w:ascii="Times New Roman" w:hAnsi="Times New Roman" w:cs="Times New Roman"/>
          <w:sz w:val="24"/>
          <w:szCs w:val="24"/>
          <w:lang w:val="en-US"/>
        </w:rPr>
        <w:t>100</w:t>
      </w:r>
      <w:r w:rsidR="00F37258">
        <w:rPr>
          <w:rFonts w:ascii="Times New Roman" w:hAnsi="Times New Roman" w:cs="Times New Roman"/>
          <w:sz w:val="24"/>
          <w:szCs w:val="24"/>
          <w:lang w:val="en-US"/>
        </w:rPr>
        <w:t xml:space="preserve"> in </w:t>
      </w:r>
      <w:r w:rsidR="004A1078">
        <w:rPr>
          <w:rFonts w:ascii="Times New Roman" w:hAnsi="Times New Roman" w:cs="Times New Roman"/>
          <w:sz w:val="24"/>
          <w:szCs w:val="24"/>
          <w:lang w:val="en-US"/>
        </w:rPr>
        <w:t>blocking solution (</w:t>
      </w:r>
      <w:r w:rsidR="00F37258">
        <w:rPr>
          <w:rFonts w:ascii="Times New Roman" w:hAnsi="Times New Roman" w:cs="Times New Roman"/>
          <w:sz w:val="24"/>
          <w:szCs w:val="24"/>
          <w:lang w:val="en-US"/>
        </w:rPr>
        <w:t>1</w:t>
      </w:r>
      <w:r w:rsidRPr="0004764B">
        <w:rPr>
          <w:rFonts w:ascii="Times New Roman" w:hAnsi="Times New Roman" w:cs="Times New Roman"/>
          <w:sz w:val="24"/>
          <w:szCs w:val="24"/>
          <w:lang w:val="en-US"/>
        </w:rPr>
        <w:t>% BSA</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PBS</w:t>
      </w:r>
      <w:r w:rsidR="004A1078">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 was added to the coverslips to block and </w:t>
      </w:r>
      <w:proofErr w:type="spellStart"/>
      <w:r w:rsidRPr="0004764B">
        <w:rPr>
          <w:rFonts w:ascii="Times New Roman" w:hAnsi="Times New Roman" w:cs="Times New Roman"/>
          <w:sz w:val="24"/>
          <w:szCs w:val="24"/>
          <w:lang w:val="en-US"/>
        </w:rPr>
        <w:t>permeabilize</w:t>
      </w:r>
      <w:proofErr w:type="spellEnd"/>
      <w:r w:rsidRPr="0004764B">
        <w:rPr>
          <w:rFonts w:ascii="Times New Roman" w:hAnsi="Times New Roman" w:cs="Times New Roman"/>
          <w:sz w:val="24"/>
          <w:szCs w:val="24"/>
          <w:lang w:val="en-US"/>
        </w:rPr>
        <w:t xml:space="preserve"> the cells. After 30 minutes of incubation, the coverslips were washed and primary an</w:t>
      </w:r>
      <w:r w:rsidR="00F37258">
        <w:rPr>
          <w:rFonts w:ascii="Times New Roman" w:hAnsi="Times New Roman" w:cs="Times New Roman"/>
          <w:sz w:val="24"/>
          <w:szCs w:val="24"/>
          <w:lang w:val="en-US"/>
        </w:rPr>
        <w:t>tibodies in blocking solution</w:t>
      </w:r>
      <w:r w:rsidRPr="0004764B">
        <w:rPr>
          <w:rFonts w:ascii="Times New Roman" w:hAnsi="Times New Roman" w:cs="Times New Roman"/>
          <w:sz w:val="24"/>
          <w:szCs w:val="24"/>
          <w:lang w:val="en-US"/>
        </w:rPr>
        <w:t xml:space="preserve"> were then incubated with the coverslips for 1 hour at room temperature. Coverslips were then washed 3 times with PBS </w:t>
      </w:r>
      <w:r w:rsidRPr="0004764B">
        <w:rPr>
          <w:rFonts w:ascii="Times New Roman" w:hAnsi="Times New Roman" w:cs="Times New Roman"/>
          <w:sz w:val="24"/>
          <w:szCs w:val="24"/>
          <w:lang w:val="en-US"/>
        </w:rPr>
        <w:lastRenderedPageBreak/>
        <w:t>prior to incubation with secondary antibodies in blocking buffer for 1 hour in the dark at room temperature. After washing 3 times in PBS, 1:1000 dilution of DAPI in blocking solution was incubated with coverslips for 10</w:t>
      </w:r>
      <w:r w:rsidR="004A1078">
        <w:rPr>
          <w:rFonts w:ascii="Times New Roman" w:hAnsi="Times New Roman" w:cs="Times New Roman"/>
          <w:sz w:val="24"/>
          <w:szCs w:val="24"/>
          <w:lang w:val="en-US"/>
        </w:rPr>
        <w:t xml:space="preserve"> </w:t>
      </w:r>
      <w:r w:rsidRPr="0004764B">
        <w:rPr>
          <w:rFonts w:ascii="Times New Roman" w:hAnsi="Times New Roman" w:cs="Times New Roman"/>
          <w:sz w:val="24"/>
          <w:szCs w:val="24"/>
          <w:lang w:val="en-US"/>
        </w:rPr>
        <w:t xml:space="preserve">minutes in the dark, followed by additional PBS and </w:t>
      </w:r>
      <w:proofErr w:type="spellStart"/>
      <w:r w:rsidRPr="0004764B">
        <w:rPr>
          <w:rFonts w:ascii="Times New Roman" w:hAnsi="Times New Roman" w:cs="Times New Roman"/>
          <w:sz w:val="24"/>
          <w:szCs w:val="24"/>
          <w:lang w:val="en-US"/>
        </w:rPr>
        <w:t>MilliQ</w:t>
      </w:r>
      <w:proofErr w:type="spellEnd"/>
      <w:r w:rsidRPr="0004764B">
        <w:rPr>
          <w:rFonts w:ascii="Times New Roman" w:hAnsi="Times New Roman" w:cs="Times New Roman"/>
          <w:sz w:val="24"/>
          <w:szCs w:val="24"/>
          <w:lang w:val="en-US"/>
        </w:rPr>
        <w:t xml:space="preserve"> water washing. Excess water was removed by </w:t>
      </w:r>
      <w:proofErr w:type="spellStart"/>
      <w:r w:rsidRPr="0004764B">
        <w:rPr>
          <w:rFonts w:ascii="Times New Roman" w:hAnsi="Times New Roman" w:cs="Times New Roman"/>
          <w:sz w:val="24"/>
          <w:szCs w:val="24"/>
          <w:lang w:val="en-US"/>
        </w:rPr>
        <w:t>Kimwipe</w:t>
      </w:r>
      <w:proofErr w:type="spellEnd"/>
      <w:r w:rsidRPr="0004764B">
        <w:rPr>
          <w:rFonts w:ascii="Times New Roman" w:hAnsi="Times New Roman" w:cs="Times New Roman"/>
          <w:sz w:val="24"/>
          <w:szCs w:val="24"/>
          <w:lang w:val="en-US"/>
        </w:rPr>
        <w:t xml:space="preserve"> prior to 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proofErr w:type="spellStart"/>
      <w:r w:rsidR="0030456C">
        <w:rPr>
          <w:rFonts w:ascii="Times New Roman" w:hAnsi="Times New Roman" w:cs="Times New Roman"/>
          <w:sz w:val="24"/>
          <w:szCs w:val="24"/>
          <w:lang w:val="en-US"/>
        </w:rPr>
        <w:t>Pseudocolour</w:t>
      </w:r>
      <w:proofErr w:type="spellEnd"/>
      <w:r w:rsidR="0030456C">
        <w:rPr>
          <w:rFonts w:ascii="Times New Roman" w:hAnsi="Times New Roman" w:cs="Times New Roman"/>
          <w:sz w:val="24"/>
          <w:szCs w:val="24"/>
          <w:lang w:val="en-US"/>
        </w:rPr>
        <w:t xml:space="preserve"> and scale bar </w:t>
      </w:r>
      <w:r w:rsidR="004A1078">
        <w:rPr>
          <w:rFonts w:ascii="Times New Roman" w:hAnsi="Times New Roman" w:cs="Times New Roman"/>
          <w:sz w:val="24"/>
          <w:szCs w:val="24"/>
          <w:lang w:val="en-US"/>
        </w:rPr>
        <w:t xml:space="preserve">was </w:t>
      </w:r>
      <w:r w:rsidR="0030456C">
        <w:rPr>
          <w:rFonts w:ascii="Times New Roman" w:hAnsi="Times New Roman" w:cs="Times New Roman"/>
          <w:sz w:val="24"/>
          <w:szCs w:val="24"/>
          <w:lang w:val="en-US"/>
        </w:rPr>
        <w:t xml:space="preserve">added by the </w:t>
      </w:r>
      <w:proofErr w:type="spellStart"/>
      <w:r w:rsidR="0030456C">
        <w:rPr>
          <w:rFonts w:ascii="Times New Roman" w:hAnsi="Times New Roman" w:cs="Times New Roman"/>
          <w:sz w:val="24"/>
          <w:szCs w:val="24"/>
          <w:lang w:val="en-US"/>
        </w:rPr>
        <w:t>FluorView</w:t>
      </w:r>
      <w:proofErr w:type="spellEnd"/>
      <w:r w:rsidR="0030456C">
        <w:rPr>
          <w:rFonts w:ascii="Times New Roman" w:hAnsi="Times New Roman" w:cs="Times New Roman"/>
          <w:sz w:val="24"/>
          <w:szCs w:val="24"/>
          <w:lang w:val="en-US"/>
        </w:rPr>
        <w:t xml:space="preserve"> software for the Olympus microscope.</w:t>
      </w:r>
    </w:p>
    <w:p w14:paraId="75D6DC62" w14:textId="77777777" w:rsidR="00A014EB" w:rsidRPr="0004764B" w:rsidRDefault="00A014EB" w:rsidP="00A014EB">
      <w:pPr>
        <w:pStyle w:val="Heading2"/>
        <w:spacing w:line="480" w:lineRule="auto"/>
        <w:rPr>
          <w:rStyle w:val="Heading1Char"/>
          <w:rFonts w:ascii="Times New Roman" w:hAnsi="Times New Roman" w:cs="Times New Roman"/>
          <w:sz w:val="24"/>
          <w:szCs w:val="24"/>
        </w:rPr>
      </w:pPr>
      <w:bookmarkStart w:id="25" w:name="_Toc464553536"/>
      <w:r w:rsidRPr="0004764B">
        <w:rPr>
          <w:rStyle w:val="Heading1Char"/>
          <w:rFonts w:ascii="Times New Roman" w:hAnsi="Times New Roman" w:cs="Times New Roman"/>
          <w:sz w:val="24"/>
          <w:szCs w:val="24"/>
        </w:rPr>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w:t>
      </w:r>
      <w:bookmarkEnd w:id="25"/>
      <w:r w:rsidRPr="0004764B">
        <w:rPr>
          <w:rStyle w:val="Heading1Char"/>
          <w:rFonts w:ascii="Times New Roman" w:hAnsi="Times New Roman" w:cs="Times New Roman"/>
          <w:sz w:val="24"/>
          <w:szCs w:val="24"/>
        </w:rPr>
        <w:t xml:space="preserve"> </w:t>
      </w:r>
    </w:p>
    <w:p w14:paraId="4ED19AE7" w14:textId="77777777"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D12EB">
        <w:rPr>
          <w:rFonts w:ascii="Times New Roman" w:hAnsi="Times New Roman" w:cs="Times New Roman"/>
          <w:sz w:val="24"/>
          <w:szCs w:val="24"/>
        </w:rPr>
        <w:t xml:space="preserve"> </w:t>
      </w:r>
      <w:proofErr w:type="spellStart"/>
      <w:r w:rsidR="00E60F95" w:rsidRPr="0004764B">
        <w:rPr>
          <w:rFonts w:ascii="Times New Roman" w:hAnsi="Times New Roman" w:cs="Times New Roman"/>
          <w:sz w:val="24"/>
          <w:szCs w:val="24"/>
        </w:rPr>
        <w:t>pmole</w:t>
      </w:r>
      <w:proofErr w:type="spellEnd"/>
      <w:r w:rsidR="00E60F95" w:rsidRPr="0004764B">
        <w:rPr>
          <w:rFonts w:ascii="Times New Roman" w:hAnsi="Times New Roman" w:cs="Times New Roman"/>
          <w:sz w:val="24"/>
          <w:szCs w:val="24"/>
        </w:rPr>
        <w:t xml:space="preserve"> </w:t>
      </w:r>
      <w:r w:rsidR="00634F62">
        <w:rPr>
          <w:rFonts w:ascii="Times New Roman" w:hAnsi="Times New Roman" w:cs="Times New Roman"/>
          <w:sz w:val="24"/>
          <w:szCs w:val="24"/>
        </w:rPr>
        <w:t xml:space="preserve">of Cy5 conjugated </w:t>
      </w:r>
      <w:proofErr w:type="spellStart"/>
      <w:r w:rsidR="00634F62">
        <w:rPr>
          <w:rFonts w:ascii="Times New Roman" w:hAnsi="Times New Roman" w:cs="Times New Roman"/>
          <w:sz w:val="24"/>
          <w:szCs w:val="24"/>
        </w:rPr>
        <w:t>anti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in oligo hybridization buffer; 50mM </w:t>
      </w:r>
      <w:proofErr w:type="spellStart"/>
      <w:r w:rsidRPr="0004764B">
        <w:rPr>
          <w:rFonts w:ascii="Times New Roman" w:hAnsi="Times New Roman" w:cs="Times New Roman"/>
          <w:sz w:val="24"/>
          <w:szCs w:val="24"/>
        </w:rPr>
        <w:t>NaCl</w:t>
      </w:r>
      <w:proofErr w:type="spellEnd"/>
      <w:r w:rsidRPr="0004764B">
        <w:rPr>
          <w:rFonts w:ascii="Times New Roman" w:hAnsi="Times New Roman" w:cs="Times New Roman"/>
          <w:sz w:val="24"/>
          <w:szCs w:val="24"/>
        </w:rPr>
        <w:t xml:space="preserve">, 1mM </w:t>
      </w:r>
      <w:proofErr w:type="spellStart"/>
      <w:r w:rsidRPr="0004764B">
        <w:rPr>
          <w:rFonts w:ascii="Times New Roman" w:hAnsi="Times New Roman" w:cs="Times New Roman"/>
          <w:sz w:val="24"/>
          <w:szCs w:val="24"/>
        </w:rPr>
        <w:t>Tris</w:t>
      </w:r>
      <w:proofErr w:type="spellEnd"/>
      <w:r w:rsidRPr="0004764B">
        <w:rPr>
          <w:rFonts w:ascii="Times New Roman" w:hAnsi="Times New Roman" w:cs="Times New Roman"/>
          <w:sz w:val="24"/>
          <w:szCs w:val="24"/>
        </w:rPr>
        <w:t>-Cl (pH 8.0), 0</w:t>
      </w:r>
      <w:r w:rsidR="00417F29">
        <w:rPr>
          <w:rFonts w:ascii="Times New Roman" w:hAnsi="Times New Roman" w:cs="Times New Roman"/>
          <w:sz w:val="24"/>
          <w:szCs w:val="24"/>
        </w:rPr>
        <w:t xml:space="preserve">.1mM EDTA (pH 8). Cy5-scrambled-miR-148a </w:t>
      </w:r>
      <w:r w:rsidRPr="0004764B">
        <w:rPr>
          <w:rFonts w:ascii="Times New Roman" w:hAnsi="Times New Roman" w:cs="Times New Roman"/>
          <w:sz w:val="24"/>
          <w:szCs w:val="24"/>
        </w:rPr>
        <w:t xml:space="preserve">oligo </w:t>
      </w:r>
      <w:r w:rsidR="00A133CD">
        <w:rPr>
          <w:rFonts w:ascii="Times New Roman" w:hAnsi="Times New Roman" w:cs="Times New Roman"/>
          <w:sz w:val="24"/>
          <w:szCs w:val="24"/>
        </w:rPr>
        <w:t>(</w:t>
      </w:r>
      <w:r w:rsidR="00ED17F6">
        <w:rPr>
          <w:rFonts w:ascii="Times New Roman" w:hAnsi="Times New Roman" w:cs="Times New Roman"/>
          <w:sz w:val="24"/>
          <w:szCs w:val="24"/>
        </w:rPr>
        <w:t>5’-Cy5</w:t>
      </w:r>
      <w:r w:rsidR="00ED17F6" w:rsidRPr="00ED17F6">
        <w:rPr>
          <w:rFonts w:ascii="Times New Roman" w:hAnsi="Times New Roman" w:cs="Times New Roman"/>
          <w:sz w:val="24"/>
          <w:szCs w:val="24"/>
        </w:rPr>
        <w:t>-GAUUCAUAGCGAUCCUUACAUG</w:t>
      </w:r>
      <w:r w:rsidR="00ED17F6">
        <w:rPr>
          <w:rFonts w:ascii="Times New Roman" w:hAnsi="Times New Roman" w:cs="Times New Roman"/>
          <w:sz w:val="24"/>
          <w:szCs w:val="24"/>
        </w:rPr>
        <w:t>-3’</w:t>
      </w:r>
      <w:r w:rsidR="00A133CD">
        <w:rPr>
          <w:rFonts w:ascii="Times New Roman" w:hAnsi="Times New Roman" w:cs="Times New Roman"/>
          <w:sz w:val="24"/>
          <w:szCs w:val="24"/>
        </w:rPr>
        <w:t xml:space="preserve">) </w:t>
      </w:r>
      <w:r w:rsidRPr="0004764B">
        <w:rPr>
          <w:rFonts w:ascii="Times New Roman" w:hAnsi="Times New Roman" w:cs="Times New Roman"/>
          <w:sz w:val="24"/>
          <w:szCs w:val="24"/>
        </w:rPr>
        <w:t>was used as a negative control</w:t>
      </w:r>
      <w:r w:rsidR="00726A10">
        <w:rPr>
          <w:rFonts w:ascii="Times New Roman" w:hAnsi="Times New Roman" w:cs="Times New Roman"/>
          <w:sz w:val="24"/>
          <w:szCs w:val="24"/>
        </w:rPr>
        <w:t xml:space="preserve"> and anti-miR-589 was used as a biological control as this miR</w:t>
      </w:r>
      <w:r w:rsidR="00902A9B">
        <w:rPr>
          <w:rFonts w:ascii="Times New Roman" w:hAnsi="Times New Roman" w:cs="Times New Roman"/>
          <w:sz w:val="24"/>
          <w:szCs w:val="24"/>
        </w:rPr>
        <w:t>NA</w:t>
      </w:r>
      <w:r w:rsidR="00726A10">
        <w:rPr>
          <w:rFonts w:ascii="Times New Roman" w:hAnsi="Times New Roman" w:cs="Times New Roman"/>
          <w:sz w:val="24"/>
          <w:szCs w:val="24"/>
        </w:rPr>
        <w:t xml:space="preserve"> should not bind or co-localize with </w:t>
      </w:r>
      <w:proofErr w:type="spellStart"/>
      <w:r w:rsidR="00726A10">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 xml:space="preserve">Excess </w:t>
      </w:r>
      <w:proofErr w:type="spellStart"/>
      <w:r w:rsidR="00E60F95" w:rsidRPr="0004764B">
        <w:rPr>
          <w:rFonts w:ascii="Times New Roman" w:hAnsi="Times New Roman" w:cs="Times New Roman"/>
          <w:sz w:val="24"/>
          <w:szCs w:val="24"/>
        </w:rPr>
        <w:t>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proofErr w:type="spellEnd"/>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w:t>
      </w:r>
      <w:proofErr w:type="spellStart"/>
      <w:r w:rsidRPr="0004764B">
        <w:rPr>
          <w:rFonts w:ascii="Times New Roman" w:hAnsi="Times New Roman" w:cs="Times New Roman"/>
          <w:sz w:val="24"/>
          <w:szCs w:val="24"/>
        </w:rPr>
        <w:t>hnRNPK</w:t>
      </w:r>
      <w:proofErr w:type="spellEnd"/>
      <w:r w:rsidRPr="0004764B">
        <w:rPr>
          <w:rFonts w:ascii="Times New Roman" w:hAnsi="Times New Roman" w:cs="Times New Roman"/>
          <w:sz w:val="24"/>
          <w:szCs w:val="24"/>
        </w:rPr>
        <w:t xml:space="preserve">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 xml:space="preserve">hecked prior to data collection by individually staining </w:t>
      </w:r>
      <w:r w:rsidR="00417F29">
        <w:rPr>
          <w:rFonts w:ascii="Times New Roman" w:hAnsi="Times New Roman" w:cs="Times New Roman"/>
          <w:sz w:val="24"/>
          <w:szCs w:val="24"/>
        </w:rPr>
        <w:t xml:space="preserve">a sample </w:t>
      </w:r>
      <w:r w:rsidR="00726A10">
        <w:rPr>
          <w:rFonts w:ascii="Times New Roman" w:hAnsi="Times New Roman" w:cs="Times New Roman"/>
          <w:sz w:val="24"/>
          <w:szCs w:val="24"/>
        </w:rPr>
        <w:t>with ant</w:t>
      </w:r>
      <w:r w:rsidR="00902A9B">
        <w:rPr>
          <w:rFonts w:ascii="Times New Roman" w:hAnsi="Times New Roman" w:cs="Times New Roman"/>
          <w:sz w:val="24"/>
          <w:szCs w:val="24"/>
        </w:rPr>
        <w:t>ibody or hybridizing Cy5</w:t>
      </w:r>
      <w:r w:rsidR="00726A10">
        <w:rPr>
          <w:rFonts w:ascii="Times New Roman" w:hAnsi="Times New Roman" w:cs="Times New Roman"/>
          <w:sz w:val="24"/>
          <w:szCs w:val="24"/>
        </w:rPr>
        <w:t>-antimiR and visualizing neighbouring channels</w:t>
      </w:r>
      <w:r w:rsidR="00417F29">
        <w:rPr>
          <w:rFonts w:ascii="Times New Roman" w:hAnsi="Times New Roman" w:cs="Times New Roman"/>
          <w:sz w:val="24"/>
          <w:szCs w:val="24"/>
        </w:rPr>
        <w:t xml:space="preserve"> (data not shown)</w:t>
      </w:r>
      <w:r w:rsidR="00726A10">
        <w:rPr>
          <w:rFonts w:ascii="Times New Roman" w:hAnsi="Times New Roman" w:cs="Times New Roman"/>
          <w:sz w:val="24"/>
          <w:szCs w:val="24"/>
        </w:rPr>
        <w:t xml:space="preserve">. </w:t>
      </w:r>
    </w:p>
    <w:p w14:paraId="5A308122" w14:textId="77777777" w:rsidR="00D269F5" w:rsidRPr="0004764B" w:rsidRDefault="00A014EB" w:rsidP="00A014EB">
      <w:pPr>
        <w:rPr>
          <w:rFonts w:ascii="Times New Roman" w:hAnsi="Times New Roman" w:cs="Times New Roman"/>
          <w:sz w:val="24"/>
          <w:szCs w:val="24"/>
          <w:lang w:val="en-US"/>
        </w:rPr>
      </w:pPr>
      <w:bookmarkStart w:id="26" w:name="_Toc464553537"/>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bookmarkEnd w:id="26"/>
      <w:r w:rsidR="0035527B">
        <w:rPr>
          <w:rFonts w:ascii="Times New Roman" w:hAnsi="Times New Roman" w:cs="Times New Roman"/>
          <w:sz w:val="24"/>
          <w:szCs w:val="24"/>
          <w:lang w:val="en-US"/>
        </w:rPr>
        <w:t xml:space="preserve"> </w:t>
      </w:r>
    </w:p>
    <w:p w14:paraId="11D6E0CD" w14:textId="77777777" w:rsidR="00ED12EB"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Protein G </w:t>
      </w:r>
      <w:proofErr w:type="spellStart"/>
      <w:r>
        <w:rPr>
          <w:rFonts w:ascii="Times New Roman" w:hAnsi="Times New Roman" w:cs="Times New Roman"/>
          <w:sz w:val="24"/>
          <w:szCs w:val="24"/>
          <w:lang w:val="en-US"/>
        </w:rPr>
        <w:t>DynaBeads</w:t>
      </w:r>
      <w:proofErr w:type="spellEnd"/>
      <w:r>
        <w:rPr>
          <w:rFonts w:ascii="Times New Roman" w:hAnsi="Times New Roman" w:cs="Times New Roman"/>
          <w:sz w:val="24"/>
          <w:szCs w:val="24"/>
          <w:lang w:val="en-US"/>
        </w:rPr>
        <w:t xml:space="preserve"> were washed thrice in washing and anti</w:t>
      </w:r>
      <w:r w:rsidR="00A133CD">
        <w:rPr>
          <w:rFonts w:ascii="Times New Roman" w:hAnsi="Times New Roman" w:cs="Times New Roman"/>
          <w:sz w:val="24"/>
          <w:szCs w:val="24"/>
          <w:lang w:val="en-US"/>
        </w:rPr>
        <w:t>body binding (W&amp;B) buffer</w:t>
      </w:r>
      <w:r>
        <w:rPr>
          <w:rFonts w:ascii="Times New Roman" w:hAnsi="Times New Roman" w:cs="Times New Roman"/>
          <w:sz w:val="24"/>
          <w:szCs w:val="24"/>
          <w:lang w:val="en-US"/>
        </w:rPr>
        <w:t xml:space="preserve">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w:t>
      </w:r>
      <w:r w:rsidR="004D05EA" w:rsidRPr="000348FB">
        <w:rPr>
          <w:rFonts w:ascii="Times New Roman" w:hAnsi="Times New Roman" w:cs="Times New Roman"/>
          <w:sz w:val="24"/>
          <w:szCs w:val="24"/>
          <w:lang w:val="en-US"/>
        </w:rPr>
        <w:t>contains</w:t>
      </w:r>
      <w:r w:rsidR="000348FB" w:rsidRPr="000348FB">
        <w:rPr>
          <w:rFonts w:ascii="Times New Roman" w:hAnsi="Times New Roman" w:cs="Times New Roman"/>
          <w:sz w:val="24"/>
          <w:szCs w:val="24"/>
          <w:lang w:val="en-US"/>
        </w:rPr>
        <w:t xml:space="preserve"> 0.1M Sodium Acetate and 0.05% Tween-20 diluted in distilled water</w:t>
      </w:r>
      <w:r w:rsidR="00A133CD" w:rsidRPr="000348FB">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1μL of rabbit anti-</w:t>
      </w:r>
      <w:proofErr w:type="spellStart"/>
      <w:r w:rsidR="00A133CD">
        <w:rPr>
          <w:rFonts w:ascii="Times New Roman" w:hAnsi="Times New Roman" w:cs="Times New Roman"/>
          <w:sz w:val="24"/>
          <w:szCs w:val="24"/>
          <w:lang w:val="en-US"/>
        </w:rPr>
        <w:t>hnRNPK</w:t>
      </w:r>
      <w:proofErr w:type="spellEnd"/>
      <w:r w:rsidR="004D05EA">
        <w:rPr>
          <w:rFonts w:ascii="Times New Roman" w:hAnsi="Times New Roman" w:cs="Times New Roman"/>
          <w:sz w:val="24"/>
          <w:szCs w:val="24"/>
          <w:lang w:val="en-US"/>
        </w:rPr>
        <w:t xml:space="preserve"> were added to 200uL of W&amp;B buffer, added to the beads and incubated on a </w:t>
      </w:r>
      <w:r w:rsidR="004D05EA">
        <w:rPr>
          <w:rFonts w:ascii="Times New Roman" w:hAnsi="Times New Roman" w:cs="Times New Roman"/>
          <w:sz w:val="24"/>
          <w:szCs w:val="24"/>
          <w:lang w:val="en-US"/>
        </w:rPr>
        <w:lastRenderedPageBreak/>
        <w:t>rotating wheel for 40</w:t>
      </w:r>
      <w:r w:rsidR="00ED12EB">
        <w:rPr>
          <w:rFonts w:ascii="Times New Roman" w:hAnsi="Times New Roman" w:cs="Times New Roman"/>
          <w:sz w:val="24"/>
          <w:szCs w:val="24"/>
          <w:lang w:val="en-US"/>
        </w:rPr>
        <w:t xml:space="preserve"> </w:t>
      </w:r>
      <w:r w:rsidR="004D05EA">
        <w:rPr>
          <w:rFonts w:ascii="Times New Roman" w:hAnsi="Times New Roman" w:cs="Times New Roman"/>
          <w:sz w:val="24"/>
          <w:szCs w:val="24"/>
          <w:lang w:val="en-US"/>
        </w:rPr>
        <w:t xml:space="preserve">minutes. </w:t>
      </w:r>
      <w:r w:rsidR="00A133CD">
        <w:rPr>
          <w:rFonts w:ascii="Times New Roman" w:hAnsi="Times New Roman" w:cs="Times New Roman"/>
          <w:sz w:val="24"/>
          <w:szCs w:val="24"/>
          <w:lang w:val="en-US"/>
        </w:rPr>
        <w:t xml:space="preserve">1μL of normal rabbit IgG were also prepared separately as a negative control. </w:t>
      </w:r>
      <w:r w:rsidR="004D05EA">
        <w:rPr>
          <w:rFonts w:ascii="Times New Roman" w:hAnsi="Times New Roman" w:cs="Times New Roman"/>
          <w:sz w:val="24"/>
          <w:szCs w:val="24"/>
          <w:lang w:val="en-US"/>
        </w:rPr>
        <w:t>Excess antibody were removed by washing with W&amp;B buffer thrice</w:t>
      </w:r>
      <w:r w:rsidR="00BE3A99">
        <w:rPr>
          <w:rFonts w:ascii="Times New Roman" w:hAnsi="Times New Roman" w:cs="Times New Roman"/>
          <w:sz w:val="24"/>
          <w:szCs w:val="24"/>
          <w:lang w:val="en-US"/>
        </w:rPr>
        <w:t xml:space="preserve">. </w:t>
      </w:r>
    </w:p>
    <w:p w14:paraId="7B7ADE14" w14:textId="77777777" w:rsidR="00D269F5" w:rsidRPr="00BE3A99" w:rsidRDefault="00ED12EB"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Cellular components were cross-linked by adding </w:t>
      </w:r>
      <w:r w:rsidR="00BE3A99">
        <w:rPr>
          <w:rFonts w:ascii="Times New Roman" w:hAnsi="Times New Roman" w:cs="Times New Roman"/>
          <w:sz w:val="24"/>
          <w:szCs w:val="24"/>
          <w:lang w:val="en-US"/>
        </w:rPr>
        <w:t>1% formaldehyde</w:t>
      </w:r>
      <w:r w:rsidR="008A70A1">
        <w:rPr>
          <w:rFonts w:ascii="Times New Roman" w:hAnsi="Times New Roman" w:cs="Times New Roman"/>
          <w:sz w:val="24"/>
          <w:szCs w:val="24"/>
          <w:lang w:val="en-US"/>
        </w:rPr>
        <w:t>/PBS</w:t>
      </w:r>
      <w:r w:rsidR="00BE3A99">
        <w:rPr>
          <w:rFonts w:ascii="Times New Roman" w:hAnsi="Times New Roman" w:cs="Times New Roman"/>
          <w:sz w:val="24"/>
          <w:szCs w:val="24"/>
          <w:lang w:val="en-US"/>
        </w:rPr>
        <w:t xml:space="preserve">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minutes</w:t>
      </w:r>
      <w:r>
        <w:rPr>
          <w:rFonts w:ascii="Times New Roman" w:hAnsi="Times New Roman" w:cs="Times New Roman"/>
          <w:sz w:val="24"/>
          <w:szCs w:val="24"/>
          <w:lang w:val="en-US"/>
        </w:rPr>
        <w:t xml:space="preserve"> at room temperature</w:t>
      </w:r>
      <w:r w:rsidR="00BE3A9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After </w:t>
      </w:r>
      <w:r w:rsidR="00BE3A99">
        <w:rPr>
          <w:rFonts w:ascii="Times New Roman" w:hAnsi="Times New Roman" w:cs="Times New Roman"/>
          <w:sz w:val="24"/>
          <w:szCs w:val="24"/>
          <w:lang w:val="en-US"/>
        </w:rPr>
        <w:t>wash</w:t>
      </w:r>
      <w:r>
        <w:rPr>
          <w:rFonts w:ascii="Times New Roman" w:hAnsi="Times New Roman" w:cs="Times New Roman"/>
          <w:sz w:val="24"/>
          <w:szCs w:val="24"/>
          <w:lang w:val="en-US"/>
        </w:rPr>
        <w:t xml:space="preserve">ing </w:t>
      </w:r>
      <w:r w:rsidR="00BE3A99">
        <w:rPr>
          <w:rFonts w:ascii="Times New Roman" w:hAnsi="Times New Roman" w:cs="Times New Roman"/>
          <w:sz w:val="24"/>
          <w:szCs w:val="24"/>
          <w:lang w:val="en-US"/>
        </w:rPr>
        <w:t xml:space="preserve">with </w:t>
      </w:r>
      <w:r w:rsidR="008A70A1">
        <w:rPr>
          <w:rFonts w:ascii="Times New Roman" w:hAnsi="Times New Roman" w:cs="Times New Roman"/>
          <w:sz w:val="24"/>
          <w:szCs w:val="24"/>
          <w:lang w:val="en-US"/>
        </w:rPr>
        <w:t xml:space="preserve">room temperature </w:t>
      </w:r>
      <w:r w:rsidR="00BE3A99">
        <w:rPr>
          <w:rFonts w:ascii="Times New Roman" w:hAnsi="Times New Roman" w:cs="Times New Roman"/>
          <w:sz w:val="24"/>
          <w:szCs w:val="24"/>
          <w:lang w:val="en-US"/>
        </w:rPr>
        <w:t>PBS</w:t>
      </w:r>
      <w:r>
        <w:rPr>
          <w:rFonts w:ascii="Times New Roman" w:hAnsi="Times New Roman" w:cs="Times New Roman"/>
          <w:sz w:val="24"/>
          <w:szCs w:val="24"/>
          <w:lang w:val="en-US"/>
        </w:rPr>
        <w:t>, cells were</w:t>
      </w:r>
      <w:r w:rsidR="00BE3A99">
        <w:rPr>
          <w:rFonts w:ascii="Times New Roman" w:hAnsi="Times New Roman" w:cs="Times New Roman"/>
          <w:sz w:val="24"/>
          <w:szCs w:val="24"/>
          <w:lang w:val="en-US"/>
        </w:rPr>
        <w:t xml:space="preserve">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 incubation, on ice, </w:t>
      </w:r>
      <w:r>
        <w:rPr>
          <w:rFonts w:ascii="Times New Roman" w:hAnsi="Times New Roman" w:cs="Times New Roman"/>
          <w:sz w:val="24"/>
          <w:szCs w:val="24"/>
          <w:lang w:val="en-US"/>
        </w:rPr>
        <w:t xml:space="preserve">with </w:t>
      </w:r>
      <w:r w:rsidR="00BE3A99">
        <w:rPr>
          <w:rFonts w:ascii="Times New Roman" w:hAnsi="Times New Roman" w:cs="Times New Roman"/>
          <w:sz w:val="24"/>
          <w:szCs w:val="24"/>
          <w:lang w:val="en-US"/>
        </w:rPr>
        <w:t xml:space="preserve">modified lysis buffer; 1% Triton-X, 20mM </w:t>
      </w:r>
      <w:proofErr w:type="spellStart"/>
      <w:r w:rsidR="00BE3A99">
        <w:rPr>
          <w:rFonts w:ascii="Times New Roman" w:hAnsi="Times New Roman" w:cs="Times New Roman"/>
          <w:sz w:val="24"/>
          <w:szCs w:val="24"/>
          <w:lang w:val="en-US"/>
        </w:rPr>
        <w:t>Tris</w:t>
      </w:r>
      <w:proofErr w:type="spellEnd"/>
      <w:r w:rsidR="00BE3A99">
        <w:rPr>
          <w:rFonts w:ascii="Times New Roman" w:hAnsi="Times New Roman" w:cs="Times New Roman"/>
          <w:sz w:val="24"/>
          <w:szCs w:val="24"/>
          <w:lang w:val="en-US"/>
        </w:rPr>
        <w:t xml:space="preserve"> (pH7.5), 150mM </w:t>
      </w:r>
      <w:proofErr w:type="spellStart"/>
      <w:r w:rsidR="00BE3A99">
        <w:rPr>
          <w:rFonts w:ascii="Times New Roman" w:hAnsi="Times New Roman" w:cs="Times New Roman"/>
          <w:sz w:val="24"/>
          <w:szCs w:val="24"/>
          <w:lang w:val="en-US"/>
        </w:rPr>
        <w:t>NaCl</w:t>
      </w:r>
      <w:proofErr w:type="spellEnd"/>
      <w:r w:rsidR="00BE3A99">
        <w:rPr>
          <w:rFonts w:ascii="Times New Roman" w:hAnsi="Times New Roman" w:cs="Times New Roman"/>
          <w:sz w:val="24"/>
          <w:szCs w:val="24"/>
          <w:lang w:val="en-US"/>
        </w:rPr>
        <w:t>, 1x Protein Inhibitor</w:t>
      </w:r>
      <w:r>
        <w:rPr>
          <w:rFonts w:ascii="Times New Roman" w:hAnsi="Times New Roman" w:cs="Times New Roman"/>
          <w:sz w:val="24"/>
          <w:szCs w:val="24"/>
          <w:lang w:val="en-US"/>
        </w:rPr>
        <w:t>s</w:t>
      </w:r>
      <w:r w:rsidR="00881806">
        <w:rPr>
          <w:rFonts w:ascii="Times New Roman" w:hAnsi="Times New Roman" w:cs="Times New Roman"/>
          <w:sz w:val="24"/>
          <w:szCs w:val="24"/>
          <w:lang w:val="en-US"/>
        </w:rPr>
        <w:t xml:space="preserve"> (1mg/ml of </w:t>
      </w:r>
      <w:proofErr w:type="spellStart"/>
      <w:r w:rsidR="00881806">
        <w:rPr>
          <w:rFonts w:ascii="Times New Roman" w:hAnsi="Times New Roman" w:cs="Times New Roman"/>
          <w:sz w:val="24"/>
          <w:szCs w:val="24"/>
          <w:lang w:val="en-US"/>
        </w:rPr>
        <w:t>Aprotinin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Antipain</w:t>
      </w:r>
      <w:proofErr w:type="spellEnd"/>
      <w:r w:rsidR="00881806">
        <w:rPr>
          <w:rFonts w:ascii="Times New Roman" w:hAnsi="Times New Roman" w:cs="Times New Roman"/>
          <w:sz w:val="24"/>
          <w:szCs w:val="24"/>
          <w:lang w:val="en-US"/>
        </w:rPr>
        <w:t xml:space="preserve">, </w:t>
      </w:r>
      <w:proofErr w:type="spellStart"/>
      <w:r w:rsidR="00881806">
        <w:rPr>
          <w:rFonts w:ascii="Times New Roman" w:hAnsi="Times New Roman" w:cs="Times New Roman"/>
          <w:sz w:val="24"/>
          <w:szCs w:val="24"/>
          <w:lang w:val="en-US"/>
        </w:rPr>
        <w:t>Pepstain</w:t>
      </w:r>
      <w:proofErr w:type="spellEnd"/>
      <w:r w:rsidR="00881806">
        <w:rPr>
          <w:rFonts w:ascii="Times New Roman" w:hAnsi="Times New Roman" w:cs="Times New Roman"/>
          <w:sz w:val="24"/>
          <w:szCs w:val="24"/>
          <w:lang w:val="en-US"/>
        </w:rPr>
        <w:t xml:space="preserve"> A, </w:t>
      </w:r>
      <w:proofErr w:type="spellStart"/>
      <w:r w:rsidR="00881806">
        <w:rPr>
          <w:rFonts w:ascii="Times New Roman" w:hAnsi="Times New Roman" w:cs="Times New Roman"/>
          <w:sz w:val="24"/>
          <w:szCs w:val="24"/>
          <w:lang w:val="en-US"/>
        </w:rPr>
        <w:t>Leupetin</w:t>
      </w:r>
      <w:proofErr w:type="spellEnd"/>
      <w:r w:rsidR="00881806">
        <w:rPr>
          <w:rFonts w:ascii="Times New Roman" w:hAnsi="Times New Roman" w:cs="Times New Roman"/>
          <w:sz w:val="24"/>
          <w:szCs w:val="24"/>
          <w:lang w:val="en-US"/>
        </w:rPr>
        <w:t xml:space="preserve"> and 500mM </w:t>
      </w:r>
      <w:proofErr w:type="spellStart"/>
      <w:r w:rsidR="00881806">
        <w:rPr>
          <w:rFonts w:ascii="Times New Roman" w:hAnsi="Times New Roman" w:cs="Times New Roman"/>
          <w:sz w:val="24"/>
          <w:szCs w:val="24"/>
          <w:lang w:val="en-US"/>
        </w:rPr>
        <w:t>Benzamidine</w:t>
      </w:r>
      <w:proofErr w:type="spellEnd"/>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881806">
        <w:rPr>
          <w:rFonts w:ascii="Times New Roman" w:hAnsi="Times New Roman" w:cs="Times New Roman"/>
          <w:sz w:val="24"/>
          <w:szCs w:val="24"/>
          <w:lang w:val="en-US"/>
        </w:rPr>
        <w:t>,</w:t>
      </w:r>
      <w:r w:rsidR="00BE3A99">
        <w:rPr>
          <w:rFonts w:ascii="Times New Roman" w:hAnsi="Times New Roman" w:cs="Times New Roman"/>
          <w:sz w:val="24"/>
          <w:szCs w:val="24"/>
          <w:lang w:val="en-US"/>
        </w:rPr>
        <w:t xml:space="preserve"> 10mM </w:t>
      </w:r>
      <w:proofErr w:type="spellStart"/>
      <w:r w:rsidR="00BE3A99">
        <w:rPr>
          <w:rFonts w:ascii="Times New Roman" w:hAnsi="Times New Roman" w:cs="Times New Roman"/>
          <w:sz w:val="24"/>
          <w:szCs w:val="24"/>
          <w:lang w:val="en-US"/>
        </w:rPr>
        <w:t>NaF</w:t>
      </w:r>
      <w:proofErr w:type="spellEnd"/>
      <w:r w:rsidR="00881806">
        <w:rPr>
          <w:rFonts w:ascii="Times New Roman" w:hAnsi="Times New Roman" w:cs="Times New Roman"/>
          <w:sz w:val="24"/>
          <w:szCs w:val="24"/>
          <w:lang w:val="en-US"/>
        </w:rPr>
        <w:t xml:space="preserve"> and 0.</w:t>
      </w:r>
      <w:r w:rsidR="00881806" w:rsidRPr="00A133CD">
        <w:rPr>
          <w:rFonts w:ascii="Times New Roman" w:hAnsi="Times New Roman" w:cs="Times New Roman"/>
          <w:color w:val="000000" w:themeColor="text1"/>
          <w:sz w:val="24"/>
          <w:szCs w:val="24"/>
          <w:lang w:val="en-US"/>
        </w:rPr>
        <w:t xml:space="preserve">1mM </w:t>
      </w:r>
      <w:r w:rsidR="00881806">
        <w:rPr>
          <w:rFonts w:ascii="Times New Roman" w:hAnsi="Times New Roman" w:cs="Times New Roman"/>
          <w:color w:val="000000" w:themeColor="text1"/>
          <w:sz w:val="24"/>
          <w:szCs w:val="24"/>
          <w:lang w:val="en-US"/>
        </w:rPr>
        <w:t>sodium</w:t>
      </w:r>
      <w:r w:rsidR="00881806" w:rsidRPr="00A133CD">
        <w:rPr>
          <w:rFonts w:ascii="Times New Roman" w:hAnsi="Times New Roman" w:cs="Times New Roman"/>
          <w:color w:val="000000" w:themeColor="text1"/>
          <w:sz w:val="24"/>
          <w:szCs w:val="24"/>
          <w:lang w:val="en-US"/>
        </w:rPr>
        <w:t xml:space="preserve"> </w:t>
      </w:r>
      <w:r w:rsidR="00881806">
        <w:rPr>
          <w:rFonts w:ascii="Times New Roman" w:hAnsi="Times New Roman" w:cs="Times New Roman"/>
          <w:color w:val="000000" w:themeColor="text1"/>
          <w:sz w:val="24"/>
          <w:szCs w:val="24"/>
          <w:lang w:val="en-US"/>
        </w:rPr>
        <w:t>p</w:t>
      </w:r>
      <w:r w:rsidR="00881806" w:rsidRPr="00A133CD">
        <w:rPr>
          <w:rFonts w:ascii="Times New Roman" w:hAnsi="Times New Roman" w:cs="Times New Roman"/>
          <w:color w:val="000000" w:themeColor="text1"/>
          <w:sz w:val="24"/>
          <w:szCs w:val="24"/>
          <w:lang w:val="en-US"/>
        </w:rPr>
        <w:t>yrophosphate</w:t>
      </w:r>
      <w:r w:rsidR="00BE3A99" w:rsidRPr="00A133CD">
        <w:rPr>
          <w:rFonts w:ascii="Times New Roman" w:hAnsi="Times New Roman" w:cs="Times New Roman"/>
          <w:color w:val="000000" w:themeColor="text1"/>
          <w:sz w:val="24"/>
          <w:szCs w:val="24"/>
          <w:lang w:val="en-US"/>
        </w:rPr>
        <w:t>.</w:t>
      </w:r>
      <w:r w:rsidR="00C725BE" w:rsidRPr="00A133CD">
        <w:rPr>
          <w:rFonts w:ascii="Times New Roman" w:hAnsi="Times New Roman" w:cs="Times New Roman"/>
          <w:color w:val="000000" w:themeColor="text1"/>
          <w:sz w:val="24"/>
          <w:szCs w:val="24"/>
          <w:lang w:val="en-US"/>
        </w:rPr>
        <w:t xml:space="preserve"> </w:t>
      </w:r>
      <w:r w:rsidR="00C725BE">
        <w:rPr>
          <w:rFonts w:ascii="Times New Roman" w:hAnsi="Times New Roman" w:cs="Times New Roman"/>
          <w:sz w:val="24"/>
          <w:szCs w:val="24"/>
          <w:lang w:val="en-US"/>
        </w:rPr>
        <w:t xml:space="preserve">After incubation, lysates were centrifuged at </w:t>
      </w:r>
      <w:r w:rsidR="00881806">
        <w:rPr>
          <w:rFonts w:ascii="Times New Roman" w:hAnsi="Times New Roman" w:cs="Times New Roman"/>
          <w:sz w:val="24"/>
          <w:szCs w:val="24"/>
          <w:lang w:val="en-US"/>
        </w:rPr>
        <w:t>14,000g</w:t>
      </w:r>
      <w:r w:rsidR="00C725BE">
        <w:rPr>
          <w:rFonts w:ascii="Times New Roman" w:hAnsi="Times New Roman" w:cs="Times New Roman"/>
          <w:sz w:val="24"/>
          <w:szCs w:val="24"/>
          <w:lang w:val="en-US"/>
        </w:rPr>
        <w:t>,</w:t>
      </w:r>
      <w:r>
        <w:rPr>
          <w:rFonts w:ascii="Times New Roman" w:hAnsi="Times New Roman" w:cs="Times New Roman"/>
          <w:sz w:val="24"/>
          <w:szCs w:val="24"/>
          <w:lang w:val="en-US"/>
        </w:rPr>
        <w:t xml:space="preserve"> for </w:t>
      </w:r>
      <w:r w:rsidR="00C725BE">
        <w:rPr>
          <w:rFonts w:ascii="Times New Roman" w:hAnsi="Times New Roman" w:cs="Times New Roman"/>
          <w:sz w:val="24"/>
          <w:szCs w:val="24"/>
          <w:lang w:val="en-US"/>
        </w:rPr>
        <w:t xml:space="preserve">5 minutes at 4°C and supernatant </w:t>
      </w:r>
      <w:r>
        <w:rPr>
          <w:rFonts w:ascii="Times New Roman" w:hAnsi="Times New Roman" w:cs="Times New Roman"/>
          <w:sz w:val="24"/>
          <w:szCs w:val="24"/>
          <w:lang w:val="en-US"/>
        </w:rPr>
        <w:t xml:space="preserve">transferred </w:t>
      </w:r>
      <w:r w:rsidR="00C725BE">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a </w:t>
      </w:r>
      <w:r w:rsidR="00C725BE">
        <w:rPr>
          <w:rFonts w:ascii="Times New Roman" w:hAnsi="Times New Roman" w:cs="Times New Roman"/>
          <w:sz w:val="24"/>
          <w:szCs w:val="24"/>
          <w:lang w:val="en-US"/>
        </w:rPr>
        <w:t xml:space="preserve">new tube. Cell lysate </w:t>
      </w:r>
      <w:r>
        <w:rPr>
          <w:rFonts w:ascii="Times New Roman" w:hAnsi="Times New Roman" w:cs="Times New Roman"/>
          <w:sz w:val="24"/>
          <w:szCs w:val="24"/>
          <w:lang w:val="en-US"/>
        </w:rPr>
        <w:t xml:space="preserve">were </w:t>
      </w:r>
      <w:r w:rsidR="00881806">
        <w:rPr>
          <w:rFonts w:ascii="Times New Roman" w:hAnsi="Times New Roman" w:cs="Times New Roman"/>
          <w:sz w:val="24"/>
          <w:szCs w:val="24"/>
          <w:lang w:val="en-US"/>
        </w:rPr>
        <w:t>diluted</w:t>
      </w:r>
      <w:r>
        <w:rPr>
          <w:rFonts w:ascii="Times New Roman" w:hAnsi="Times New Roman" w:cs="Times New Roman"/>
          <w:sz w:val="24"/>
          <w:szCs w:val="24"/>
          <w:lang w:val="en-US"/>
        </w:rPr>
        <w:t xml:space="preserve"> </w:t>
      </w:r>
      <w:r w:rsidR="00A133CD">
        <w:rPr>
          <w:rFonts w:ascii="Times New Roman" w:hAnsi="Times New Roman" w:cs="Times New Roman"/>
          <w:sz w:val="24"/>
          <w:szCs w:val="24"/>
          <w:lang w:val="en-US"/>
        </w:rPr>
        <w:t xml:space="preserve">1:5 </w:t>
      </w:r>
      <w:r>
        <w:rPr>
          <w:rFonts w:ascii="Times New Roman" w:hAnsi="Times New Roman" w:cs="Times New Roman"/>
          <w:sz w:val="24"/>
          <w:szCs w:val="24"/>
          <w:lang w:val="en-US"/>
        </w:rPr>
        <w:t xml:space="preserve">in </w:t>
      </w:r>
      <w:r w:rsidR="002C6145">
        <w:rPr>
          <w:rFonts w:ascii="Times New Roman" w:hAnsi="Times New Roman" w:cs="Times New Roman"/>
          <w:sz w:val="24"/>
          <w:szCs w:val="24"/>
          <w:lang w:val="en-US"/>
        </w:rPr>
        <w:t>lysis buffer</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and added to antibody-bead tube. This was incubated for 45minutes at 4°C on a rotating wheel prior to washing 5 times with lysis buffer. Protein-RNA crosslinked sample were eluted by incubation with SDS-PAGE buffer for 5 minutes at 95°C</w:t>
      </w:r>
      <w:r w:rsidR="00A133CD">
        <w:rPr>
          <w:rFonts w:ascii="Times New Roman" w:hAnsi="Times New Roman" w:cs="Times New Roman"/>
          <w:sz w:val="24"/>
          <w:szCs w:val="24"/>
          <w:lang w:val="en-US"/>
        </w:rPr>
        <w:t>. This were then analyzed with w</w:t>
      </w:r>
      <w:r w:rsidR="002C6145">
        <w:rPr>
          <w:rFonts w:ascii="Times New Roman" w:hAnsi="Times New Roman" w:cs="Times New Roman"/>
          <w:sz w:val="24"/>
          <w:szCs w:val="24"/>
          <w:lang w:val="en-US"/>
        </w:rPr>
        <w:t>estern blot</w:t>
      </w:r>
      <w:r w:rsidR="008A2157">
        <w:rPr>
          <w:rFonts w:ascii="Times New Roman" w:hAnsi="Times New Roman" w:cs="Times New Roman"/>
          <w:sz w:val="24"/>
          <w:szCs w:val="24"/>
          <w:lang w:val="en-US"/>
        </w:rPr>
        <w:t xml:space="preserve"> for protein level, or </w:t>
      </w:r>
      <w:proofErr w:type="spellStart"/>
      <w:r w:rsidR="008A2157">
        <w:rPr>
          <w:rFonts w:ascii="Times New Roman" w:hAnsi="Times New Roman" w:cs="Times New Roman"/>
          <w:sz w:val="24"/>
          <w:szCs w:val="24"/>
          <w:lang w:val="en-US"/>
        </w:rPr>
        <w:t>TRI</w:t>
      </w:r>
      <w:r>
        <w:rPr>
          <w:rFonts w:ascii="Times New Roman" w:hAnsi="Times New Roman" w:cs="Times New Roman"/>
          <w:sz w:val="24"/>
          <w:szCs w:val="24"/>
          <w:lang w:val="en-US"/>
        </w:rPr>
        <w:t>zol</w:t>
      </w:r>
      <w:proofErr w:type="spellEnd"/>
      <w:r>
        <w:rPr>
          <w:rFonts w:ascii="Times New Roman" w:hAnsi="Times New Roman" w:cs="Times New Roman"/>
          <w:sz w:val="24"/>
          <w:szCs w:val="24"/>
          <w:lang w:val="en-US"/>
        </w:rPr>
        <w:t xml:space="preserve"> extraction for </w:t>
      </w:r>
      <w:r w:rsidR="002C6145">
        <w:rPr>
          <w:rFonts w:ascii="Times New Roman" w:hAnsi="Times New Roman" w:cs="Times New Roman"/>
          <w:sz w:val="24"/>
          <w:szCs w:val="24"/>
          <w:lang w:val="en-US"/>
        </w:rPr>
        <w:t xml:space="preserve">RNA </w:t>
      </w:r>
      <w:r>
        <w:rPr>
          <w:rFonts w:ascii="Times New Roman" w:hAnsi="Times New Roman" w:cs="Times New Roman"/>
          <w:sz w:val="24"/>
          <w:szCs w:val="24"/>
          <w:lang w:val="en-US"/>
        </w:rPr>
        <w:t xml:space="preserve">level. </w:t>
      </w:r>
      <w:proofErr w:type="spellStart"/>
      <w:r w:rsidR="00A133CD">
        <w:rPr>
          <w:rFonts w:ascii="Times New Roman" w:hAnsi="Times New Roman" w:cs="Times New Roman"/>
          <w:sz w:val="24"/>
          <w:szCs w:val="24"/>
          <w:lang w:val="en-US"/>
        </w:rPr>
        <w:t>TRI</w:t>
      </w:r>
      <w:r w:rsidR="002C6145">
        <w:rPr>
          <w:rFonts w:ascii="Times New Roman" w:hAnsi="Times New Roman" w:cs="Times New Roman"/>
          <w:sz w:val="24"/>
          <w:szCs w:val="24"/>
          <w:lang w:val="en-US"/>
        </w:rPr>
        <w:t>zol</w:t>
      </w:r>
      <w:proofErr w:type="spellEnd"/>
      <w:r w:rsidR="002C6145">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881806">
        <w:rPr>
          <w:rFonts w:ascii="Times New Roman" w:hAnsi="Times New Roman" w:cs="Times New Roman"/>
          <w:sz w:val="24"/>
          <w:szCs w:val="24"/>
          <w:lang w:val="en-US"/>
        </w:rPr>
        <w:t>500µL</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w</w:t>
      </w:r>
      <w:r>
        <w:rPr>
          <w:rFonts w:ascii="Times New Roman" w:hAnsi="Times New Roman" w:cs="Times New Roman"/>
          <w:sz w:val="24"/>
          <w:szCs w:val="24"/>
          <w:lang w:val="en-US"/>
        </w:rPr>
        <w:t>as</w:t>
      </w:r>
      <w:r w:rsidR="002C6145">
        <w:rPr>
          <w:rFonts w:ascii="Times New Roman" w:hAnsi="Times New Roman" w:cs="Times New Roman"/>
          <w:sz w:val="24"/>
          <w:szCs w:val="24"/>
          <w:lang w:val="en-US"/>
        </w:rPr>
        <w:t xml:space="preserve"> added to the beads and incubated at 95°C for 5</w:t>
      </w:r>
      <w:r>
        <w:rPr>
          <w:rFonts w:ascii="Times New Roman" w:hAnsi="Times New Roman" w:cs="Times New Roman"/>
          <w:sz w:val="24"/>
          <w:szCs w:val="24"/>
          <w:lang w:val="en-US"/>
        </w:rPr>
        <w:t xml:space="preserve"> </w:t>
      </w:r>
      <w:r w:rsidR="002C6145">
        <w:rPr>
          <w:rFonts w:ascii="Times New Roman" w:hAnsi="Times New Roman" w:cs="Times New Roman"/>
          <w:sz w:val="24"/>
          <w:szCs w:val="24"/>
          <w:lang w:val="en-US"/>
        </w:rPr>
        <w:t xml:space="preserve">minutes to reverse the crosslink. </w:t>
      </w:r>
      <w:r w:rsidR="007C5D32">
        <w:rPr>
          <w:rFonts w:ascii="Times New Roman" w:hAnsi="Times New Roman" w:cs="Times New Roman"/>
          <w:sz w:val="24"/>
          <w:szCs w:val="24"/>
          <w:lang w:val="en-US"/>
        </w:rPr>
        <w:t>Subsequent steps we</w:t>
      </w:r>
      <w:r w:rsidR="00A133CD">
        <w:rPr>
          <w:rFonts w:ascii="Times New Roman" w:hAnsi="Times New Roman" w:cs="Times New Roman"/>
          <w:sz w:val="24"/>
          <w:szCs w:val="24"/>
          <w:lang w:val="en-US"/>
        </w:rPr>
        <w:t xml:space="preserve">re performed as per standard </w:t>
      </w:r>
      <w:proofErr w:type="spellStart"/>
      <w:r w:rsidR="00A133CD">
        <w:rPr>
          <w:rFonts w:ascii="Times New Roman" w:hAnsi="Times New Roman" w:cs="Times New Roman"/>
          <w:sz w:val="24"/>
          <w:szCs w:val="24"/>
          <w:lang w:val="en-US"/>
        </w:rPr>
        <w:t>TRI</w:t>
      </w:r>
      <w:r w:rsidR="007C5D32">
        <w:rPr>
          <w:rFonts w:ascii="Times New Roman" w:hAnsi="Times New Roman" w:cs="Times New Roman"/>
          <w:sz w:val="24"/>
          <w:szCs w:val="24"/>
          <w:lang w:val="en-US"/>
        </w:rPr>
        <w:t>zol</w:t>
      </w:r>
      <w:proofErr w:type="spellEnd"/>
      <w:r w:rsidR="007C5D32">
        <w:rPr>
          <w:rFonts w:ascii="Times New Roman" w:hAnsi="Times New Roman" w:cs="Times New Roman"/>
          <w:sz w:val="24"/>
          <w:szCs w:val="24"/>
          <w:lang w:val="en-US"/>
        </w:rPr>
        <w:t xml:space="preserve"> extraction </w:t>
      </w:r>
      <w:r w:rsidR="007C5D32" w:rsidRPr="005C5C11">
        <w:rPr>
          <w:rFonts w:ascii="Times New Roman" w:hAnsi="Times New Roman" w:cs="Times New Roman"/>
          <w:sz w:val="24"/>
          <w:szCs w:val="24"/>
          <w:lang w:val="en-US"/>
        </w:rPr>
        <w:t>protocol</w:t>
      </w:r>
      <w:r w:rsidR="005C5C11" w:rsidRPr="005C5C11">
        <w:rPr>
          <w:rFonts w:ascii="Times New Roman" w:hAnsi="Times New Roman" w:cs="Times New Roman"/>
          <w:sz w:val="24"/>
          <w:szCs w:val="24"/>
          <w:lang w:val="en-US"/>
        </w:rPr>
        <w:t xml:space="preserve"> </w:t>
      </w:r>
      <w:r w:rsidR="005C5C11">
        <w:rPr>
          <w:rFonts w:ascii="Times New Roman" w:hAnsi="Times New Roman" w:cs="Times New Roman"/>
          <w:sz w:val="24"/>
          <w:szCs w:val="24"/>
          <w:lang w:val="en-US"/>
        </w:rPr>
        <w:fldChar w:fldCharType="begin"/>
      </w:r>
      <w:r w:rsidR="005C5C11">
        <w:rPr>
          <w:rFonts w:ascii="Times New Roman" w:hAnsi="Times New Roman" w:cs="Times New Roman"/>
          <w:sz w:val="24"/>
          <w:szCs w:val="24"/>
          <w:lang w:val="en-US"/>
        </w:rPr>
        <w:instrText xml:space="preserve"> ADDIN EN.CITE &lt;EndNote&gt;&lt;Cite&gt;&lt;Author&gt;Lee&lt;/Author&gt;&lt;Year&gt;2011&lt;/Year&gt;&lt;RecNum&gt;254&lt;/RecNum&gt;&lt;DisplayText&gt;(Lee&lt;style face="italic"&gt; et al.&lt;/style&gt; 2011)&lt;/DisplayText&gt;&lt;record&gt;&lt;rec-number&gt;254&lt;/rec-number&gt;&lt;foreign-keys&gt;&lt;key app="EN" db-id="fvaw9vd5rrfez2epavc5exebz02xt0vvvwrs" timestamp="1476060424"&gt;254&lt;/key&gt;&lt;/foreign-keys&gt;&lt;ref-type name="Journal Article"&gt;17&lt;/ref-type&gt;&lt;contributors&gt;&lt;authors&gt;&lt;author&gt;Lee, Juliana Tsz Yan&lt;/author&gt;&lt;author&gt;Tsang, Wai Hung&lt;/author&gt;&lt;author&gt;Chow, King Lau&lt;/author&gt;&lt;/authors&gt;&lt;/contributors&gt;&lt;titles&gt;&lt;title&gt;Simple Modifications to Standard TRIzol® Protocol Allow High-Yield RNA Extraction from Cells on Resorbable Materials&lt;/title&gt;&lt;secondary-title&gt;Journal of Biomaterials and Nanobiotechnology&lt;/secondary-title&gt;&lt;/titles&gt;&lt;periodical&gt;&lt;full-title&gt;Journal of Biomaterials and Nanobiotechnology&lt;/full-title&gt;&lt;/periodical&gt;&lt;pages&gt;41-48&lt;/pages&gt;&lt;volume&gt;02&lt;/volume&gt;&lt;number&gt;01&lt;/number&gt;&lt;dates&gt;&lt;year&gt;2011&lt;/year&gt;&lt;/dates&gt;&lt;isbn&gt;2158-7027&lt;/isbn&gt;&lt;urls&gt;&lt;/urls&gt;&lt;electronic-resource-num&gt;10.4236/jbnb.2011.21006&lt;/electronic-resource-num&gt;&lt;/record&gt;&lt;/Cite&gt;&lt;/EndNote&gt;</w:instrText>
      </w:r>
      <w:r w:rsidR="005C5C11">
        <w:rPr>
          <w:rFonts w:ascii="Times New Roman" w:hAnsi="Times New Roman" w:cs="Times New Roman"/>
          <w:sz w:val="24"/>
          <w:szCs w:val="24"/>
          <w:lang w:val="en-US"/>
        </w:rPr>
        <w:fldChar w:fldCharType="separate"/>
      </w:r>
      <w:r w:rsidR="005C5C11">
        <w:rPr>
          <w:rFonts w:ascii="Times New Roman" w:hAnsi="Times New Roman" w:cs="Times New Roman"/>
          <w:noProof/>
          <w:sz w:val="24"/>
          <w:szCs w:val="24"/>
          <w:lang w:val="en-US"/>
        </w:rPr>
        <w:t>(</w:t>
      </w:r>
      <w:hyperlink w:anchor="_ENREF_42" w:tooltip="Lee, 2011 #254" w:history="1">
        <w:r w:rsidR="00035725">
          <w:rPr>
            <w:rFonts w:ascii="Times New Roman" w:hAnsi="Times New Roman" w:cs="Times New Roman"/>
            <w:noProof/>
            <w:sz w:val="24"/>
            <w:szCs w:val="24"/>
            <w:lang w:val="en-US"/>
          </w:rPr>
          <w:t>Lee</w:t>
        </w:r>
        <w:r w:rsidR="00035725" w:rsidRPr="005C5C11">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2011</w:t>
        </w:r>
      </w:hyperlink>
      <w:r w:rsidR="005C5C11">
        <w:rPr>
          <w:rFonts w:ascii="Times New Roman" w:hAnsi="Times New Roman" w:cs="Times New Roman"/>
          <w:noProof/>
          <w:sz w:val="24"/>
          <w:szCs w:val="24"/>
          <w:lang w:val="en-US"/>
        </w:rPr>
        <w:t>)</w:t>
      </w:r>
      <w:r w:rsidR="005C5C11">
        <w:rPr>
          <w:rFonts w:ascii="Times New Roman" w:hAnsi="Times New Roman" w:cs="Times New Roman"/>
          <w:sz w:val="24"/>
          <w:szCs w:val="24"/>
          <w:lang w:val="en-US"/>
        </w:rPr>
        <w:fldChar w:fldCharType="end"/>
      </w:r>
      <w:r w:rsidR="007C5D32" w:rsidRPr="005C5C11">
        <w:rPr>
          <w:rFonts w:ascii="Times New Roman" w:hAnsi="Times New Roman" w:cs="Times New Roman"/>
          <w:sz w:val="24"/>
          <w:szCs w:val="24"/>
          <w:lang w:val="en-US"/>
        </w:rPr>
        <w:t xml:space="preserve">. </w:t>
      </w:r>
      <w:r w:rsidR="00880E4C" w:rsidRPr="005C5C11">
        <w:rPr>
          <w:rFonts w:ascii="Times New Roman" w:hAnsi="Times New Roman" w:cs="Times New Roman"/>
          <w:sz w:val="24"/>
          <w:szCs w:val="24"/>
          <w:lang w:val="en-US"/>
        </w:rPr>
        <w:t xml:space="preserve">Quantification </w:t>
      </w:r>
      <w:r w:rsidR="00880E4C">
        <w:rPr>
          <w:rFonts w:ascii="Times New Roman" w:hAnsi="Times New Roman" w:cs="Times New Roman"/>
          <w:sz w:val="24"/>
          <w:szCs w:val="24"/>
          <w:lang w:val="en-US"/>
        </w:rPr>
        <w:t xml:space="preserve">of RNA was performed by </w:t>
      </w:r>
      <w:proofErr w:type="spellStart"/>
      <w:r w:rsidR="00880E4C">
        <w:rPr>
          <w:rFonts w:ascii="Times New Roman" w:hAnsi="Times New Roman" w:cs="Times New Roman"/>
          <w:sz w:val="24"/>
          <w:szCs w:val="24"/>
          <w:lang w:val="en-US"/>
        </w:rPr>
        <w:t>Nanodrop</w:t>
      </w:r>
      <w:proofErr w:type="spellEnd"/>
      <w:r w:rsidR="00880E4C">
        <w:rPr>
          <w:rFonts w:ascii="Times New Roman" w:hAnsi="Times New Roman" w:cs="Times New Roman"/>
          <w:sz w:val="24"/>
          <w:szCs w:val="24"/>
          <w:lang w:val="en-US"/>
        </w:rPr>
        <w:t xml:space="preserve"> analysis.</w:t>
      </w:r>
      <w:r w:rsidR="002C6145">
        <w:rPr>
          <w:rFonts w:ascii="Times New Roman" w:hAnsi="Times New Roman" w:cs="Times New Roman"/>
          <w:sz w:val="24"/>
          <w:szCs w:val="24"/>
          <w:lang w:val="en-US"/>
        </w:rPr>
        <w:t xml:space="preserve"> </w:t>
      </w:r>
    </w:p>
    <w:p w14:paraId="33A69BA7" w14:textId="77777777" w:rsidR="00880E4C" w:rsidRDefault="00880E4C" w:rsidP="00C96FD3">
      <w:pPr>
        <w:pStyle w:val="Heading2"/>
        <w:spacing w:line="480" w:lineRule="auto"/>
        <w:rPr>
          <w:rFonts w:ascii="Times New Roman" w:hAnsi="Times New Roman" w:cs="Times New Roman"/>
          <w:sz w:val="24"/>
          <w:szCs w:val="24"/>
          <w:lang w:val="en-US"/>
        </w:rPr>
      </w:pPr>
      <w:bookmarkStart w:id="27" w:name="_Toc464553538"/>
      <w:r>
        <w:rPr>
          <w:rFonts w:ascii="Times New Roman" w:hAnsi="Times New Roman" w:cs="Times New Roman"/>
          <w:sz w:val="24"/>
          <w:szCs w:val="24"/>
          <w:lang w:val="en-US"/>
        </w:rPr>
        <w:t>Western blotting:</w:t>
      </w:r>
      <w:bookmarkEnd w:id="27"/>
    </w:p>
    <w:p w14:paraId="19AE2F36" w14:textId="77777777"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 xml:space="preserve">Sample buffer were added to whole cell lysate or EV lysate sample to reach a final 1X concentration and protein denatured by incubation at 95° C for 5minutes if denaturation was not already performed. </w:t>
      </w:r>
      <w:proofErr w:type="spellStart"/>
      <w:r w:rsidR="00C96FD3">
        <w:rPr>
          <w:rFonts w:ascii="Times New Roman" w:hAnsi="Times New Roman" w:cs="Times New Roman"/>
          <w:sz w:val="24"/>
          <w:lang w:val="en-US"/>
        </w:rPr>
        <w:t>BioRad</w:t>
      </w:r>
      <w:proofErr w:type="spellEnd"/>
      <w:r w:rsidR="00C96FD3">
        <w:rPr>
          <w:rFonts w:ascii="Times New Roman" w:hAnsi="Times New Roman" w:cs="Times New Roman"/>
          <w:sz w:val="24"/>
          <w:lang w:val="en-US"/>
        </w:rPr>
        <w:t xml:space="preserve">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 xml:space="preserve">standard </w:t>
      </w:r>
      <w:r w:rsidR="003B5B36" w:rsidRPr="005C5C11">
        <w:rPr>
          <w:rFonts w:ascii="Times New Roman" w:hAnsi="Times New Roman" w:cs="Times New Roman"/>
          <w:sz w:val="24"/>
          <w:lang w:val="en-US"/>
        </w:rPr>
        <w:lastRenderedPageBreak/>
        <w:t xml:space="preserve">procedure and reagents to transfer protein to a fluorescent </w:t>
      </w:r>
      <w:r w:rsidR="00881806" w:rsidRPr="005C5C11">
        <w:rPr>
          <w:rFonts w:ascii="Times New Roman" w:hAnsi="Times New Roman" w:cs="Times New Roman"/>
          <w:sz w:val="24"/>
          <w:lang w:val="en-US"/>
        </w:rPr>
        <w:t xml:space="preserve">PVDF </w:t>
      </w:r>
      <w:r w:rsidR="005C5C11">
        <w:rPr>
          <w:rFonts w:ascii="Times New Roman" w:hAnsi="Times New Roman" w:cs="Times New Roman"/>
          <w:sz w:val="24"/>
          <w:lang w:val="en-US"/>
        </w:rPr>
        <w:t xml:space="preserve">membrane </w:t>
      </w:r>
      <w:r w:rsidR="005C5C11">
        <w:rPr>
          <w:rFonts w:ascii="Times New Roman" w:hAnsi="Times New Roman" w:cs="Times New Roman"/>
          <w:sz w:val="24"/>
          <w:lang w:val="en-US"/>
        </w:rPr>
        <w:fldChar w:fldCharType="begin"/>
      </w:r>
      <w:r w:rsidR="005C5C11">
        <w:rPr>
          <w:rFonts w:ascii="Times New Roman" w:hAnsi="Times New Roman" w:cs="Times New Roman"/>
          <w:sz w:val="24"/>
          <w:lang w:val="en-US"/>
        </w:rPr>
        <w:instrText xml:space="preserve"> ADDIN EN.CITE &lt;EndNote&gt;&lt;Cite&gt;&lt;Author&gt;Towbin&lt;/Author&gt;&lt;Year&gt;1979&lt;/Year&gt;&lt;RecNum&gt;255&lt;/RecNum&gt;&lt;DisplayText&gt;(Towbin&lt;style face="italic"&gt; et al.&lt;/style&gt; 1979)&lt;/DisplayText&gt;&lt;record&gt;&lt;rec-number&gt;255&lt;/rec-number&gt;&lt;foreign-keys&gt;&lt;key app="EN" db-id="fvaw9vd5rrfez2epavc5exebz02xt0vvvwrs" timestamp="1476060604"&gt;255&lt;/key&gt;&lt;/foreign-keys&gt;&lt;ref-type name="Journal Article"&gt;17&lt;/ref-type&gt;&lt;contributors&gt;&lt;authors&gt;&lt;author&gt;Towbin, H.&lt;/author&gt;&lt;author&gt;Staehelin, T.&lt;/author&gt;&lt;author&gt;Gordon, J.&lt;/author&gt;&lt;/authors&gt;&lt;/contributors&gt;&lt;titles&gt;&lt;title&gt;Electrophoretic transfer of proteins from polyacrylamide gels to nitrocellulose sheets: procedure and some applications&lt;/title&gt;&lt;secondary-title&gt;Proc Natl Acad Sci U S A&lt;/secondary-title&gt;&lt;alt-title&gt;Proceedings of the National Academy of Sciences of the United States of America&lt;/alt-title&gt;&lt;/titles&gt;&lt;alt-periodical&gt;&lt;full-title&gt;Proceedings of the National Academy of Sciences of the United States of America&lt;/full-title&gt;&lt;/alt-periodical&gt;&lt;pages&gt;4350-4&lt;/pages&gt;&lt;volume&gt;76&lt;/volume&gt;&lt;number&gt;9&lt;/number&gt;&lt;edition&gt;1979/09/01&lt;/edition&gt;&lt;keywords&gt;&lt;keyword&gt;Animals&lt;/keyword&gt;&lt;keyword&gt;Antigen-Antibody Reactions&lt;/keyword&gt;&lt;keyword&gt;Antigens/analysis&lt;/keyword&gt;&lt;keyword&gt;Cellulose&lt;/keyword&gt;&lt;keyword&gt;Chickens&lt;/keyword&gt;&lt;keyword&gt;Electrophoresis, Polyacrylamide Gel/*methods&lt;/keyword&gt;&lt;keyword&gt;Escherichia coli/analysis&lt;/keyword&gt;&lt;keyword&gt;Immunologic Techniques&lt;/keyword&gt;&lt;keyword&gt;Liver/analysis&lt;/keyword&gt;&lt;keyword&gt;Ribosomal Proteins/analysis/immunology&lt;/keyword&gt;&lt;/keywords&gt;&lt;dates&gt;&lt;year&gt;1979&lt;/year&gt;&lt;pub-dates&gt;&lt;date&gt;Sep&lt;/date&gt;&lt;/pub-dates&gt;&lt;/dates&gt;&lt;isbn&gt;0027-8424 (Print)&amp;#xD;0027-8424&lt;/isbn&gt;&lt;accession-num&gt;388439&lt;/accession-num&gt;&lt;urls&gt;&lt;/urls&gt;&lt;custom2&gt;Pmc411572&lt;/custom2&gt;&lt;remote-database-provider&gt;Nlm&lt;/remote-database-provider&gt;&lt;language&gt;eng&lt;/language&gt;&lt;/record&gt;&lt;/Cite&gt;&lt;/EndNote&gt;</w:instrText>
      </w:r>
      <w:r w:rsidR="005C5C11">
        <w:rPr>
          <w:rFonts w:ascii="Times New Roman" w:hAnsi="Times New Roman" w:cs="Times New Roman"/>
          <w:sz w:val="24"/>
          <w:lang w:val="en-US"/>
        </w:rPr>
        <w:fldChar w:fldCharType="separate"/>
      </w:r>
      <w:r w:rsidR="005C5C11">
        <w:rPr>
          <w:rFonts w:ascii="Times New Roman" w:hAnsi="Times New Roman" w:cs="Times New Roman"/>
          <w:noProof/>
          <w:sz w:val="24"/>
          <w:lang w:val="en-US"/>
        </w:rPr>
        <w:t>(</w:t>
      </w:r>
      <w:hyperlink w:anchor="_ENREF_67" w:tooltip="Towbin, 1979 #255" w:history="1">
        <w:r w:rsidR="00035725">
          <w:rPr>
            <w:rFonts w:ascii="Times New Roman" w:hAnsi="Times New Roman" w:cs="Times New Roman"/>
            <w:noProof/>
            <w:sz w:val="24"/>
            <w:lang w:val="en-US"/>
          </w:rPr>
          <w:t>Towbin</w:t>
        </w:r>
        <w:r w:rsidR="00035725" w:rsidRPr="005C5C11">
          <w:rPr>
            <w:rFonts w:ascii="Times New Roman" w:hAnsi="Times New Roman" w:cs="Times New Roman"/>
            <w:i/>
            <w:noProof/>
            <w:sz w:val="24"/>
            <w:lang w:val="en-US"/>
          </w:rPr>
          <w:t xml:space="preserve"> et al.</w:t>
        </w:r>
        <w:r w:rsidR="00035725">
          <w:rPr>
            <w:rFonts w:ascii="Times New Roman" w:hAnsi="Times New Roman" w:cs="Times New Roman"/>
            <w:noProof/>
            <w:sz w:val="24"/>
            <w:lang w:val="en-US"/>
          </w:rPr>
          <w:t xml:space="preserve"> 1979</w:t>
        </w:r>
      </w:hyperlink>
      <w:r w:rsidR="005C5C11">
        <w:rPr>
          <w:rFonts w:ascii="Times New Roman" w:hAnsi="Times New Roman" w:cs="Times New Roman"/>
          <w:noProof/>
          <w:sz w:val="24"/>
          <w:lang w:val="en-US"/>
        </w:rPr>
        <w:t>)</w:t>
      </w:r>
      <w:r w:rsidR="005C5C11">
        <w:rPr>
          <w:rFonts w:ascii="Times New Roman" w:hAnsi="Times New Roman" w:cs="Times New Roman"/>
          <w:sz w:val="24"/>
          <w:lang w:val="en-US"/>
        </w:rPr>
        <w:fldChar w:fldCharType="end"/>
      </w:r>
      <w:r w:rsidR="003B5B36">
        <w:rPr>
          <w:rFonts w:ascii="Times New Roman" w:hAnsi="Times New Roman" w:cs="Times New Roman"/>
          <w:sz w:val="24"/>
          <w:lang w:val="en-US"/>
        </w:rPr>
        <w:t xml:space="preserve">. Membrane was subsequently blocked in 3% BSA/PBS with 0.1% Triton-X for 30minutes to prevent non-specific antibody binding. </w:t>
      </w:r>
      <w:proofErr w:type="spellStart"/>
      <w:proofErr w:type="gramStart"/>
      <w:r w:rsidR="003B5B36">
        <w:rPr>
          <w:rFonts w:ascii="Times New Roman" w:hAnsi="Times New Roman" w:cs="Times New Roman"/>
          <w:sz w:val="24"/>
          <w:lang w:val="en-US"/>
        </w:rPr>
        <w:t>hnRNPK</w:t>
      </w:r>
      <w:proofErr w:type="spellEnd"/>
      <w:proofErr w:type="gramEnd"/>
      <w:r w:rsidR="003B5B36">
        <w:rPr>
          <w:rFonts w:ascii="Times New Roman" w:hAnsi="Times New Roman" w:cs="Times New Roman"/>
          <w:sz w:val="24"/>
          <w:lang w:val="en-US"/>
        </w:rPr>
        <w:t xml:space="preserve">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w:t>
      </w:r>
      <w:r w:rsidR="002A4999">
        <w:rPr>
          <w:rFonts w:ascii="Times New Roman" w:hAnsi="Times New Roman" w:cs="Times New Roman"/>
          <w:sz w:val="24"/>
          <w:lang w:val="en-US"/>
        </w:rPr>
        <w:t xml:space="preserve"> (0.1%)</w:t>
      </w:r>
      <w:r w:rsidR="00445364">
        <w:rPr>
          <w:rFonts w:ascii="Times New Roman" w:hAnsi="Times New Roman" w:cs="Times New Roman"/>
          <w:sz w:val="24"/>
          <w:lang w:val="en-US"/>
        </w:rPr>
        <w:t>. IRdye800W</w:t>
      </w:r>
      <w:r w:rsidR="00B6458D">
        <w:rPr>
          <w:rFonts w:ascii="Times New Roman" w:hAnsi="Times New Roman" w:cs="Times New Roman"/>
          <w:sz w:val="24"/>
          <w:lang w:val="en-US"/>
        </w:rPr>
        <w:t xml:space="preserve"> anti-mouse</w:t>
      </w:r>
      <w:r w:rsidR="005C5C11">
        <w:rPr>
          <w:rFonts w:ascii="Times New Roman" w:hAnsi="Times New Roman" w:cs="Times New Roman"/>
          <w:sz w:val="24"/>
          <w:lang w:val="en-US"/>
        </w:rPr>
        <w:t xml:space="preserve"> (Li-</w:t>
      </w:r>
      <w:proofErr w:type="spellStart"/>
      <w:r w:rsidR="005C5C11">
        <w:rPr>
          <w:rFonts w:ascii="Times New Roman" w:hAnsi="Times New Roman" w:cs="Times New Roman"/>
          <w:sz w:val="24"/>
          <w:lang w:val="en-US"/>
        </w:rPr>
        <w:t>Cor</w:t>
      </w:r>
      <w:proofErr w:type="spellEnd"/>
      <w:r w:rsidR="005C5C11">
        <w:rPr>
          <w:rFonts w:ascii="Times New Roman" w:hAnsi="Times New Roman" w:cs="Times New Roman"/>
          <w:sz w:val="24"/>
          <w:lang w:val="en-US"/>
        </w:rPr>
        <w:t>)</w:t>
      </w:r>
      <w:r w:rsidR="00B6458D">
        <w:rPr>
          <w:rFonts w:ascii="Times New Roman" w:hAnsi="Times New Roman" w:cs="Times New Roman"/>
          <w:sz w:val="24"/>
          <w:lang w:val="en-US"/>
        </w:rPr>
        <w:t xml:space="preserv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After subsequent washing thrice with TBS</w:t>
      </w:r>
      <w:r w:rsidR="002A4999">
        <w:rPr>
          <w:rFonts w:ascii="Times New Roman" w:hAnsi="Times New Roman" w:cs="Times New Roman"/>
          <w:sz w:val="24"/>
          <w:lang w:val="en-US"/>
        </w:rPr>
        <w:t>-</w:t>
      </w:r>
      <w:r w:rsidR="00DC7168">
        <w:rPr>
          <w:rFonts w:ascii="Times New Roman" w:hAnsi="Times New Roman" w:cs="Times New Roman"/>
          <w:sz w:val="24"/>
          <w:lang w:val="en-US"/>
        </w:rPr>
        <w:t>tween, membrane was washed again wit</w:t>
      </w:r>
      <w:r w:rsidR="0035527B">
        <w:rPr>
          <w:rFonts w:ascii="Times New Roman" w:hAnsi="Times New Roman" w:cs="Times New Roman"/>
          <w:sz w:val="24"/>
          <w:lang w:val="en-US"/>
        </w:rPr>
        <w:t>h PBS and dried in the dark. Odyssey</w:t>
      </w:r>
      <w:r w:rsidR="00DC7168">
        <w:rPr>
          <w:rFonts w:ascii="Times New Roman" w:hAnsi="Times New Roman" w:cs="Times New Roman"/>
          <w:sz w:val="24"/>
          <w:lang w:val="en-US"/>
        </w:rPr>
        <w:t xml:space="preserve"> </w:t>
      </w:r>
      <w:r w:rsidR="0035527B">
        <w:rPr>
          <w:rFonts w:ascii="Times New Roman" w:hAnsi="Times New Roman" w:cs="Times New Roman"/>
          <w:sz w:val="24"/>
          <w:lang w:val="en-US"/>
        </w:rPr>
        <w:t>(</w:t>
      </w:r>
      <w:r w:rsidR="00DC7168">
        <w:rPr>
          <w:rFonts w:ascii="Times New Roman" w:hAnsi="Times New Roman" w:cs="Times New Roman"/>
          <w:sz w:val="24"/>
          <w:lang w:val="en-US"/>
        </w:rPr>
        <w:t>Li-</w:t>
      </w:r>
      <w:proofErr w:type="spellStart"/>
      <w:r w:rsidR="00DC7168">
        <w:rPr>
          <w:rFonts w:ascii="Times New Roman" w:hAnsi="Times New Roman" w:cs="Times New Roman"/>
          <w:sz w:val="24"/>
          <w:lang w:val="en-US"/>
        </w:rPr>
        <w:t>Cor</w:t>
      </w:r>
      <w:proofErr w:type="spellEnd"/>
      <w:r w:rsidR="0035527B">
        <w:rPr>
          <w:rFonts w:ascii="Times New Roman" w:hAnsi="Times New Roman" w:cs="Times New Roman"/>
          <w:sz w:val="24"/>
          <w:lang w:val="en-US"/>
        </w:rPr>
        <w:t>) imaging system</w:t>
      </w:r>
      <w:r w:rsidR="00DC7168">
        <w:rPr>
          <w:rFonts w:ascii="Times New Roman" w:hAnsi="Times New Roman" w:cs="Times New Roman"/>
          <w:sz w:val="24"/>
          <w:lang w:val="en-US"/>
        </w:rPr>
        <w:t xml:space="preserve"> visual</w:t>
      </w:r>
      <w:r w:rsidR="00613B88">
        <w:rPr>
          <w:rFonts w:ascii="Times New Roman" w:hAnsi="Times New Roman" w:cs="Times New Roman"/>
          <w:sz w:val="24"/>
          <w:lang w:val="en-US"/>
        </w:rPr>
        <w:t>ized the bands in two channels</w:t>
      </w:r>
      <w:r w:rsidR="002A4999">
        <w:rPr>
          <w:rFonts w:ascii="Times New Roman" w:hAnsi="Times New Roman" w:cs="Times New Roman"/>
          <w:sz w:val="24"/>
          <w:lang w:val="en-US"/>
        </w:rPr>
        <w:t xml:space="preserve"> (700 and 800nm)</w:t>
      </w:r>
      <w:r w:rsidR="00613B88">
        <w:rPr>
          <w:rFonts w:ascii="Times New Roman" w:hAnsi="Times New Roman" w:cs="Times New Roman"/>
          <w:sz w:val="24"/>
          <w:lang w:val="en-US"/>
        </w:rPr>
        <w:t xml:space="preserve"> with </w:t>
      </w:r>
      <w:r w:rsidR="00DC7168">
        <w:rPr>
          <w:rFonts w:ascii="Times New Roman" w:hAnsi="Times New Roman" w:cs="Times New Roman"/>
          <w:sz w:val="24"/>
          <w:lang w:val="en-US"/>
        </w:rPr>
        <w:t xml:space="preserve">the </w:t>
      </w:r>
      <w:proofErr w:type="spellStart"/>
      <w:r w:rsidR="00DC7168">
        <w:rPr>
          <w:rFonts w:ascii="Times New Roman" w:hAnsi="Times New Roman" w:cs="Times New Roman"/>
          <w:sz w:val="24"/>
          <w:lang w:val="en-US"/>
        </w:rPr>
        <w:t>ImageStudio</w:t>
      </w:r>
      <w:proofErr w:type="spellEnd"/>
      <w:r w:rsidR="00DC7168">
        <w:rPr>
          <w:rFonts w:ascii="Times New Roman" w:hAnsi="Times New Roman" w:cs="Times New Roman"/>
          <w:sz w:val="24"/>
          <w:lang w:val="en-US"/>
        </w:rPr>
        <w:t xml:space="preserve">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4A55E06A" w14:textId="77777777" w:rsidR="00315510" w:rsidRPr="0004764B" w:rsidRDefault="00315510" w:rsidP="00315510">
      <w:pPr>
        <w:rPr>
          <w:rStyle w:val="Heading1Char"/>
          <w:rFonts w:ascii="Times New Roman" w:hAnsi="Times New Roman" w:cs="Times New Roman"/>
          <w:sz w:val="24"/>
          <w:szCs w:val="24"/>
        </w:rPr>
      </w:pPr>
    </w:p>
    <w:p w14:paraId="5B8F2C61"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1EA67855" w14:textId="77777777" w:rsidR="00D269F5" w:rsidRPr="00B37DEF" w:rsidRDefault="00D269F5" w:rsidP="00B37DEF">
      <w:pPr>
        <w:spacing w:line="360" w:lineRule="auto"/>
        <w:rPr>
          <w:rFonts w:ascii="Times New Roman" w:hAnsi="Times New Roman" w:cs="Times New Roman"/>
          <w:sz w:val="28"/>
          <w:szCs w:val="24"/>
          <w:lang w:val="en-US"/>
        </w:rPr>
      </w:pPr>
      <w:bookmarkStart w:id="28" w:name="_Toc464553539"/>
      <w:r w:rsidRPr="00B37DEF">
        <w:rPr>
          <w:rStyle w:val="Heading1Char"/>
          <w:rFonts w:ascii="Times New Roman" w:hAnsi="Times New Roman" w:cs="Times New Roman"/>
          <w:szCs w:val="24"/>
        </w:rPr>
        <w:lastRenderedPageBreak/>
        <w:t>Results</w:t>
      </w:r>
      <w:bookmarkEnd w:id="28"/>
      <w:r w:rsidRPr="00B37DEF">
        <w:rPr>
          <w:rFonts w:ascii="Times New Roman" w:hAnsi="Times New Roman" w:cs="Times New Roman"/>
          <w:sz w:val="28"/>
          <w:szCs w:val="24"/>
          <w:lang w:val="en-US"/>
        </w:rPr>
        <w:t xml:space="preserve">: </w:t>
      </w:r>
    </w:p>
    <w:p w14:paraId="7363085A" w14:textId="77777777" w:rsidR="00D269F5" w:rsidRPr="0004764B" w:rsidRDefault="0004764B" w:rsidP="00B37DEF">
      <w:pPr>
        <w:pStyle w:val="Heading2"/>
        <w:spacing w:line="360" w:lineRule="auto"/>
        <w:rPr>
          <w:rFonts w:ascii="Times New Roman" w:hAnsi="Times New Roman" w:cs="Times New Roman"/>
          <w:sz w:val="24"/>
          <w:szCs w:val="24"/>
          <w:lang w:val="en-US"/>
        </w:rPr>
      </w:pPr>
      <w:bookmarkStart w:id="29" w:name="_Toc464553540"/>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bookmarkEnd w:id="29"/>
    </w:p>
    <w:p w14:paraId="39445CBB" w14:textId="77777777"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w:t>
      </w:r>
      <w:r w:rsidR="005C5C11">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3" w:tooltip="Inder, 2014 #9" w:history="1">
        <w:r w:rsidR="00035725">
          <w:rPr>
            <w:rFonts w:ascii="Times New Roman" w:hAnsi="Times New Roman" w:cs="Times New Roman"/>
            <w:noProof/>
            <w:sz w:val="24"/>
            <w:szCs w:val="24"/>
            <w:lang w:val="en-US"/>
          </w:rPr>
          <w:t>Inder et al. 2014</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155EAD" w:rsidRPr="00002789">
        <w:rPr>
          <w:rFonts w:ascii="Times New Roman" w:hAnsi="Times New Roman" w:cs="Times New Roman"/>
          <w:sz w:val="24"/>
          <w:szCs w:val="24"/>
          <w:lang w:val="en-US"/>
        </w:rPr>
        <w:t>.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miR</w:t>
      </w:r>
      <w:r w:rsidR="006D5F4E">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s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may also be</w:t>
      </w:r>
      <w:r w:rsidR="00511A06">
        <w:rPr>
          <w:rFonts w:ascii="Times New Roman" w:hAnsi="Times New Roman" w:cs="Times New Roman"/>
          <w:sz w:val="24"/>
          <w:szCs w:val="24"/>
          <w:lang w:val="en-US"/>
        </w:rPr>
        <w:t xml:space="preserve"> regulated </w:t>
      </w:r>
      <w:r w:rsidR="00155EAD" w:rsidRPr="00002789">
        <w:rPr>
          <w:rFonts w:ascii="Times New Roman" w:hAnsi="Times New Roman" w:cs="Times New Roman"/>
          <w:sz w:val="24"/>
          <w:szCs w:val="24"/>
          <w:lang w:val="en-US"/>
        </w:rPr>
        <w:t xml:space="preserve">by </w:t>
      </w:r>
      <w:r w:rsidR="00511A06">
        <w:rPr>
          <w:rFonts w:ascii="Times New Roman" w:hAnsi="Times New Roman" w:cs="Times New Roman"/>
          <w:sz w:val="24"/>
          <w:szCs w:val="24"/>
          <w:lang w:val="en-US"/>
        </w:rPr>
        <w:t>cavin-1</w:t>
      </w:r>
      <w:r w:rsidR="00155EAD" w:rsidRPr="00002789">
        <w:rPr>
          <w:rFonts w:ascii="Times New Roman" w:hAnsi="Times New Roman" w:cs="Times New Roman"/>
          <w:sz w:val="24"/>
          <w:szCs w:val="24"/>
          <w:lang w:val="en-US"/>
        </w:rPr>
        <w:t xml:space="preserve">. </w:t>
      </w:r>
      <w:r w:rsidR="00FC24C6" w:rsidRPr="00002789">
        <w:rPr>
          <w:rFonts w:ascii="Times New Roman" w:hAnsi="Times New Roman" w:cs="Times New Roman"/>
          <w:sz w:val="24"/>
          <w:szCs w:val="24"/>
          <w:lang w:val="en-US"/>
        </w:rPr>
        <w:t xml:space="preserve">To determine all </w:t>
      </w:r>
      <w:r w:rsidR="00511A06">
        <w:rPr>
          <w:rFonts w:ascii="Times New Roman" w:hAnsi="Times New Roman" w:cs="Times New Roman"/>
          <w:sz w:val="24"/>
          <w:szCs w:val="24"/>
          <w:lang w:val="en-US"/>
        </w:rPr>
        <w:t xml:space="preserve">PC3-EV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w:t>
      </w:r>
      <w:r w:rsidR="00DB5FE8" w:rsidRPr="00002789">
        <w:rPr>
          <w:rFonts w:ascii="Times New Roman" w:hAnsi="Times New Roman" w:cs="Times New Roman"/>
          <w:sz w:val="24"/>
          <w:szCs w:val="24"/>
          <w:lang w:val="en-US"/>
        </w:rPr>
        <w:t xml:space="preserve">modified </w:t>
      </w:r>
      <w:r w:rsidR="009150C5" w:rsidRPr="00002789">
        <w:rPr>
          <w:rFonts w:ascii="Times New Roman" w:hAnsi="Times New Roman" w:cs="Times New Roman"/>
          <w:sz w:val="24"/>
          <w:szCs w:val="24"/>
          <w:lang w:val="en-US"/>
        </w:rPr>
        <w:t xml:space="preserve">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w:t>
      </w:r>
      <w:proofErr w:type="spellStart"/>
      <w:r w:rsidR="000E4D9A" w:rsidRPr="00002789">
        <w:rPr>
          <w:rFonts w:ascii="Times New Roman" w:hAnsi="Times New Roman" w:cs="Times New Roman"/>
          <w:sz w:val="24"/>
          <w:szCs w:val="24"/>
          <w:lang w:val="en-US"/>
        </w:rPr>
        <w:t>seq</w:t>
      </w:r>
      <w:proofErr w:type="spellEnd"/>
      <w:r w:rsidR="000E4D9A" w:rsidRPr="00002789">
        <w:rPr>
          <w:rFonts w:ascii="Times New Roman" w:hAnsi="Times New Roman" w:cs="Times New Roman"/>
          <w:sz w:val="24"/>
          <w:szCs w:val="24"/>
          <w:lang w:val="en-US"/>
        </w:rPr>
        <w:t xml:space="preserve"> analysis to quantify the</w:t>
      </w:r>
      <w:r w:rsidR="009D1B8C" w:rsidRPr="00002789">
        <w:rPr>
          <w:rFonts w:ascii="Times New Roman" w:hAnsi="Times New Roman" w:cs="Times New Roman"/>
          <w:sz w:val="24"/>
          <w:szCs w:val="24"/>
          <w:lang w:val="en-US"/>
        </w:rPr>
        <w:t xml:space="preserve"> miRNAs in EV</w:t>
      </w:r>
      <w:r w:rsidR="00C34159">
        <w:rPr>
          <w:rFonts w:ascii="Times New Roman" w:hAnsi="Times New Roman" w:cs="Times New Roman"/>
          <w:sz w:val="24"/>
          <w:szCs w:val="24"/>
          <w:lang w:val="en-US"/>
        </w:rPr>
        <w:t>s</w:t>
      </w:r>
      <w:r w:rsidR="009D1B8C" w:rsidRPr="00002789">
        <w:rPr>
          <w:rFonts w:ascii="Times New Roman" w:hAnsi="Times New Roman" w:cs="Times New Roman"/>
          <w:sz w:val="24"/>
          <w:szCs w:val="24"/>
          <w:lang w:val="en-US"/>
        </w:rPr>
        <w:t xml:space="preserve"> and cognate cells. </w:t>
      </w:r>
      <w:r w:rsidR="00511A06">
        <w:rPr>
          <w:rFonts w:ascii="Times New Roman" w:hAnsi="Times New Roman" w:cs="Times New Roman"/>
          <w:sz w:val="24"/>
          <w:szCs w:val="24"/>
          <w:lang w:val="en-US"/>
        </w:rPr>
        <w:t xml:space="preserve">From 3 biological replicates, a total of </w:t>
      </w:r>
      <w:r w:rsidR="009D1B8C" w:rsidRPr="00002789">
        <w:rPr>
          <w:rFonts w:ascii="Times New Roman" w:hAnsi="Times New Roman" w:cs="Times New Roman"/>
          <w:sz w:val="24"/>
          <w:szCs w:val="24"/>
          <w:lang w:val="en-US"/>
        </w:rPr>
        <w:t>95 miR</w:t>
      </w:r>
      <w:r w:rsidR="006D5F4E">
        <w:rPr>
          <w:rFonts w:ascii="Times New Roman" w:hAnsi="Times New Roman" w:cs="Times New Roman"/>
          <w:sz w:val="24"/>
          <w:szCs w:val="24"/>
          <w:lang w:val="en-US"/>
        </w:rPr>
        <w:t>NA</w:t>
      </w:r>
      <w:r w:rsidR="000E4D9A" w:rsidRPr="00002789">
        <w:rPr>
          <w:rFonts w:ascii="Times New Roman" w:hAnsi="Times New Roman" w:cs="Times New Roman"/>
          <w:sz w:val="24"/>
          <w:szCs w:val="24"/>
          <w:lang w:val="en-US"/>
        </w:rPr>
        <w:t>s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.05) modified miR</w:t>
      </w:r>
      <w:r w:rsidR="006D5F4E">
        <w:rPr>
          <w:rFonts w:ascii="Times New Roman" w:hAnsi="Times New Roman" w:cs="Times New Roman"/>
          <w:sz w:val="24"/>
          <w:szCs w:val="24"/>
          <w:lang w:val="en-US"/>
        </w:rPr>
        <w:t>NA</w:t>
      </w:r>
      <w:r w:rsidR="002504F5" w:rsidRPr="0004764B">
        <w:rPr>
          <w:rFonts w:ascii="Times New Roman" w:hAnsi="Times New Roman" w:cs="Times New Roman"/>
          <w:sz w:val="24"/>
          <w:szCs w:val="24"/>
          <w:lang w:val="en-US"/>
        </w:rPr>
        <w:t>s in the EVs</w:t>
      </w:r>
      <w:r w:rsidR="005C5C11">
        <w:rPr>
          <w:rFonts w:ascii="Times New Roman" w:hAnsi="Times New Roman" w:cs="Times New Roman"/>
          <w:sz w:val="24"/>
          <w:szCs w:val="24"/>
          <w:lang w:val="en-US"/>
        </w:rPr>
        <w:t xml:space="preserve"> (fig. 3</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2A4999">
        <w:rPr>
          <w:rFonts w:ascii="Times New Roman" w:hAnsi="Times New Roman" w:cs="Times New Roman"/>
          <w:sz w:val="24"/>
          <w:szCs w:val="24"/>
          <w:lang w:val="en-US"/>
        </w:rPr>
        <w:t>.</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w:t>
      </w:r>
      <w:r w:rsidR="002170BC">
        <w:rPr>
          <w:rFonts w:ascii="Times New Roman" w:hAnsi="Times New Roman" w:cs="Times New Roman"/>
          <w:sz w:val="24"/>
          <w:szCs w:val="24"/>
          <w:lang w:val="en-US"/>
        </w:rPr>
        <w:t xml:space="preserve"> simply due to a reduction of its </w:t>
      </w:r>
      <w:r w:rsidR="008E7085" w:rsidRPr="0004764B">
        <w:rPr>
          <w:rFonts w:ascii="Times New Roman" w:hAnsi="Times New Roman" w:cs="Times New Roman"/>
          <w:sz w:val="24"/>
          <w:szCs w:val="24"/>
          <w:lang w:val="en-US"/>
        </w:rPr>
        <w:t xml:space="preserve">cellular </w:t>
      </w:r>
      <w:r w:rsidR="002170BC">
        <w:rPr>
          <w:rFonts w:ascii="Times New Roman" w:hAnsi="Times New Roman" w:cs="Times New Roman"/>
          <w:sz w:val="24"/>
          <w:szCs w:val="24"/>
          <w:lang w:val="en-US"/>
        </w:rPr>
        <w:t>expression level</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Here, I wanted to determine if this trend persists with additional miR</w:t>
      </w:r>
      <w:r w:rsidR="006D5F4E">
        <w:rPr>
          <w:rFonts w:ascii="Times New Roman" w:hAnsi="Times New Roman" w:cs="Times New Roman"/>
          <w:sz w:val="24"/>
          <w:szCs w:val="24"/>
          <w:lang w:val="en-US"/>
        </w:rPr>
        <w:t>NA</w:t>
      </w:r>
      <w:r w:rsidR="008E7085" w:rsidRPr="0004764B">
        <w:rPr>
          <w:rFonts w:ascii="Times New Roman" w:hAnsi="Times New Roman" w:cs="Times New Roman"/>
          <w:sz w:val="24"/>
          <w:szCs w:val="24"/>
          <w:lang w:val="en-US"/>
        </w:rPr>
        <w:t xml:space="preserve">s.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 xml:space="preserve">avin-1 reveals a subset of </w:t>
      </w:r>
      <w:r w:rsidR="002A4999">
        <w:rPr>
          <w:rFonts w:ascii="Times New Roman" w:hAnsi="Times New Roman" w:cs="Times New Roman"/>
          <w:sz w:val="24"/>
          <w:szCs w:val="24"/>
          <w:lang w:val="en-US"/>
        </w:rPr>
        <w:t>5</w:t>
      </w:r>
      <w:r w:rsidR="002170BC">
        <w:rPr>
          <w:rFonts w:ascii="Times New Roman" w:hAnsi="Times New Roman" w:cs="Times New Roman"/>
          <w:sz w:val="24"/>
          <w:szCs w:val="24"/>
          <w:lang w:val="en-US"/>
        </w:rPr>
        <w:t xml:space="preserve"> </w:t>
      </w:r>
      <w:proofErr w:type="spellStart"/>
      <w:r w:rsidR="002B260D">
        <w:rPr>
          <w:rFonts w:ascii="Times New Roman" w:hAnsi="Times New Roman" w:cs="Times New Roman"/>
          <w:sz w:val="24"/>
          <w:szCs w:val="24"/>
          <w:lang w:val="en-US"/>
        </w:rPr>
        <w:t>miR</w:t>
      </w:r>
      <w:r w:rsidR="00494B06" w:rsidRPr="0004764B">
        <w:rPr>
          <w:rFonts w:ascii="Times New Roman" w:hAnsi="Times New Roman" w:cs="Times New Roman"/>
          <w:sz w:val="24"/>
          <w:szCs w:val="24"/>
          <w:lang w:val="en-US"/>
        </w:rPr>
        <w:t>s</w:t>
      </w:r>
      <w:proofErr w:type="spellEnd"/>
      <w:r w:rsidR="00494B06" w:rsidRPr="0004764B">
        <w:rPr>
          <w:rFonts w:ascii="Times New Roman" w:hAnsi="Times New Roman" w:cs="Times New Roman"/>
          <w:sz w:val="24"/>
          <w:szCs w:val="24"/>
          <w:lang w:val="en-US"/>
        </w:rPr>
        <w:t xml:space="preserve"> </w:t>
      </w:r>
      <w:r w:rsidR="003417F1" w:rsidRPr="0004764B">
        <w:rPr>
          <w:rFonts w:ascii="Times New Roman" w:hAnsi="Times New Roman" w:cs="Times New Roman"/>
          <w:sz w:val="24"/>
          <w:szCs w:val="24"/>
          <w:lang w:val="en-US"/>
        </w:rPr>
        <w:t>that are dramatically reduced in the EVs with little</w:t>
      </w:r>
      <w:r w:rsidR="002170BC">
        <w:rPr>
          <w:rFonts w:ascii="Times New Roman" w:hAnsi="Times New Roman" w:cs="Times New Roman"/>
          <w:sz w:val="24"/>
          <w:szCs w:val="24"/>
          <w:lang w:val="en-US"/>
        </w:rPr>
        <w:t xml:space="preserve"> change in</w:t>
      </w:r>
      <w:r w:rsidR="003417F1" w:rsidRPr="0004764B">
        <w:rPr>
          <w:rFonts w:ascii="Times New Roman" w:hAnsi="Times New Roman" w:cs="Times New Roman"/>
          <w:sz w:val="24"/>
          <w:szCs w:val="24"/>
          <w:lang w:val="en-US"/>
        </w:rPr>
        <w:t xml:space="preserve">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These are the mi</w:t>
      </w:r>
      <w:r w:rsidR="00B62C7D" w:rsidRPr="0004764B">
        <w:rPr>
          <w:rFonts w:ascii="Times New Roman" w:hAnsi="Times New Roman" w:cs="Times New Roman"/>
          <w:sz w:val="24"/>
          <w:szCs w:val="24"/>
          <w:lang w:val="en-US"/>
        </w:rPr>
        <w:t>R</w:t>
      </w:r>
      <w:r w:rsidR="006D5F4E">
        <w:rPr>
          <w:rFonts w:ascii="Times New Roman" w:hAnsi="Times New Roman" w:cs="Times New Roman"/>
          <w:sz w:val="24"/>
          <w:szCs w:val="24"/>
          <w:lang w:val="en-US"/>
        </w:rPr>
        <w:t>NA</w:t>
      </w:r>
      <w:r w:rsidR="00B62C7D" w:rsidRPr="0004764B">
        <w:rPr>
          <w:rFonts w:ascii="Times New Roman" w:hAnsi="Times New Roman" w:cs="Times New Roman"/>
          <w:sz w:val="24"/>
          <w:szCs w:val="24"/>
          <w:lang w:val="en-US"/>
        </w:rPr>
        <w:t xml:space="preserve">s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w:t>
      </w:r>
      <w:r w:rsidR="00C34159">
        <w:rPr>
          <w:rFonts w:ascii="Times New Roman" w:hAnsi="Times New Roman" w:cs="Times New Roman"/>
          <w:sz w:val="24"/>
          <w:szCs w:val="24"/>
          <w:lang w:val="en-US"/>
        </w:rPr>
        <w:t>6</w:t>
      </w:r>
      <w:r w:rsidR="007C471C" w:rsidRPr="0004764B">
        <w:rPr>
          <w:rFonts w:ascii="Times New Roman" w:hAnsi="Times New Roman" w:cs="Times New Roman"/>
          <w:sz w:val="24"/>
          <w:szCs w:val="24"/>
          <w:lang w:val="en-US"/>
        </w:rPr>
        <w:t xml:space="preserve"> of these miR</w:t>
      </w:r>
      <w:r w:rsidR="006D5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s </w:t>
      </w:r>
      <w:r w:rsidR="002170BC">
        <w:rPr>
          <w:rFonts w:ascii="Times New Roman" w:hAnsi="Times New Roman" w:cs="Times New Roman"/>
          <w:sz w:val="24"/>
          <w:szCs w:val="24"/>
          <w:lang w:val="en-US"/>
        </w:rPr>
        <w:t>(</w:t>
      </w:r>
      <w:r w:rsidR="00B37DEF">
        <w:rPr>
          <w:rFonts w:ascii="Times New Roman" w:hAnsi="Times New Roman" w:cs="Times New Roman"/>
          <w:sz w:val="24"/>
          <w:szCs w:val="24"/>
          <w:lang w:val="en-US"/>
        </w:rPr>
        <w:t xml:space="preserve">miR-19a-3p, 10b-5p, </w:t>
      </w:r>
      <w:r w:rsidR="00C34159">
        <w:rPr>
          <w:rFonts w:ascii="Times New Roman" w:hAnsi="Times New Roman" w:cs="Times New Roman"/>
          <w:sz w:val="24"/>
          <w:szCs w:val="24"/>
          <w:lang w:val="en-US"/>
        </w:rPr>
        <w:t>146a-5p, 363-3p, 149-5p and 222-3p)</w:t>
      </w:r>
      <w:r w:rsidR="002170BC">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 xml:space="preserve"> content. This process is known as sampling, where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in the cytoplasm are taken into the forming EVs due to proximity as opposed to protein mediated export that would confer some selectivity. Th</w:t>
      </w:r>
      <w:r w:rsidR="002170BC">
        <w:rPr>
          <w:rFonts w:ascii="Times New Roman" w:hAnsi="Times New Roman" w:cs="Times New Roman"/>
          <w:sz w:val="24"/>
          <w:szCs w:val="24"/>
          <w:lang w:val="en-US"/>
        </w:rPr>
        <w:t xml:space="preserve">ese results suggest </w:t>
      </w:r>
      <w:r w:rsidR="007C471C" w:rsidRPr="0004764B">
        <w:rPr>
          <w:rFonts w:ascii="Times New Roman" w:hAnsi="Times New Roman" w:cs="Times New Roman"/>
          <w:sz w:val="24"/>
          <w:szCs w:val="24"/>
          <w:lang w:val="en-US"/>
        </w:rPr>
        <w:t>that both sa</w:t>
      </w:r>
      <w:r w:rsidR="00E4052B" w:rsidRPr="0004764B">
        <w:rPr>
          <w:rFonts w:ascii="Times New Roman" w:hAnsi="Times New Roman" w:cs="Times New Roman"/>
          <w:sz w:val="24"/>
          <w:szCs w:val="24"/>
          <w:lang w:val="en-US"/>
        </w:rPr>
        <w:t>mpling and selective export of</w:t>
      </w:r>
      <w:r w:rsidR="007C471C" w:rsidRPr="0004764B">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7C471C" w:rsidRPr="0004764B">
        <w:rPr>
          <w:rFonts w:ascii="Times New Roman" w:hAnsi="Times New Roman" w:cs="Times New Roman"/>
          <w:sz w:val="24"/>
          <w:szCs w:val="24"/>
          <w:lang w:val="en-US"/>
        </w:rPr>
        <w:t>s can occur</w:t>
      </w:r>
      <w:r w:rsidR="004456B9">
        <w:rPr>
          <w:rFonts w:ascii="Times New Roman" w:hAnsi="Times New Roman" w:cs="Times New Roman"/>
          <w:sz w:val="24"/>
          <w:szCs w:val="24"/>
          <w:lang w:val="en-US"/>
        </w:rPr>
        <w:t xml:space="preserve"> in PC3 EVs</w:t>
      </w:r>
      <w:r w:rsidR="00E4052B" w:rsidRPr="0004764B">
        <w:rPr>
          <w:rFonts w:ascii="Times New Roman" w:hAnsi="Times New Roman" w:cs="Times New Roman"/>
          <w:sz w:val="24"/>
          <w:szCs w:val="24"/>
          <w:lang w:val="en-US"/>
        </w:rPr>
        <w:t xml:space="preserve">.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0EA64B7A" w14:textId="77777777" w:rsidR="00DC4A17" w:rsidRDefault="008072F7" w:rsidP="00DC4A17">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subset of </w:t>
      </w:r>
      <w:r w:rsidR="00D269F5" w:rsidRPr="0004764B">
        <w:rPr>
          <w:rFonts w:ascii="Times New Roman" w:hAnsi="Times New Roman" w:cs="Times New Roman"/>
          <w:sz w:val="24"/>
          <w:szCs w:val="24"/>
          <w:lang w:val="en-US"/>
        </w:rPr>
        <w:t>significantly modified miR</w:t>
      </w:r>
      <w:r w:rsidR="001C7F4E">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t>
      </w:r>
      <w:r w:rsidR="00A50A85" w:rsidRPr="0004764B">
        <w:rPr>
          <w:rFonts w:ascii="Times New Roman" w:hAnsi="Times New Roman" w:cs="Times New Roman"/>
          <w:sz w:val="24"/>
          <w:szCs w:val="24"/>
          <w:lang w:val="en-US"/>
        </w:rPr>
        <w:t>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w:t>
      </w:r>
      <w:r w:rsidR="002170BC" w:rsidRPr="0004764B">
        <w:rPr>
          <w:rFonts w:ascii="Times New Roman" w:hAnsi="Times New Roman" w:cs="Times New Roman"/>
          <w:sz w:val="24"/>
          <w:szCs w:val="24"/>
          <w:lang w:val="en-US"/>
        </w:rPr>
        <w:t xml:space="preserve">were selected for </w:t>
      </w:r>
      <w:r w:rsidR="002170BC">
        <w:rPr>
          <w:rFonts w:ascii="Times New Roman" w:hAnsi="Times New Roman" w:cs="Times New Roman"/>
          <w:sz w:val="24"/>
          <w:szCs w:val="24"/>
          <w:lang w:val="en-US"/>
        </w:rPr>
        <w:t xml:space="preserve">RT-qPCR </w:t>
      </w:r>
      <w:r w:rsidR="002170BC" w:rsidRPr="0004764B">
        <w:rPr>
          <w:rFonts w:ascii="Times New Roman" w:hAnsi="Times New Roman" w:cs="Times New Roman"/>
          <w:sz w:val="24"/>
          <w:szCs w:val="24"/>
          <w:lang w:val="en-US"/>
        </w:rPr>
        <w:t>validation</w:t>
      </w:r>
      <w:r w:rsidR="00D269F5" w:rsidRPr="0004764B">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 xml:space="preserve">Selective export reduced by cavin-1; </w:t>
      </w:r>
      <w:r w:rsidR="00D269F5" w:rsidRPr="0004764B">
        <w:rPr>
          <w:rFonts w:ascii="Times New Roman" w:hAnsi="Times New Roman" w:cs="Times New Roman"/>
          <w:sz w:val="24"/>
          <w:szCs w:val="24"/>
          <w:lang w:val="en-US"/>
        </w:rPr>
        <w:t>miR-30a-5p, miR-148a-3p, miR-200a-3</w:t>
      </w:r>
      <w:r w:rsidR="00475D4D" w:rsidRPr="0004764B">
        <w:rPr>
          <w:rFonts w:ascii="Times New Roman" w:hAnsi="Times New Roman" w:cs="Times New Roman"/>
          <w:sz w:val="24"/>
          <w:szCs w:val="24"/>
          <w:lang w:val="en-US"/>
        </w:rPr>
        <w:t>p,</w:t>
      </w:r>
      <w:r w:rsidR="001B7DC8">
        <w:rPr>
          <w:rFonts w:ascii="Times New Roman" w:hAnsi="Times New Roman" w:cs="Times New Roman"/>
          <w:sz w:val="24"/>
          <w:szCs w:val="24"/>
          <w:lang w:val="en-US"/>
        </w:rPr>
        <w:t xml:space="preserve"> miR-10b-5</w:t>
      </w:r>
      <w:r w:rsidR="009B6B83">
        <w:rPr>
          <w:rFonts w:ascii="Times New Roman" w:hAnsi="Times New Roman" w:cs="Times New Roman"/>
          <w:sz w:val="24"/>
          <w:szCs w:val="24"/>
          <w:lang w:val="en-US"/>
        </w:rPr>
        <w:t>p, selective export induced by cavin-1;</w:t>
      </w:r>
      <w:r w:rsidR="001C7F4E">
        <w:rPr>
          <w:rFonts w:ascii="Times New Roman" w:hAnsi="Times New Roman" w:cs="Times New Roman"/>
          <w:sz w:val="24"/>
          <w:szCs w:val="24"/>
          <w:lang w:val="en-US"/>
        </w:rPr>
        <w:t xml:space="preserve"> miR-574-5p </w:t>
      </w:r>
    </w:p>
    <w:p w14:paraId="1CAA3D1F" w14:textId="77777777" w:rsidR="00DC4A17" w:rsidRDefault="00DC4A17" w:rsidP="00DC4A17">
      <w:pPr>
        <w:ind w:left="-284"/>
        <w:rPr>
          <w:rFonts w:ascii="Times New Roman" w:hAnsi="Times New Roman" w:cs="Times New Roman"/>
          <w:sz w:val="24"/>
          <w:szCs w:val="24"/>
          <w:lang w:val="en-US"/>
        </w:rPr>
      </w:pPr>
    </w:p>
    <w:p w14:paraId="49F791C6" w14:textId="77777777" w:rsidR="00DC4A17" w:rsidRDefault="00DC4A17" w:rsidP="00DC4A17">
      <w:pPr>
        <w:rPr>
          <w:rFonts w:ascii="Times New Roman" w:hAnsi="Times New Roman" w:cs="Times New Roman"/>
          <w:b/>
          <w:sz w:val="24"/>
          <w:szCs w:val="24"/>
          <w:lang w:val="en-US"/>
        </w:rPr>
      </w:pPr>
    </w:p>
    <w:p w14:paraId="39A025A8" w14:textId="77777777" w:rsidR="00DC4A17" w:rsidRDefault="00DC4A17" w:rsidP="00DC4A17">
      <w:pPr>
        <w:rPr>
          <w:rFonts w:ascii="Times New Roman" w:hAnsi="Times New Roman" w:cs="Times New Roman"/>
          <w:b/>
          <w:sz w:val="24"/>
          <w:szCs w:val="24"/>
          <w:lang w:val="en-US"/>
        </w:rPr>
      </w:pPr>
    </w:p>
    <w:p w14:paraId="4FD177DF" w14:textId="77777777" w:rsidR="00DC4A17" w:rsidRDefault="00DC4A17" w:rsidP="00DC4A17">
      <w:pPr>
        <w:rPr>
          <w:rFonts w:ascii="Times New Roman" w:hAnsi="Times New Roman" w:cs="Times New Roman"/>
          <w:b/>
          <w:sz w:val="24"/>
          <w:szCs w:val="24"/>
          <w:lang w:val="en-US"/>
        </w:rPr>
      </w:pPr>
    </w:p>
    <w:p w14:paraId="31F077AF" w14:textId="77777777" w:rsidR="00DC4A17" w:rsidRDefault="00DC4A17" w:rsidP="00DC4A17">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2F3BB96B" wp14:editId="21450880">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712C4DF6" w14:textId="77777777" w:rsidR="00DC4A17" w:rsidRDefault="00DC4A17" w:rsidP="00DC4A17">
      <w:pPr>
        <w:spacing w:line="360" w:lineRule="auto"/>
        <w:rPr>
          <w:rFonts w:ascii="Times New Roman" w:hAnsi="Times New Roman" w:cs="Times New Roman"/>
          <w:b/>
          <w:sz w:val="24"/>
          <w:szCs w:val="24"/>
          <w:lang w:val="en-US"/>
        </w:rPr>
      </w:pPr>
    </w:p>
    <w:p w14:paraId="4BB7CAF5" w14:textId="72DEA796" w:rsidR="00DC4A17" w:rsidRDefault="00DC4A17" w:rsidP="00DC4A17">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3</w:t>
      </w:r>
      <w:r w:rsidRPr="000A30D4">
        <w:rPr>
          <w:rFonts w:ascii="Times New Roman" w:hAnsi="Times New Roman" w:cs="Times New Roman"/>
          <w:sz w:val="24"/>
          <w:szCs w:val="24"/>
          <w:lang w:val="en-US"/>
        </w:rPr>
        <w:t xml:space="preserve">: </w:t>
      </w:r>
      <w:r w:rsidR="00A56886">
        <w:rPr>
          <w:rFonts w:ascii="Times New Roman" w:hAnsi="Times New Roman" w:cs="Times New Roman"/>
          <w:i/>
          <w:sz w:val="24"/>
          <w:szCs w:val="24"/>
          <w:lang w:val="en-US"/>
        </w:rPr>
        <w:t>Expression of</w:t>
      </w:r>
      <w:r w:rsidRPr="000A30D4">
        <w:rPr>
          <w:rFonts w:ascii="Times New Roman" w:hAnsi="Times New Roman" w:cs="Times New Roman"/>
          <w:i/>
          <w:sz w:val="24"/>
          <w:szCs w:val="24"/>
          <w:lang w:val="en-US"/>
        </w:rPr>
        <w:t xml:space="preserve">cavin-1 </w:t>
      </w:r>
      <w:r w:rsidR="00A56886">
        <w:rPr>
          <w:rFonts w:ascii="Times New Roman" w:hAnsi="Times New Roman" w:cs="Times New Roman"/>
          <w:i/>
          <w:sz w:val="24"/>
          <w:szCs w:val="24"/>
          <w:lang w:val="en-US"/>
        </w:rPr>
        <w:t xml:space="preserve">in </w:t>
      </w:r>
      <w:r w:rsidRPr="000A30D4">
        <w:rPr>
          <w:rFonts w:ascii="Times New Roman" w:hAnsi="Times New Roman" w:cs="Times New Roman"/>
          <w:i/>
          <w:sz w:val="24"/>
          <w:szCs w:val="24"/>
          <w:lang w:val="en-US"/>
        </w:rPr>
        <w:t>PC3 cells modifies EV microRNA</w:t>
      </w:r>
      <w:r w:rsidR="00A56886">
        <w:rPr>
          <w:rFonts w:ascii="Times New Roman" w:hAnsi="Times New Roman" w:cs="Times New Roman"/>
          <w:i/>
          <w:sz w:val="24"/>
          <w:szCs w:val="24"/>
          <w:lang w:val="en-US"/>
        </w:rPr>
        <w:t xml:space="preserve"> level</w:t>
      </w:r>
      <w:r w:rsidRPr="000A30D4">
        <w:rPr>
          <w:rFonts w:ascii="Times New Roman" w:hAnsi="Times New Roman" w:cs="Times New Roman"/>
          <w:i/>
          <w:sz w:val="24"/>
          <w:szCs w:val="24"/>
          <w:lang w:val="en-US"/>
        </w:rPr>
        <w:t>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w:t>
      </w:r>
      <w:proofErr w:type="spellStart"/>
      <w:r w:rsidRPr="000A30D4">
        <w:rPr>
          <w:rFonts w:ascii="Times New Roman" w:hAnsi="Times New Roman" w:cs="Times New Roman"/>
          <w:sz w:val="24"/>
          <w:szCs w:val="24"/>
          <w:lang w:val="en-US"/>
        </w:rPr>
        <w:t>s</w:t>
      </w:r>
      <w:r>
        <w:rPr>
          <w:rFonts w:ascii="Times New Roman" w:hAnsi="Times New Roman" w:cs="Times New Roman"/>
          <w:sz w:val="24"/>
          <w:szCs w:val="24"/>
          <w:lang w:val="en-US"/>
        </w:rPr>
        <w:t>eq</w:t>
      </w:r>
      <w:proofErr w:type="spellEnd"/>
      <w:r>
        <w:rPr>
          <w:rFonts w:ascii="Times New Roman" w:hAnsi="Times New Roman" w:cs="Times New Roman"/>
          <w:sz w:val="24"/>
          <w:szCs w:val="24"/>
          <w:lang w:val="en-US"/>
        </w:rPr>
        <w:t xml:space="preserve"> was performed previously on </w:t>
      </w:r>
      <w:r w:rsidRPr="000A30D4">
        <w:rPr>
          <w:rFonts w:ascii="Times New Roman" w:hAnsi="Times New Roman" w:cs="Times New Roman"/>
          <w:sz w:val="24"/>
          <w:szCs w:val="24"/>
          <w:lang w:val="en-US"/>
        </w:rPr>
        <w:t xml:space="preserve">microRNAs </w:t>
      </w:r>
      <w:r w:rsidR="00A56886">
        <w:rPr>
          <w:rFonts w:ascii="Times New Roman" w:hAnsi="Times New Roman" w:cs="Times New Roman"/>
          <w:sz w:val="24"/>
          <w:szCs w:val="24"/>
          <w:lang w:val="en-US"/>
        </w:rPr>
        <w:t xml:space="preserve">extracted from </w:t>
      </w:r>
      <w:r w:rsidRPr="000A30D4">
        <w:rPr>
          <w:rFonts w:ascii="Times New Roman" w:hAnsi="Times New Roman" w:cs="Times New Roman"/>
          <w:sz w:val="24"/>
          <w:szCs w:val="24"/>
          <w:lang w:val="en-US"/>
        </w:rPr>
        <w:t>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00A56886">
        <w:rPr>
          <w:rFonts w:ascii="Times New Roman" w:hAnsi="Times New Roman" w:cs="Times New Roman"/>
          <w:sz w:val="24"/>
          <w:szCs w:val="24"/>
          <w:lang w:val="en-US"/>
        </w:rPr>
        <w:t>level</w:t>
      </w:r>
      <w:r w:rsidRPr="000A30D4">
        <w:rPr>
          <w:rFonts w:ascii="Times New Roman" w:hAnsi="Times New Roman" w:cs="Times New Roman"/>
          <w:sz w:val="24"/>
          <w:szCs w:val="24"/>
          <w:lang w:val="en-US"/>
        </w:rPr>
        <w:t xml:space="preserve">. </w:t>
      </w:r>
      <w:proofErr w:type="spellStart"/>
      <w:proofErr w:type="gramStart"/>
      <w:r w:rsidRPr="000A30D4">
        <w:rPr>
          <w:rFonts w:ascii="Times New Roman" w:hAnsi="Times New Roman" w:cs="Times New Roman"/>
          <w:sz w:val="24"/>
          <w:szCs w:val="24"/>
          <w:lang w:val="en-US"/>
        </w:rPr>
        <w:t>miRs</w:t>
      </w:r>
      <w:proofErr w:type="spellEnd"/>
      <w:proofErr w:type="gramEnd"/>
      <w:r w:rsidRPr="000A30D4">
        <w:rPr>
          <w:rFonts w:ascii="Times New Roman" w:hAnsi="Times New Roman" w:cs="Times New Roman"/>
          <w:sz w:val="24"/>
          <w:szCs w:val="24"/>
          <w:lang w:val="en-US"/>
        </w:rPr>
        <w:t xml:space="preserve"> that were significantly modified (* p ≤ 0.05</w:t>
      </w:r>
      <w:r w:rsidR="007D3CC9">
        <w:rPr>
          <w:rFonts w:ascii="Times New Roman" w:hAnsi="Times New Roman" w:cs="Times New Roman"/>
          <w:sz w:val="24"/>
          <w:szCs w:val="24"/>
          <w:lang w:val="en-US"/>
        </w:rPr>
        <w:t>, by Wald test</w:t>
      </w:r>
      <w:r w:rsidRPr="000A30D4">
        <w:rPr>
          <w:rFonts w:ascii="Times New Roman" w:hAnsi="Times New Roman" w:cs="Times New Roman"/>
          <w:sz w:val="24"/>
          <w:szCs w:val="24"/>
          <w:lang w:val="en-US"/>
        </w:rPr>
        <w:t>)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 xml:space="preserve">content (grey) for 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significantly modified in the EV</w:t>
      </w:r>
      <w:r w:rsidR="007D3CC9">
        <w:rPr>
          <w:rFonts w:ascii="Times New Roman" w:hAnsi="Times New Roman" w:cs="Times New Roman"/>
          <w:sz w:val="24"/>
          <w:szCs w:val="24"/>
          <w:lang w:val="en-US"/>
        </w:rPr>
        <w:t>s</w:t>
      </w:r>
      <w:r w:rsidRPr="000A30D4">
        <w:rPr>
          <w:rFonts w:ascii="Times New Roman" w:hAnsi="Times New Roman" w:cs="Times New Roman"/>
          <w:sz w:val="24"/>
          <w:szCs w:val="24"/>
          <w:lang w:val="en-US"/>
        </w:rPr>
        <w:t>. This reveals tha</w:t>
      </w:r>
      <w:r>
        <w:rPr>
          <w:rFonts w:ascii="Times New Roman" w:hAnsi="Times New Roman" w:cs="Times New Roman"/>
          <w:sz w:val="24"/>
          <w:szCs w:val="24"/>
          <w:lang w:val="en-US"/>
        </w:rPr>
        <w:t xml:space="preserve">t cavin-1 has an effect of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EVs where some effected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xml:space="preserve">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formed to validate the RNA-</w:t>
      </w:r>
      <w:proofErr w:type="spellStart"/>
      <w:r>
        <w:rPr>
          <w:rFonts w:ascii="Times New Roman" w:hAnsi="Times New Roman" w:cs="Times New Roman"/>
          <w:sz w:val="24"/>
          <w:szCs w:val="24"/>
          <w:lang w:val="en-US"/>
        </w:rPr>
        <w:t>seq</w:t>
      </w:r>
      <w:proofErr w:type="spellEnd"/>
      <w:r>
        <w:rPr>
          <w:rFonts w:ascii="Times New Roman" w:hAnsi="Times New Roman" w:cs="Times New Roman"/>
          <w:sz w:val="24"/>
          <w:szCs w:val="24"/>
          <w:lang w:val="en-US"/>
        </w:rPr>
        <w:t xml:space="preserve">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w:t>
      </w:r>
      <w:r w:rsidR="00A56886">
        <w:rPr>
          <w:rFonts w:ascii="Times New Roman" w:hAnsi="Times New Roman" w:cs="Times New Roman"/>
          <w:sz w:val="24"/>
          <w:szCs w:val="24"/>
          <w:lang w:val="en-US"/>
        </w:rPr>
        <w:t xml:space="preserve">The samples were independent of the </w:t>
      </w:r>
      <w:proofErr w:type="spellStart"/>
      <w:r w:rsidR="00A56886">
        <w:rPr>
          <w:rFonts w:ascii="Times New Roman" w:hAnsi="Times New Roman" w:cs="Times New Roman"/>
          <w:sz w:val="24"/>
          <w:szCs w:val="24"/>
          <w:lang w:val="en-US"/>
        </w:rPr>
        <w:t>RNAseq</w:t>
      </w:r>
      <w:proofErr w:type="spellEnd"/>
      <w:r w:rsidR="00A56886">
        <w:rPr>
          <w:rFonts w:ascii="Times New Roman" w:hAnsi="Times New Roman" w:cs="Times New Roman"/>
          <w:sz w:val="24"/>
          <w:szCs w:val="24"/>
          <w:lang w:val="en-US"/>
        </w:rPr>
        <w:t xml:space="preserve"> samples. </w:t>
      </w:r>
      <w:r>
        <w:rPr>
          <w:rFonts w:ascii="Times New Roman" w:hAnsi="Times New Roman" w:cs="Times New Roman"/>
          <w:sz w:val="24"/>
          <w:szCs w:val="24"/>
          <w:lang w:val="en-US"/>
        </w:rPr>
        <w:t>Delta-delta CT (</w:t>
      </w:r>
      <w:proofErr w:type="spellStart"/>
      <w:r>
        <w:rPr>
          <w:rFonts w:ascii="Times New Roman" w:hAnsi="Times New Roman" w:cs="Times New Roman"/>
          <w:sz w:val="24"/>
          <w:szCs w:val="24"/>
          <w:lang w:val="en-US"/>
        </w:rPr>
        <w:t>ddCT</w:t>
      </w:r>
      <w:proofErr w:type="spellEnd"/>
      <w:r>
        <w:rPr>
          <w:rFonts w:ascii="Times New Roman" w:hAnsi="Times New Roman" w:cs="Times New Roman"/>
          <w:sz w:val="24"/>
          <w:szCs w:val="24"/>
          <w:lang w:val="en-US"/>
        </w:rPr>
        <w:t xml:space="preserve">) was </w:t>
      </w:r>
      <w:r w:rsidRPr="000A30D4">
        <w:rPr>
          <w:rFonts w:ascii="Times New Roman" w:hAnsi="Times New Roman" w:cs="Times New Roman"/>
          <w:sz w:val="24"/>
          <w:szCs w:val="24"/>
          <w:lang w:val="en-US"/>
        </w:rPr>
        <w:t>calculated and plotted (</w:t>
      </w:r>
      <w:proofErr w:type="spellStart"/>
      <w:r w:rsidRPr="000A30D4">
        <w:rPr>
          <w:rFonts w:ascii="Times New Roman" w:hAnsi="Times New Roman" w:cs="Times New Roman"/>
          <w:sz w:val="24"/>
          <w:szCs w:val="24"/>
          <w:lang w:val="en-US"/>
        </w:rPr>
        <w:t>ddCT</w:t>
      </w:r>
      <w:proofErr w:type="spellEnd"/>
      <w:r w:rsidRPr="000A30D4">
        <w:rPr>
          <w:rFonts w:ascii="Times New Roman" w:hAnsi="Times New Roman" w:cs="Times New Roman"/>
          <w:sz w:val="24"/>
          <w:szCs w:val="24"/>
          <w:lang w:val="en-US"/>
        </w:rPr>
        <w:t xml:space="preserve"> + SEM</w:t>
      </w:r>
      <w:r w:rsidR="007D3CC9">
        <w:rPr>
          <w:rFonts w:ascii="Times New Roman" w:hAnsi="Times New Roman" w:cs="Times New Roman"/>
          <w:sz w:val="24"/>
          <w:szCs w:val="24"/>
          <w:lang w:val="en-US"/>
        </w:rPr>
        <w:t xml:space="preserve"> error bar</w:t>
      </w:r>
      <w:r w:rsidRPr="000A30D4">
        <w:rPr>
          <w:rFonts w:ascii="Times New Roman" w:hAnsi="Times New Roman" w:cs="Times New Roman"/>
          <w:sz w:val="24"/>
          <w:szCs w:val="24"/>
          <w:lang w:val="en-US"/>
        </w:rPr>
        <w:t>) by comparing expression of targets to miR-125a-3p. Th</w:t>
      </w:r>
      <w:r>
        <w:rPr>
          <w:rFonts w:ascii="Times New Roman" w:hAnsi="Times New Roman" w:cs="Times New Roman"/>
          <w:sz w:val="24"/>
          <w:szCs w:val="24"/>
          <w:lang w:val="en-US"/>
        </w:rPr>
        <w:t xml:space="preserve">is </w:t>
      </w:r>
      <w:proofErr w:type="spellStart"/>
      <w:r>
        <w:rPr>
          <w:rFonts w:ascii="Times New Roman" w:hAnsi="Times New Roman" w:cs="Times New Roman"/>
          <w:sz w:val="24"/>
          <w:szCs w:val="24"/>
          <w:lang w:val="en-US"/>
        </w:rPr>
        <w:t>miR</w:t>
      </w:r>
      <w:proofErr w:type="spellEnd"/>
      <w:r>
        <w:rPr>
          <w:rFonts w:ascii="Times New Roman" w:hAnsi="Times New Roman" w:cs="Times New Roman"/>
          <w:sz w:val="24"/>
          <w:szCs w:val="24"/>
          <w:lang w:val="en-US"/>
        </w:rPr>
        <w:t xml:space="preserve"> was unchanged </w:t>
      </w:r>
      <w:r w:rsidRPr="000A30D4">
        <w:rPr>
          <w:rFonts w:ascii="Times New Roman" w:hAnsi="Times New Roman" w:cs="Times New Roman"/>
          <w:sz w:val="24"/>
          <w:szCs w:val="24"/>
          <w:lang w:val="en-US"/>
        </w:rPr>
        <w:t>in the EV and cell by cavin-1 expression. A Mann-Whitney U 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 xml:space="preserve">each of the </w:t>
      </w:r>
      <w:proofErr w:type="spellStart"/>
      <w:r w:rsidRPr="000A30D4">
        <w:rPr>
          <w:rFonts w:ascii="Times New Roman" w:hAnsi="Times New Roman" w:cs="Times New Roman"/>
          <w:sz w:val="24"/>
          <w:szCs w:val="24"/>
          <w:lang w:val="en-US"/>
        </w:rPr>
        <w:t>miRs</w:t>
      </w:r>
      <w:proofErr w:type="spellEnd"/>
      <w:r w:rsidRPr="000A30D4">
        <w:rPr>
          <w:rFonts w:ascii="Times New Roman" w:hAnsi="Times New Roman" w:cs="Times New Roman"/>
          <w:sz w:val="24"/>
          <w:szCs w:val="24"/>
          <w:lang w:val="en-US"/>
        </w:rPr>
        <w:t>. This analysis confirms the trends found from the RNA-</w:t>
      </w:r>
      <w:proofErr w:type="spellStart"/>
      <w:r w:rsidRPr="000A30D4">
        <w:rPr>
          <w:rFonts w:ascii="Times New Roman" w:hAnsi="Times New Roman" w:cs="Times New Roman"/>
          <w:sz w:val="24"/>
          <w:szCs w:val="24"/>
          <w:lang w:val="en-US"/>
        </w:rPr>
        <w:t>seq</w:t>
      </w:r>
      <w:proofErr w:type="spellEnd"/>
      <w:r w:rsidRPr="000A30D4">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
    <w:p w14:paraId="64F1E4C1" w14:textId="77777777" w:rsidR="00F2464A" w:rsidRDefault="00F2464A" w:rsidP="00DC4A17">
      <w:pPr>
        <w:spacing w:line="360" w:lineRule="auto"/>
        <w:rPr>
          <w:rFonts w:ascii="Times New Roman" w:hAnsi="Times New Roman" w:cs="Times New Roman"/>
          <w:sz w:val="24"/>
          <w:szCs w:val="24"/>
          <w:lang w:val="en-US"/>
        </w:rPr>
      </w:pPr>
    </w:p>
    <w:p w14:paraId="2EE1B275" w14:textId="77777777" w:rsidR="007674B7" w:rsidRDefault="001C7F4E" w:rsidP="001B7DC8">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and</w:t>
      </w:r>
      <w:proofErr w:type="gramEnd"/>
      <w:r>
        <w:rPr>
          <w:rFonts w:ascii="Times New Roman" w:hAnsi="Times New Roman" w:cs="Times New Roman"/>
          <w:sz w:val="24"/>
          <w:szCs w:val="24"/>
          <w:lang w:val="en-US"/>
        </w:rPr>
        <w:t xml:space="preserve"> </w:t>
      </w:r>
      <w:r w:rsidR="009B6B83">
        <w:rPr>
          <w:rFonts w:ascii="Times New Roman" w:hAnsi="Times New Roman" w:cs="Times New Roman"/>
          <w:sz w:val="24"/>
          <w:szCs w:val="24"/>
          <w:lang w:val="en-US"/>
        </w:rPr>
        <w:t>sampling;</w:t>
      </w:r>
      <w:r w:rsidR="00475D4D" w:rsidRPr="0004764B">
        <w:rPr>
          <w:rFonts w:ascii="Times New Roman" w:hAnsi="Times New Roman" w:cs="Times New Roman"/>
          <w:sz w:val="24"/>
          <w:szCs w:val="24"/>
          <w:lang w:val="en-US"/>
        </w:rPr>
        <w:t xml:space="preserve"> miR-363-3p.</w:t>
      </w:r>
      <w:r w:rsidR="00D269F5" w:rsidRPr="0004764B">
        <w:rPr>
          <w:rFonts w:ascii="Times New Roman" w:hAnsi="Times New Roman" w:cs="Times New Roman"/>
          <w:sz w:val="24"/>
          <w:szCs w:val="24"/>
          <w:lang w:val="en-US"/>
        </w:rPr>
        <w:t xml:space="preserve"> </w:t>
      </w:r>
      <w:r w:rsidR="008072F7">
        <w:rPr>
          <w:rFonts w:ascii="Times New Roman" w:hAnsi="Times New Roman" w:cs="Times New Roman"/>
          <w:sz w:val="24"/>
          <w:szCs w:val="24"/>
          <w:lang w:val="en-US"/>
        </w:rPr>
        <w:t>Independent biological replicates of EV and cellular small RNAs were prepared and used f</w:t>
      </w:r>
      <w:r w:rsidR="005C5C11">
        <w:rPr>
          <w:rFonts w:ascii="Times New Roman" w:hAnsi="Times New Roman" w:cs="Times New Roman"/>
          <w:sz w:val="24"/>
          <w:szCs w:val="24"/>
          <w:lang w:val="en-US"/>
        </w:rPr>
        <w:t>or RT-qPCR. As shown in Figure 3</w:t>
      </w:r>
      <w:r w:rsidR="008072F7">
        <w:rPr>
          <w:rFonts w:ascii="Times New Roman" w:hAnsi="Times New Roman" w:cs="Times New Roman"/>
          <w:sz w:val="24"/>
          <w:szCs w:val="24"/>
          <w:lang w:val="en-US"/>
        </w:rPr>
        <w:t xml:space="preserve">B, </w:t>
      </w:r>
      <w:r w:rsidR="00D269F5" w:rsidRPr="0004764B">
        <w:rPr>
          <w:rFonts w:ascii="Times New Roman" w:hAnsi="Times New Roman" w:cs="Times New Roman"/>
          <w:sz w:val="24"/>
          <w:szCs w:val="24"/>
          <w:lang w:val="en-US"/>
        </w:rPr>
        <w:t>the trend first</w:t>
      </w:r>
      <w:r w:rsidR="00DC4A17">
        <w:rPr>
          <w:rFonts w:ascii="Times New Roman" w:hAnsi="Times New Roman" w:cs="Times New Roman"/>
          <w:sz w:val="24"/>
          <w:szCs w:val="24"/>
          <w:lang w:val="en-US"/>
        </w:rPr>
        <w:t xml:space="preserve"> displayed by the </w:t>
      </w:r>
      <w:r w:rsidR="001B7DC8" w:rsidRPr="0004764B">
        <w:rPr>
          <w:rFonts w:ascii="Times New Roman" w:hAnsi="Times New Roman" w:cs="Times New Roman"/>
          <w:sz w:val="24"/>
          <w:szCs w:val="24"/>
          <w:lang w:val="en-US"/>
        </w:rPr>
        <w:t>RNA-</w:t>
      </w:r>
      <w:proofErr w:type="spellStart"/>
      <w:r w:rsidR="001B7DC8" w:rsidRPr="0004764B">
        <w:rPr>
          <w:rFonts w:ascii="Times New Roman" w:hAnsi="Times New Roman" w:cs="Times New Roman"/>
          <w:sz w:val="24"/>
          <w:szCs w:val="24"/>
          <w:lang w:val="en-US"/>
        </w:rPr>
        <w:t>seq</w:t>
      </w:r>
      <w:proofErr w:type="spellEnd"/>
      <w:r w:rsidR="001B7DC8" w:rsidRPr="0004764B">
        <w:rPr>
          <w:rFonts w:ascii="Times New Roman" w:hAnsi="Times New Roman" w:cs="Times New Roman"/>
          <w:sz w:val="24"/>
          <w:szCs w:val="24"/>
          <w:lang w:val="en-US"/>
        </w:rPr>
        <w:t xml:space="preserve"> data </w:t>
      </w:r>
      <w:r w:rsidR="005C5C11">
        <w:rPr>
          <w:rFonts w:ascii="Times New Roman" w:hAnsi="Times New Roman" w:cs="Times New Roman"/>
          <w:sz w:val="24"/>
          <w:szCs w:val="24"/>
          <w:lang w:val="en-US"/>
        </w:rPr>
        <w:t>(Fig. 3a</w:t>
      </w:r>
      <w:r w:rsidR="008072F7">
        <w:rPr>
          <w:rFonts w:ascii="Times New Roman" w:hAnsi="Times New Roman" w:cs="Times New Roman"/>
          <w:sz w:val="24"/>
          <w:szCs w:val="24"/>
          <w:lang w:val="en-US"/>
        </w:rPr>
        <w:t xml:space="preserve">) </w:t>
      </w:r>
      <w:r w:rsidR="001B7DC8" w:rsidRPr="0004764B">
        <w:rPr>
          <w:rFonts w:ascii="Times New Roman" w:hAnsi="Times New Roman" w:cs="Times New Roman"/>
          <w:sz w:val="24"/>
          <w:szCs w:val="24"/>
          <w:lang w:val="en-US"/>
        </w:rPr>
        <w:t>is maintained</w:t>
      </w:r>
      <w:r w:rsidR="008072F7">
        <w:rPr>
          <w:rFonts w:ascii="Times New Roman" w:hAnsi="Times New Roman" w:cs="Times New Roman"/>
          <w:sz w:val="24"/>
          <w:szCs w:val="24"/>
          <w:lang w:val="en-US"/>
        </w:rPr>
        <w:t>. Consistent with the RNA</w:t>
      </w:r>
      <w:r>
        <w:rPr>
          <w:rFonts w:ascii="Times New Roman" w:hAnsi="Times New Roman" w:cs="Times New Roman"/>
          <w:sz w:val="24"/>
          <w:szCs w:val="24"/>
          <w:lang w:val="en-US"/>
        </w:rPr>
        <w:t>-</w:t>
      </w:r>
      <w:proofErr w:type="spellStart"/>
      <w:r w:rsidR="008072F7">
        <w:rPr>
          <w:rFonts w:ascii="Times New Roman" w:hAnsi="Times New Roman" w:cs="Times New Roman"/>
          <w:sz w:val="24"/>
          <w:szCs w:val="24"/>
          <w:lang w:val="en-US"/>
        </w:rPr>
        <w:t>seq</w:t>
      </w:r>
      <w:proofErr w:type="spellEnd"/>
      <w:r w:rsidR="008072F7">
        <w:rPr>
          <w:rFonts w:ascii="Times New Roman" w:hAnsi="Times New Roman" w:cs="Times New Roman"/>
          <w:sz w:val="24"/>
          <w:szCs w:val="24"/>
          <w:lang w:val="en-US"/>
        </w:rPr>
        <w:t xml:space="preserve"> data, cavin-1 expression led to higher magnitude of reduction </w:t>
      </w:r>
      <w:r w:rsidR="001B7DC8" w:rsidRPr="0004764B">
        <w:rPr>
          <w:rFonts w:ascii="Times New Roman" w:hAnsi="Times New Roman" w:cs="Times New Roman"/>
          <w:sz w:val="24"/>
          <w:szCs w:val="24"/>
          <w:lang w:val="en-US"/>
        </w:rPr>
        <w:t>of miR-30a-5p, 148a-3p</w:t>
      </w:r>
      <w:r w:rsidR="001B7DC8">
        <w:rPr>
          <w:rFonts w:ascii="Times New Roman" w:hAnsi="Times New Roman" w:cs="Times New Roman"/>
          <w:sz w:val="24"/>
          <w:szCs w:val="24"/>
          <w:lang w:val="en-US"/>
        </w:rPr>
        <w:t>, 10b-5p</w:t>
      </w:r>
      <w:r w:rsidR="001B7DC8" w:rsidRPr="0004764B">
        <w:rPr>
          <w:rFonts w:ascii="Times New Roman" w:hAnsi="Times New Roman" w:cs="Times New Roman"/>
          <w:sz w:val="24"/>
          <w:szCs w:val="24"/>
          <w:lang w:val="en-US"/>
        </w:rPr>
        <w:t xml:space="preserve"> and 200a-3p </w:t>
      </w:r>
      <w:r w:rsidR="008072F7">
        <w:rPr>
          <w:rFonts w:ascii="Times New Roman" w:hAnsi="Times New Roman" w:cs="Times New Roman"/>
          <w:sz w:val="24"/>
          <w:szCs w:val="24"/>
          <w:lang w:val="en-US"/>
        </w:rPr>
        <w:t xml:space="preserve">in EVs </w:t>
      </w:r>
      <w:r w:rsidR="001B7DC8" w:rsidRPr="0004764B">
        <w:rPr>
          <w:rFonts w:ascii="Times New Roman" w:hAnsi="Times New Roman" w:cs="Times New Roman"/>
          <w:sz w:val="24"/>
          <w:szCs w:val="24"/>
          <w:lang w:val="en-US"/>
        </w:rPr>
        <w:t xml:space="preserve">compared to the </w:t>
      </w:r>
      <w:r w:rsidR="008072F7">
        <w:rPr>
          <w:rFonts w:ascii="Times New Roman" w:hAnsi="Times New Roman" w:cs="Times New Roman"/>
          <w:sz w:val="24"/>
          <w:szCs w:val="24"/>
          <w:lang w:val="en-US"/>
        </w:rPr>
        <w:t xml:space="preserve">reduction of their </w:t>
      </w:r>
      <w:r w:rsidR="001B7DC8" w:rsidRPr="0004764B">
        <w:rPr>
          <w:rFonts w:ascii="Times New Roman" w:hAnsi="Times New Roman" w:cs="Times New Roman"/>
          <w:sz w:val="24"/>
          <w:szCs w:val="24"/>
          <w:lang w:val="en-US"/>
        </w:rPr>
        <w:t xml:space="preserve">cellular </w:t>
      </w:r>
      <w:r w:rsidR="008072F7">
        <w:rPr>
          <w:rFonts w:ascii="Times New Roman" w:hAnsi="Times New Roman" w:cs="Times New Roman"/>
          <w:sz w:val="24"/>
          <w:szCs w:val="24"/>
          <w:lang w:val="en-US"/>
        </w:rPr>
        <w:t>levels</w:t>
      </w:r>
      <w:r w:rsidR="001B7DC8" w:rsidRPr="0004764B">
        <w:rPr>
          <w:rFonts w:ascii="Times New Roman" w:hAnsi="Times New Roman" w:cs="Times New Roman"/>
          <w:sz w:val="24"/>
          <w:szCs w:val="24"/>
          <w:lang w:val="en-US"/>
        </w:rPr>
        <w:t xml:space="preserve">. Inversely, miR-574-3p was increased due to the presence of cavin-1 in the EVs, and miR-363-3p is confirmed to be not selectively exported by cavin-1. This </w:t>
      </w:r>
      <w:r w:rsidR="008072F7">
        <w:rPr>
          <w:rFonts w:ascii="Times New Roman" w:hAnsi="Times New Roman" w:cs="Times New Roman"/>
          <w:sz w:val="24"/>
          <w:szCs w:val="24"/>
          <w:lang w:val="en-US"/>
        </w:rPr>
        <w:t xml:space="preserve">result </w:t>
      </w:r>
      <w:r w:rsidR="001B7DC8" w:rsidRPr="0004764B">
        <w:rPr>
          <w:rFonts w:ascii="Times New Roman" w:hAnsi="Times New Roman" w:cs="Times New Roman"/>
          <w:sz w:val="24"/>
          <w:szCs w:val="24"/>
          <w:lang w:val="en-US"/>
        </w:rPr>
        <w:t>establishes that some miR</w:t>
      </w:r>
      <w:r>
        <w:rPr>
          <w:rFonts w:ascii="Times New Roman" w:hAnsi="Times New Roman" w:cs="Times New Roman"/>
          <w:sz w:val="24"/>
          <w:szCs w:val="24"/>
          <w:lang w:val="en-US"/>
        </w:rPr>
        <w:t>NA</w:t>
      </w:r>
      <w:r w:rsidR="001B7DC8" w:rsidRPr="0004764B">
        <w:rPr>
          <w:rFonts w:ascii="Times New Roman" w:hAnsi="Times New Roman" w:cs="Times New Roman"/>
          <w:sz w:val="24"/>
          <w:szCs w:val="24"/>
          <w:lang w:val="en-US"/>
        </w:rPr>
        <w:t xml:space="preserve">s are indeed selectively exported from PC3 cells, where cavin-1 modulated this export.  </w:t>
      </w:r>
    </w:p>
    <w:p w14:paraId="2387ED06" w14:textId="77777777" w:rsidR="00D269F5" w:rsidRPr="0004764B" w:rsidRDefault="00D269F5" w:rsidP="0004764B">
      <w:pPr>
        <w:pStyle w:val="Heading2"/>
        <w:spacing w:line="480" w:lineRule="auto"/>
        <w:rPr>
          <w:rFonts w:ascii="Times New Roman" w:hAnsi="Times New Roman" w:cs="Times New Roman"/>
          <w:lang w:val="en-US"/>
        </w:rPr>
      </w:pPr>
      <w:bookmarkStart w:id="30" w:name="_Toc464553541"/>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s.</w:t>
      </w:r>
      <w:bookmarkEnd w:id="30"/>
      <w:r w:rsidRPr="0004764B">
        <w:rPr>
          <w:rFonts w:ascii="Times New Roman" w:hAnsi="Times New Roman" w:cs="Times New Roman"/>
          <w:lang w:val="en-US"/>
        </w:rPr>
        <w:t xml:space="preserve"> </w:t>
      </w:r>
    </w:p>
    <w:p w14:paraId="309CD3B3" w14:textId="62D025B1" w:rsidR="00F2464A" w:rsidRDefault="002744C9" w:rsidP="001C7F4E">
      <w:pPr>
        <w:spacing w:line="480" w:lineRule="auto"/>
        <w:ind w:firstLine="142"/>
        <w:rPr>
          <w:rFonts w:ascii="Times New Roman" w:hAnsi="Times New Roman" w:cs="Times New Roman"/>
          <w:sz w:val="24"/>
          <w:szCs w:val="24"/>
          <w:lang w:val="en-US"/>
        </w:rPr>
        <w:sectPr w:rsidR="00F2464A" w:rsidSect="001C7F4E">
          <w:pgSz w:w="11906" w:h="16838"/>
          <w:pgMar w:top="1135" w:right="1440" w:bottom="1440" w:left="1440" w:header="708" w:footer="423" w:gutter="0"/>
          <w:cols w:space="708"/>
          <w:docGrid w:linePitch="360"/>
        </w:sectPr>
      </w:pPr>
      <w:r w:rsidRPr="0004764B">
        <w:rPr>
          <w:rFonts w:ascii="Times New Roman" w:hAnsi="Times New Roman" w:cs="Times New Roman"/>
          <w:sz w:val="24"/>
          <w:szCs w:val="24"/>
          <w:lang w:val="en-US"/>
        </w:rPr>
        <w:t>Protein</w:t>
      </w:r>
      <w:r w:rsidR="008072F7">
        <w:rPr>
          <w:rFonts w:ascii="Times New Roman" w:hAnsi="Times New Roman" w:cs="Times New Roman"/>
          <w:sz w:val="24"/>
          <w:szCs w:val="24"/>
          <w:lang w:val="en-US"/>
        </w:rPr>
        <w:t>-</w:t>
      </w:r>
      <w:r w:rsidRPr="0004764B">
        <w:rPr>
          <w:rFonts w:ascii="Times New Roman" w:hAnsi="Times New Roman" w:cs="Times New Roman"/>
          <w:sz w:val="24"/>
          <w:szCs w:val="24"/>
          <w:lang w:val="en-US"/>
        </w:rPr>
        <w:t xml:space="preserve">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8072F7">
        <w:rPr>
          <w:rFonts w:ascii="Times New Roman" w:hAnsi="Times New Roman" w:cs="Times New Roman"/>
          <w:sz w:val="24"/>
          <w:szCs w:val="24"/>
          <w:lang w:val="en-US"/>
        </w:rPr>
        <w:t>Based on</w:t>
      </w:r>
      <w:r w:rsidR="00EB518C">
        <w:rPr>
          <w:rFonts w:ascii="Times New Roman" w:hAnsi="Times New Roman" w:cs="Times New Roman"/>
          <w:sz w:val="24"/>
          <w:szCs w:val="24"/>
          <w:lang w:val="en-US"/>
        </w:rPr>
        <w:t xml:space="preserve"> the initial</w:t>
      </w:r>
      <w:r w:rsidR="008072F7">
        <w:rPr>
          <w:rFonts w:ascii="Times New Roman" w:hAnsi="Times New Roman" w:cs="Times New Roman"/>
          <w:sz w:val="24"/>
          <w:szCs w:val="24"/>
          <w:lang w:val="en-US"/>
        </w:rPr>
        <w:t xml:space="preserve"> statistical </w:t>
      </w:r>
      <w:r w:rsidR="00EB518C">
        <w:rPr>
          <w:rFonts w:ascii="Times New Roman" w:hAnsi="Times New Roman" w:cs="Times New Roman"/>
          <w:sz w:val="24"/>
          <w:szCs w:val="24"/>
          <w:lang w:val="en-US"/>
        </w:rPr>
        <w:t>analysis</w:t>
      </w:r>
      <w:r w:rsidR="008072F7">
        <w:rPr>
          <w:rFonts w:ascii="Times New Roman" w:hAnsi="Times New Roman" w:cs="Times New Roman"/>
          <w:sz w:val="24"/>
          <w:szCs w:val="24"/>
          <w:lang w:val="en-US"/>
        </w:rPr>
        <w:t>, only 5 miR</w:t>
      </w:r>
      <w:r w:rsidR="001C7F4E">
        <w:rPr>
          <w:rFonts w:ascii="Times New Roman" w:hAnsi="Times New Roman" w:cs="Times New Roman"/>
          <w:sz w:val="24"/>
          <w:szCs w:val="24"/>
          <w:lang w:val="en-US"/>
        </w:rPr>
        <w:t>NAs</w:t>
      </w:r>
      <w:r w:rsidR="008072F7">
        <w:rPr>
          <w:rFonts w:ascii="Times New Roman" w:hAnsi="Times New Roman" w:cs="Times New Roman"/>
          <w:sz w:val="24"/>
          <w:szCs w:val="24"/>
          <w:lang w:val="en-US"/>
        </w:rPr>
        <w:t xml:space="preserve"> were selectively exported</w:t>
      </w:r>
      <w:r w:rsidR="005C5C11">
        <w:rPr>
          <w:rFonts w:ascii="Times New Roman" w:hAnsi="Times New Roman" w:cs="Times New Roman"/>
          <w:sz w:val="24"/>
          <w:szCs w:val="24"/>
          <w:lang w:val="en-US"/>
        </w:rPr>
        <w:t xml:space="preserve"> (fig.3</w:t>
      </w:r>
      <w:r w:rsidR="00876D6A">
        <w:rPr>
          <w:rFonts w:ascii="Times New Roman" w:hAnsi="Times New Roman" w:cs="Times New Roman"/>
          <w:sz w:val="24"/>
          <w:szCs w:val="24"/>
          <w:lang w:val="en-US"/>
        </w:rPr>
        <w:t>a)</w:t>
      </w:r>
      <w:r w:rsidR="008072F7">
        <w:rPr>
          <w:rFonts w:ascii="Times New Roman" w:hAnsi="Times New Roman" w:cs="Times New Roman"/>
          <w:sz w:val="24"/>
          <w:szCs w:val="24"/>
          <w:lang w:val="en-US"/>
        </w:rPr>
        <w:t>. However</w:t>
      </w:r>
      <w:r w:rsidR="007329CB" w:rsidRPr="0004764B">
        <w:rPr>
          <w:rFonts w:ascii="Times New Roman" w:hAnsi="Times New Roman" w:cs="Times New Roman"/>
          <w:sz w:val="24"/>
          <w:szCs w:val="24"/>
          <w:lang w:val="en-US"/>
        </w:rPr>
        <w:t>, motif discovery with only 5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s was not adequate to establish a significant motif</w:t>
      </w:r>
      <w:r w:rsidR="008072F7">
        <w:rPr>
          <w:rFonts w:ascii="Times New Roman" w:hAnsi="Times New Roman" w:cs="Times New Roman"/>
          <w:sz w:val="24"/>
          <w:szCs w:val="24"/>
          <w:lang w:val="en-US"/>
        </w:rPr>
        <w:t xml:space="preserve"> (data not shown)</w:t>
      </w:r>
      <w:r w:rsidR="007329CB" w:rsidRPr="0004764B">
        <w:rPr>
          <w:rFonts w:ascii="Times New Roman" w:hAnsi="Times New Roman" w:cs="Times New Roman"/>
          <w:sz w:val="24"/>
          <w:szCs w:val="24"/>
          <w:lang w:val="en-US"/>
        </w:rPr>
        <w:t>, so additional miR</w:t>
      </w:r>
      <w:r w:rsidR="001C7F4E">
        <w:rPr>
          <w:rFonts w:ascii="Times New Roman" w:hAnsi="Times New Roman" w:cs="Times New Roman"/>
          <w:sz w:val="24"/>
          <w:szCs w:val="24"/>
          <w:lang w:val="en-US"/>
        </w:rPr>
        <w:t>NA</w:t>
      </w:r>
      <w:r w:rsidR="007329CB" w:rsidRPr="0004764B">
        <w:rPr>
          <w:rFonts w:ascii="Times New Roman" w:hAnsi="Times New Roman" w:cs="Times New Roman"/>
          <w:sz w:val="24"/>
          <w:szCs w:val="24"/>
          <w:lang w:val="en-US"/>
        </w:rPr>
        <w:t xml:space="preserve">s were </w:t>
      </w:r>
      <w:r w:rsidR="008072F7">
        <w:rPr>
          <w:rFonts w:ascii="Times New Roman" w:hAnsi="Times New Roman" w:cs="Times New Roman"/>
          <w:sz w:val="24"/>
          <w:szCs w:val="24"/>
          <w:lang w:val="en-US"/>
        </w:rPr>
        <w:t xml:space="preserve">selected </w:t>
      </w:r>
      <w:r w:rsidR="007329CB" w:rsidRPr="0004764B">
        <w:rPr>
          <w:rFonts w:ascii="Times New Roman" w:hAnsi="Times New Roman" w:cs="Times New Roman"/>
          <w:sz w:val="24"/>
          <w:szCs w:val="24"/>
          <w:lang w:val="en-US"/>
        </w:rPr>
        <w:t>for this analysis</w:t>
      </w:r>
      <w:r w:rsidR="00983950">
        <w:rPr>
          <w:rFonts w:ascii="Times New Roman" w:hAnsi="Times New Roman" w:cs="Times New Roman"/>
          <w:sz w:val="24"/>
          <w:szCs w:val="24"/>
          <w:lang w:val="en-US"/>
        </w:rPr>
        <w:t xml:space="preserve"> based on their relative levels of change between EV and cell</w:t>
      </w:r>
      <w:r w:rsidR="007329CB" w:rsidRPr="0004764B">
        <w:rPr>
          <w:rFonts w:ascii="Times New Roman" w:hAnsi="Times New Roman" w:cs="Times New Roman"/>
          <w:sz w:val="24"/>
          <w:szCs w:val="24"/>
          <w:lang w:val="en-US"/>
        </w:rPr>
        <w:t xml:space="preserve">. </w:t>
      </w:r>
      <w:r w:rsidR="003F6584" w:rsidRPr="0004764B">
        <w:rPr>
          <w:rFonts w:ascii="Times New Roman" w:hAnsi="Times New Roman" w:cs="Times New Roman"/>
          <w:sz w:val="24"/>
          <w:szCs w:val="24"/>
          <w:lang w:val="en-US"/>
        </w:rPr>
        <w:t>All 95 miR</w:t>
      </w:r>
      <w:r w:rsidR="001C7F4E">
        <w:rPr>
          <w:rFonts w:ascii="Times New Roman" w:hAnsi="Times New Roman" w:cs="Times New Roman"/>
          <w:sz w:val="24"/>
          <w:szCs w:val="24"/>
          <w:lang w:val="en-US"/>
        </w:rPr>
        <w:t>NA</w:t>
      </w:r>
      <w:r w:rsidR="003F6584" w:rsidRPr="0004764B">
        <w:rPr>
          <w:rFonts w:ascii="Times New Roman" w:hAnsi="Times New Roman" w:cs="Times New Roman"/>
          <w:sz w:val="24"/>
          <w:szCs w:val="24"/>
          <w:lang w:val="en-US"/>
        </w:rPr>
        <w:t xml:space="preserve">s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w:t>
      </w:r>
      <w:proofErr w:type="spellStart"/>
      <w:r w:rsidR="00C723EA" w:rsidRPr="0004764B">
        <w:rPr>
          <w:rFonts w:ascii="Times New Roman" w:hAnsi="Times New Roman" w:cs="Times New Roman"/>
          <w:sz w:val="24"/>
          <w:szCs w:val="24"/>
          <w:lang w:val="en-US"/>
        </w:rPr>
        <w:t>seq</w:t>
      </w:r>
      <w:proofErr w:type="spellEnd"/>
      <w:r w:rsidR="00C723EA" w:rsidRPr="0004764B">
        <w:rPr>
          <w:rFonts w:ascii="Times New Roman" w:hAnsi="Times New Roman" w:cs="Times New Roman"/>
          <w:sz w:val="24"/>
          <w:szCs w:val="24"/>
          <w:lang w:val="en-US"/>
        </w:rPr>
        <w:t xml:space="preserve">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0300CB">
        <w:rPr>
          <w:rFonts w:ascii="Times New Roman" w:hAnsi="Times New Roman" w:cs="Times New Roman"/>
          <w:sz w:val="24"/>
          <w:szCs w:val="24"/>
          <w:vertAlign w:val="subscript"/>
          <w:lang w:val="en-US"/>
        </w:rPr>
        <w:t>EV</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6705E5">
        <w:rPr>
          <w:rFonts w:ascii="Times New Roman" w:hAnsi="Times New Roman" w:cs="Times New Roman"/>
          <w:sz w:val="24"/>
          <w:szCs w:val="24"/>
          <w:vertAlign w:val="subscript"/>
          <w:lang w:val="en-US"/>
        </w:rPr>
        <w:t xml:space="preserve"> </w:t>
      </w:r>
      <w:r w:rsidR="000300CB">
        <w:rPr>
          <w:rFonts w:ascii="Times New Roman" w:hAnsi="Times New Roman" w:cs="Times New Roman"/>
          <w:sz w:val="24"/>
          <w:szCs w:val="24"/>
          <w:lang w:val="en-US"/>
        </w:rPr>
        <w:t>(Fig.4</w:t>
      </w:r>
      <w:r w:rsidR="006705E5">
        <w:rPr>
          <w:rFonts w:ascii="Times New Roman" w:hAnsi="Times New Roman" w:cs="Times New Roman"/>
          <w:sz w:val="24"/>
          <w:szCs w:val="24"/>
          <w:lang w:val="en-US"/>
        </w:rPr>
        <w:t>a)</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w:t>
      </w:r>
      <w:r w:rsidR="005919CD">
        <w:rPr>
          <w:rFonts w:ascii="Times New Roman" w:hAnsi="Times New Roman" w:cs="Times New Roman"/>
          <w:sz w:val="24"/>
          <w:szCs w:val="24"/>
          <w:lang w:val="en-US"/>
        </w:rPr>
        <w:t>reduces</w:t>
      </w:r>
      <w:r w:rsidR="005919CD" w:rsidRPr="0004764B">
        <w:rPr>
          <w:rFonts w:ascii="Times New Roman" w:hAnsi="Times New Roman" w:cs="Times New Roman"/>
          <w:sz w:val="24"/>
          <w:szCs w:val="24"/>
          <w:lang w:val="en-US"/>
        </w:rPr>
        <w:t xml:space="preserve"> </w:t>
      </w:r>
      <w:r w:rsidR="00C723EA" w:rsidRPr="0004764B">
        <w:rPr>
          <w:rFonts w:ascii="Times New Roman" w:hAnsi="Times New Roman" w:cs="Times New Roman"/>
          <w:sz w:val="24"/>
          <w:szCs w:val="24"/>
          <w:lang w:val="en-US"/>
        </w:rPr>
        <w:t xml:space="preserve">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1C7F4E">
        <w:rPr>
          <w:rFonts w:ascii="Times New Roman" w:hAnsi="Times New Roman" w:cs="Times New Roman"/>
          <w:sz w:val="24"/>
          <w:szCs w:val="24"/>
          <w:lang w:val="en-US"/>
        </w:rPr>
        <w:t>Expressing these</w:t>
      </w:r>
      <w:r w:rsidR="00AB27A9" w:rsidRPr="0004764B">
        <w:rPr>
          <w:rFonts w:ascii="Times New Roman" w:hAnsi="Times New Roman" w:cs="Times New Roman"/>
          <w:sz w:val="24"/>
          <w:szCs w:val="24"/>
          <w:lang w:val="en-US"/>
        </w:rPr>
        <w:t xml:space="preserve"> value</w:t>
      </w:r>
      <w:r w:rsidR="001C7F4E">
        <w:rPr>
          <w:rFonts w:ascii="Times New Roman" w:hAnsi="Times New Roman" w:cs="Times New Roman"/>
          <w:sz w:val="24"/>
          <w:szCs w:val="24"/>
          <w:lang w:val="en-US"/>
        </w:rPr>
        <w:t>s</w:t>
      </w:r>
      <w:r w:rsidR="00AB27A9" w:rsidRPr="0004764B">
        <w:rPr>
          <w:rFonts w:ascii="Times New Roman" w:hAnsi="Times New Roman" w:cs="Times New Roman"/>
          <w:sz w:val="24"/>
          <w:szCs w:val="24"/>
          <w:lang w:val="en-US"/>
        </w:rPr>
        <w:t xml:space="preserve"> as a frequency distribution</w:t>
      </w:r>
      <w:r w:rsidR="00C723EA" w:rsidRPr="0004764B">
        <w:rPr>
          <w:rFonts w:ascii="Times New Roman" w:hAnsi="Times New Roman" w:cs="Times New Roman"/>
          <w:sz w:val="24"/>
          <w:szCs w:val="24"/>
          <w:lang w:val="en-US"/>
        </w:rPr>
        <w:t xml:space="preserve"> plot reveals how prevalent each form of export is</w:t>
      </w:r>
      <w:r w:rsidR="000300CB">
        <w:rPr>
          <w:rFonts w:ascii="Times New Roman" w:hAnsi="Times New Roman" w:cs="Times New Roman"/>
          <w:sz w:val="24"/>
          <w:szCs w:val="24"/>
          <w:lang w:val="en-US"/>
        </w:rPr>
        <w:t xml:space="preserve"> (Fig.4</w:t>
      </w:r>
      <w:r w:rsidR="006705E5">
        <w:rPr>
          <w:rFonts w:ascii="Times New Roman" w:hAnsi="Times New Roman" w:cs="Times New Roman"/>
          <w:sz w:val="24"/>
          <w:szCs w:val="24"/>
          <w:lang w:val="en-US"/>
        </w:rPr>
        <w:t>b)</w:t>
      </w:r>
      <w:r w:rsidR="00C723EA" w:rsidRPr="0004764B">
        <w:rPr>
          <w:rFonts w:ascii="Times New Roman" w:hAnsi="Times New Roman" w:cs="Times New Roman"/>
          <w:sz w:val="24"/>
          <w:szCs w:val="24"/>
          <w:lang w:val="en-US"/>
        </w:rPr>
        <w:t>.</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miR</w:t>
      </w:r>
      <w:r w:rsidR="001C7F4E">
        <w:rPr>
          <w:rFonts w:ascii="Times New Roman" w:hAnsi="Times New Roman" w:cs="Times New Roman"/>
          <w:sz w:val="24"/>
          <w:szCs w:val="24"/>
          <w:lang w:val="en-US"/>
        </w:rPr>
        <w:t>NA</w:t>
      </w:r>
      <w:r w:rsidR="00A202A4">
        <w:rPr>
          <w:rFonts w:ascii="Times New Roman" w:hAnsi="Times New Roman" w:cs="Times New Roman"/>
          <w:sz w:val="24"/>
          <w:szCs w:val="24"/>
          <w:lang w:val="en-US"/>
        </w:rPr>
        <w:t xml:space="preserve">s that undergo sampling, around </w:t>
      </w:r>
      <w:r w:rsidR="004923A7">
        <w:rPr>
          <w:rFonts w:ascii="Times New Roman" w:hAnsi="Times New Roman" w:cs="Times New Roman"/>
          <w:sz w:val="24"/>
          <w:szCs w:val="24"/>
          <w:lang w:val="en-US"/>
        </w:rPr>
        <w:t>0.1, but also a small peak at -0.45. The miR</w:t>
      </w:r>
      <w:r w:rsidR="001C7F4E">
        <w:rPr>
          <w:rFonts w:ascii="Times New Roman" w:hAnsi="Times New Roman" w:cs="Times New Roman"/>
          <w:sz w:val="24"/>
          <w:szCs w:val="24"/>
          <w:lang w:val="en-US"/>
        </w:rPr>
        <w:t>NA</w:t>
      </w:r>
      <w:r w:rsidR="004923A7">
        <w:rPr>
          <w:rFonts w:ascii="Times New Roman" w:hAnsi="Times New Roman" w:cs="Times New Roman"/>
          <w:sz w:val="24"/>
          <w:szCs w:val="24"/>
          <w:lang w:val="en-US"/>
        </w:rPr>
        <w:t xml:space="preserve">s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w:t>
      </w:r>
      <w:r w:rsidR="00F2464A">
        <w:rPr>
          <w:rFonts w:ascii="Times New Roman" w:hAnsi="Times New Roman" w:cs="Times New Roman"/>
          <w:sz w:val="24"/>
          <w:szCs w:val="24"/>
          <w:lang w:val="en-US"/>
        </w:rPr>
        <w:t>a-3p, 148a-3p and 30a-5p to the</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far left of the graph, with 363-3p in the sampling population (FC-FC≈0.1)</w:t>
      </w:r>
      <w:r w:rsidR="001C7F4E" w:rsidRPr="001C7F4E">
        <w:rPr>
          <w:rFonts w:ascii="Times New Roman" w:hAnsi="Times New Roman" w:cs="Times New Roman"/>
          <w:sz w:val="24"/>
          <w:szCs w:val="24"/>
          <w:lang w:val="en-US"/>
        </w:rPr>
        <w:t xml:space="preserve"> </w:t>
      </w:r>
      <w:r w:rsidR="001C7F4E">
        <w:rPr>
          <w:rFonts w:ascii="Times New Roman" w:hAnsi="Times New Roman" w:cs="Times New Roman"/>
          <w:sz w:val="24"/>
          <w:szCs w:val="24"/>
          <w:lang w:val="en-US"/>
        </w:rPr>
        <w:t xml:space="preserve">and 574-3p to </w:t>
      </w:r>
    </w:p>
    <w:p w14:paraId="0B724FAD" w14:textId="77777777" w:rsidR="00F2464A" w:rsidRDefault="00F2464A" w:rsidP="00F2464A">
      <w:pPr>
        <w:spacing w:line="276" w:lineRule="auto"/>
        <w:rPr>
          <w:rFonts w:ascii="Times New Roman" w:hAnsi="Times New Roman" w:cs="Times New Roman"/>
          <w:sz w:val="24"/>
          <w:szCs w:val="24"/>
          <w:lang w:val="en-US"/>
        </w:rPr>
        <w:sectPr w:rsidR="00F2464A" w:rsidSect="000023F2">
          <w:pgSz w:w="16838" w:h="11906" w:orient="landscape"/>
          <w:pgMar w:top="851" w:right="720" w:bottom="720" w:left="720" w:header="708" w:footer="708" w:gutter="0"/>
          <w:cols w:num="2" w:space="172"/>
          <w:docGrid w:linePitch="360"/>
        </w:sectPr>
      </w:pPr>
      <w:r>
        <w:rPr>
          <w:noProof/>
          <w:lang w:eastAsia="en-AU"/>
        </w:rPr>
        <w:lastRenderedPageBreak/>
        <w:drawing>
          <wp:anchor distT="0" distB="0" distL="114300" distR="114300" simplePos="0" relativeHeight="251669504" behindDoc="1" locked="0" layoutInCell="1" allowOverlap="1" wp14:anchorId="7063ED0A" wp14:editId="448990F8">
            <wp:simplePos x="0" y="0"/>
            <wp:positionH relativeFrom="column">
              <wp:posOffset>804041</wp:posOffset>
            </wp:positionH>
            <wp:positionV relativeFrom="paragraph">
              <wp:posOffset>459</wp:posOffset>
            </wp:positionV>
            <wp:extent cx="4349007" cy="6495802"/>
            <wp:effectExtent l="0" t="0" r="0" b="635"/>
            <wp:wrapTight wrapText="bothSides">
              <wp:wrapPolygon edited="0">
                <wp:start x="0" y="0"/>
                <wp:lineTo x="0" y="21539"/>
                <wp:lineTo x="21480" y="21539"/>
                <wp:lineTo x="214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9007" cy="6495802"/>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72576" behindDoc="1" locked="0" layoutInCell="1" allowOverlap="1" wp14:anchorId="6C8B4924" wp14:editId="3681DC1F">
            <wp:simplePos x="0" y="0"/>
            <wp:positionH relativeFrom="column">
              <wp:posOffset>5454869</wp:posOffset>
            </wp:positionH>
            <wp:positionV relativeFrom="paragraph">
              <wp:posOffset>110358</wp:posOffset>
            </wp:positionV>
            <wp:extent cx="3063240" cy="2828925"/>
            <wp:effectExtent l="0" t="0" r="3810" b="9525"/>
            <wp:wrapTight wrapText="bothSides">
              <wp:wrapPolygon edited="0">
                <wp:start x="0" y="0"/>
                <wp:lineTo x="0" y="21527"/>
                <wp:lineTo x="21493" y="21527"/>
                <wp:lineTo x="2149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63240" cy="2828925"/>
                    </a:xfrm>
                    <a:prstGeom prst="rect">
                      <a:avLst/>
                    </a:prstGeom>
                  </pic:spPr>
                </pic:pic>
              </a:graphicData>
            </a:graphic>
            <wp14:sizeRelH relativeFrom="page">
              <wp14:pctWidth>0</wp14:pctWidth>
            </wp14:sizeRelH>
            <wp14:sizeRelV relativeFrom="page">
              <wp14:pctHeight>0</wp14:pctHeight>
            </wp14:sizeRelV>
          </wp:anchor>
        </w:drawing>
      </w: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71552" behindDoc="1" locked="0" layoutInCell="1" allowOverlap="1" wp14:anchorId="2EE6566C" wp14:editId="558E39CF">
                <wp:simplePos x="0" y="0"/>
                <wp:positionH relativeFrom="column">
                  <wp:posOffset>5454869</wp:posOffset>
                </wp:positionH>
                <wp:positionV relativeFrom="paragraph">
                  <wp:posOffset>3154746</wp:posOffset>
                </wp:positionV>
                <wp:extent cx="3790950" cy="1404620"/>
                <wp:effectExtent l="0" t="0" r="0" b="7620"/>
                <wp:wrapTight wrapText="bothSides">
                  <wp:wrapPolygon edited="0">
                    <wp:start x="0" y="0"/>
                    <wp:lineTo x="0" y="21513"/>
                    <wp:lineTo x="21491" y="21513"/>
                    <wp:lineTo x="2149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326C5A1E" w14:textId="77777777" w:rsidR="005A410D" w:rsidRPr="000023F2" w:rsidRDefault="005A410D"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E6566C" id="Text Box 2" o:spid="_x0000_s1027" type="#_x0000_t202" style="position:absolute;margin-left:429.5pt;margin-top:248.4pt;width:298.5pt;height:110.6pt;z-index:-251644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GdIwIAACU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" stroked="f">
                <v:textbox style="mso-fit-shape-to-text:t">
                  <w:txbxContent>
                    <w:p w14:paraId="326C5A1E" w14:textId="77777777" w:rsidR="005A410D" w:rsidRPr="000023F2" w:rsidRDefault="005A410D" w:rsidP="00F2464A">
                      <w:pPr>
                        <w:spacing w:line="360" w:lineRule="auto"/>
                        <w:rPr>
                          <w:rFonts w:ascii="Times New Roman" w:hAnsi="Times New Roman" w:cs="Times New Roman"/>
                          <w:sz w:val="24"/>
                        </w:rPr>
                      </w:pPr>
                      <w:r>
                        <w:rPr>
                          <w:rFonts w:ascii="Times New Roman" w:hAnsi="Times New Roman" w:cs="Times New Roman"/>
                          <w:b/>
                          <w:sz w:val="24"/>
                        </w:rPr>
                        <w:t>Figure 4</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were analysed to determine selective or sampling mediated export. Bar graph displays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Two major populations are present: sampling peak at 0.1 and selective export at -0.45.</w:t>
                      </w:r>
                      <w:r w:rsidRPr="000023F2">
                        <w:rPr>
                          <w:rFonts w:ascii="Times New Roman" w:hAnsi="Times New Roman" w:cs="Times New Roman"/>
                          <w:sz w:val="24"/>
                        </w:rPr>
                        <w:t xml:space="preserve"> </w:t>
                      </w:r>
                    </w:p>
                  </w:txbxContent>
                </v:textbox>
                <w10:wrap type="tight"/>
              </v:shape>
            </w:pict>
          </mc:Fallback>
        </mc:AlternateContent>
      </w:r>
    </w:p>
    <w:p w14:paraId="3B674490" w14:textId="77777777" w:rsidR="007329CB" w:rsidRPr="0004764B" w:rsidRDefault="001C7F4E" w:rsidP="0004764B">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the</w:t>
      </w:r>
      <w:proofErr w:type="gramEnd"/>
      <w:r>
        <w:rPr>
          <w:rFonts w:ascii="Times New Roman" w:hAnsi="Times New Roman" w:cs="Times New Roman"/>
          <w:sz w:val="24"/>
          <w:szCs w:val="24"/>
          <w:lang w:val="en-US"/>
        </w:rPr>
        <w:t xml:space="preserve"> right of the graph. </w:t>
      </w:r>
      <w:r w:rsidR="00F2464A">
        <w:rPr>
          <w:rFonts w:ascii="Times New Roman" w:hAnsi="Times New Roman" w:cs="Times New Roman"/>
          <w:sz w:val="24"/>
          <w:szCs w:val="24"/>
          <w:lang w:val="en-US"/>
        </w:rPr>
        <w:t xml:space="preserve">This corresponds to the groupings established previously (Fig.3a). </w:t>
      </w:r>
      <w:r w:rsidR="00A202A4">
        <w:rPr>
          <w:rFonts w:ascii="Times New Roman" w:hAnsi="Times New Roman" w:cs="Times New Roman"/>
          <w:sz w:val="24"/>
          <w:szCs w:val="24"/>
          <w:lang w:val="en-US"/>
        </w:rPr>
        <w:t>Hereby, miR</w:t>
      </w:r>
      <w:r w:rsidR="00250CF6">
        <w:rPr>
          <w:rFonts w:ascii="Times New Roman" w:hAnsi="Times New Roman" w:cs="Times New Roman"/>
          <w:sz w:val="24"/>
          <w:szCs w:val="24"/>
          <w:lang w:val="en-US"/>
        </w:rPr>
        <w:t>NA</w:t>
      </w:r>
      <w:r>
        <w:rPr>
          <w:rFonts w:ascii="Times New Roman" w:hAnsi="Times New Roman" w:cs="Times New Roman"/>
          <w:sz w:val="24"/>
          <w:szCs w:val="24"/>
          <w:lang w:val="en-US"/>
        </w:rPr>
        <w:t>s that correspond to a</w:t>
      </w:r>
      <w:r w:rsidR="00A202A4">
        <w:rPr>
          <w:rFonts w:ascii="Times New Roman" w:hAnsi="Times New Roman" w:cs="Times New Roman"/>
          <w:sz w:val="24"/>
          <w:szCs w:val="24"/>
          <w:lang w:val="en-US"/>
        </w:rPr>
        <w:t xml:space="preserve">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19 miR</w:t>
      </w:r>
      <w:r w:rsidR="00250CF6">
        <w:rPr>
          <w:rFonts w:ascii="Times New Roman" w:hAnsi="Times New Roman" w:cs="Times New Roman"/>
          <w:sz w:val="24"/>
          <w:szCs w:val="24"/>
          <w:lang w:val="en-US"/>
        </w:rPr>
        <w:t>NA</w:t>
      </w:r>
      <w:r w:rsidR="001C02BE">
        <w:rPr>
          <w:rFonts w:ascii="Times New Roman" w:hAnsi="Times New Roman" w:cs="Times New Roman"/>
          <w:sz w:val="24"/>
          <w:szCs w:val="24"/>
          <w:lang w:val="en-US"/>
        </w:rPr>
        <w:t xml:space="preserve">s fulfill this criteria. </w:t>
      </w:r>
    </w:p>
    <w:p w14:paraId="03BE224E" w14:textId="6642EF69" w:rsidR="005D63E8" w:rsidRPr="0004764B" w:rsidRDefault="002744C9" w:rsidP="00394FA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Motif discovery</w:t>
      </w:r>
      <w:r w:rsidR="00876D6A">
        <w:rPr>
          <w:rFonts w:ascii="Times New Roman" w:hAnsi="Times New Roman" w:cs="Times New Roman"/>
          <w:sz w:val="24"/>
          <w:szCs w:val="24"/>
          <w:lang w:val="en-US"/>
        </w:rPr>
        <w:t>, using the MEME algorithm,</w:t>
      </w:r>
      <w:r w:rsidRPr="0004764B">
        <w:rPr>
          <w:rFonts w:ascii="Times New Roman" w:hAnsi="Times New Roman" w:cs="Times New Roman"/>
          <w:sz w:val="24"/>
          <w:szCs w:val="24"/>
          <w:lang w:val="en-US"/>
        </w:rPr>
        <w:t xml:space="preserve">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 xml:space="preserve">differentially exported miRNAs </w:t>
      </w:r>
      <w:r w:rsidR="00876D6A">
        <w:rPr>
          <w:rFonts w:ascii="Times New Roman" w:hAnsi="Times New Roman" w:cs="Times New Roman"/>
          <w:sz w:val="24"/>
          <w:szCs w:val="24"/>
          <w:lang w:val="en-US"/>
        </w:rPr>
        <w:t>which</w:t>
      </w:r>
      <w:r w:rsidRPr="0004764B">
        <w:rPr>
          <w:rFonts w:ascii="Times New Roman" w:hAnsi="Times New Roman" w:cs="Times New Roman"/>
          <w:sz w:val="24"/>
          <w:szCs w:val="24"/>
          <w:lang w:val="en-US"/>
        </w:rPr>
        <w:t xml:space="preserve"> would be targeted by the miR</w:t>
      </w:r>
      <w:r w:rsidR="00A52485">
        <w:rPr>
          <w:rFonts w:ascii="Times New Roman" w:hAnsi="Times New Roman" w:cs="Times New Roman"/>
          <w:sz w:val="24"/>
          <w:szCs w:val="24"/>
          <w:lang w:val="en-US"/>
        </w:rPr>
        <w:t>NA</w:t>
      </w:r>
      <w:r w:rsidRPr="0004764B">
        <w:rPr>
          <w:rFonts w:ascii="Times New Roman" w:hAnsi="Times New Roman" w:cs="Times New Roman"/>
          <w:sz w:val="24"/>
          <w:szCs w:val="24"/>
          <w:lang w:val="en-US"/>
        </w:rPr>
        <w:t xml:space="preserve"> export p</w:t>
      </w:r>
      <w:commentRangeStart w:id="31"/>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w:t>
      </w:r>
      <w:commentRangeEnd w:id="31"/>
      <w:r w:rsidR="00EB518C">
        <w:rPr>
          <w:rStyle w:val="CommentReference"/>
        </w:rPr>
        <w:commentReference w:id="31"/>
      </w:r>
      <w:r w:rsidR="00D269F5" w:rsidRPr="0004764B">
        <w:rPr>
          <w:rFonts w:ascii="Times New Roman" w:hAnsi="Times New Roman" w:cs="Times New Roman"/>
          <w:sz w:val="24"/>
          <w:szCs w:val="24"/>
          <w:lang w:val="en-US"/>
        </w:rPr>
        <w:t>This analysis returned two distinct motifs that are enriched in the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w:t>
      </w:r>
      <w:r w:rsidR="00A52485">
        <w:rPr>
          <w:rFonts w:ascii="Times New Roman" w:hAnsi="Times New Roman" w:cs="Times New Roman"/>
          <w:sz w:val="24"/>
          <w:szCs w:val="24"/>
          <w:lang w:val="en-US"/>
        </w:rPr>
        <w:t>export upon cavin-1 expression</w:t>
      </w:r>
      <w:r w:rsidR="006705E5">
        <w:rPr>
          <w:rFonts w:ascii="Times New Roman" w:hAnsi="Times New Roman" w:cs="Times New Roman"/>
          <w:sz w:val="24"/>
          <w:szCs w:val="24"/>
          <w:lang w:val="en-US"/>
        </w:rPr>
        <w:t xml:space="preserve"> (F</w:t>
      </w:r>
      <w:r w:rsidR="00D3020A">
        <w:rPr>
          <w:rFonts w:ascii="Times New Roman" w:hAnsi="Times New Roman" w:cs="Times New Roman"/>
          <w:sz w:val="24"/>
          <w:szCs w:val="24"/>
          <w:lang w:val="en-US"/>
        </w:rPr>
        <w:t>ig.5</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miR</w:t>
      </w:r>
      <w:r w:rsidR="00A52485">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 xml:space="preserve">s within this </w:t>
      </w:r>
      <w:r w:rsidR="00D269F5" w:rsidRPr="00002789">
        <w:rPr>
          <w:rFonts w:ascii="Times New Roman" w:hAnsi="Times New Roman" w:cs="Times New Roman"/>
          <w:sz w:val="24"/>
          <w:szCs w:val="24"/>
          <w:lang w:val="en-US"/>
        </w:rPr>
        <w:t>group.</w:t>
      </w:r>
      <w:r w:rsidR="000300CB">
        <w:rPr>
          <w:rFonts w:ascii="Times New Roman" w:hAnsi="Times New Roman" w:cs="Times New Roman"/>
          <w:sz w:val="24"/>
          <w:szCs w:val="24"/>
          <w:lang w:val="en-US"/>
        </w:rPr>
        <w:t xml:space="preserve"> Individually</w:t>
      </w:r>
      <w:r w:rsidR="00D3020A">
        <w:rPr>
          <w:rFonts w:ascii="Times New Roman" w:hAnsi="Times New Roman" w:cs="Times New Roman"/>
          <w:sz w:val="24"/>
          <w:szCs w:val="24"/>
          <w:lang w:val="en-US"/>
        </w:rPr>
        <w:t>,</w:t>
      </w:r>
      <w:r w:rsidR="00A52485">
        <w:rPr>
          <w:rFonts w:ascii="Times New Roman" w:hAnsi="Times New Roman" w:cs="Times New Roman"/>
          <w:sz w:val="24"/>
          <w:szCs w:val="24"/>
          <w:lang w:val="en-US"/>
        </w:rPr>
        <w:t xml:space="preserve"> the first motif matches to 12 of the 19 miRNAs and the second correlated to 8 of the 19. As the miRNAs found in the sampling group should not bind to the export protein, </w:t>
      </w:r>
      <w:r w:rsidR="00250CF6">
        <w:rPr>
          <w:rFonts w:ascii="Times New Roman" w:hAnsi="Times New Roman" w:cs="Times New Roman"/>
          <w:sz w:val="24"/>
          <w:szCs w:val="24"/>
          <w:lang w:val="en-US"/>
        </w:rPr>
        <w:t>it is likely that sampled miRNAs would not contain these motifs.</w:t>
      </w:r>
      <w:r w:rsidR="00A52485">
        <w:rPr>
          <w:rFonts w:ascii="Times New Roman" w:hAnsi="Times New Roman" w:cs="Times New Roman"/>
          <w:sz w:val="24"/>
          <w:szCs w:val="24"/>
          <w:lang w:val="en-US"/>
        </w:rPr>
        <w:t xml:space="preserve"> </w:t>
      </w:r>
      <w:r w:rsidR="00250CF6">
        <w:rPr>
          <w:rFonts w:ascii="Times New Roman" w:hAnsi="Times New Roman" w:cs="Times New Roman"/>
          <w:sz w:val="24"/>
          <w:szCs w:val="24"/>
          <w:lang w:val="en-US"/>
        </w:rPr>
        <w:t>Using the sitemap algorithm on all of the 95 miRNAs determines all matches of the motif to the EV contained miRNAs</w:t>
      </w:r>
      <w:r w:rsidR="005A410D">
        <w:rPr>
          <w:rFonts w:ascii="Times New Roman" w:hAnsi="Times New Roman" w:cs="Times New Roman"/>
          <w:sz w:val="24"/>
          <w:szCs w:val="24"/>
          <w:lang w:val="en-US"/>
        </w:rPr>
        <w:t>, including both selectively exported and sampled miRNAs</w:t>
      </w:r>
      <w:r w:rsidR="00250CF6">
        <w:rPr>
          <w:rFonts w:ascii="Times New Roman" w:hAnsi="Times New Roman" w:cs="Times New Roman"/>
          <w:sz w:val="24"/>
          <w:szCs w:val="24"/>
          <w:lang w:val="en-US"/>
        </w:rPr>
        <w:t xml:space="preserve">. This returned no significant matches </w:t>
      </w:r>
      <w:r w:rsidR="007E06CD">
        <w:rPr>
          <w:rFonts w:ascii="Times New Roman" w:hAnsi="Times New Roman" w:cs="Times New Roman"/>
          <w:sz w:val="24"/>
          <w:szCs w:val="24"/>
          <w:lang w:val="en-US"/>
        </w:rPr>
        <w:t>between the motifs and the sampled miRNAs.</w:t>
      </w:r>
      <w:r w:rsidR="004456B9">
        <w:rPr>
          <w:rFonts w:ascii="Times New Roman" w:hAnsi="Times New Roman" w:cs="Times New Roman"/>
          <w:sz w:val="24"/>
          <w:szCs w:val="24"/>
          <w:lang w:val="en-US"/>
        </w:rPr>
        <w:t xml:space="preserve"> </w:t>
      </w:r>
      <w:r w:rsidR="00D269F5" w:rsidRPr="00002789">
        <w:rPr>
          <w:rFonts w:ascii="Times New Roman" w:hAnsi="Times New Roman" w:cs="Times New Roman"/>
          <w:sz w:val="24"/>
          <w:szCs w:val="24"/>
          <w:lang w:val="en-US"/>
        </w:rPr>
        <w:t xml:space="preserve">This </w:t>
      </w:r>
      <w:r w:rsidR="007E06CD">
        <w:rPr>
          <w:rFonts w:ascii="Times New Roman" w:hAnsi="Times New Roman" w:cs="Times New Roman"/>
          <w:sz w:val="24"/>
          <w:szCs w:val="24"/>
          <w:lang w:val="en-US"/>
        </w:rPr>
        <w:t>reveals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3036C395" w14:textId="77777777" w:rsidR="00D269F5" w:rsidRPr="0004764B" w:rsidRDefault="00D269F5" w:rsidP="0004764B">
      <w:pPr>
        <w:pStyle w:val="Heading2"/>
        <w:spacing w:line="480" w:lineRule="auto"/>
        <w:rPr>
          <w:rFonts w:ascii="Times New Roman" w:hAnsi="Times New Roman" w:cs="Times New Roman"/>
          <w:lang w:val="en-US"/>
        </w:rPr>
      </w:pPr>
      <w:bookmarkStart w:id="32" w:name="_Toc464553542"/>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w:t>
      </w:r>
      <w:bookmarkEnd w:id="32"/>
      <w:r w:rsidRPr="0004764B">
        <w:rPr>
          <w:rFonts w:ascii="Times New Roman" w:hAnsi="Times New Roman" w:cs="Times New Roman"/>
          <w:lang w:val="en-US"/>
        </w:rPr>
        <w:t xml:space="preserve"> </w:t>
      </w:r>
    </w:p>
    <w:p w14:paraId="3FF9FC47" w14:textId="77777777" w:rsidR="009A0AD7" w:rsidRPr="008D22E6" w:rsidRDefault="00FC3A7C" w:rsidP="008D22E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r w:rsidRPr="0004764B">
        <w:rPr>
          <w:rFonts w:ascii="Times New Roman" w:hAnsi="Times New Roman" w:cs="Times New Roman"/>
          <w:sz w:val="24"/>
          <w:szCs w:val="24"/>
          <w:lang w:val="en-US"/>
        </w:rPr>
        <w:t>miR</w:t>
      </w:r>
      <w:r w:rsidR="001C7F4E">
        <w:rPr>
          <w:rFonts w:ascii="Times New Roman" w:hAnsi="Times New Roman" w:cs="Times New Roman"/>
          <w:sz w:val="24"/>
          <w:szCs w:val="24"/>
          <w:lang w:val="en-US"/>
        </w:rPr>
        <w:t>NA</w:t>
      </w:r>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5A7E5F">
        <w:rPr>
          <w:rFonts w:ascii="Times New Roman" w:hAnsi="Times New Roman" w:cs="Times New Roman"/>
          <w:sz w:val="24"/>
          <w:szCs w:val="24"/>
          <w:lang w:val="en-US"/>
        </w:rPr>
        <w:t xml:space="preserve">(1) </w:t>
      </w:r>
      <w:r w:rsidR="00C547B4" w:rsidRPr="0004764B">
        <w:rPr>
          <w:rFonts w:ascii="Times New Roman" w:hAnsi="Times New Roman" w:cs="Times New Roman"/>
          <w:sz w:val="24"/>
          <w:szCs w:val="24"/>
          <w:lang w:val="en-US"/>
        </w:rPr>
        <w:t xml:space="preserve">differential export upon cavin-1 expression and </w:t>
      </w:r>
      <w:r w:rsidR="005A7E5F">
        <w:rPr>
          <w:rFonts w:ascii="Times New Roman" w:hAnsi="Times New Roman" w:cs="Times New Roman"/>
          <w:sz w:val="24"/>
          <w:szCs w:val="24"/>
          <w:lang w:val="en-US"/>
        </w:rPr>
        <w:t xml:space="preserve">(2) </w:t>
      </w:r>
      <w:r w:rsidR="00C547B4" w:rsidRPr="0004764B">
        <w:rPr>
          <w:rFonts w:ascii="Times New Roman" w:hAnsi="Times New Roman" w:cs="Times New Roman"/>
          <w:sz w:val="24"/>
          <w:szCs w:val="24"/>
          <w:lang w:val="en-US"/>
        </w:rPr>
        <w:t>RNA-binding ability</w:t>
      </w:r>
      <w:r w:rsidR="00D269F5"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The analysis used a p</w:t>
      </w:r>
      <w:r w:rsidR="00C547B4" w:rsidRPr="0004764B">
        <w:rPr>
          <w:rFonts w:ascii="Times New Roman" w:hAnsi="Times New Roman" w:cs="Times New Roman"/>
          <w:sz w:val="24"/>
          <w:szCs w:val="24"/>
          <w:lang w:val="en-US"/>
        </w:rPr>
        <w:t xml:space="preserve">reviously published </w:t>
      </w:r>
      <w:r w:rsidR="005A7E5F">
        <w:rPr>
          <w:rFonts w:ascii="Times New Roman" w:hAnsi="Times New Roman" w:cs="Times New Roman"/>
          <w:sz w:val="24"/>
          <w:szCs w:val="24"/>
          <w:lang w:val="en-US"/>
        </w:rPr>
        <w:t xml:space="preserve">quantitative </w:t>
      </w:r>
      <w:r w:rsidR="00C547B4" w:rsidRPr="0004764B">
        <w:rPr>
          <w:rFonts w:ascii="Times New Roman" w:hAnsi="Times New Roman" w:cs="Times New Roman"/>
          <w:sz w:val="24"/>
          <w:szCs w:val="24"/>
          <w:lang w:val="en-US"/>
        </w:rPr>
        <w:t>proteomic data</w:t>
      </w:r>
      <w:r w:rsidR="005A7E5F">
        <w:rPr>
          <w:rFonts w:ascii="Times New Roman" w:hAnsi="Times New Roman" w:cs="Times New Roman"/>
          <w:sz w:val="24"/>
          <w:szCs w:val="24"/>
          <w:lang w:val="en-US"/>
        </w:rPr>
        <w:t xml:space="preserve">set </w: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PEVuZE5vdGU+PENpdGU+PEF1dGhvcj5JbmRlcjwvQXV0aG9yPjxZZWFyPjIwMTI8L1llYXI+PFJl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34" w:tooltip="Inder, 2012 #8" w:history="1">
        <w:r w:rsidR="00035725">
          <w:rPr>
            <w:rFonts w:ascii="Times New Roman" w:hAnsi="Times New Roman" w:cs="Times New Roman"/>
            <w:noProof/>
            <w:sz w:val="24"/>
            <w:szCs w:val="24"/>
            <w:lang w:val="en-US"/>
          </w:rPr>
          <w:t>Inder et al. 2012</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7E06CD">
        <w:rPr>
          <w:rFonts w:ascii="Times New Roman" w:hAnsi="Times New Roman" w:cs="Times New Roman"/>
          <w:color w:val="FF0000"/>
          <w:sz w:val="24"/>
          <w:szCs w:val="24"/>
          <w:lang w:val="en-US"/>
        </w:rPr>
        <w:t xml:space="preserve">. </w:t>
      </w:r>
      <w:r w:rsidR="005A7E5F">
        <w:rPr>
          <w:rFonts w:ascii="Times New Roman" w:hAnsi="Times New Roman" w:cs="Times New Roman"/>
          <w:sz w:val="24"/>
          <w:szCs w:val="24"/>
          <w:lang w:val="en-US"/>
        </w:rPr>
        <w:t>A</w:t>
      </w:r>
      <w:r w:rsidR="000643A5" w:rsidRPr="0004764B">
        <w:rPr>
          <w:rFonts w:ascii="Times New Roman" w:hAnsi="Times New Roman" w:cs="Times New Roman"/>
          <w:sz w:val="24"/>
          <w:szCs w:val="24"/>
          <w:lang w:val="en-US"/>
        </w:rPr>
        <w:t xml:space="preserve"> total of 120 </w:t>
      </w:r>
      <w:r w:rsidR="005A7E5F">
        <w:rPr>
          <w:rFonts w:ascii="Times New Roman" w:hAnsi="Times New Roman" w:cs="Times New Roman"/>
          <w:sz w:val="24"/>
          <w:szCs w:val="24"/>
          <w:lang w:val="en-US"/>
        </w:rPr>
        <w:t xml:space="preserve">EV proteins were </w:t>
      </w:r>
      <w:r w:rsidR="000643A5" w:rsidRPr="0004764B">
        <w:rPr>
          <w:rFonts w:ascii="Times New Roman" w:hAnsi="Times New Roman" w:cs="Times New Roman"/>
          <w:sz w:val="24"/>
          <w:szCs w:val="24"/>
          <w:lang w:val="en-US"/>
        </w:rPr>
        <w:t xml:space="preserve">differentially exported </w:t>
      </w:r>
      <w:r w:rsidR="005A7E5F">
        <w:rPr>
          <w:rFonts w:ascii="Times New Roman" w:hAnsi="Times New Roman" w:cs="Times New Roman"/>
          <w:sz w:val="24"/>
          <w:szCs w:val="24"/>
          <w:lang w:val="en-US"/>
        </w:rPr>
        <w:t>upon cavin-1 expression</w:t>
      </w:r>
      <w:r w:rsidR="00704850" w:rsidRPr="0004764B">
        <w:rPr>
          <w:rFonts w:ascii="Times New Roman" w:hAnsi="Times New Roman" w:cs="Times New Roman"/>
          <w:sz w:val="24"/>
          <w:szCs w:val="24"/>
          <w:lang w:val="en-US"/>
        </w:rPr>
        <w:t xml:space="preserve"> </w:t>
      </w:r>
      <w:r w:rsidR="007E06CD">
        <w:rPr>
          <w:rFonts w:ascii="Times New Roman" w:hAnsi="Times New Roman" w:cs="Times New Roman"/>
          <w:sz w:val="24"/>
          <w:szCs w:val="24"/>
          <w:lang w:val="en-US"/>
        </w:rPr>
        <w:t>(Fig.6</w:t>
      </w:r>
      <w:r w:rsidR="00841A4D">
        <w:rPr>
          <w:rFonts w:ascii="Times New Roman" w:hAnsi="Times New Roman" w:cs="Times New Roman"/>
          <w:sz w:val="24"/>
          <w:szCs w:val="24"/>
          <w:lang w:val="en-US"/>
        </w:rPr>
        <w:t>)</w:t>
      </w:r>
      <w:r w:rsidR="00C547B4"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Since miRNAs of interest were down-regulated by cavin-1, the 109 down-regulated proteins were selected for </w:t>
      </w:r>
      <w:r w:rsidR="006D430D" w:rsidRPr="0004764B">
        <w:rPr>
          <w:rFonts w:ascii="Times New Roman" w:hAnsi="Times New Roman" w:cs="Times New Roman"/>
          <w:sz w:val="24"/>
          <w:szCs w:val="24"/>
          <w:lang w:val="en-US"/>
        </w:rPr>
        <w:t xml:space="preserve">further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6E73A2">
        <w:rPr>
          <w:rFonts w:ascii="Times New Roman" w:hAnsi="Times New Roman" w:cs="Times New Roman"/>
          <w:sz w:val="24"/>
          <w:szCs w:val="24"/>
          <w:lang w:val="en-US"/>
        </w:rPr>
        <w:t>:</w:t>
      </w:r>
      <w:r w:rsidR="005A7E5F">
        <w:rPr>
          <w:rFonts w:ascii="Times New Roman" w:hAnsi="Times New Roman" w:cs="Times New Roman"/>
          <w:sz w:val="24"/>
          <w:szCs w:val="24"/>
          <w:lang w:val="en-US"/>
        </w:rPr>
        <w:t xml:space="preserve"> </w:t>
      </w:r>
      <w:r w:rsidR="006E73A2">
        <w:rPr>
          <w:rFonts w:ascii="Times New Roman" w:hAnsi="Times New Roman" w:cs="Times New Roman"/>
          <w:sz w:val="24"/>
          <w:szCs w:val="24"/>
          <w:lang w:val="en-US"/>
        </w:rPr>
        <w:t xml:space="preserve">FUS, </w:t>
      </w:r>
      <w:proofErr w:type="spellStart"/>
      <w:r w:rsidR="006E73A2">
        <w:rPr>
          <w:rFonts w:ascii="Times New Roman" w:hAnsi="Times New Roman" w:cs="Times New Roman"/>
          <w:sz w:val="24"/>
          <w:szCs w:val="24"/>
          <w:lang w:val="en-US"/>
        </w:rPr>
        <w:t>hnRNPK</w:t>
      </w:r>
      <w:proofErr w:type="spellEnd"/>
      <w:r w:rsidR="006E73A2">
        <w:rPr>
          <w:rFonts w:ascii="Times New Roman" w:hAnsi="Times New Roman" w:cs="Times New Roman"/>
          <w:sz w:val="24"/>
          <w:szCs w:val="24"/>
          <w:lang w:val="en-US"/>
        </w:rPr>
        <w:t>, snRPD3, HSP90B1 and ILF2.</w:t>
      </w:r>
      <w:r w:rsidR="00A35B80">
        <w:rPr>
          <w:rFonts w:ascii="Times New Roman" w:hAnsi="Times New Roman" w:cs="Times New Roman"/>
          <w:sz w:val="24"/>
          <w:szCs w:val="24"/>
          <w:lang w:val="en-US"/>
        </w:rPr>
        <w:t xml:space="preserve"> As members </w:t>
      </w:r>
    </w:p>
    <w:p w14:paraId="744FFEC4" w14:textId="77777777" w:rsidR="00BC4634" w:rsidRDefault="008D22E6">
      <w:pPr>
        <w:rPr>
          <w:rFonts w:ascii="Times New Roman" w:eastAsiaTheme="majorEastAsia" w:hAnsi="Times New Roman" w:cs="Times New Roman"/>
          <w:color w:val="2E74B5" w:themeColor="accent1" w:themeShade="BF"/>
          <w:sz w:val="26"/>
          <w:szCs w:val="26"/>
          <w:lang w:val="en-US"/>
        </w:rPr>
      </w:pPr>
      <w:r>
        <w:rPr>
          <w:noProof/>
          <w:lang w:eastAsia="en-AU"/>
        </w:rPr>
        <w:lastRenderedPageBreak/>
        <w:drawing>
          <wp:inline distT="0" distB="0" distL="0" distR="0" wp14:anchorId="4C4CAC77" wp14:editId="34812B25">
            <wp:extent cx="5731510" cy="64173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417310"/>
                    </a:xfrm>
                    <a:prstGeom prst="rect">
                      <a:avLst/>
                    </a:prstGeom>
                  </pic:spPr>
                </pic:pic>
              </a:graphicData>
            </a:graphic>
          </wp:inline>
        </w:drawing>
      </w:r>
    </w:p>
    <w:p w14:paraId="3BED9047" w14:textId="77777777" w:rsidR="009A0AD7" w:rsidRDefault="009A0AD7" w:rsidP="00BC4634">
      <w:pPr>
        <w:rPr>
          <w:rFonts w:ascii="Times New Roman" w:hAnsi="Times New Roman" w:cs="Times New Roman"/>
          <w:b/>
          <w:sz w:val="24"/>
          <w:szCs w:val="24"/>
          <w:lang w:val="en-US"/>
        </w:rPr>
      </w:pPr>
    </w:p>
    <w:p w14:paraId="23C4BD00" w14:textId="0B5A6A2B" w:rsidR="0035527B" w:rsidRPr="008D22E6" w:rsidRDefault="007E06CD" w:rsidP="00010321">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5</w:t>
      </w:r>
      <w:r w:rsidR="00BC4634" w:rsidRPr="00BC4634">
        <w:rPr>
          <w:rFonts w:ascii="Times New Roman" w:hAnsi="Times New Roman" w:cs="Times New Roman"/>
          <w:sz w:val="24"/>
          <w:szCs w:val="24"/>
          <w:lang w:val="en-US"/>
        </w:rPr>
        <w:t xml:space="preserve">. </w:t>
      </w:r>
      <w:r w:rsidR="00EB518C">
        <w:rPr>
          <w:rFonts w:ascii="Times New Roman" w:hAnsi="Times New Roman" w:cs="Times New Roman"/>
          <w:i/>
          <w:sz w:val="24"/>
          <w:szCs w:val="24"/>
          <w:lang w:val="en-US"/>
        </w:rPr>
        <w:t>M</w:t>
      </w:r>
      <w:r w:rsidR="00BC4634" w:rsidRPr="009A0AD7">
        <w:rPr>
          <w:rFonts w:ascii="Times New Roman" w:hAnsi="Times New Roman" w:cs="Times New Roman"/>
          <w:i/>
          <w:sz w:val="24"/>
          <w:szCs w:val="24"/>
          <w:lang w:val="en-US"/>
        </w:rPr>
        <w:t>otif</w:t>
      </w:r>
      <w:r w:rsidR="008D22E6">
        <w:rPr>
          <w:rFonts w:ascii="Times New Roman" w:hAnsi="Times New Roman" w:cs="Times New Roman"/>
          <w:i/>
          <w:sz w:val="24"/>
          <w:szCs w:val="24"/>
          <w:lang w:val="en-US"/>
        </w:rPr>
        <w:t>s</w:t>
      </w:r>
      <w:r w:rsidR="00BC4634" w:rsidRPr="009A0AD7">
        <w:rPr>
          <w:rFonts w:ascii="Times New Roman" w:hAnsi="Times New Roman" w:cs="Times New Roman"/>
          <w:i/>
          <w:sz w:val="24"/>
          <w:szCs w:val="24"/>
          <w:lang w:val="en-US"/>
        </w:rPr>
        <w:t xml:space="preserve"> </w:t>
      </w:r>
      <w:r w:rsidR="00EB518C">
        <w:rPr>
          <w:rFonts w:ascii="Times New Roman" w:hAnsi="Times New Roman" w:cs="Times New Roman"/>
          <w:i/>
          <w:sz w:val="24"/>
          <w:szCs w:val="24"/>
          <w:lang w:val="en-US"/>
        </w:rPr>
        <w:t xml:space="preserve">identified </w:t>
      </w:r>
      <w:r w:rsidR="00BC4634" w:rsidRPr="009A0AD7">
        <w:rPr>
          <w:rFonts w:ascii="Times New Roman" w:hAnsi="Times New Roman" w:cs="Times New Roman"/>
          <w:i/>
          <w:sz w:val="24"/>
          <w:szCs w:val="24"/>
          <w:lang w:val="en-US"/>
        </w:rPr>
        <w:t>within the selectively exported microRNAs.</w:t>
      </w:r>
      <w:r w:rsidR="00BC4634" w:rsidRPr="00BC4634">
        <w:rPr>
          <w:rFonts w:ascii="Times New Roman" w:hAnsi="Times New Roman" w:cs="Times New Roman"/>
          <w:sz w:val="24"/>
          <w:szCs w:val="24"/>
          <w:lang w:val="en-US"/>
        </w:rPr>
        <w:t xml:space="preserve"> Motif discovery using the MEME </w:t>
      </w:r>
      <w:r w:rsidR="001F71C2" w:rsidRPr="00BC4634">
        <w:rPr>
          <w:rFonts w:ascii="Times New Roman" w:hAnsi="Times New Roman" w:cs="Times New Roman"/>
          <w:sz w:val="24"/>
          <w:szCs w:val="24"/>
          <w:lang w:val="en-US"/>
        </w:rPr>
        <w:t>algorithm</w:t>
      </w:r>
      <w:r w:rsidR="008D22E6">
        <w:rPr>
          <w:rFonts w:ascii="Times New Roman" w:hAnsi="Times New Roman" w:cs="Times New Roman"/>
          <w:sz w:val="24"/>
          <w:szCs w:val="24"/>
          <w:lang w:val="en-US"/>
        </w:rPr>
        <w:t xml:space="preserve"> revealed two enriched motifs detected from the selectively exported miRNA </w:t>
      </w:r>
      <w:r w:rsidR="00BC4634" w:rsidRPr="00BC4634">
        <w:rPr>
          <w:rFonts w:ascii="Times New Roman" w:hAnsi="Times New Roman" w:cs="Times New Roman"/>
          <w:sz w:val="24"/>
          <w:szCs w:val="24"/>
          <w:lang w:val="en-US"/>
        </w:rPr>
        <w:t>group. Table</w:t>
      </w:r>
      <w:r w:rsidR="008D22E6">
        <w:rPr>
          <w:rFonts w:ascii="Times New Roman" w:hAnsi="Times New Roman" w:cs="Times New Roman"/>
          <w:sz w:val="24"/>
          <w:szCs w:val="24"/>
          <w:lang w:val="en-US"/>
        </w:rPr>
        <w:t>s</w:t>
      </w:r>
      <w:r w:rsidR="00BC4634" w:rsidRPr="00BC4634">
        <w:rPr>
          <w:rFonts w:ascii="Times New Roman" w:hAnsi="Times New Roman" w:cs="Times New Roman"/>
          <w:sz w:val="24"/>
          <w:szCs w:val="24"/>
          <w:lang w:val="en-US"/>
        </w:rPr>
        <w:t xml:space="preserve"> shows the miR</w:t>
      </w:r>
      <w:r w:rsidR="008D22E6">
        <w:rPr>
          <w:rFonts w:ascii="Times New Roman" w:hAnsi="Times New Roman" w:cs="Times New Roman"/>
          <w:sz w:val="24"/>
          <w:szCs w:val="24"/>
          <w:lang w:val="en-US"/>
        </w:rPr>
        <w:t>NA</w:t>
      </w:r>
      <w:r w:rsidR="00BC4634" w:rsidRPr="00BC4634">
        <w:rPr>
          <w:rFonts w:ascii="Times New Roman" w:hAnsi="Times New Roman" w:cs="Times New Roman"/>
          <w:sz w:val="24"/>
          <w:szCs w:val="24"/>
          <w:lang w:val="en-US"/>
        </w:rPr>
        <w:t>s containing the motif, pos</w:t>
      </w:r>
      <w:r w:rsidR="008D22E6">
        <w:rPr>
          <w:rFonts w:ascii="Times New Roman" w:hAnsi="Times New Roman" w:cs="Times New Roman"/>
          <w:sz w:val="24"/>
          <w:szCs w:val="24"/>
          <w:lang w:val="en-US"/>
        </w:rPr>
        <w:t xml:space="preserve">ition of motif (red) and p-value </w:t>
      </w:r>
      <w:r w:rsidR="00BC4634" w:rsidRPr="00BC4634">
        <w:rPr>
          <w:rFonts w:ascii="Times New Roman" w:hAnsi="Times New Roman" w:cs="Times New Roman"/>
          <w:sz w:val="24"/>
          <w:szCs w:val="24"/>
          <w:lang w:val="en-US"/>
        </w:rPr>
        <w:t xml:space="preserve">calculated from the sitemap </w:t>
      </w:r>
      <w:r w:rsidR="001F71C2" w:rsidRPr="00BC4634">
        <w:rPr>
          <w:rFonts w:ascii="Times New Roman" w:hAnsi="Times New Roman" w:cs="Times New Roman"/>
          <w:sz w:val="24"/>
          <w:szCs w:val="24"/>
          <w:lang w:val="en-US"/>
        </w:rPr>
        <w:t>algorithm</w:t>
      </w:r>
      <w:r w:rsidR="00BC4634" w:rsidRPr="00BC4634">
        <w:rPr>
          <w:rFonts w:ascii="Times New Roman" w:hAnsi="Times New Roman" w:cs="Times New Roman"/>
          <w:sz w:val="24"/>
          <w:szCs w:val="24"/>
          <w:lang w:val="en-US"/>
        </w:rPr>
        <w:t xml:space="preserve">. Motif </w:t>
      </w:r>
      <w:r w:rsidR="008D22E6">
        <w:rPr>
          <w:rFonts w:ascii="Times New Roman" w:hAnsi="Times New Roman" w:cs="Times New Roman"/>
          <w:sz w:val="24"/>
          <w:szCs w:val="24"/>
          <w:lang w:val="en-US"/>
        </w:rPr>
        <w:t xml:space="preserve">1 (top) </w:t>
      </w:r>
      <w:r w:rsidR="00BC4634" w:rsidRPr="00BC4634">
        <w:rPr>
          <w:rFonts w:ascii="Times New Roman" w:hAnsi="Times New Roman" w:cs="Times New Roman"/>
          <w:sz w:val="24"/>
          <w:szCs w:val="24"/>
          <w:lang w:val="en-US"/>
        </w:rPr>
        <w:t xml:space="preserve">matches to </w:t>
      </w:r>
      <w:r w:rsidR="008D22E6">
        <w:rPr>
          <w:rFonts w:ascii="Times New Roman" w:hAnsi="Times New Roman" w:cs="Times New Roman"/>
          <w:sz w:val="24"/>
          <w:szCs w:val="24"/>
          <w:lang w:val="en-US"/>
        </w:rPr>
        <w:t xml:space="preserve">12 of the 19 miRNAs in this group and motif 2 (bottom) matches 8 of the miRNAs. </w:t>
      </w:r>
      <w:r w:rsidR="00BC4634" w:rsidRPr="00BC4634">
        <w:rPr>
          <w:lang w:val="en-US"/>
        </w:rPr>
        <w:t xml:space="preserve">   </w:t>
      </w:r>
    </w:p>
    <w:p w14:paraId="4D936E3C" w14:textId="77777777" w:rsidR="0035527B" w:rsidRDefault="0035527B" w:rsidP="00BC4634">
      <w:pPr>
        <w:rPr>
          <w:lang w:val="en-US"/>
        </w:rPr>
      </w:pPr>
    </w:p>
    <w:p w14:paraId="2BF8C758" w14:textId="77777777" w:rsidR="00BC4634" w:rsidRDefault="00BC4634" w:rsidP="00BC4634">
      <w:pPr>
        <w:rPr>
          <w:lang w:val="en-US"/>
        </w:rPr>
      </w:pPr>
      <w:r>
        <w:rPr>
          <w:lang w:val="en-US"/>
        </w:rPr>
        <w:br w:type="page"/>
      </w:r>
    </w:p>
    <w:p w14:paraId="020442C1"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78819A09" w14:textId="77777777" w:rsidR="00757923" w:rsidRDefault="00757923">
      <w:pPr>
        <w:rPr>
          <w:rFonts w:ascii="Times New Roman" w:hAnsi="Times New Roman" w:cs="Times New Roman"/>
          <w:lang w:val="en-US"/>
        </w:rPr>
      </w:pPr>
    </w:p>
    <w:p w14:paraId="1EFF46C2" w14:textId="77777777" w:rsidR="00757923" w:rsidRDefault="00757923">
      <w:pPr>
        <w:rPr>
          <w:rFonts w:ascii="Times New Roman" w:hAnsi="Times New Roman" w:cs="Times New Roman"/>
          <w:lang w:val="en-US"/>
        </w:rPr>
      </w:pPr>
    </w:p>
    <w:p w14:paraId="424A31DB" w14:textId="77777777" w:rsidR="00757923" w:rsidRDefault="00757923">
      <w:pPr>
        <w:rPr>
          <w:rFonts w:ascii="Times New Roman" w:hAnsi="Times New Roman" w:cs="Times New Roman"/>
          <w:lang w:val="en-US"/>
        </w:rPr>
      </w:pPr>
    </w:p>
    <w:p w14:paraId="33676CEF" w14:textId="77777777" w:rsidR="00757923" w:rsidRDefault="00757923">
      <w:pPr>
        <w:rPr>
          <w:rFonts w:ascii="Times New Roman" w:hAnsi="Times New Roman" w:cs="Times New Roman"/>
          <w:lang w:val="en-US"/>
        </w:rPr>
      </w:pPr>
    </w:p>
    <w:p w14:paraId="21CAE684" w14:textId="77777777" w:rsidR="00757923" w:rsidRDefault="00757923">
      <w:pPr>
        <w:rPr>
          <w:rFonts w:ascii="Times New Roman" w:hAnsi="Times New Roman" w:cs="Times New Roman"/>
          <w:lang w:val="en-US"/>
        </w:rPr>
      </w:pPr>
    </w:p>
    <w:p w14:paraId="7FFA19AF" w14:textId="77777777" w:rsidR="00757923" w:rsidRDefault="00757923">
      <w:pPr>
        <w:rPr>
          <w:rFonts w:ascii="Times New Roman" w:hAnsi="Times New Roman" w:cs="Times New Roman"/>
          <w:lang w:val="en-US"/>
        </w:rPr>
      </w:pPr>
    </w:p>
    <w:p w14:paraId="38B85692" w14:textId="77777777" w:rsidR="00757923" w:rsidRDefault="00757923">
      <w:pPr>
        <w:rPr>
          <w:rFonts w:ascii="Times New Roman" w:hAnsi="Times New Roman" w:cs="Times New Roman"/>
          <w:lang w:val="en-US"/>
        </w:rPr>
      </w:pPr>
    </w:p>
    <w:p w14:paraId="12DDEC98" w14:textId="77777777" w:rsidR="00757923" w:rsidRDefault="00757923" w:rsidP="00757923">
      <w:pPr>
        <w:jc w:val="center"/>
        <w:rPr>
          <w:rFonts w:ascii="Times New Roman" w:hAnsi="Times New Roman" w:cs="Times New Roman"/>
          <w:lang w:val="en-US"/>
        </w:rPr>
      </w:pPr>
      <w:r>
        <w:rPr>
          <w:noProof/>
          <w:lang w:eastAsia="en-AU"/>
        </w:rPr>
        <w:drawing>
          <wp:inline distT="0" distB="0" distL="0" distR="0" wp14:anchorId="5A610315" wp14:editId="56C011E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66CA369E" w14:textId="77777777" w:rsidR="00757923" w:rsidRDefault="00757923" w:rsidP="00757923">
      <w:pPr>
        <w:spacing w:line="360" w:lineRule="auto"/>
        <w:rPr>
          <w:rFonts w:ascii="Times New Roman" w:hAnsi="Times New Roman" w:cs="Times New Roman"/>
          <w:b/>
          <w:sz w:val="24"/>
          <w:szCs w:val="24"/>
          <w:lang w:val="en-US"/>
        </w:rPr>
      </w:pPr>
    </w:p>
    <w:p w14:paraId="769E3C76" w14:textId="77777777" w:rsidR="00757923" w:rsidRDefault="00757923" w:rsidP="00757923">
      <w:pPr>
        <w:spacing w:line="360" w:lineRule="auto"/>
        <w:rPr>
          <w:rFonts w:ascii="Times New Roman" w:hAnsi="Times New Roman" w:cs="Times New Roman"/>
          <w:b/>
          <w:sz w:val="24"/>
          <w:szCs w:val="24"/>
          <w:lang w:val="en-US"/>
        </w:rPr>
      </w:pPr>
    </w:p>
    <w:p w14:paraId="2F827EBE" w14:textId="77777777"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Figure </w:t>
      </w:r>
      <w:r w:rsidR="007E06CD">
        <w:rPr>
          <w:rFonts w:ascii="Times New Roman" w:hAnsi="Times New Roman" w:cs="Times New Roman"/>
          <w:b/>
          <w:sz w:val="24"/>
          <w:szCs w:val="24"/>
          <w:lang w:val="en-US"/>
        </w:rPr>
        <w:t>6</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 xml:space="preserve">Cavin-1 attenuates the </w:t>
      </w:r>
      <w:r w:rsidR="00EB518C">
        <w:rPr>
          <w:rFonts w:ascii="Times New Roman" w:hAnsi="Times New Roman" w:cs="Times New Roman"/>
          <w:i/>
          <w:sz w:val="24"/>
          <w:szCs w:val="24"/>
          <w:lang w:val="en-US"/>
        </w:rPr>
        <w:t xml:space="preserve">EV </w:t>
      </w:r>
      <w:r w:rsidR="00757923" w:rsidRPr="00757923">
        <w:rPr>
          <w:rFonts w:ascii="Times New Roman" w:hAnsi="Times New Roman" w:cs="Times New Roman"/>
          <w:i/>
          <w:sz w:val="24"/>
          <w:szCs w:val="24"/>
          <w:lang w:val="en-US"/>
        </w:rPr>
        <w:t>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icantly</w:t>
      </w:r>
      <w:r w:rsidR="001F71C2">
        <w:rPr>
          <w:rFonts w:ascii="Times New Roman" w:hAnsi="Times New Roman" w:cs="Times New Roman"/>
          <w:sz w:val="24"/>
          <w:szCs w:val="24"/>
          <w:lang w:val="en-US"/>
        </w:rPr>
        <w:t xml:space="preserve"> (p≤0.05)</w:t>
      </w:r>
      <w:r w:rsidR="00757923">
        <w:rPr>
          <w:rFonts w:ascii="Times New Roman" w:hAnsi="Times New Roman" w:cs="Times New Roman"/>
          <w:sz w:val="24"/>
          <w:szCs w:val="24"/>
          <w:lang w:val="en-US"/>
        </w:rPr>
        <w:t xml:space="preserve"> differentially exported </w:t>
      </w:r>
      <w:r w:rsidR="00757923" w:rsidRPr="00757923">
        <w:rPr>
          <w:rFonts w:ascii="Times New Roman" w:hAnsi="Times New Roman" w:cs="Times New Roman"/>
          <w:sz w:val="24"/>
          <w:szCs w:val="24"/>
          <w:lang w:val="en-US"/>
        </w:rPr>
        <w:t>proteins.</w:t>
      </w:r>
      <w:r w:rsidR="001F71C2">
        <w:rPr>
          <w:rFonts w:ascii="Times New Roman" w:hAnsi="Times New Roman" w:cs="Times New Roman"/>
          <w:sz w:val="24"/>
          <w:szCs w:val="24"/>
          <w:lang w:val="en-US"/>
        </w:rPr>
        <w:t xml:space="preserve"> This is divided into proteins modified and proteins reduced in the EVs upon cavin-1 expression.</w:t>
      </w:r>
      <w:r w:rsidR="00757923" w:rsidRPr="00757923">
        <w:rPr>
          <w:rFonts w:ascii="Times New Roman" w:hAnsi="Times New Roman" w:cs="Times New Roman"/>
          <w:sz w:val="24"/>
          <w:szCs w:val="24"/>
          <w:lang w:val="en-US"/>
        </w:rPr>
        <w:t xml:space="preserve">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w:t>
      </w:r>
      <w:r w:rsidR="001F71C2">
        <w:rPr>
          <w:rFonts w:ascii="Times New Roman" w:hAnsi="Times New Roman" w:cs="Times New Roman"/>
          <w:sz w:val="24"/>
          <w:szCs w:val="24"/>
          <w:lang w:val="en-US"/>
        </w:rPr>
        <w:t>Number of total RNA binding proteins reflects all human proteins with GO term, GO</w:t>
      </w:r>
      <w:proofErr w:type="gramStart"/>
      <w:r w:rsidR="001F71C2">
        <w:rPr>
          <w:rFonts w:ascii="Times New Roman" w:hAnsi="Times New Roman" w:cs="Times New Roman"/>
          <w:sz w:val="24"/>
          <w:szCs w:val="24"/>
          <w:lang w:val="en-US"/>
        </w:rPr>
        <w:t>:</w:t>
      </w:r>
      <w:r w:rsidR="001F71C2" w:rsidRPr="0004764B">
        <w:rPr>
          <w:rFonts w:ascii="Times New Roman" w:hAnsi="Times New Roman" w:cs="Times New Roman"/>
          <w:sz w:val="24"/>
          <w:szCs w:val="24"/>
          <w:lang w:val="en-US"/>
        </w:rPr>
        <w:t>0003723</w:t>
      </w:r>
      <w:proofErr w:type="gramEnd"/>
      <w:r w:rsidR="001F71C2">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r w:rsidR="001F71C2">
        <w:rPr>
          <w:rFonts w:ascii="Times New Roman" w:hAnsi="Times New Roman" w:cs="Times New Roman"/>
          <w:sz w:val="24"/>
          <w:szCs w:val="24"/>
          <w:lang w:val="en-US"/>
        </w:rPr>
        <w:t>, shown by the shaded region</w:t>
      </w:r>
      <w:r w:rsidR="00757923" w:rsidRPr="00757923">
        <w:rPr>
          <w:rFonts w:ascii="Times New Roman" w:hAnsi="Times New Roman" w:cs="Times New Roman"/>
          <w:sz w:val="24"/>
          <w:szCs w:val="24"/>
          <w:lang w:val="en-US"/>
        </w:rPr>
        <w:t>.</w:t>
      </w:r>
      <w:r w:rsidR="001F71C2">
        <w:rPr>
          <w:rFonts w:ascii="Times New Roman" w:hAnsi="Times New Roman" w:cs="Times New Roman"/>
          <w:sz w:val="24"/>
          <w:szCs w:val="24"/>
          <w:lang w:val="en-US"/>
        </w:rPr>
        <w:t xml:space="preserve"> </w:t>
      </w:r>
    </w:p>
    <w:p w14:paraId="3C450CE0" w14:textId="77777777"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400BBCA6" w14:textId="21A2EA41" w:rsidR="00F2464A" w:rsidRPr="00F2464A" w:rsidRDefault="00F2464A" w:rsidP="00F2464A">
      <w:pPr>
        <w:pStyle w:val="NoSpacing"/>
        <w:spacing w:line="480" w:lineRule="auto"/>
        <w:rPr>
          <w:rFonts w:ascii="Times New Roman" w:hAnsi="Times New Roman" w:cs="Times New Roman"/>
          <w:color w:val="FF0000"/>
          <w:sz w:val="24"/>
          <w:szCs w:val="24"/>
          <w:lang w:val="en-US"/>
        </w:rPr>
      </w:pPr>
      <w:proofErr w:type="gramStart"/>
      <w:r w:rsidRPr="00F2464A">
        <w:rPr>
          <w:rFonts w:ascii="Times New Roman" w:hAnsi="Times New Roman" w:cs="Times New Roman"/>
          <w:sz w:val="24"/>
          <w:szCs w:val="24"/>
          <w:lang w:val="en-US"/>
        </w:rPr>
        <w:lastRenderedPageBreak/>
        <w:t>of</w:t>
      </w:r>
      <w:proofErr w:type="gramEnd"/>
      <w:r w:rsidRPr="00F2464A">
        <w:rPr>
          <w:rFonts w:ascii="Times New Roman" w:hAnsi="Times New Roman" w:cs="Times New Roman"/>
          <w:sz w:val="24"/>
          <w:szCs w:val="24"/>
          <w:lang w:val="en-US"/>
        </w:rPr>
        <w:t xml:space="preserve"> the </w:t>
      </w:r>
      <w:proofErr w:type="spellStart"/>
      <w:r w:rsidRPr="00F2464A">
        <w:rPr>
          <w:rFonts w:ascii="Times New Roman" w:hAnsi="Times New Roman" w:cs="Times New Roman"/>
          <w:sz w:val="24"/>
          <w:szCs w:val="24"/>
          <w:lang w:val="en-US"/>
        </w:rPr>
        <w:t>hnRNP</w:t>
      </w:r>
      <w:proofErr w:type="spellEnd"/>
      <w:r w:rsidRPr="00F2464A">
        <w:rPr>
          <w:rFonts w:ascii="Times New Roman" w:hAnsi="Times New Roman" w:cs="Times New Roman"/>
          <w:sz w:val="24"/>
          <w:szCs w:val="24"/>
          <w:lang w:val="en-US"/>
        </w:rPr>
        <w:t xml:space="preserve"> protein family had previously been implemented in miRNA export, focus was shifted to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and FUS (also known as hnRNPP2). Interestingly, </w:t>
      </w:r>
      <w:r w:rsidR="00EB518C">
        <w:rPr>
          <w:rFonts w:ascii="Times New Roman" w:hAnsi="Times New Roman" w:cs="Times New Roman"/>
          <w:sz w:val="24"/>
          <w:szCs w:val="24"/>
          <w:lang w:val="en-US"/>
        </w:rPr>
        <w:t xml:space="preserve">a recent study reported that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w:t>
      </w:r>
      <w:r w:rsidR="00EB518C">
        <w:rPr>
          <w:rFonts w:ascii="Times New Roman" w:hAnsi="Times New Roman" w:cs="Times New Roman"/>
          <w:sz w:val="24"/>
          <w:szCs w:val="24"/>
          <w:lang w:val="en-US"/>
        </w:rPr>
        <w:t>specifically binds to the</w:t>
      </w:r>
      <w:r w:rsidRPr="00F2464A">
        <w:rPr>
          <w:rFonts w:ascii="Times New Roman" w:hAnsi="Times New Roman" w:cs="Times New Roman"/>
          <w:sz w:val="24"/>
          <w:szCs w:val="24"/>
          <w:lang w:val="en-US"/>
        </w:rPr>
        <w:t xml:space="preserve"> sequence AGUGUG in miR-122</w:t>
      </w:r>
      <w:r w:rsidR="00EB518C">
        <w:rPr>
          <w:rFonts w:ascii="Times New Roman" w:hAnsi="Times New Roman" w:cs="Times New Roman"/>
          <w:sz w:val="24"/>
          <w:szCs w:val="24"/>
          <w:lang w:val="en-US"/>
        </w:rPr>
        <w:t>, through mutagenesis assays</w:t>
      </w:r>
      <w:r w:rsidRPr="00F2464A">
        <w:rPr>
          <w:rFonts w:ascii="Times New Roman" w:hAnsi="Times New Roman" w:cs="Times New Roman"/>
          <w:sz w:val="24"/>
          <w:szCs w:val="24"/>
          <w:lang w:val="en-US"/>
        </w:rPr>
        <w:t xml:space="preserve"> </w: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 </w:instrText>
      </w:r>
      <w:r w:rsidRPr="00F2464A">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dW0+MjU2PC9SZWNOdW0+PERpc3BsYXlUZXh0PihGYW48c3R5bGUgZmFjZT0iaXRhbGljIj4gZXQg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</w:fldData>
        </w:fldChar>
      </w:r>
      <w:r w:rsidRPr="00F2464A">
        <w:rPr>
          <w:rFonts w:ascii="Times New Roman" w:hAnsi="Times New Roman" w:cs="Times New Roman"/>
          <w:sz w:val="24"/>
          <w:szCs w:val="24"/>
          <w:lang w:val="en-US"/>
        </w:rPr>
        <w:instrText xml:space="preserve"> ADDIN EN.CITE.DATA </w:instrText>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r>
      <w:r w:rsidRPr="00F2464A">
        <w:rPr>
          <w:rFonts w:ascii="Times New Roman" w:hAnsi="Times New Roman" w:cs="Times New Roman"/>
          <w:sz w:val="24"/>
          <w:szCs w:val="24"/>
          <w:lang w:val="en-US"/>
        </w:rPr>
        <w:fldChar w:fldCharType="separate"/>
      </w:r>
      <w:r w:rsidRPr="00F2464A">
        <w:rPr>
          <w:rFonts w:ascii="Times New Roman" w:hAnsi="Times New Roman" w:cs="Times New Roman"/>
          <w:noProof/>
          <w:sz w:val="24"/>
          <w:szCs w:val="24"/>
          <w:lang w:val="en-US"/>
        </w:rPr>
        <w:t>(</w:t>
      </w:r>
      <w:hyperlink w:anchor="_ENREF_17" w:tooltip="Fan, 2015 #256" w:history="1">
        <w:r w:rsidR="00035725" w:rsidRPr="00F2464A">
          <w:rPr>
            <w:rFonts w:ascii="Times New Roman" w:hAnsi="Times New Roman" w:cs="Times New Roman"/>
            <w:noProof/>
            <w:sz w:val="24"/>
            <w:szCs w:val="24"/>
            <w:lang w:val="en-US"/>
          </w:rPr>
          <w:t>Fan</w:t>
        </w:r>
        <w:r w:rsidR="00035725" w:rsidRPr="00F2464A">
          <w:rPr>
            <w:rFonts w:ascii="Times New Roman" w:hAnsi="Times New Roman" w:cs="Times New Roman"/>
            <w:i/>
            <w:noProof/>
            <w:sz w:val="24"/>
            <w:szCs w:val="24"/>
            <w:lang w:val="en-US"/>
          </w:rPr>
          <w:t xml:space="preserve"> et al.</w:t>
        </w:r>
        <w:r w:rsidR="00035725" w:rsidRPr="00F2464A">
          <w:rPr>
            <w:rFonts w:ascii="Times New Roman" w:hAnsi="Times New Roman" w:cs="Times New Roman"/>
            <w:noProof/>
            <w:sz w:val="24"/>
            <w:szCs w:val="24"/>
            <w:lang w:val="en-US"/>
          </w:rPr>
          <w:t xml:space="preserve"> 2015</w:t>
        </w:r>
      </w:hyperlink>
      <w:r w:rsidRPr="00F2464A">
        <w:rPr>
          <w:rFonts w:ascii="Times New Roman" w:hAnsi="Times New Roman" w:cs="Times New Roman"/>
          <w:noProof/>
          <w:sz w:val="24"/>
          <w:szCs w:val="24"/>
          <w:lang w:val="en-US"/>
        </w:rPr>
        <w:t>)</w:t>
      </w:r>
      <w:r w:rsidRPr="00F2464A">
        <w:rPr>
          <w:rFonts w:ascii="Times New Roman" w:hAnsi="Times New Roman" w:cs="Times New Roman"/>
          <w:sz w:val="24"/>
          <w:szCs w:val="24"/>
          <w:lang w:val="en-US"/>
        </w:rPr>
        <w:fldChar w:fldCharType="end"/>
      </w:r>
      <w:r w:rsidRPr="00F2464A">
        <w:rPr>
          <w:rFonts w:ascii="Times New Roman" w:hAnsi="Times New Roman" w:cs="Times New Roman"/>
          <w:sz w:val="24"/>
          <w:szCs w:val="24"/>
          <w:lang w:val="en-US"/>
        </w:rPr>
        <w:t xml:space="preserve">. </w:t>
      </w:r>
      <w:r w:rsidR="00EB518C">
        <w:rPr>
          <w:rFonts w:ascii="Times New Roman" w:hAnsi="Times New Roman" w:cs="Times New Roman"/>
          <w:sz w:val="24"/>
          <w:szCs w:val="24"/>
          <w:lang w:val="en-US"/>
        </w:rPr>
        <w:t xml:space="preserve">The FIMO algorithm was used to </w:t>
      </w:r>
      <w:commentRangeStart w:id="33"/>
      <w:proofErr w:type="spellStart"/>
      <w:r w:rsidRPr="00F2464A">
        <w:rPr>
          <w:rFonts w:ascii="Times New Roman" w:hAnsi="Times New Roman" w:cs="Times New Roman"/>
          <w:sz w:val="24"/>
          <w:szCs w:val="24"/>
          <w:lang w:val="en-US"/>
        </w:rPr>
        <w:t>compar</w:t>
      </w:r>
      <w:r w:rsidR="00EB518C">
        <w:rPr>
          <w:rFonts w:ascii="Times New Roman" w:hAnsi="Times New Roman" w:cs="Times New Roman"/>
          <w:sz w:val="24"/>
          <w:szCs w:val="24"/>
          <w:lang w:val="en-US"/>
        </w:rPr>
        <w:t>e</w:t>
      </w:r>
      <w:r w:rsidRPr="00F2464A">
        <w:rPr>
          <w:rFonts w:ascii="Times New Roman" w:hAnsi="Times New Roman" w:cs="Times New Roman"/>
          <w:sz w:val="24"/>
          <w:szCs w:val="24"/>
          <w:lang w:val="en-US"/>
        </w:rPr>
        <w:t>to</w:t>
      </w:r>
      <w:proofErr w:type="spellEnd"/>
      <w:r w:rsidRPr="00F2464A">
        <w:rPr>
          <w:rFonts w:ascii="Times New Roman" w:hAnsi="Times New Roman" w:cs="Times New Roman"/>
          <w:sz w:val="24"/>
          <w:szCs w:val="24"/>
          <w:lang w:val="en-US"/>
        </w:rPr>
        <w:t xml:space="preserve"> the known motif</w:t>
      </w:r>
      <w:r w:rsidR="004456B9">
        <w:rPr>
          <w:rFonts w:ascii="Times New Roman" w:hAnsi="Times New Roman" w:cs="Times New Roman"/>
          <w:sz w:val="24"/>
          <w:szCs w:val="24"/>
          <w:lang w:val="en-US"/>
        </w:rPr>
        <w:t>s (Fig. 5)</w:t>
      </w:r>
      <w:r w:rsidRPr="00F2464A">
        <w:rPr>
          <w:rFonts w:ascii="Times New Roman" w:hAnsi="Times New Roman" w:cs="Times New Roman"/>
          <w:sz w:val="24"/>
          <w:szCs w:val="24"/>
          <w:lang w:val="en-US"/>
        </w:rPr>
        <w:t xml:space="preserve">, </w:t>
      </w:r>
      <w:commentRangeEnd w:id="33"/>
      <w:r w:rsidR="00EB518C">
        <w:rPr>
          <w:rStyle w:val="CommentReference"/>
        </w:rPr>
        <w:commentReference w:id="33"/>
      </w:r>
      <w:proofErr w:type="spellStart"/>
      <w:r w:rsidR="004456B9">
        <w:rPr>
          <w:rFonts w:ascii="Times New Roman" w:hAnsi="Times New Roman" w:cs="Times New Roman"/>
          <w:sz w:val="24"/>
          <w:szCs w:val="24"/>
          <w:lang w:val="en-US"/>
        </w:rPr>
        <w:t>hnRNPK</w:t>
      </w:r>
      <w:proofErr w:type="spellEnd"/>
      <w:r w:rsidR="004456B9">
        <w:rPr>
          <w:rFonts w:ascii="Times New Roman" w:hAnsi="Times New Roman" w:cs="Times New Roman"/>
          <w:sz w:val="24"/>
          <w:szCs w:val="24"/>
          <w:lang w:val="en-US"/>
        </w:rPr>
        <w:t xml:space="preserve"> matches significantly</w:t>
      </w:r>
      <w:r w:rsidRPr="00F2464A">
        <w:rPr>
          <w:rFonts w:ascii="Times New Roman" w:hAnsi="Times New Roman" w:cs="Times New Roman"/>
          <w:sz w:val="24"/>
          <w:szCs w:val="24"/>
          <w:lang w:val="en-US"/>
        </w:rPr>
        <w:t xml:space="preserve"> to the predicted binding motif (p=0.0435). </w:t>
      </w:r>
      <w:r w:rsidR="00EB518C">
        <w:rPr>
          <w:rFonts w:ascii="Times New Roman" w:hAnsi="Times New Roman" w:cs="Times New Roman"/>
          <w:sz w:val="24"/>
          <w:szCs w:val="24"/>
          <w:lang w:val="en-US"/>
        </w:rPr>
        <w:t xml:space="preserve">These computational results established </w:t>
      </w:r>
      <w:proofErr w:type="spellStart"/>
      <w:r w:rsidRPr="00F2464A">
        <w:rPr>
          <w:rFonts w:ascii="Times New Roman" w:hAnsi="Times New Roman" w:cs="Times New Roman"/>
          <w:sz w:val="24"/>
          <w:szCs w:val="24"/>
          <w:lang w:val="en-US"/>
        </w:rPr>
        <w:t>hnRNPK</w:t>
      </w:r>
      <w:proofErr w:type="spellEnd"/>
      <w:r w:rsidRPr="00F2464A">
        <w:rPr>
          <w:rFonts w:ascii="Times New Roman" w:hAnsi="Times New Roman" w:cs="Times New Roman"/>
          <w:sz w:val="24"/>
          <w:szCs w:val="24"/>
          <w:lang w:val="en-US"/>
        </w:rPr>
        <w:t xml:space="preserve"> </w:t>
      </w:r>
      <w:r w:rsidR="00EB518C">
        <w:rPr>
          <w:rFonts w:ascii="Times New Roman" w:hAnsi="Times New Roman" w:cs="Times New Roman"/>
          <w:sz w:val="24"/>
          <w:szCs w:val="24"/>
          <w:lang w:val="en-US"/>
        </w:rPr>
        <w:t xml:space="preserve">as </w:t>
      </w:r>
      <w:r w:rsidRPr="00F2464A">
        <w:rPr>
          <w:rFonts w:ascii="Times New Roman" w:hAnsi="Times New Roman" w:cs="Times New Roman"/>
          <w:sz w:val="24"/>
          <w:szCs w:val="24"/>
          <w:lang w:val="en-US"/>
        </w:rPr>
        <w:t xml:space="preserve">a viable candidate protein to mediate the selective export of miRNAs. </w:t>
      </w:r>
      <w:r w:rsidRPr="00F2464A">
        <w:rPr>
          <w:rFonts w:ascii="Times New Roman" w:hAnsi="Times New Roman" w:cs="Times New Roman"/>
          <w:color w:val="FF0000"/>
          <w:sz w:val="24"/>
          <w:szCs w:val="24"/>
          <w:lang w:val="en-US"/>
        </w:rPr>
        <w:t xml:space="preserve"> </w:t>
      </w:r>
    </w:p>
    <w:p w14:paraId="1D510CE4" w14:textId="77777777" w:rsidR="00D269F5" w:rsidRPr="0004764B" w:rsidRDefault="00D269F5" w:rsidP="0004764B">
      <w:pPr>
        <w:pStyle w:val="Heading2"/>
        <w:spacing w:line="480" w:lineRule="auto"/>
        <w:rPr>
          <w:rFonts w:ascii="Times New Roman" w:hAnsi="Times New Roman" w:cs="Times New Roman"/>
          <w:lang w:val="en-US"/>
        </w:rPr>
      </w:pPr>
      <w:bookmarkStart w:id="34" w:name="_Toc464553543"/>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sub-cellular localization modified in cavin-1 PC3 line.</w:t>
      </w:r>
      <w:bookmarkEnd w:id="34"/>
      <w:r w:rsidRPr="0004764B">
        <w:rPr>
          <w:rFonts w:ascii="Times New Roman" w:hAnsi="Times New Roman" w:cs="Times New Roman"/>
          <w:lang w:val="en-US"/>
        </w:rPr>
        <w:t xml:space="preserve"> </w:t>
      </w:r>
    </w:p>
    <w:p w14:paraId="49683F79" w14:textId="3A35E1A0" w:rsidR="00D269F5" w:rsidRPr="0004764B" w:rsidRDefault="00A35B80"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w:t>
      </w:r>
      <w:r w:rsidR="0024072A">
        <w:rPr>
          <w:rFonts w:ascii="Times New Roman" w:hAnsi="Times New Roman" w:cs="Times New Roman"/>
          <w:sz w:val="24"/>
          <w:szCs w:val="24"/>
          <w:lang w:val="en-US"/>
        </w:rPr>
        <w:t>eterogeneous Nuclear Ribonucleop</w:t>
      </w:r>
      <w:r>
        <w:rPr>
          <w:rFonts w:ascii="Times New Roman" w:hAnsi="Times New Roman" w:cs="Times New Roman"/>
          <w:sz w:val="24"/>
          <w:szCs w:val="24"/>
          <w:lang w:val="en-US"/>
        </w:rPr>
        <w:t>rotein K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w:t>
      </w:r>
      <w:r w:rsidR="00D15079">
        <w:rPr>
          <w:rFonts w:ascii="Times New Roman" w:hAnsi="Times New Roman" w:cs="Times New Roman"/>
          <w:sz w:val="24"/>
          <w:szCs w:val="24"/>
          <w:lang w:val="en-US"/>
        </w:rPr>
        <w:t>is primarily a nuclear protein which is known to shuttle to the cytoplasm</w:t>
      </w:r>
      <w:r w:rsidR="002E2055">
        <w:rPr>
          <w:rFonts w:ascii="Times New Roman" w:hAnsi="Times New Roman" w:cs="Times New Roman"/>
          <w:sz w:val="24"/>
          <w:szCs w:val="24"/>
          <w:lang w:val="en-US"/>
        </w:rPr>
        <w:t xml:space="preserve">. Interestingly, </w:t>
      </w:r>
      <w:r w:rsidR="00773A50">
        <w:rPr>
          <w:rFonts w:ascii="Times New Roman" w:hAnsi="Times New Roman" w:cs="Times New Roman"/>
          <w:sz w:val="24"/>
          <w:szCs w:val="24"/>
          <w:lang w:val="en-US"/>
        </w:rPr>
        <w:t xml:space="preserve">several </w:t>
      </w:r>
      <w:r w:rsidR="002E2055">
        <w:rPr>
          <w:rFonts w:ascii="Times New Roman" w:hAnsi="Times New Roman" w:cs="Times New Roman"/>
          <w:sz w:val="24"/>
          <w:szCs w:val="24"/>
          <w:lang w:val="en-US"/>
        </w:rPr>
        <w:t xml:space="preserve">studies </w:t>
      </w:r>
      <w:proofErr w:type="spellStart"/>
      <w:r w:rsidR="00773A50">
        <w:rPr>
          <w:rFonts w:ascii="Times New Roman" w:hAnsi="Times New Roman" w:cs="Times New Roman"/>
          <w:sz w:val="24"/>
          <w:szCs w:val="24"/>
          <w:lang w:val="en-US"/>
        </w:rPr>
        <w:t>report</w:t>
      </w:r>
      <w:r w:rsidR="002E2055">
        <w:rPr>
          <w:rFonts w:ascii="Times New Roman" w:hAnsi="Times New Roman" w:cs="Times New Roman"/>
          <w:sz w:val="24"/>
          <w:szCs w:val="24"/>
          <w:lang w:val="en-US"/>
        </w:rPr>
        <w:t>ed</w:t>
      </w:r>
      <w:r w:rsidR="00773A50">
        <w:rPr>
          <w:rFonts w:ascii="Times New Roman" w:hAnsi="Times New Roman" w:cs="Times New Roman"/>
          <w:sz w:val="24"/>
          <w:szCs w:val="24"/>
          <w:lang w:val="en-US"/>
        </w:rPr>
        <w:t>hnRNPK</w:t>
      </w:r>
      <w:proofErr w:type="spellEnd"/>
      <w:r w:rsidR="00773A50">
        <w:rPr>
          <w:rFonts w:ascii="Times New Roman" w:hAnsi="Times New Roman" w:cs="Times New Roman"/>
          <w:sz w:val="24"/>
          <w:szCs w:val="24"/>
          <w:lang w:val="en-US"/>
        </w:rPr>
        <w:t xml:space="preserve"> in exosomes</w:t>
      </w:r>
      <w:r w:rsidR="002E2055">
        <w:rPr>
          <w:rFonts w:ascii="Times New Roman" w:hAnsi="Times New Roman" w:cs="Times New Roman"/>
          <w:sz w:val="24"/>
          <w:szCs w:val="24"/>
          <w:lang w:val="en-US"/>
        </w:rPr>
        <w:t xml:space="preserve"> (REF)</w:t>
      </w:r>
      <w:r w:rsidR="00773A50">
        <w:rPr>
          <w:rFonts w:ascii="Times New Roman" w:hAnsi="Times New Roman" w:cs="Times New Roman"/>
          <w:sz w:val="24"/>
          <w:szCs w:val="24"/>
          <w:lang w:val="en-US"/>
        </w:rPr>
        <w:t>.</w:t>
      </w:r>
      <w:r w:rsidR="00B84DC6">
        <w:rPr>
          <w:rFonts w:ascii="Times New Roman" w:hAnsi="Times New Roman" w:cs="Times New Roman"/>
          <w:sz w:val="24"/>
          <w:szCs w:val="24"/>
          <w:lang w:val="en-US"/>
        </w:rPr>
        <w:t xml:space="preserve"> </w:t>
      </w:r>
      <w:r w:rsidR="006B0B10">
        <w:rPr>
          <w:rFonts w:ascii="Times New Roman" w:hAnsi="Times New Roman" w:cs="Times New Roman"/>
          <w:sz w:val="24"/>
          <w:szCs w:val="24"/>
          <w:lang w:val="en-US"/>
        </w:rPr>
        <w:t xml:space="preserve">However, the subcellular localization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in PC3 cells, and the effect of cavin-1 on subcellular localization, is unknown.</w:t>
      </w:r>
      <w:r w:rsidR="005A7E5F">
        <w:rPr>
          <w:rFonts w:ascii="Times New Roman" w:hAnsi="Times New Roman" w:cs="Times New Roman"/>
          <w:sz w:val="24"/>
          <w:szCs w:val="24"/>
          <w:lang w:val="en-US"/>
        </w:rPr>
        <w:t xml:space="preserve"> </w:t>
      </w:r>
      <w:r w:rsidR="002E2055">
        <w:rPr>
          <w:rFonts w:ascii="Times New Roman" w:hAnsi="Times New Roman" w:cs="Times New Roman"/>
          <w:sz w:val="24"/>
          <w:szCs w:val="24"/>
          <w:lang w:val="en-US"/>
        </w:rPr>
        <w:t xml:space="preserve">Determining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w:t>
      </w:r>
      <w:r w:rsidR="002E2055">
        <w:rPr>
          <w:rFonts w:ascii="Times New Roman" w:hAnsi="Times New Roman" w:cs="Times New Roman"/>
          <w:sz w:val="24"/>
          <w:szCs w:val="24"/>
          <w:lang w:val="en-US"/>
        </w:rPr>
        <w:t xml:space="preserve">subcellular localization </w:t>
      </w:r>
      <w:r w:rsidR="006B0B10">
        <w:rPr>
          <w:rFonts w:ascii="Times New Roman" w:hAnsi="Times New Roman" w:cs="Times New Roman"/>
          <w:sz w:val="24"/>
          <w:szCs w:val="24"/>
          <w:lang w:val="en-US"/>
        </w:rPr>
        <w:t xml:space="preserve">may assist in understanding the differential export of </w:t>
      </w:r>
      <w:proofErr w:type="spellStart"/>
      <w:r w:rsidR="006B0B10">
        <w:rPr>
          <w:rFonts w:ascii="Times New Roman" w:hAnsi="Times New Roman" w:cs="Times New Roman"/>
          <w:sz w:val="24"/>
          <w:szCs w:val="24"/>
          <w:lang w:val="en-US"/>
        </w:rPr>
        <w:t>hnRNPK</w:t>
      </w:r>
      <w:proofErr w:type="spellEnd"/>
      <w:r w:rsidR="006B0B10">
        <w:rPr>
          <w:rFonts w:ascii="Times New Roman" w:hAnsi="Times New Roman" w:cs="Times New Roman"/>
          <w:sz w:val="24"/>
          <w:szCs w:val="24"/>
          <w:lang w:val="en-US"/>
        </w:rPr>
        <w:t xml:space="preserve"> a</w:t>
      </w:r>
      <w:r w:rsidR="007E06CD">
        <w:rPr>
          <w:rFonts w:ascii="Times New Roman" w:hAnsi="Times New Roman" w:cs="Times New Roman"/>
          <w:sz w:val="24"/>
          <w:szCs w:val="24"/>
          <w:lang w:val="en-US"/>
        </w:rPr>
        <w:t>nd therefore its effect on mi</w:t>
      </w:r>
      <w:r w:rsidR="006B0B10">
        <w:rPr>
          <w:rFonts w:ascii="Times New Roman" w:hAnsi="Times New Roman" w:cs="Times New Roman"/>
          <w:sz w:val="24"/>
          <w:szCs w:val="24"/>
          <w:lang w:val="en-US"/>
        </w:rPr>
        <w:t xml:space="preserve">RNA export. </w:t>
      </w:r>
      <w:r w:rsidR="00D269F5" w:rsidRPr="0004764B">
        <w:rPr>
          <w:rFonts w:ascii="Times New Roman" w:hAnsi="Times New Roman" w:cs="Times New Roman"/>
          <w:sz w:val="24"/>
          <w:szCs w:val="24"/>
          <w:lang w:val="en-US"/>
        </w:rPr>
        <w:t xml:space="preserve">Immunofluorescence was performed using </w:t>
      </w:r>
      <w:r w:rsidR="002E2055">
        <w:rPr>
          <w:rFonts w:ascii="Times New Roman" w:hAnsi="Times New Roman" w:cs="Times New Roman"/>
          <w:sz w:val="24"/>
          <w:szCs w:val="24"/>
          <w:lang w:val="en-US"/>
        </w:rPr>
        <w:t>anti-</w:t>
      </w:r>
      <w:proofErr w:type="spellStart"/>
      <w:r w:rsidR="00D269F5" w:rsidRPr="0004764B">
        <w:rPr>
          <w:rFonts w:ascii="Times New Roman" w:hAnsi="Times New Roman" w:cs="Times New Roman"/>
          <w:sz w:val="24"/>
          <w:szCs w:val="24"/>
          <w:lang w:val="en-US"/>
        </w:rPr>
        <w:t>hnRNPK</w:t>
      </w:r>
      <w:proofErr w:type="spellEnd"/>
      <w:r w:rsidR="00D269F5" w:rsidRPr="0004764B">
        <w:rPr>
          <w:rFonts w:ascii="Times New Roman" w:hAnsi="Times New Roman" w:cs="Times New Roman"/>
          <w:sz w:val="24"/>
          <w:szCs w:val="24"/>
          <w:lang w:val="en-US"/>
        </w:rPr>
        <w:t xml:space="preserve"> antibodies to determine </w:t>
      </w:r>
      <w:r w:rsidR="002E2055">
        <w:rPr>
          <w:rFonts w:ascii="Times New Roman" w:hAnsi="Times New Roman" w:cs="Times New Roman"/>
          <w:sz w:val="24"/>
          <w:szCs w:val="24"/>
          <w:lang w:val="en-US"/>
        </w:rPr>
        <w:t>its sub</w:t>
      </w:r>
      <w:r w:rsidR="00D269F5" w:rsidRPr="0004764B">
        <w:rPr>
          <w:rFonts w:ascii="Times New Roman" w:hAnsi="Times New Roman" w:cs="Times New Roman"/>
          <w:sz w:val="24"/>
          <w:szCs w:val="24"/>
          <w:lang w:val="en-US"/>
        </w:rPr>
        <w:t>cellular locali</w:t>
      </w:r>
      <w:r w:rsidR="00B57D19" w:rsidRPr="0004764B">
        <w:rPr>
          <w:rFonts w:ascii="Times New Roman" w:hAnsi="Times New Roman" w:cs="Times New Roman"/>
          <w:sz w:val="24"/>
          <w:szCs w:val="24"/>
          <w:lang w:val="en-US"/>
        </w:rPr>
        <w:t>zation</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2E2055">
        <w:rPr>
          <w:rFonts w:ascii="Times New Roman" w:hAnsi="Times New Roman" w:cs="Times New Roman"/>
          <w:sz w:val="24"/>
          <w:szCs w:val="24"/>
          <w:lang w:val="en-US"/>
        </w:rPr>
        <w:t>Two different antibodies were initially tested, with similar results (data not shown). Thereafter, the rabbit anti-</w:t>
      </w:r>
      <w:proofErr w:type="spellStart"/>
      <w:r w:rsidR="002E2055">
        <w:rPr>
          <w:rFonts w:ascii="Times New Roman" w:hAnsi="Times New Roman" w:cs="Times New Roman"/>
          <w:sz w:val="24"/>
          <w:szCs w:val="24"/>
          <w:lang w:val="en-US"/>
        </w:rPr>
        <w:t>hnNPK</w:t>
      </w:r>
      <w:proofErr w:type="spellEnd"/>
      <w:r w:rsidR="002E2055">
        <w:rPr>
          <w:rFonts w:ascii="Times New Roman" w:hAnsi="Times New Roman" w:cs="Times New Roman"/>
          <w:sz w:val="24"/>
          <w:szCs w:val="24"/>
          <w:lang w:val="en-US"/>
        </w:rPr>
        <w:t xml:space="preserve"> antibody was used for all experiments. </w:t>
      </w:r>
      <w:r w:rsidR="005A410D">
        <w:rPr>
          <w:rFonts w:ascii="Times New Roman" w:hAnsi="Times New Roman" w:cs="Times New Roman"/>
          <w:sz w:val="24"/>
          <w:szCs w:val="24"/>
          <w:lang w:val="en-US"/>
        </w:rPr>
        <w:t>Strikingly</w:t>
      </w:r>
      <w:r w:rsidR="002E2055">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 xml:space="preserve"> </w:t>
      </w:r>
      <w:proofErr w:type="spellStart"/>
      <w:r w:rsidR="003A4606" w:rsidRPr="0004764B">
        <w:rPr>
          <w:rFonts w:ascii="Times New Roman" w:hAnsi="Times New Roman" w:cs="Times New Roman"/>
          <w:sz w:val="24"/>
          <w:szCs w:val="24"/>
          <w:lang w:val="en-US"/>
        </w:rPr>
        <w:t>hnRNPK</w:t>
      </w:r>
      <w:proofErr w:type="spellEnd"/>
      <w:r w:rsidR="003A4606" w:rsidRPr="0004764B">
        <w:rPr>
          <w:rFonts w:ascii="Times New Roman" w:hAnsi="Times New Roman" w:cs="Times New Roman"/>
          <w:sz w:val="24"/>
          <w:szCs w:val="24"/>
          <w:lang w:val="en-US"/>
        </w:rPr>
        <w:t xml:space="preserve"> revealed a distinct change</w:t>
      </w:r>
      <w:r w:rsidR="002E2055">
        <w:rPr>
          <w:rFonts w:ascii="Times New Roman" w:hAnsi="Times New Roman" w:cs="Times New Roman"/>
          <w:sz w:val="24"/>
          <w:szCs w:val="24"/>
          <w:lang w:val="en-US"/>
        </w:rPr>
        <w:t xml:space="preserve"> in localization</w:t>
      </w:r>
      <w:r w:rsidR="003A4606" w:rsidRPr="0004764B">
        <w:rPr>
          <w:rFonts w:ascii="Times New Roman" w:hAnsi="Times New Roman" w:cs="Times New Roman"/>
          <w:sz w:val="24"/>
          <w:szCs w:val="24"/>
          <w:lang w:val="en-US"/>
        </w:rPr>
        <w:t xml:space="preserve"> between cell lines, from </w:t>
      </w:r>
      <w:r w:rsidR="001F71C2">
        <w:rPr>
          <w:rFonts w:ascii="Times New Roman" w:hAnsi="Times New Roman" w:cs="Times New Roman"/>
          <w:sz w:val="24"/>
          <w:szCs w:val="24"/>
          <w:lang w:val="en-US"/>
        </w:rPr>
        <w:t>punctate</w:t>
      </w:r>
      <w:r w:rsidR="0024072A">
        <w:rPr>
          <w:rFonts w:ascii="Times New Roman" w:hAnsi="Times New Roman" w:cs="Times New Roman"/>
          <w:sz w:val="24"/>
          <w:szCs w:val="24"/>
          <w:lang w:val="en-US"/>
        </w:rPr>
        <w:t>-</w:t>
      </w:r>
      <w:r w:rsidR="001F71C2">
        <w:rPr>
          <w:rFonts w:ascii="Times New Roman" w:hAnsi="Times New Roman" w:cs="Times New Roman"/>
          <w:sz w:val="24"/>
          <w:szCs w:val="24"/>
          <w:lang w:val="en-US"/>
        </w:rPr>
        <w:t>like structures in PC3-</w:t>
      </w:r>
      <w:r w:rsidR="003A4606" w:rsidRPr="0004764B">
        <w:rPr>
          <w:rFonts w:ascii="Times New Roman" w:hAnsi="Times New Roman" w:cs="Times New Roman"/>
          <w:sz w:val="24"/>
          <w:szCs w:val="24"/>
          <w:lang w:val="en-US"/>
        </w:rPr>
        <w:t>GFP to</w:t>
      </w:r>
      <w:r w:rsidR="00E776BE" w:rsidRPr="0004764B">
        <w:rPr>
          <w:rFonts w:ascii="Times New Roman" w:hAnsi="Times New Roman" w:cs="Times New Roman"/>
          <w:sz w:val="24"/>
          <w:szCs w:val="24"/>
          <w:lang w:val="en-US"/>
        </w:rPr>
        <w:t xml:space="preserve"> a</w:t>
      </w:r>
      <w:r w:rsidR="001F71C2">
        <w:rPr>
          <w:rFonts w:ascii="Times New Roman" w:hAnsi="Times New Roman" w:cs="Times New Roman"/>
          <w:sz w:val="24"/>
          <w:szCs w:val="24"/>
          <w:lang w:val="en-US"/>
        </w:rPr>
        <w:t xml:space="preserve"> perinuclear focus in </w:t>
      </w:r>
      <w:r w:rsidR="002E2055">
        <w:rPr>
          <w:rFonts w:ascii="Times New Roman" w:hAnsi="Times New Roman" w:cs="Times New Roman"/>
          <w:sz w:val="24"/>
          <w:szCs w:val="24"/>
          <w:lang w:val="en-US"/>
        </w:rPr>
        <w:t>PC3-</w:t>
      </w:r>
      <w:r w:rsidR="001F71C2">
        <w:rPr>
          <w:rFonts w:ascii="Times New Roman" w:hAnsi="Times New Roman" w:cs="Times New Roman"/>
          <w:sz w:val="24"/>
          <w:szCs w:val="24"/>
          <w:lang w:val="en-US"/>
        </w:rPr>
        <w:t xml:space="preserve">cavin-1 </w:t>
      </w:r>
      <w:r w:rsidR="003A4606" w:rsidRPr="0004764B">
        <w:rPr>
          <w:rFonts w:ascii="Times New Roman" w:hAnsi="Times New Roman" w:cs="Times New Roman"/>
          <w:sz w:val="24"/>
          <w:szCs w:val="24"/>
          <w:lang w:val="en-US"/>
        </w:rPr>
        <w:t>cells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a)</w:t>
      </w:r>
      <w:r w:rsidR="003A4606" w:rsidRPr="0004764B">
        <w:rPr>
          <w:rFonts w:ascii="Times New Roman" w:hAnsi="Times New Roman" w:cs="Times New Roman"/>
          <w:sz w:val="24"/>
          <w:szCs w:val="24"/>
          <w:lang w:val="en-US"/>
        </w:rPr>
        <w:t xml:space="preserve">. </w:t>
      </w:r>
      <w:r w:rsidR="00894CBB">
        <w:rPr>
          <w:rFonts w:ascii="Times New Roman" w:hAnsi="Times New Roman" w:cs="Times New Roman"/>
          <w:sz w:val="24"/>
          <w:szCs w:val="24"/>
          <w:lang w:val="en-US"/>
        </w:rPr>
        <w:t xml:space="preserve">The staining patterns suggested distribution to </w:t>
      </w:r>
      <w:proofErr w:type="spellStart"/>
      <w:r w:rsidR="00894CBB">
        <w:rPr>
          <w:rFonts w:ascii="Times New Roman" w:hAnsi="Times New Roman" w:cs="Times New Roman"/>
          <w:sz w:val="24"/>
          <w:szCs w:val="24"/>
          <w:lang w:val="en-US"/>
        </w:rPr>
        <w:t>multivesicular</w:t>
      </w:r>
      <w:proofErr w:type="spellEnd"/>
      <w:r w:rsidR="00894CBB">
        <w:rPr>
          <w:rFonts w:ascii="Times New Roman" w:hAnsi="Times New Roman" w:cs="Times New Roman"/>
          <w:sz w:val="24"/>
          <w:szCs w:val="24"/>
          <w:lang w:val="en-US"/>
        </w:rPr>
        <w:t xml:space="preserve"> bodies and endoplasmic </w:t>
      </w:r>
      <w:proofErr w:type="spellStart"/>
      <w:r w:rsidR="00894CBB">
        <w:rPr>
          <w:rFonts w:ascii="Times New Roman" w:hAnsi="Times New Roman" w:cs="Times New Roman"/>
          <w:sz w:val="24"/>
          <w:szCs w:val="24"/>
          <w:lang w:val="en-US"/>
        </w:rPr>
        <w:t>rect</w:t>
      </w:r>
      <w:r w:rsidR="00147BFF">
        <w:rPr>
          <w:rFonts w:ascii="Times New Roman" w:hAnsi="Times New Roman" w:cs="Times New Roman"/>
          <w:sz w:val="24"/>
          <w:szCs w:val="24"/>
          <w:lang w:val="en-US"/>
        </w:rPr>
        <w:t>iulum</w:t>
      </w:r>
      <w:proofErr w:type="spellEnd"/>
      <w:r w:rsidR="00147BFF">
        <w:rPr>
          <w:rFonts w:ascii="Times New Roman" w:hAnsi="Times New Roman" w:cs="Times New Roman"/>
          <w:sz w:val="24"/>
          <w:szCs w:val="24"/>
          <w:lang w:val="en-US"/>
        </w:rPr>
        <w:t>, respectively. Therefore,</w:t>
      </w:r>
      <w:r w:rsidR="003A4606" w:rsidRPr="0004764B">
        <w:rPr>
          <w:rFonts w:ascii="Times New Roman" w:hAnsi="Times New Roman" w:cs="Times New Roman"/>
          <w:sz w:val="24"/>
          <w:szCs w:val="24"/>
          <w:lang w:val="en-US"/>
        </w:rPr>
        <w:t xml:space="preserve">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 xml:space="preserve">localization studies were performed </w:t>
      </w:r>
      <w:r w:rsidR="00894CBB">
        <w:rPr>
          <w:rFonts w:ascii="Times New Roman" w:hAnsi="Times New Roman" w:cs="Times New Roman"/>
          <w:sz w:val="24"/>
          <w:szCs w:val="24"/>
          <w:lang w:val="en-US"/>
        </w:rPr>
        <w:t xml:space="preserve">with marker proteins CD9 and ERp44. </w:t>
      </w:r>
      <w:proofErr w:type="spellStart"/>
      <w:proofErr w:type="gramStart"/>
      <w:r w:rsidR="004F3EB9" w:rsidRPr="0004764B">
        <w:rPr>
          <w:rFonts w:ascii="Times New Roman" w:hAnsi="Times New Roman" w:cs="Times New Roman"/>
          <w:sz w:val="24"/>
          <w:szCs w:val="24"/>
          <w:lang w:val="en-US"/>
        </w:rPr>
        <w:t>hnRNPK</w:t>
      </w:r>
      <w:proofErr w:type="spellEnd"/>
      <w:proofErr w:type="gramEnd"/>
      <w:r w:rsidR="004F3EB9" w:rsidRPr="0004764B">
        <w:rPr>
          <w:rFonts w:ascii="Times New Roman" w:hAnsi="Times New Roman" w:cs="Times New Roman"/>
          <w:sz w:val="24"/>
          <w:szCs w:val="24"/>
          <w:lang w:val="en-US"/>
        </w:rPr>
        <w:t xml:space="preserve">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w:t>
      </w:r>
      <w:r w:rsidR="005A7E5F">
        <w:rPr>
          <w:rFonts w:ascii="Times New Roman" w:hAnsi="Times New Roman" w:cs="Times New Roman"/>
          <w:sz w:val="24"/>
          <w:szCs w:val="24"/>
          <w:lang w:val="en-US"/>
        </w:rPr>
        <w:t xml:space="preserve">suggests potential </w:t>
      </w:r>
      <w:r w:rsidR="004F3EB9" w:rsidRPr="0004764B">
        <w:rPr>
          <w:rFonts w:ascii="Times New Roman" w:hAnsi="Times New Roman" w:cs="Times New Roman"/>
          <w:sz w:val="24"/>
          <w:szCs w:val="24"/>
          <w:lang w:val="en-US"/>
        </w:rPr>
        <w:t xml:space="preserve">presence in the </w:t>
      </w:r>
      <w:proofErr w:type="spellStart"/>
      <w:r w:rsidR="004F3EB9" w:rsidRPr="0004764B">
        <w:rPr>
          <w:rFonts w:ascii="Times New Roman" w:hAnsi="Times New Roman" w:cs="Times New Roman"/>
          <w:sz w:val="24"/>
          <w:szCs w:val="24"/>
          <w:lang w:val="en-US"/>
        </w:rPr>
        <w:t>multivesicular</w:t>
      </w:r>
      <w:proofErr w:type="spellEnd"/>
      <w:r w:rsidR="004F3EB9" w:rsidRPr="0004764B">
        <w:rPr>
          <w:rFonts w:ascii="Times New Roman" w:hAnsi="Times New Roman" w:cs="Times New Roman"/>
          <w:sz w:val="24"/>
          <w:szCs w:val="24"/>
          <w:lang w:val="en-US"/>
        </w:rPr>
        <w:t xml:space="preserve"> bodies</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b)</w:t>
      </w:r>
      <w:r w:rsidR="004F3EB9" w:rsidRPr="0004764B">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 xml:space="preserve">However, the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in PC</w:t>
      </w:r>
      <w:r w:rsidR="000917AC">
        <w:rPr>
          <w:rFonts w:ascii="Times New Roman" w:hAnsi="Times New Roman" w:cs="Times New Roman"/>
          <w:sz w:val="24"/>
          <w:szCs w:val="24"/>
          <w:lang w:val="en-US"/>
        </w:rPr>
        <w:t>3</w:t>
      </w:r>
      <w:r w:rsidR="006B1AE1">
        <w:rPr>
          <w:rFonts w:ascii="Times New Roman" w:hAnsi="Times New Roman" w:cs="Times New Roman"/>
          <w:sz w:val="24"/>
          <w:szCs w:val="24"/>
          <w:lang w:val="en-US"/>
        </w:rPr>
        <w:t>-</w:t>
      </w:r>
      <w:r w:rsidR="00CE5661" w:rsidRPr="0004764B">
        <w:rPr>
          <w:rFonts w:ascii="Times New Roman" w:hAnsi="Times New Roman" w:cs="Times New Roman"/>
          <w:sz w:val="24"/>
          <w:szCs w:val="24"/>
          <w:lang w:val="en-US"/>
        </w:rPr>
        <w:t>cavin-1</w:t>
      </w:r>
      <w:r w:rsidR="006B1AE1">
        <w:rPr>
          <w:rFonts w:ascii="Times New Roman" w:hAnsi="Times New Roman" w:cs="Times New Roman"/>
          <w:sz w:val="24"/>
          <w:szCs w:val="24"/>
          <w:lang w:val="en-US"/>
        </w:rPr>
        <w:t xml:space="preserve"> cells</w:t>
      </w:r>
      <w:r w:rsidR="00CE5661" w:rsidRPr="0004764B">
        <w:rPr>
          <w:rFonts w:ascii="Times New Roman" w:hAnsi="Times New Roman" w:cs="Times New Roman"/>
          <w:sz w:val="24"/>
          <w:szCs w:val="24"/>
          <w:lang w:val="en-US"/>
        </w:rPr>
        <w:t xml:space="preserve"> was found present in endoplasmic reticulum, shown by strong overlap with ER resident protein, ERp44</w:t>
      </w:r>
      <w:r w:rsidR="007E06CD">
        <w:rPr>
          <w:rFonts w:ascii="Times New Roman" w:hAnsi="Times New Roman" w:cs="Times New Roman"/>
          <w:sz w:val="24"/>
          <w:szCs w:val="24"/>
          <w:lang w:val="en-US"/>
        </w:rPr>
        <w:t xml:space="preserve"> (Fig.7</w:t>
      </w:r>
      <w:r w:rsidR="006B1AE1">
        <w:rPr>
          <w:rFonts w:ascii="Times New Roman" w:hAnsi="Times New Roman" w:cs="Times New Roman"/>
          <w:sz w:val="24"/>
          <w:szCs w:val="24"/>
          <w:lang w:val="en-US"/>
        </w:rPr>
        <w:t>c)</w:t>
      </w:r>
      <w:r w:rsidR="00CE5661" w:rsidRPr="0004764B">
        <w:rPr>
          <w:rFonts w:ascii="Times New Roman" w:hAnsi="Times New Roman" w:cs="Times New Roman"/>
          <w:sz w:val="24"/>
          <w:szCs w:val="24"/>
          <w:lang w:val="en-US"/>
        </w:rPr>
        <w:t xml:space="preserve">. </w:t>
      </w:r>
      <w:r w:rsidR="005A7E5F">
        <w:rPr>
          <w:rFonts w:ascii="Times New Roman" w:hAnsi="Times New Roman" w:cs="Times New Roman"/>
          <w:sz w:val="24"/>
          <w:szCs w:val="24"/>
          <w:lang w:val="en-US"/>
        </w:rPr>
        <w:t xml:space="preserve">No co-localization of </w:t>
      </w:r>
      <w:proofErr w:type="spellStart"/>
      <w:r w:rsidR="005A7E5F">
        <w:rPr>
          <w:rFonts w:ascii="Times New Roman" w:hAnsi="Times New Roman" w:cs="Times New Roman"/>
          <w:sz w:val="24"/>
          <w:szCs w:val="24"/>
          <w:lang w:val="en-US"/>
        </w:rPr>
        <w:t>hnRNPK</w:t>
      </w:r>
      <w:proofErr w:type="spellEnd"/>
      <w:r w:rsidR="005A7E5F">
        <w:rPr>
          <w:rFonts w:ascii="Times New Roman" w:hAnsi="Times New Roman" w:cs="Times New Roman"/>
          <w:sz w:val="24"/>
          <w:szCs w:val="24"/>
          <w:lang w:val="en-US"/>
        </w:rPr>
        <w:t xml:space="preserve"> with CD9 was observed in PC3-cavin-1 cells. </w:t>
      </w:r>
      <w:r w:rsidR="00CE5661" w:rsidRPr="0004764B">
        <w:rPr>
          <w:rFonts w:ascii="Times New Roman" w:hAnsi="Times New Roman" w:cs="Times New Roman"/>
          <w:sz w:val="24"/>
          <w:szCs w:val="24"/>
          <w:lang w:val="en-US"/>
        </w:rPr>
        <w:t xml:space="preserve">Therefore, change in </w:t>
      </w:r>
      <w:proofErr w:type="spellStart"/>
      <w:r w:rsidR="007E06CD">
        <w:rPr>
          <w:rFonts w:ascii="Times New Roman" w:hAnsi="Times New Roman" w:cs="Times New Roman"/>
          <w:sz w:val="24"/>
          <w:szCs w:val="24"/>
          <w:lang w:val="en-US"/>
        </w:rPr>
        <w:lastRenderedPageBreak/>
        <w:t>hnRNPK</w:t>
      </w:r>
      <w:proofErr w:type="spellEnd"/>
      <w:r w:rsidR="007E06CD">
        <w:rPr>
          <w:rFonts w:ascii="Times New Roman" w:hAnsi="Times New Roman" w:cs="Times New Roman"/>
          <w:sz w:val="24"/>
          <w:szCs w:val="24"/>
          <w:lang w:val="en-US"/>
        </w:rPr>
        <w:t xml:space="preserve"> </w:t>
      </w:r>
      <w:r w:rsidR="00CE5661" w:rsidRPr="0004764B">
        <w:rPr>
          <w:rFonts w:ascii="Times New Roman" w:hAnsi="Times New Roman" w:cs="Times New Roman"/>
          <w:sz w:val="24"/>
          <w:szCs w:val="24"/>
          <w:lang w:val="en-US"/>
        </w:rPr>
        <w:t>subcellular localization modified by cavin-1</w:t>
      </w:r>
      <w:r w:rsidR="006B1AE1">
        <w:rPr>
          <w:rFonts w:ascii="Times New Roman" w:hAnsi="Times New Roman" w:cs="Times New Roman"/>
          <w:sz w:val="24"/>
          <w:szCs w:val="24"/>
          <w:lang w:val="en-US"/>
        </w:rPr>
        <w:t xml:space="preserve"> expression</w:t>
      </w:r>
      <w:r w:rsidR="00CE5661" w:rsidRPr="0004764B">
        <w:rPr>
          <w:rFonts w:ascii="Times New Roman" w:hAnsi="Times New Roman" w:cs="Times New Roman"/>
          <w:sz w:val="24"/>
          <w:szCs w:val="24"/>
          <w:lang w:val="en-US"/>
        </w:rPr>
        <w:t xml:space="preserve"> could explain the differential export of </w:t>
      </w:r>
      <w:proofErr w:type="spellStart"/>
      <w:r w:rsidR="00CE5661" w:rsidRPr="0004764B">
        <w:rPr>
          <w:rFonts w:ascii="Times New Roman" w:hAnsi="Times New Roman" w:cs="Times New Roman"/>
          <w:sz w:val="24"/>
          <w:szCs w:val="24"/>
          <w:lang w:val="en-US"/>
        </w:rPr>
        <w:t>hnRNPK</w:t>
      </w:r>
      <w:proofErr w:type="spellEnd"/>
      <w:r w:rsidR="00CE5661" w:rsidRPr="0004764B">
        <w:rPr>
          <w:rFonts w:ascii="Times New Roman" w:hAnsi="Times New Roman" w:cs="Times New Roman"/>
          <w:sz w:val="24"/>
          <w:szCs w:val="24"/>
          <w:lang w:val="en-US"/>
        </w:rPr>
        <w:t xml:space="preserve"> and miRNAs. </w:t>
      </w:r>
    </w:p>
    <w:p w14:paraId="3F57EB16" w14:textId="77777777" w:rsidR="00DA6E08" w:rsidRPr="0004764B" w:rsidRDefault="00DA6E08" w:rsidP="0004764B">
      <w:pPr>
        <w:pStyle w:val="Heading2"/>
        <w:spacing w:line="480" w:lineRule="auto"/>
        <w:rPr>
          <w:rFonts w:ascii="Times New Roman" w:hAnsi="Times New Roman" w:cs="Times New Roman"/>
          <w:lang w:val="en-US"/>
        </w:rPr>
      </w:pPr>
      <w:bookmarkStart w:id="35" w:name="_Toc464553544"/>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co-localizes with selectively exported microRNAs</w:t>
      </w:r>
      <w:r w:rsidR="001E41AA" w:rsidRPr="0004764B">
        <w:rPr>
          <w:rFonts w:ascii="Times New Roman" w:hAnsi="Times New Roman" w:cs="Times New Roman"/>
          <w:lang w:val="en-US"/>
        </w:rPr>
        <w:t>.</w:t>
      </w:r>
      <w:bookmarkEnd w:id="35"/>
    </w:p>
    <w:p w14:paraId="2AE27493" w14:textId="490D0860" w:rsidR="00DE3C36" w:rsidRDefault="0024072A" w:rsidP="00DE3C36">
      <w:pPr>
        <w:spacing w:line="480" w:lineRule="auto"/>
        <w:rPr>
          <w:rFonts w:ascii="Times New Roman" w:hAnsi="Times New Roman" w:cs="Times New Roman"/>
          <w:sz w:val="24"/>
          <w:szCs w:val="24"/>
          <w:lang w:val="en-US"/>
        </w:rPr>
        <w:sectPr w:rsidR="00DE3C36">
          <w:pgSz w:w="11906" w:h="16838"/>
          <w:pgMar w:top="1440" w:right="1440" w:bottom="1440" w:left="1440" w:header="708" w:footer="708" w:gutter="0"/>
          <w:cols w:space="708"/>
          <w:docGrid w:linePitch="360"/>
        </w:sectPr>
      </w:pPr>
      <w:proofErr w:type="spellStart"/>
      <w:proofErr w:type="gramStart"/>
      <w:r>
        <w:rPr>
          <w:rFonts w:ascii="Times New Roman" w:hAnsi="Times New Roman" w:cs="Times New Roman"/>
          <w:sz w:val="24"/>
          <w:szCs w:val="24"/>
          <w:lang w:val="en-US"/>
        </w:rPr>
        <w:t>hnRNP</w:t>
      </w:r>
      <w:r w:rsidR="008E4812">
        <w:rPr>
          <w:rFonts w:ascii="Times New Roman" w:hAnsi="Times New Roman" w:cs="Times New Roman"/>
          <w:sz w:val="24"/>
          <w:szCs w:val="24"/>
          <w:lang w:val="en-US"/>
        </w:rPr>
        <w:t>K</w:t>
      </w:r>
      <w:proofErr w:type="spellEnd"/>
      <w:proofErr w:type="gramEnd"/>
      <w:r w:rsidR="008E4812">
        <w:rPr>
          <w:rFonts w:ascii="Times New Roman" w:hAnsi="Times New Roman" w:cs="Times New Roman"/>
          <w:sz w:val="24"/>
          <w:szCs w:val="24"/>
          <w:lang w:val="en-US"/>
        </w:rPr>
        <w:t xml:space="preserve"> has been reported to bind </w:t>
      </w:r>
      <w:r w:rsidR="00FC605A">
        <w:rPr>
          <w:rFonts w:ascii="Times New Roman" w:hAnsi="Times New Roman" w:cs="Times New Roman"/>
          <w:sz w:val="24"/>
          <w:szCs w:val="24"/>
          <w:lang w:val="en-US"/>
        </w:rPr>
        <w:t xml:space="preserve">and interact with </w:t>
      </w:r>
      <w:r w:rsidR="008E4812">
        <w:rPr>
          <w:rFonts w:ascii="Times New Roman" w:hAnsi="Times New Roman" w:cs="Times New Roman"/>
          <w:sz w:val="24"/>
          <w:szCs w:val="24"/>
          <w:lang w:val="en-US"/>
        </w:rPr>
        <w:t>RNA, but so far there has been</w:t>
      </w:r>
      <w:r w:rsidR="00427465">
        <w:rPr>
          <w:rFonts w:ascii="Times New Roman" w:hAnsi="Times New Roman" w:cs="Times New Roman"/>
          <w:sz w:val="24"/>
          <w:szCs w:val="24"/>
          <w:lang w:val="en-US"/>
        </w:rPr>
        <w:t xml:space="preserve"> only one</w:t>
      </w:r>
      <w:r w:rsidR="008E4812">
        <w:rPr>
          <w:rFonts w:ascii="Times New Roman" w:hAnsi="Times New Roman" w:cs="Times New Roman"/>
          <w:sz w:val="24"/>
          <w:szCs w:val="24"/>
          <w:lang w:val="en-US"/>
        </w:rPr>
        <w:t xml:space="preserve"> report of </w:t>
      </w:r>
      <w:proofErr w:type="spellStart"/>
      <w:r w:rsidR="008E4812">
        <w:rPr>
          <w:rFonts w:ascii="Times New Roman" w:hAnsi="Times New Roman" w:cs="Times New Roman"/>
          <w:sz w:val="24"/>
          <w:szCs w:val="24"/>
          <w:lang w:val="en-US"/>
        </w:rPr>
        <w:t>hnRNPK</w:t>
      </w:r>
      <w:proofErr w:type="spellEnd"/>
      <w:r w:rsidR="008E4812">
        <w:rPr>
          <w:rFonts w:ascii="Times New Roman" w:hAnsi="Times New Roman" w:cs="Times New Roman"/>
          <w:sz w:val="24"/>
          <w:szCs w:val="24"/>
          <w:lang w:val="en-US"/>
        </w:rPr>
        <w:t xml:space="preserve"> binding miRNA</w:t>
      </w:r>
      <w:r w:rsidR="00FC605A">
        <w:rPr>
          <w:rFonts w:ascii="Times New Roman" w:hAnsi="Times New Roman" w:cs="Times New Roman"/>
          <w:sz w:val="24"/>
          <w:szCs w:val="24"/>
          <w:lang w:val="en-US"/>
        </w:rPr>
        <w:t xml:space="preserve"> </w: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 </w:instrText>
      </w:r>
      <w:r w:rsidR="00027D40">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dmlkZXI+PGxhbmd1YWdlPmVuZzwvbGFuZ3VhZ2U+PC9yZWNvcmQ+PC9DaXRlPjwvRW5kTm90ZT5=
</w:fldData>
        </w:fldChar>
      </w:r>
      <w:r w:rsidR="00027D40">
        <w:rPr>
          <w:rFonts w:ascii="Times New Roman" w:hAnsi="Times New Roman" w:cs="Times New Roman"/>
          <w:sz w:val="24"/>
          <w:szCs w:val="24"/>
          <w:lang w:val="en-US"/>
        </w:rPr>
        <w:instrText xml:space="preserve"> ADDIN EN.CITE.DATA </w:instrText>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end"/>
      </w:r>
      <w:r w:rsidR="00027D40">
        <w:rPr>
          <w:rFonts w:ascii="Times New Roman" w:hAnsi="Times New Roman" w:cs="Times New Roman"/>
          <w:sz w:val="24"/>
          <w:szCs w:val="24"/>
          <w:lang w:val="en-US"/>
        </w:rPr>
      </w:r>
      <w:r w:rsidR="00027D40">
        <w:rPr>
          <w:rFonts w:ascii="Times New Roman" w:hAnsi="Times New Roman" w:cs="Times New Roman"/>
          <w:sz w:val="24"/>
          <w:szCs w:val="24"/>
          <w:lang w:val="en-US"/>
        </w:rPr>
        <w:fldChar w:fldCharType="separate"/>
      </w:r>
      <w:r w:rsidR="00027D40">
        <w:rPr>
          <w:rFonts w:ascii="Times New Roman" w:hAnsi="Times New Roman" w:cs="Times New Roman"/>
          <w:noProof/>
          <w:sz w:val="24"/>
          <w:szCs w:val="24"/>
          <w:lang w:val="en-US"/>
        </w:rPr>
        <w:t>(</w:t>
      </w:r>
      <w:hyperlink w:anchor="_ENREF_17" w:tooltip="Fan, 2015 #256" w:history="1">
        <w:r w:rsidR="00035725">
          <w:rPr>
            <w:rFonts w:ascii="Times New Roman" w:hAnsi="Times New Roman" w:cs="Times New Roman"/>
            <w:noProof/>
            <w:sz w:val="24"/>
            <w:szCs w:val="24"/>
            <w:lang w:val="en-US"/>
          </w:rPr>
          <w:t>Fan et al. 2015</w:t>
        </w:r>
      </w:hyperlink>
      <w:r w:rsidR="00027D40">
        <w:rPr>
          <w:rFonts w:ascii="Times New Roman" w:hAnsi="Times New Roman" w:cs="Times New Roman"/>
          <w:noProof/>
          <w:sz w:val="24"/>
          <w:szCs w:val="24"/>
          <w:lang w:val="en-US"/>
        </w:rPr>
        <w:t>)</w:t>
      </w:r>
      <w:r w:rsidR="00027D40">
        <w:rPr>
          <w:rFonts w:ascii="Times New Roman" w:hAnsi="Times New Roman" w:cs="Times New Roman"/>
          <w:sz w:val="24"/>
          <w:szCs w:val="24"/>
          <w:lang w:val="en-US"/>
        </w:rPr>
        <w:fldChar w:fldCharType="end"/>
      </w:r>
      <w:r w:rsidR="008E4812">
        <w:rPr>
          <w:rFonts w:ascii="Times New Roman" w:hAnsi="Times New Roman" w:cs="Times New Roman"/>
          <w:sz w:val="24"/>
          <w:szCs w:val="24"/>
          <w:lang w:val="en-US"/>
        </w:rPr>
        <w:t xml:space="preserve">. </w:t>
      </w:r>
      <w:r w:rsidR="000E6E61" w:rsidRPr="0004764B">
        <w:rPr>
          <w:rFonts w:ascii="Times New Roman" w:hAnsi="Times New Roman" w:cs="Times New Roman"/>
          <w:sz w:val="24"/>
          <w:szCs w:val="24"/>
          <w:lang w:val="en-US"/>
        </w:rPr>
        <w:t>The interaction betwee</w:t>
      </w:r>
      <w:r>
        <w:rPr>
          <w:rFonts w:ascii="Times New Roman" w:hAnsi="Times New Roman" w:cs="Times New Roman"/>
          <w:sz w:val="24"/>
          <w:szCs w:val="24"/>
          <w:lang w:val="en-US"/>
        </w:rPr>
        <w:t>n the selectively exported mi</w:t>
      </w:r>
      <w:r w:rsidR="000E6E61" w:rsidRPr="0004764B">
        <w:rPr>
          <w:rFonts w:ascii="Times New Roman" w:hAnsi="Times New Roman" w:cs="Times New Roman"/>
          <w:sz w:val="24"/>
          <w:szCs w:val="24"/>
          <w:lang w:val="en-US"/>
        </w:rPr>
        <w:t xml:space="preserve">RNAs and </w:t>
      </w:r>
      <w:proofErr w:type="spellStart"/>
      <w:r w:rsidR="000E6E61" w:rsidRPr="0004764B">
        <w:rPr>
          <w:rFonts w:ascii="Times New Roman" w:hAnsi="Times New Roman" w:cs="Times New Roman"/>
          <w:sz w:val="24"/>
          <w:szCs w:val="24"/>
          <w:lang w:val="en-US"/>
        </w:rPr>
        <w:t>hnRNPK</w:t>
      </w:r>
      <w:proofErr w:type="spellEnd"/>
      <w:r w:rsidR="000E6E61" w:rsidRPr="0004764B">
        <w:rPr>
          <w:rFonts w:ascii="Times New Roman" w:hAnsi="Times New Roman" w:cs="Times New Roman"/>
          <w:sz w:val="24"/>
          <w:szCs w:val="24"/>
          <w:lang w:val="en-US"/>
        </w:rPr>
        <w:t xml:space="preserve"> was assessed in two separate ways: b</w:t>
      </w:r>
      <w:r w:rsidR="006B1AE1">
        <w:rPr>
          <w:rFonts w:ascii="Times New Roman" w:hAnsi="Times New Roman" w:cs="Times New Roman"/>
          <w:sz w:val="24"/>
          <w:szCs w:val="24"/>
          <w:lang w:val="en-US"/>
        </w:rPr>
        <w:t>y assessing co-localization by m</w:t>
      </w:r>
      <w:r w:rsidR="000E6E61" w:rsidRPr="0004764B">
        <w:rPr>
          <w:rFonts w:ascii="Times New Roman" w:hAnsi="Times New Roman" w:cs="Times New Roman"/>
          <w:sz w:val="24"/>
          <w:szCs w:val="24"/>
          <w:lang w:val="en-US"/>
        </w:rPr>
        <w:t xml:space="preserve">icroRNA </w:t>
      </w:r>
      <w:r w:rsidR="000E6E61" w:rsidRPr="0004764B">
        <w:rPr>
          <w:rFonts w:ascii="Times New Roman" w:hAnsi="Times New Roman" w:cs="Times New Roman"/>
          <w:i/>
          <w:sz w:val="24"/>
          <w:szCs w:val="24"/>
          <w:lang w:val="en-US"/>
        </w:rPr>
        <w:t xml:space="preserve">in situ </w:t>
      </w:r>
      <w:r w:rsidR="000E6E61" w:rsidRPr="0004764B">
        <w:rPr>
          <w:rFonts w:ascii="Times New Roman" w:hAnsi="Times New Roman" w:cs="Times New Roman"/>
          <w:sz w:val="24"/>
          <w:szCs w:val="24"/>
          <w:lang w:val="en-US"/>
        </w:rPr>
        <w:t xml:space="preserve">hybridization </w:t>
      </w:r>
      <w:r w:rsidR="006F1A49">
        <w:rPr>
          <w:rFonts w:ascii="Times New Roman" w:hAnsi="Times New Roman" w:cs="Times New Roman"/>
          <w:sz w:val="24"/>
          <w:szCs w:val="24"/>
          <w:lang w:val="en-US"/>
        </w:rPr>
        <w:t xml:space="preserve">with </w:t>
      </w:r>
      <w:r w:rsidR="000E6E61" w:rsidRPr="0004764B">
        <w:rPr>
          <w:rFonts w:ascii="Times New Roman" w:hAnsi="Times New Roman" w:cs="Times New Roman"/>
          <w:sz w:val="24"/>
          <w:szCs w:val="24"/>
          <w:lang w:val="en-US"/>
        </w:rPr>
        <w:t>immunofluorescence (</w:t>
      </w:r>
      <w:proofErr w:type="spellStart"/>
      <w:r w:rsidR="000E6E61" w:rsidRPr="0004764B">
        <w:rPr>
          <w:rFonts w:ascii="Times New Roman" w:hAnsi="Times New Roman" w:cs="Times New Roman"/>
          <w:sz w:val="24"/>
          <w:szCs w:val="24"/>
          <w:lang w:val="en-US"/>
        </w:rPr>
        <w:t>miR</w:t>
      </w:r>
      <w:proofErr w:type="spellEnd"/>
      <w:r w:rsidR="000E6E61" w:rsidRPr="0004764B">
        <w:rPr>
          <w:rFonts w:ascii="Times New Roman" w:hAnsi="Times New Roman" w:cs="Times New Roman"/>
          <w:sz w:val="24"/>
          <w:szCs w:val="24"/>
          <w:lang w:val="en-US"/>
        </w:rPr>
        <w:t xml:space="preserve">-ISH IF) and binding ability by RNA immunoprecipitation (RIP). </w:t>
      </w:r>
      <w:proofErr w:type="spellStart"/>
      <w:proofErr w:type="gramStart"/>
      <w:r w:rsidR="00706A6E" w:rsidRPr="0004764B">
        <w:rPr>
          <w:rFonts w:ascii="Times New Roman" w:hAnsi="Times New Roman" w:cs="Times New Roman"/>
          <w:sz w:val="24"/>
          <w:szCs w:val="24"/>
          <w:lang w:val="en-US"/>
        </w:rPr>
        <w:t>miR</w:t>
      </w:r>
      <w:proofErr w:type="spellEnd"/>
      <w:r w:rsidR="00706A6E" w:rsidRPr="0004764B">
        <w:rPr>
          <w:rFonts w:ascii="Times New Roman" w:hAnsi="Times New Roman" w:cs="Times New Roman"/>
          <w:sz w:val="24"/>
          <w:szCs w:val="24"/>
          <w:lang w:val="en-US"/>
        </w:rPr>
        <w:t>-ISH</w:t>
      </w:r>
      <w:proofErr w:type="gramEnd"/>
      <w:r w:rsidR="00706A6E" w:rsidRPr="0004764B">
        <w:rPr>
          <w:rFonts w:ascii="Times New Roman" w:hAnsi="Times New Roman" w:cs="Times New Roman"/>
          <w:sz w:val="24"/>
          <w:szCs w:val="24"/>
          <w:lang w:val="en-US"/>
        </w:rPr>
        <w:t xml:space="preserve">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w:t>
      </w:r>
      <w:r w:rsidR="00F97FEF">
        <w:rPr>
          <w:rFonts w:ascii="Times New Roman" w:hAnsi="Times New Roman" w:cs="Times New Roman"/>
          <w:sz w:val="24"/>
          <w:szCs w:val="24"/>
          <w:lang w:val="en-US"/>
        </w:rPr>
        <w:t xml:space="preserve">performing it with </w:t>
      </w:r>
      <w:r w:rsidR="00706A6E" w:rsidRPr="0004764B">
        <w:rPr>
          <w:rFonts w:ascii="Times New Roman" w:hAnsi="Times New Roman" w:cs="Times New Roman"/>
          <w:sz w:val="24"/>
          <w:szCs w:val="24"/>
          <w:lang w:val="en-US"/>
        </w:rPr>
        <w:t xml:space="preserve">IF. </w:t>
      </w:r>
      <w:r w:rsidR="002B0591" w:rsidRPr="0004764B">
        <w:rPr>
          <w:rFonts w:ascii="Times New Roman" w:hAnsi="Times New Roman" w:cs="Times New Roman"/>
          <w:sz w:val="24"/>
          <w:szCs w:val="24"/>
          <w:lang w:val="en-US"/>
        </w:rPr>
        <w:t>The anti-</w:t>
      </w:r>
      <w:proofErr w:type="spellStart"/>
      <w:r w:rsidR="002B0591" w:rsidRPr="0004764B">
        <w:rPr>
          <w:rFonts w:ascii="Times New Roman" w:hAnsi="Times New Roman" w:cs="Times New Roman"/>
          <w:sz w:val="24"/>
          <w:szCs w:val="24"/>
          <w:lang w:val="en-US"/>
        </w:rPr>
        <w:t>miR</w:t>
      </w:r>
      <w:proofErr w:type="spellEnd"/>
      <w:r w:rsidR="002B0591" w:rsidRPr="0004764B">
        <w:rPr>
          <w:rFonts w:ascii="Times New Roman" w:hAnsi="Times New Roman" w:cs="Times New Roman"/>
          <w:sz w:val="24"/>
          <w:szCs w:val="24"/>
          <w:lang w:val="en-US"/>
        </w:rPr>
        <w:t xml:space="preserve"> probe highlights the target miR</w:t>
      </w:r>
      <w:r>
        <w:rPr>
          <w:rFonts w:ascii="Times New Roman" w:hAnsi="Times New Roman" w:cs="Times New Roman"/>
          <w:sz w:val="24"/>
          <w:szCs w:val="24"/>
          <w:lang w:val="en-US"/>
        </w:rPr>
        <w:t>NA</w:t>
      </w:r>
      <w:r w:rsidR="002B0591" w:rsidRPr="0004764B">
        <w:rPr>
          <w:rFonts w:ascii="Times New Roman" w:hAnsi="Times New Roman" w:cs="Times New Roman"/>
          <w:sz w:val="24"/>
          <w:szCs w:val="24"/>
          <w:lang w:val="en-US"/>
        </w:rPr>
        <w:t xml:space="preserve">s based on RNA-RNA hybridization. </w:t>
      </w:r>
      <w:r w:rsidR="0028737D" w:rsidRPr="0004764B">
        <w:rPr>
          <w:rFonts w:ascii="Times New Roman" w:hAnsi="Times New Roman" w:cs="Times New Roman"/>
          <w:sz w:val="24"/>
          <w:szCs w:val="24"/>
          <w:lang w:val="en-US"/>
        </w:rPr>
        <w:t>Here, I assessed the subcellular c</w:t>
      </w:r>
      <w:r w:rsidR="009936BE">
        <w:rPr>
          <w:rFonts w:ascii="Times New Roman" w:hAnsi="Times New Roman" w:cs="Times New Roman"/>
          <w:sz w:val="24"/>
          <w:szCs w:val="24"/>
          <w:lang w:val="en-US"/>
        </w:rPr>
        <w:t>o-localization of miR-148a-3p,</w:t>
      </w:r>
      <w:r w:rsidR="0028737D" w:rsidRPr="0004764B">
        <w:rPr>
          <w:rFonts w:ascii="Times New Roman" w:hAnsi="Times New Roman" w:cs="Times New Roman"/>
          <w:sz w:val="24"/>
          <w:szCs w:val="24"/>
          <w:lang w:val="en-US"/>
        </w:rPr>
        <w:t xml:space="preserve">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 xml:space="preserve">p, a scrambled </w:t>
      </w:r>
      <w:r w:rsidR="006B1AE1">
        <w:rPr>
          <w:rFonts w:ascii="Times New Roman" w:hAnsi="Times New Roman" w:cs="Times New Roman"/>
          <w:sz w:val="24"/>
          <w:szCs w:val="24"/>
          <w:lang w:val="en-US"/>
        </w:rPr>
        <w:t>form of miR-148a (control)</w:t>
      </w:r>
      <w:r w:rsidR="0028737D" w:rsidRPr="0004764B">
        <w:rPr>
          <w:rFonts w:ascii="Times New Roman" w:hAnsi="Times New Roman" w:cs="Times New Roman"/>
          <w:sz w:val="24"/>
          <w:szCs w:val="24"/>
          <w:lang w:val="en-US"/>
        </w:rPr>
        <w:t xml:space="preserve"> and </w:t>
      </w:r>
      <w:proofErr w:type="spellStart"/>
      <w:r w:rsidR="0028737D" w:rsidRPr="0004764B">
        <w:rPr>
          <w:rFonts w:ascii="Times New Roman" w:hAnsi="Times New Roman" w:cs="Times New Roman"/>
          <w:sz w:val="24"/>
          <w:szCs w:val="24"/>
          <w:lang w:val="en-US"/>
        </w:rPr>
        <w:t>hnRNPK</w:t>
      </w:r>
      <w:proofErr w:type="spellEnd"/>
      <w:r w:rsidR="00720219">
        <w:rPr>
          <w:rFonts w:ascii="Times New Roman" w:hAnsi="Times New Roman" w:cs="Times New Roman"/>
          <w:sz w:val="24"/>
          <w:szCs w:val="24"/>
          <w:lang w:val="en-US"/>
        </w:rPr>
        <w:t xml:space="preserve"> (Fig.8</w:t>
      </w:r>
      <w:r w:rsidR="007D023E">
        <w:rPr>
          <w:rFonts w:ascii="Times New Roman" w:hAnsi="Times New Roman" w:cs="Times New Roman"/>
          <w:sz w:val="24"/>
          <w:szCs w:val="24"/>
          <w:lang w:val="en-US"/>
        </w:rPr>
        <w:t>)</w:t>
      </w:r>
      <w:r w:rsidR="0028737D" w:rsidRPr="0004764B">
        <w:rPr>
          <w:rFonts w:ascii="Times New Roman" w:hAnsi="Times New Roman" w:cs="Times New Roman"/>
          <w:sz w:val="24"/>
          <w:szCs w:val="24"/>
          <w:lang w:val="en-US"/>
        </w:rPr>
        <w:t>.</w:t>
      </w:r>
      <w:r w:rsidR="00325343" w:rsidRPr="0004764B">
        <w:rPr>
          <w:rFonts w:ascii="Times New Roman" w:hAnsi="Times New Roman" w:cs="Times New Roman"/>
          <w:sz w:val="24"/>
          <w:szCs w:val="24"/>
          <w:lang w:val="en-US"/>
        </w:rPr>
        <w:t xml:space="preserve"> </w:t>
      </w:r>
      <w:proofErr w:type="gramStart"/>
      <w:r w:rsidR="006F1A49">
        <w:rPr>
          <w:rFonts w:ascii="Times New Roman" w:hAnsi="Times New Roman" w:cs="Times New Roman"/>
          <w:sz w:val="24"/>
          <w:szCs w:val="24"/>
          <w:lang w:val="en-US"/>
        </w:rPr>
        <w:t>miR-148a</w:t>
      </w:r>
      <w:proofErr w:type="gramEnd"/>
      <w:r w:rsidR="006F1A49">
        <w:rPr>
          <w:rFonts w:ascii="Times New Roman" w:hAnsi="Times New Roman" w:cs="Times New Roman"/>
          <w:sz w:val="24"/>
          <w:szCs w:val="24"/>
          <w:lang w:val="en-US"/>
        </w:rPr>
        <w:t xml:space="preserve"> </w:t>
      </w:r>
      <w:r w:rsidR="009936BE">
        <w:rPr>
          <w:rFonts w:ascii="Times New Roman" w:hAnsi="Times New Roman" w:cs="Times New Roman"/>
          <w:sz w:val="24"/>
          <w:szCs w:val="24"/>
          <w:lang w:val="en-US"/>
        </w:rPr>
        <w:t xml:space="preserve">was </w:t>
      </w:r>
      <w:r w:rsidR="006F1A49">
        <w:rPr>
          <w:rFonts w:ascii="Times New Roman" w:hAnsi="Times New Roman" w:cs="Times New Roman"/>
          <w:sz w:val="24"/>
          <w:szCs w:val="24"/>
          <w:lang w:val="en-US"/>
        </w:rPr>
        <w:t>a</w:t>
      </w:r>
      <w:r w:rsidR="006B1AE1">
        <w:rPr>
          <w:rFonts w:ascii="Times New Roman" w:hAnsi="Times New Roman" w:cs="Times New Roman"/>
          <w:sz w:val="24"/>
          <w:szCs w:val="24"/>
          <w:lang w:val="en-US"/>
        </w:rPr>
        <w:t xml:space="preserve">ssessed as </w:t>
      </w:r>
      <w:r w:rsidR="009936BE">
        <w:rPr>
          <w:rFonts w:ascii="Times New Roman" w:hAnsi="Times New Roman" w:cs="Times New Roman"/>
          <w:sz w:val="24"/>
          <w:szCs w:val="24"/>
          <w:lang w:val="en-US"/>
        </w:rPr>
        <w:t>it contains the</w:t>
      </w:r>
      <w:r w:rsidR="006B1AE1">
        <w:rPr>
          <w:rFonts w:ascii="Times New Roman" w:hAnsi="Times New Roman" w:cs="Times New Roman"/>
          <w:sz w:val="24"/>
          <w:szCs w:val="24"/>
          <w:lang w:val="en-US"/>
        </w:rPr>
        <w:t xml:space="preserve"> motif that </w:t>
      </w:r>
      <w:proofErr w:type="spellStart"/>
      <w:r w:rsidR="006F1A49">
        <w:rPr>
          <w:rFonts w:ascii="Times New Roman" w:hAnsi="Times New Roman" w:cs="Times New Roman"/>
          <w:sz w:val="24"/>
          <w:szCs w:val="24"/>
          <w:lang w:val="en-US"/>
        </w:rPr>
        <w:t>hnRNPK</w:t>
      </w:r>
      <w:proofErr w:type="spellEnd"/>
      <w:r w:rsidR="006F1A49">
        <w:rPr>
          <w:rFonts w:ascii="Times New Roman" w:hAnsi="Times New Roman" w:cs="Times New Roman"/>
          <w:sz w:val="24"/>
          <w:szCs w:val="24"/>
          <w:lang w:val="en-US"/>
        </w:rPr>
        <w:t xml:space="preserve"> was predicted to bind</w:t>
      </w:r>
      <w:r w:rsidR="006B1AE1">
        <w:rPr>
          <w:rFonts w:ascii="Times New Roman" w:hAnsi="Times New Roman" w:cs="Times New Roman"/>
          <w:sz w:val="24"/>
          <w:szCs w:val="24"/>
          <w:lang w:val="en-US"/>
        </w:rPr>
        <w:t xml:space="preserve"> and possess</w:t>
      </w:r>
      <w:r w:rsidR="009936BE">
        <w:rPr>
          <w:rFonts w:ascii="Times New Roman" w:hAnsi="Times New Roman" w:cs="Times New Roman"/>
          <w:sz w:val="24"/>
          <w:szCs w:val="24"/>
          <w:lang w:val="en-US"/>
        </w:rPr>
        <w:t>es</w:t>
      </w:r>
      <w:r w:rsidR="006B1AE1">
        <w:rPr>
          <w:rFonts w:ascii="Times New Roman" w:hAnsi="Times New Roman" w:cs="Times New Roman"/>
          <w:sz w:val="24"/>
          <w:szCs w:val="24"/>
          <w:lang w:val="en-US"/>
        </w:rPr>
        <w:t xml:space="preserve"> decreased export upon cavin-1 expression. In contrast, miR-589</w:t>
      </w:r>
      <w:r w:rsidR="006F1A49">
        <w:rPr>
          <w:rFonts w:ascii="Times New Roman" w:hAnsi="Times New Roman" w:cs="Times New Roman"/>
          <w:sz w:val="24"/>
          <w:szCs w:val="24"/>
          <w:lang w:val="en-US"/>
        </w:rPr>
        <w:t xml:space="preserve"> was seen to be unaffected by e</w:t>
      </w:r>
      <w:r w:rsidR="004456B9">
        <w:rPr>
          <w:rFonts w:ascii="Times New Roman" w:hAnsi="Times New Roman" w:cs="Times New Roman"/>
          <w:sz w:val="24"/>
          <w:szCs w:val="24"/>
          <w:lang w:val="en-US"/>
        </w:rPr>
        <w:t>xpression of cavin-1 in</w:t>
      </w:r>
      <w:r w:rsidR="006F1A49">
        <w:rPr>
          <w:rFonts w:ascii="Times New Roman" w:hAnsi="Times New Roman" w:cs="Times New Roman"/>
          <w:sz w:val="24"/>
          <w:szCs w:val="24"/>
          <w:lang w:val="en-US"/>
        </w:rPr>
        <w:t xml:space="preserve"> EVs in RNA-</w:t>
      </w:r>
      <w:proofErr w:type="spellStart"/>
      <w:r w:rsidR="006F1A49">
        <w:rPr>
          <w:rFonts w:ascii="Times New Roman" w:hAnsi="Times New Roman" w:cs="Times New Roman"/>
          <w:sz w:val="24"/>
          <w:szCs w:val="24"/>
          <w:lang w:val="en-US"/>
        </w:rPr>
        <w:t>seq</w:t>
      </w:r>
      <w:proofErr w:type="spellEnd"/>
      <w:r w:rsidR="006F1A49">
        <w:rPr>
          <w:rFonts w:ascii="Times New Roman" w:hAnsi="Times New Roman" w:cs="Times New Roman"/>
          <w:sz w:val="24"/>
          <w:szCs w:val="24"/>
          <w:lang w:val="en-US"/>
        </w:rPr>
        <w:t xml:space="preserve"> analys</w:t>
      </w:r>
      <w:r w:rsidR="00DE3C36">
        <w:rPr>
          <w:rFonts w:ascii="Times New Roman" w:hAnsi="Times New Roman" w:cs="Times New Roman"/>
          <w:sz w:val="24"/>
          <w:szCs w:val="24"/>
          <w:lang w:val="en-US"/>
        </w:rPr>
        <w:t>is. This establishes a negative biological control that determines natural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 xml:space="preserve"> localization when not affected by </w:t>
      </w:r>
      <w:r w:rsidR="00F97FEF">
        <w:rPr>
          <w:rFonts w:ascii="Times New Roman" w:hAnsi="Times New Roman" w:cs="Times New Roman"/>
          <w:sz w:val="24"/>
          <w:szCs w:val="24"/>
          <w:lang w:val="en-US"/>
        </w:rPr>
        <w:t>selective</w:t>
      </w:r>
      <w:r w:rsidR="00DE3C36">
        <w:rPr>
          <w:rFonts w:ascii="Times New Roman" w:hAnsi="Times New Roman" w:cs="Times New Roman"/>
          <w:sz w:val="24"/>
          <w:szCs w:val="24"/>
          <w:lang w:val="en-US"/>
        </w:rPr>
        <w:t xml:space="preserve"> export mechanism. Copies of </w:t>
      </w:r>
      <w:proofErr w:type="spellStart"/>
      <w:r w:rsidR="00DE3C36">
        <w:rPr>
          <w:rFonts w:ascii="Times New Roman" w:hAnsi="Times New Roman" w:cs="Times New Roman"/>
          <w:sz w:val="24"/>
          <w:szCs w:val="24"/>
          <w:lang w:val="en-US"/>
        </w:rPr>
        <w:t>pri-miR</w:t>
      </w:r>
      <w:proofErr w:type="spellEnd"/>
      <w:r w:rsidR="00DE3C36">
        <w:rPr>
          <w:rFonts w:ascii="Times New Roman" w:hAnsi="Times New Roman" w:cs="Times New Roman"/>
          <w:sz w:val="24"/>
          <w:szCs w:val="24"/>
          <w:lang w:val="en-US"/>
        </w:rPr>
        <w:t xml:space="preserve"> (primary microRNA transcript) for miR-148 and 589 are believed to be present in the nucleolus </w:t>
      </w:r>
      <w:r w:rsidR="00DE3C36">
        <w:rPr>
          <w:rFonts w:ascii="Times New Roman" w:hAnsi="Times New Roman" w:cs="Times New Roman"/>
          <w:sz w:val="24"/>
          <w:szCs w:val="24"/>
          <w:lang w:val="en-US"/>
        </w:rPr>
        <w:fldChar w:fldCharType="begin"/>
      </w:r>
      <w:r w:rsidR="00DE3C36">
        <w:rPr>
          <w:rFonts w:ascii="Times New Roman" w:hAnsi="Times New Roman" w:cs="Times New Roman"/>
          <w:sz w:val="24"/>
          <w:szCs w:val="24"/>
          <w:lang w:val="en-US"/>
        </w:rPr>
        <w:instrText xml:space="preserve"> ADDIN EN.CITE &lt;EndNote&gt;&lt;Cite&gt;&lt;Author&gt;Ritland Politz&lt;/Author&gt;&lt;Year&gt;2009&lt;/Year&gt;&lt;RecNum&gt;257&lt;/RecNum&gt;&lt;DisplayText&gt;(Ritland Politz&lt;style face="italic"&gt; et al.&lt;/style&gt; 2009)&lt;/DisplayText&gt;&lt;record&gt;&lt;rec-number&gt;257&lt;/rec-number&gt;&lt;foreign-keys&gt;&lt;key app="EN" db-id="fvaw9vd5rrfez2epavc5exebz02xt0vvvwrs" timestamp="1476063663"&gt;257&lt;/key&gt;&lt;/foreign-keys&gt;&lt;ref-type name="Journal Article"&gt;17&lt;/ref-type&gt;&lt;contributors&gt;&lt;authors&gt;&lt;author&gt;Ritland Politz, Joan C.&lt;/author&gt;&lt;author&gt;Hogan, Eric M.&lt;/author&gt;&lt;author&gt;Pederson, Thoru&lt;/author&gt;&lt;/authors&gt;&lt;/contributors&gt;&lt;titles&gt;&lt;title&gt;MicroRNAs with a nucleolar location&lt;/title&gt;&lt;secondary-title&gt;RNA&lt;/secondary-title&gt;&lt;/titles&gt;&lt;periodical&gt;&lt;full-title&gt;RNA&lt;/full-title&gt;&lt;/periodical&gt;&lt;pages&gt;1705-1715&lt;/pages&gt;&lt;volume&gt;15&lt;/volume&gt;&lt;number&gt;9&lt;/number&gt;&lt;dates&gt;&lt;year&gt;2009&lt;/year&gt;&lt;pub-dates&gt;&lt;date&gt;11/17/received&amp;#xD;06/18/accepted&lt;/date&gt;&lt;/pub-dates&gt;&lt;/dates&gt;&lt;publisher&gt;Cold Spring Harbor Laboratory Press&lt;/publisher&gt;&lt;isbn&gt;1355-8382&amp;#xD;1469-9001&lt;/isbn&gt;&lt;accession-num&gt;PMC2743059&lt;/accession-num&gt;&lt;urls&gt;&lt;related-urls&gt;&lt;url&gt;http://www.ncbi.nlm.nih.gov/pmc/articles/PMC2743059/&lt;/url&gt;&lt;/related-urls&gt;&lt;/urls&gt;&lt;electronic-resource-num&gt;10.1261/rna.1470409&lt;/electronic-resource-num&gt;&lt;remote-database-name&gt;PMC&lt;/remote-database-name&gt;&lt;/record&gt;&lt;/Cite&gt;&lt;/EndNote&gt;</w:instrText>
      </w:r>
      <w:r w:rsidR="00DE3C36">
        <w:rPr>
          <w:rFonts w:ascii="Times New Roman" w:hAnsi="Times New Roman" w:cs="Times New Roman"/>
          <w:sz w:val="24"/>
          <w:szCs w:val="24"/>
          <w:lang w:val="en-US"/>
        </w:rPr>
        <w:fldChar w:fldCharType="separate"/>
      </w:r>
      <w:r w:rsidR="00DE3C36">
        <w:rPr>
          <w:rFonts w:ascii="Times New Roman" w:hAnsi="Times New Roman" w:cs="Times New Roman"/>
          <w:noProof/>
          <w:sz w:val="24"/>
          <w:szCs w:val="24"/>
          <w:lang w:val="en-US"/>
        </w:rPr>
        <w:t>(</w:t>
      </w:r>
      <w:hyperlink w:anchor="_ENREF_64" w:tooltip="Ritland Politz, 2009 #257" w:history="1">
        <w:r w:rsidR="00035725">
          <w:rPr>
            <w:rFonts w:ascii="Times New Roman" w:hAnsi="Times New Roman" w:cs="Times New Roman"/>
            <w:noProof/>
            <w:sz w:val="24"/>
            <w:szCs w:val="24"/>
            <w:lang w:val="en-US"/>
          </w:rPr>
          <w:t>Ritland Politz</w:t>
        </w:r>
        <w:r w:rsidR="00035725" w:rsidRPr="00027D40">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2009</w:t>
        </w:r>
      </w:hyperlink>
      <w:r w:rsidR="00DE3C36">
        <w:rPr>
          <w:rFonts w:ascii="Times New Roman" w:hAnsi="Times New Roman" w:cs="Times New Roman"/>
          <w:noProof/>
          <w:sz w:val="24"/>
          <w:szCs w:val="24"/>
          <w:lang w:val="en-US"/>
        </w:rPr>
        <w:t>)</w:t>
      </w:r>
      <w:r w:rsidR="00DE3C36">
        <w:rPr>
          <w:rFonts w:ascii="Times New Roman" w:hAnsi="Times New Roman" w:cs="Times New Roman"/>
          <w:sz w:val="24"/>
          <w:szCs w:val="24"/>
          <w:lang w:val="en-US"/>
        </w:rPr>
        <w:fldChar w:fldCharType="end"/>
      </w:r>
      <w:r w:rsidR="00DE3C36">
        <w:rPr>
          <w:rFonts w:ascii="Times New Roman" w:hAnsi="Times New Roman" w:cs="Times New Roman"/>
          <w:sz w:val="24"/>
          <w:szCs w:val="24"/>
          <w:lang w:val="en-US"/>
        </w:rPr>
        <w:t>. Therefore the nucleolar</w:t>
      </w:r>
      <w:r w:rsidR="00DE3C36" w:rsidRPr="0004764B">
        <w:rPr>
          <w:rFonts w:ascii="Times New Roman" w:hAnsi="Times New Roman" w:cs="Times New Roman"/>
          <w:sz w:val="24"/>
          <w:szCs w:val="24"/>
          <w:lang w:val="en-US"/>
        </w:rPr>
        <w:t xml:space="preserve"> localization</w:t>
      </w:r>
      <w:r w:rsidR="00DE3C36">
        <w:rPr>
          <w:rFonts w:ascii="Times New Roman" w:hAnsi="Times New Roman" w:cs="Times New Roman"/>
          <w:sz w:val="24"/>
          <w:szCs w:val="24"/>
          <w:lang w:val="en-US"/>
        </w:rPr>
        <w:t xml:space="preserve"> of the Cy5 probes (excluding scrambled)</w:t>
      </w:r>
      <w:r w:rsidR="00DE3C36" w:rsidRPr="0004764B">
        <w:rPr>
          <w:rFonts w:ascii="Times New Roman" w:hAnsi="Times New Roman" w:cs="Times New Roman"/>
          <w:sz w:val="24"/>
          <w:szCs w:val="24"/>
          <w:lang w:val="en-US"/>
        </w:rPr>
        <w:t xml:space="preserve"> confirms that the</w:t>
      </w:r>
      <w:r w:rsidR="00DE3C36">
        <w:rPr>
          <w:rFonts w:ascii="Times New Roman" w:hAnsi="Times New Roman" w:cs="Times New Roman"/>
          <w:sz w:val="24"/>
          <w:szCs w:val="24"/>
          <w:lang w:val="en-US"/>
        </w:rPr>
        <w:t xml:space="preserve"> ISH was successful and that these miR</w:t>
      </w:r>
      <w:r>
        <w:rPr>
          <w:rFonts w:ascii="Times New Roman" w:hAnsi="Times New Roman" w:cs="Times New Roman"/>
          <w:sz w:val="24"/>
          <w:szCs w:val="24"/>
          <w:lang w:val="en-US"/>
        </w:rPr>
        <w:t>NA</w:t>
      </w:r>
      <w:r w:rsidR="00DE3C36">
        <w:rPr>
          <w:rFonts w:ascii="Times New Roman" w:hAnsi="Times New Roman" w:cs="Times New Roman"/>
          <w:sz w:val="24"/>
          <w:szCs w:val="24"/>
          <w:lang w:val="en-US"/>
        </w:rPr>
        <w:t xml:space="preserve">s are expressed in these cells. </w:t>
      </w:r>
      <w:r w:rsidR="00F97FEF">
        <w:rPr>
          <w:rFonts w:ascii="Times New Roman" w:hAnsi="Times New Roman" w:cs="Times New Roman"/>
          <w:sz w:val="24"/>
          <w:szCs w:val="24"/>
          <w:lang w:val="en-US"/>
        </w:rPr>
        <w:t>As shown in Figure 8, m</w:t>
      </w:r>
      <w:r w:rsidR="00DE3C36">
        <w:rPr>
          <w:rFonts w:ascii="Times New Roman" w:hAnsi="Times New Roman" w:cs="Times New Roman"/>
          <w:sz w:val="24"/>
          <w:szCs w:val="24"/>
          <w:lang w:val="en-US"/>
        </w:rPr>
        <w:t>i</w:t>
      </w:r>
      <w:r>
        <w:rPr>
          <w:rFonts w:ascii="Times New Roman" w:hAnsi="Times New Roman" w:cs="Times New Roman"/>
          <w:sz w:val="24"/>
          <w:szCs w:val="24"/>
          <w:lang w:val="en-US"/>
        </w:rPr>
        <w:t>R-148a does seem to localize</w:t>
      </w:r>
      <w:r w:rsidR="00DE3C36">
        <w:rPr>
          <w:rFonts w:ascii="Times New Roman" w:hAnsi="Times New Roman" w:cs="Times New Roman"/>
          <w:sz w:val="24"/>
          <w:szCs w:val="24"/>
          <w:lang w:val="en-US"/>
        </w:rPr>
        <w:t xml:space="preserve"> to punctate structures in the cytoplasm of PC3-GFP cell lines, presumably indicating presence in the </w:t>
      </w:r>
      <w:proofErr w:type="spellStart"/>
      <w:r w:rsidR="00DE3C36">
        <w:rPr>
          <w:rFonts w:ascii="Times New Roman" w:hAnsi="Times New Roman" w:cs="Times New Roman"/>
          <w:sz w:val="24"/>
          <w:szCs w:val="24"/>
          <w:lang w:val="en-US"/>
        </w:rPr>
        <w:t>multivesicular</w:t>
      </w:r>
      <w:proofErr w:type="spellEnd"/>
      <w:r w:rsidR="00DE3C36">
        <w:rPr>
          <w:rFonts w:ascii="Times New Roman" w:hAnsi="Times New Roman" w:cs="Times New Roman"/>
          <w:sz w:val="24"/>
          <w:szCs w:val="24"/>
          <w:lang w:val="en-US"/>
        </w:rPr>
        <w:t xml:space="preserve"> bodies that is not occurring in the PC3-cavin-1 cell lines. Interestingly, miR-148a co-localized with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in PC3-GFP cells, shown by overlap towards the cells periphery (Fig.8). However no evidence of hnRNPK-miR-148 co-localization was observed </w:t>
      </w:r>
      <w:r w:rsidR="00DE3C36">
        <w:rPr>
          <w:rFonts w:ascii="Times New Roman" w:hAnsi="Times New Roman" w:cs="Times New Roman"/>
          <w:sz w:val="24"/>
          <w:szCs w:val="24"/>
          <w:lang w:val="en-US"/>
        </w:rPr>
        <w:lastRenderedPageBreak/>
        <w:t>in the PC3-cavin-1 cells (Fig. 8). Conversely, miR-589 displayed a non-specific localization in both cell lines, despit</w:t>
      </w:r>
      <w:r w:rsidR="0077525E">
        <w:rPr>
          <w:rFonts w:ascii="Times New Roman" w:hAnsi="Times New Roman" w:cs="Times New Roman"/>
          <w:sz w:val="24"/>
          <w:szCs w:val="24"/>
          <w:lang w:val="en-US"/>
        </w:rPr>
        <w:t xml:space="preserve">e varying cell lines and </w:t>
      </w:r>
      <w:proofErr w:type="spellStart"/>
      <w:r w:rsidR="0077525E">
        <w:rPr>
          <w:rFonts w:ascii="Times New Roman" w:hAnsi="Times New Roman" w:cs="Times New Roman"/>
          <w:sz w:val="24"/>
          <w:szCs w:val="24"/>
          <w:lang w:val="en-US"/>
        </w:rPr>
        <w:t>hnRNPK</w:t>
      </w:r>
      <w:proofErr w:type="spellEnd"/>
    </w:p>
    <w:p w14:paraId="4C9EED1D" w14:textId="77777777" w:rsidR="00DE3C36" w:rsidRDefault="00DE3C36" w:rsidP="00DE3C36">
      <w:pPr>
        <w:spacing w:line="480" w:lineRule="auto"/>
        <w:rPr>
          <w:rFonts w:ascii="Times New Roman" w:hAnsi="Times New Roman" w:cs="Times New Roman"/>
          <w:sz w:val="24"/>
          <w:szCs w:val="24"/>
          <w:lang w:val="en-US"/>
        </w:rPr>
        <w:sectPr w:rsidR="00DE3C36" w:rsidSect="00DE3C36">
          <w:pgSz w:w="16838" w:h="11906" w:orient="landscape"/>
          <w:pgMar w:top="709" w:right="1440" w:bottom="567" w:left="1440" w:header="708" w:footer="708" w:gutter="0"/>
          <w:cols w:space="708"/>
          <w:docGrid w:linePitch="360"/>
        </w:sectPr>
      </w:pPr>
      <w:r w:rsidRPr="00DE3C36">
        <w:rPr>
          <w:rFonts w:ascii="Times New Roman" w:hAnsi="Times New Roman" w:cs="Times New Roman"/>
          <w:noProof/>
          <w:sz w:val="24"/>
          <w:szCs w:val="24"/>
          <w:lang w:eastAsia="en-AU"/>
        </w:rPr>
        <w:lastRenderedPageBreak/>
        <mc:AlternateContent>
          <mc:Choice Requires="wps">
            <w:drawing>
              <wp:anchor distT="45720" distB="45720" distL="114300" distR="114300" simplePos="0" relativeHeight="251676672" behindDoc="0" locked="0" layoutInCell="1" allowOverlap="1" wp14:anchorId="217B7328" wp14:editId="17FD8DC4">
                <wp:simplePos x="0" y="0"/>
                <wp:positionH relativeFrom="column">
                  <wp:posOffset>-161290</wp:posOffset>
                </wp:positionH>
                <wp:positionV relativeFrom="paragraph">
                  <wp:posOffset>3219691</wp:posOffset>
                </wp:positionV>
                <wp:extent cx="4559935" cy="308737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9935" cy="3087370"/>
                        </a:xfrm>
                        <a:prstGeom prst="rect">
                          <a:avLst/>
                        </a:prstGeom>
                        <a:solidFill>
                          <a:srgbClr val="FFFFFF"/>
                        </a:solidFill>
                        <a:ln w="9525">
                          <a:noFill/>
                          <a:miter lim="800000"/>
                          <a:headEnd/>
                          <a:tailEnd/>
                        </a:ln>
                      </wps:spPr>
                      <wps:txbx>
                        <w:txbxContent>
                          <w:p w14:paraId="3AFA3526" w14:textId="03F0EB3B" w:rsidR="005A410D" w:rsidRPr="00A56504" w:rsidRDefault="005A410D"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w:t>
                            </w:r>
                            <w:r w:rsidRPr="00A56504">
                              <w:rPr>
                                <w:rFonts w:ascii="Times New Roman" w:hAnsi="Times New Roman" w:cs="Times New Roman"/>
                              </w:rPr>
                              <w:t xml:space="preserve">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w:t>
                            </w:r>
                            <w:r>
                              <w:rPr>
                                <w:rFonts w:ascii="Times New Roman" w:hAnsi="Times New Roman" w:cs="Times New Roman"/>
                              </w:rPr>
                              <w:t>localization</w:t>
                            </w:r>
                            <w:r w:rsidR="00147BFF">
                              <w:rPr>
                                <w:rFonts w:ascii="Times New Roman" w:hAnsi="Times New Roman" w:cs="Times New Roman"/>
                              </w:rPr>
                              <w:t xml:space="preserve"> </w:t>
                            </w:r>
                            <w:r>
                              <w:rPr>
                                <w:rFonts w:ascii="Times New Roman" w:hAnsi="Times New Roman" w:cs="Times New Roman"/>
                              </w:rPr>
                              <w:t>i</w:t>
                            </w:r>
                            <w:r w:rsidRPr="00A56504">
                              <w:rPr>
                                <w:rFonts w:ascii="Times New Roman" w:hAnsi="Times New Roman" w:cs="Times New Roman"/>
                              </w:rPr>
                              <w:t xml:space="preserve">n PC3 GFP or cavin-1 cell lines. </w:t>
                            </w:r>
                            <w:r w:rsidRPr="00FC605A">
                              <w:rPr>
                                <w:rFonts w:ascii="Times New Roman" w:hAnsi="Times New Roman" w:cs="Times New Roman"/>
                                <w:b/>
                              </w:rPr>
                              <w:t>A</w:t>
                            </w:r>
                            <w:r w:rsidRPr="00A56504">
                              <w:rPr>
                                <w:rFonts w:ascii="Times New Roman" w:hAnsi="Times New Roman" w:cs="Times New Roman"/>
                              </w:rPr>
                              <w:t xml:space="preserve">)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xml:space="preserve">)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xml:space="preserve">)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B7328" id="_x0000_s1028" type="#_x0000_t202" style="position:absolute;margin-left:-12.7pt;margin-top:253.5pt;width:359.05pt;height:243.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" stroked="f">
                <v:textbox>
                  <w:txbxContent>
                    <w:p w14:paraId="3AFA3526" w14:textId="03F0EB3B" w:rsidR="005A410D" w:rsidRPr="00A56504" w:rsidRDefault="005A410D" w:rsidP="00DE3C36">
                      <w:pPr>
                        <w:spacing w:line="360" w:lineRule="auto"/>
                        <w:rPr>
                          <w:rFonts w:ascii="Times New Roman" w:hAnsi="Times New Roman" w:cs="Times New Roman"/>
                        </w:rPr>
                      </w:pPr>
                      <w:r>
                        <w:rPr>
                          <w:rFonts w:ascii="Times New Roman" w:hAnsi="Times New Roman" w:cs="Times New Roman"/>
                          <w:b/>
                        </w:rPr>
                        <w:t>Figure 7</w:t>
                      </w:r>
                      <w:r w:rsidRPr="00A56504">
                        <w:rPr>
                          <w:rFonts w:ascii="Times New Roman" w:hAnsi="Times New Roman" w:cs="Times New Roman"/>
                        </w:rPr>
                        <w:t xml:space="preserve">: </w:t>
                      </w:r>
                      <w:proofErr w:type="spellStart"/>
                      <w:r w:rsidRPr="00A56504">
                        <w:rPr>
                          <w:rFonts w:ascii="Times New Roman" w:hAnsi="Times New Roman" w:cs="Times New Roman"/>
                          <w:i/>
                        </w:rPr>
                        <w:t>hnRNPK</w:t>
                      </w:r>
                      <w:proofErr w:type="spellEnd"/>
                      <w:r w:rsidRPr="00A56504">
                        <w:rPr>
                          <w:rFonts w:ascii="Times New Roman" w:hAnsi="Times New Roman" w:cs="Times New Roman"/>
                          <w:i/>
                        </w:rPr>
                        <w:t xml:space="preserve"> changes subcellular localization between PC3 GFP and PC3-cavin-1 cell lines</w:t>
                      </w:r>
                      <w:r w:rsidRPr="00A56504">
                        <w:rPr>
                          <w:rFonts w:ascii="Times New Roman" w:hAnsi="Times New Roman" w:cs="Times New Roman"/>
                        </w:rPr>
                        <w:t xml:space="preserve">. Immunofluorescence </w:t>
                      </w:r>
                      <w:r w:rsidRPr="00A56504">
                        <w:rPr>
                          <w:rFonts w:ascii="Times New Roman" w:hAnsi="Times New Roman" w:cs="Times New Roman"/>
                        </w:rPr>
                        <w:t xml:space="preserve">was used to assess changes in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w:t>
                      </w:r>
                      <w:r>
                        <w:rPr>
                          <w:rFonts w:ascii="Times New Roman" w:hAnsi="Times New Roman" w:cs="Times New Roman"/>
                        </w:rPr>
                        <w:t>localization</w:t>
                      </w:r>
                      <w:r w:rsidR="00147BFF">
                        <w:rPr>
                          <w:rFonts w:ascii="Times New Roman" w:hAnsi="Times New Roman" w:cs="Times New Roman"/>
                        </w:rPr>
                        <w:t xml:space="preserve"> </w:t>
                      </w:r>
                      <w:r>
                        <w:rPr>
                          <w:rFonts w:ascii="Times New Roman" w:hAnsi="Times New Roman" w:cs="Times New Roman"/>
                        </w:rPr>
                        <w:t>i</w:t>
                      </w:r>
                      <w:r w:rsidRPr="00A56504">
                        <w:rPr>
                          <w:rFonts w:ascii="Times New Roman" w:hAnsi="Times New Roman" w:cs="Times New Roman"/>
                        </w:rPr>
                        <w:t xml:space="preserve">n PC3 GFP or cavin-1 cell lines. </w:t>
                      </w:r>
                      <w:r w:rsidRPr="00FC605A">
                        <w:rPr>
                          <w:rFonts w:ascii="Times New Roman" w:hAnsi="Times New Roman" w:cs="Times New Roman"/>
                          <w:b/>
                        </w:rPr>
                        <w:t>A</w:t>
                      </w:r>
                      <w:r w:rsidRPr="00A56504">
                        <w:rPr>
                          <w:rFonts w:ascii="Times New Roman" w:hAnsi="Times New Roman" w:cs="Times New Roman"/>
                        </w:rPr>
                        <w:t xml:space="preserve">) </w:t>
                      </w:r>
                      <w:proofErr w:type="spellStart"/>
                      <w:proofErr w:type="gramStart"/>
                      <w:r w:rsidRPr="00A56504">
                        <w:rPr>
                          <w:rFonts w:ascii="Times New Roman" w:hAnsi="Times New Roman" w:cs="Times New Roman"/>
                        </w:rPr>
                        <w:t>hnRNPK</w:t>
                      </w:r>
                      <w:proofErr w:type="spellEnd"/>
                      <w:proofErr w:type="gramEnd"/>
                      <w:r w:rsidRPr="00A56504">
                        <w:rPr>
                          <w:rFonts w:ascii="Times New Roman" w:hAnsi="Times New Roman" w:cs="Times New Roman"/>
                        </w:rPr>
                        <w:t xml:space="preserve"> (red) was detected in punctate cytoplasmic structures and nucleolus of GFP PC3 cells and in perinuclear structures in cavin-1 PC3 cells. Green channel shows position of GFP or GFP tagged cavin-1 </w:t>
                      </w:r>
                      <w:r w:rsidRPr="00FC605A">
                        <w:rPr>
                          <w:rFonts w:ascii="Times New Roman" w:hAnsi="Times New Roman" w:cs="Times New Roman"/>
                          <w:b/>
                        </w:rPr>
                        <w:t>B</w:t>
                      </w:r>
                      <w:r w:rsidRPr="00A56504">
                        <w:rPr>
                          <w:rFonts w:ascii="Times New Roman" w:hAnsi="Times New Roman" w:cs="Times New Roman"/>
                        </w:rPr>
                        <w:t xml:space="preserve">) Confocal images display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and CD9 (green) co-localization to assess the identity of the punctate structures. Inset highlights co-localization.</w:t>
                      </w:r>
                      <w:r w:rsidRPr="00FC605A">
                        <w:rPr>
                          <w:rFonts w:ascii="Times New Roman" w:hAnsi="Times New Roman" w:cs="Times New Roman"/>
                          <w:b/>
                        </w:rPr>
                        <w:t xml:space="preserve"> C</w:t>
                      </w:r>
                      <w:r w:rsidRPr="00A56504">
                        <w:rPr>
                          <w:rFonts w:ascii="Times New Roman" w:hAnsi="Times New Roman" w:cs="Times New Roman"/>
                        </w:rPr>
                        <w:t xml:space="preserve">) ERp44 (green) and </w:t>
                      </w:r>
                      <w:proofErr w:type="spellStart"/>
                      <w:r w:rsidRPr="00A56504">
                        <w:rPr>
                          <w:rFonts w:ascii="Times New Roman" w:hAnsi="Times New Roman" w:cs="Times New Roman"/>
                        </w:rPr>
                        <w:t>hnRNPK</w:t>
                      </w:r>
                      <w:proofErr w:type="spellEnd"/>
                      <w:r w:rsidRPr="00A56504">
                        <w:rPr>
                          <w:rFonts w:ascii="Times New Roman" w:hAnsi="Times New Roman" w:cs="Times New Roman"/>
                        </w:rPr>
                        <w:t xml:space="preserve"> (red) visualised by fluorescence microscopy in PC3-GFP and PC3-cavin-1 cell lines. Scale bar represents 10μm. DAPI stain (blue) present in each sample.</w:t>
                      </w:r>
                      <w:r>
                        <w:rPr>
                          <w:rFonts w:ascii="Times New Roman" w:hAnsi="Times New Roman" w:cs="Times New Roman"/>
                        </w:rPr>
                        <w:t xml:space="preserve"> Images are representative of at least 3 replicate experiments. </w:t>
                      </w:r>
                    </w:p>
                  </w:txbxContent>
                </v:textbox>
                <w10:wrap type="square"/>
              </v:shape>
            </w:pict>
          </mc:Fallback>
        </mc:AlternateContent>
      </w:r>
      <w:r w:rsidRPr="00DE3C36">
        <w:rPr>
          <w:rFonts w:ascii="Times New Roman" w:hAnsi="Times New Roman" w:cs="Times New Roman"/>
          <w:noProof/>
          <w:sz w:val="24"/>
          <w:szCs w:val="24"/>
          <w:lang w:eastAsia="en-AU"/>
        </w:rPr>
        <w:drawing>
          <wp:anchor distT="0" distB="0" distL="114300" distR="114300" simplePos="0" relativeHeight="251675648" behindDoc="1" locked="0" layoutInCell="1" allowOverlap="1" wp14:anchorId="75344F92" wp14:editId="72DD9D28">
            <wp:simplePos x="0" y="0"/>
            <wp:positionH relativeFrom="column">
              <wp:posOffset>4406265</wp:posOffset>
            </wp:positionH>
            <wp:positionV relativeFrom="paragraph">
              <wp:posOffset>350</wp:posOffset>
            </wp:positionV>
            <wp:extent cx="4882515" cy="6337300"/>
            <wp:effectExtent l="0" t="0" r="0" b="6350"/>
            <wp:wrapTight wrapText="bothSides">
              <wp:wrapPolygon edited="0">
                <wp:start x="0" y="0"/>
                <wp:lineTo x="0" y="21557"/>
                <wp:lineTo x="21490" y="21557"/>
                <wp:lineTo x="214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2515" cy="6337300"/>
                    </a:xfrm>
                    <a:prstGeom prst="rect">
                      <a:avLst/>
                    </a:prstGeom>
                  </pic:spPr>
                </pic:pic>
              </a:graphicData>
            </a:graphic>
            <wp14:sizeRelH relativeFrom="page">
              <wp14:pctWidth>0</wp14:pctWidth>
            </wp14:sizeRelH>
            <wp14:sizeRelV relativeFrom="page">
              <wp14:pctHeight>0</wp14:pctHeight>
            </wp14:sizeRelV>
          </wp:anchor>
        </w:drawing>
      </w:r>
      <w:r w:rsidRPr="00DE3C36">
        <w:rPr>
          <w:rFonts w:ascii="Times New Roman" w:hAnsi="Times New Roman" w:cs="Times New Roman"/>
          <w:noProof/>
          <w:sz w:val="24"/>
          <w:szCs w:val="24"/>
          <w:lang w:eastAsia="en-AU"/>
        </w:rPr>
        <w:drawing>
          <wp:anchor distT="0" distB="0" distL="114300" distR="114300" simplePos="0" relativeHeight="251674624" behindDoc="1" locked="0" layoutInCell="1" allowOverlap="1" wp14:anchorId="3AE2F0F5" wp14:editId="2F42B05C">
            <wp:simplePos x="0" y="0"/>
            <wp:positionH relativeFrom="margin">
              <wp:posOffset>-265080</wp:posOffset>
            </wp:positionH>
            <wp:positionV relativeFrom="paragraph">
              <wp:posOffset>22</wp:posOffset>
            </wp:positionV>
            <wp:extent cx="4664075" cy="3112135"/>
            <wp:effectExtent l="0" t="0" r="3175" b="0"/>
            <wp:wrapTight wrapText="bothSides">
              <wp:wrapPolygon edited="0">
                <wp:start x="0" y="0"/>
                <wp:lineTo x="0" y="21419"/>
                <wp:lineTo x="21526" y="21419"/>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64075" cy="3112135"/>
                    </a:xfrm>
                    <a:prstGeom prst="rect">
                      <a:avLst/>
                    </a:prstGeom>
                  </pic:spPr>
                </pic:pic>
              </a:graphicData>
            </a:graphic>
            <wp14:sizeRelH relativeFrom="page">
              <wp14:pctWidth>0</wp14:pctWidth>
            </wp14:sizeRelH>
            <wp14:sizeRelV relativeFrom="page">
              <wp14:pctHeight>0</wp14:pctHeight>
            </wp14:sizeRelV>
          </wp:anchor>
        </w:drawing>
      </w:r>
    </w:p>
    <w:p w14:paraId="07FB56D8" w14:textId="77777777" w:rsidR="00DE3C36" w:rsidRDefault="004D0FAF" w:rsidP="00DE3C36">
      <w:pPr>
        <w:spacing w:line="480" w:lineRule="auto"/>
        <w:rPr>
          <w:rFonts w:ascii="Times New Roman" w:hAnsi="Times New Roman" w:cs="Times New Roman"/>
          <w:sz w:val="24"/>
          <w:szCs w:val="24"/>
          <w:lang w:val="en-US"/>
        </w:rPr>
        <w:sectPr w:rsidR="00DE3C36" w:rsidSect="00062372">
          <w:pgSz w:w="16838" w:h="11906" w:orient="landscape"/>
          <w:pgMar w:top="851" w:right="1440" w:bottom="284" w:left="1440" w:header="708" w:footer="708" w:gutter="0"/>
          <w:cols w:space="708"/>
          <w:docGrid w:linePitch="360"/>
        </w:sectPr>
      </w:pPr>
      <w:r w:rsidRPr="00DE3C36">
        <w:rPr>
          <w:rFonts w:ascii="Times New Roman" w:hAnsi="Times New Roman" w:cs="Times New Roman"/>
          <w:noProof/>
          <w:sz w:val="24"/>
          <w:szCs w:val="24"/>
          <w:lang w:eastAsia="en-AU"/>
        </w:rPr>
        <w:lastRenderedPageBreak/>
        <mc:AlternateContent>
          <mc:Choice Requires="wps">
            <w:drawing>
              <wp:anchor distT="45720" distB="45720" distL="114300" distR="114300" simplePos="0" relativeHeight="251681792" behindDoc="0" locked="0" layoutInCell="1" allowOverlap="1" wp14:anchorId="2C748C98" wp14:editId="0E426E86">
                <wp:simplePos x="0" y="0"/>
                <wp:positionH relativeFrom="column">
                  <wp:posOffset>4572000</wp:posOffset>
                </wp:positionH>
                <wp:positionV relativeFrom="paragraph">
                  <wp:posOffset>3345815</wp:posOffset>
                </wp:positionV>
                <wp:extent cx="4445635" cy="2872740"/>
                <wp:effectExtent l="0" t="0" r="12065" b="2286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635" cy="2872740"/>
                        </a:xfrm>
                        <a:prstGeom prst="rect">
                          <a:avLst/>
                        </a:prstGeom>
                        <a:solidFill>
                          <a:srgbClr val="FFFFFF"/>
                        </a:solidFill>
                        <a:ln w="9525">
                          <a:solidFill>
                            <a:schemeClr val="bg1"/>
                          </a:solidFill>
                          <a:miter lim="800000"/>
                          <a:headEnd/>
                          <a:tailEnd/>
                        </a:ln>
                      </wps:spPr>
                      <wps:txbx>
                        <w:txbxContent>
                          <w:p w14:paraId="4360C6E5" w14:textId="09F49CD1" w:rsidR="005A410D" w:rsidRPr="00DE3C36" w:rsidRDefault="005A410D"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xml:space="preserve">. </w:t>
                            </w:r>
                            <w:proofErr w:type="gramStart"/>
                            <w:r w:rsidRPr="00DE3C36">
                              <w:rPr>
                                <w:rFonts w:ascii="Times New Roman" w:hAnsi="Times New Roman" w:cs="Times New Roman"/>
                                <w:i/>
                                <w:sz w:val="24"/>
                                <w:szCs w:val="24"/>
                                <w:lang w:val="en-US"/>
                              </w:rPr>
                              <w:t>miR-148a</w:t>
                            </w:r>
                            <w:proofErr w:type="gramEnd"/>
                            <w:r w:rsidRPr="00DE3C36">
                              <w:rPr>
                                <w:rFonts w:ascii="Times New Roman" w:hAnsi="Times New Roman" w:cs="Times New Roman"/>
                                <w:i/>
                                <w:sz w:val="24"/>
                                <w:szCs w:val="24"/>
                                <w:lang w:val="en-US"/>
                              </w:rPr>
                              <w:t xml:space="preserve"> co-localizes with </w:t>
                            </w:r>
                            <w:proofErr w:type="spellStart"/>
                            <w:r w:rsidRPr="00DE3C36">
                              <w:rPr>
                                <w:rFonts w:ascii="Times New Roman" w:hAnsi="Times New Roman" w:cs="Times New Roman"/>
                                <w:i/>
                                <w:sz w:val="24"/>
                                <w:szCs w:val="24"/>
                                <w:lang w:val="en-US"/>
                              </w:rPr>
                              <w:t>hnRNPK</w:t>
                            </w:r>
                            <w:proofErr w:type="spellEnd"/>
                            <w:r w:rsidRPr="00DE3C36">
                              <w:rPr>
                                <w:rFonts w:ascii="Times New Roman" w:hAnsi="Times New Roman" w:cs="Times New Roman"/>
                                <w:i/>
                                <w:sz w:val="24"/>
                                <w:szCs w:val="24"/>
                                <w:lang w:val="en-US"/>
                              </w:rPr>
                              <w:t xml:space="preserve"> in situ</w:t>
                            </w:r>
                            <w:r w:rsidRPr="00DE3C36">
                              <w:rPr>
                                <w:rFonts w:ascii="Times New Roman" w:hAnsi="Times New Roman" w:cs="Times New Roman"/>
                                <w:sz w:val="24"/>
                                <w:szCs w:val="24"/>
                                <w:lang w:val="en-US"/>
                              </w:rPr>
                              <w:t xml:space="preserve">. Representative images show localization of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(red) and fluorophore tagged (Cy5)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w:t>
                            </w:r>
                            <w:proofErr w:type="spellStart"/>
                            <w:r w:rsidRPr="00DE3C36">
                              <w:rPr>
                                <w:rFonts w:ascii="Times New Roman" w:hAnsi="Times New Roman" w:cs="Times New Roman"/>
                                <w:sz w:val="24"/>
                                <w:szCs w:val="24"/>
                                <w:lang w:val="en-US"/>
                              </w:rPr>
                              <w:t>pseudocoloured</w:t>
                            </w:r>
                            <w:proofErr w:type="spellEnd"/>
                            <w:r w:rsidRPr="00DE3C36">
                              <w:rPr>
                                <w:rFonts w:ascii="Times New Roman" w:hAnsi="Times New Roman" w:cs="Times New Roman"/>
                                <w:sz w:val="24"/>
                                <w:szCs w:val="24"/>
                                <w:lang w:val="en-US"/>
                              </w:rPr>
                              <w:t xml:space="preserve"> green) in PC3-GFP and PC3-cavin-1 cell lines, with DAPI stain (blue). MicroRNA </w:t>
                            </w:r>
                            <w:r>
                              <w:rPr>
                                <w:rFonts w:ascii="Times New Roman" w:hAnsi="Times New Roman" w:cs="Times New Roman"/>
                                <w:sz w:val="24"/>
                                <w:szCs w:val="24"/>
                                <w:lang w:val="en-US"/>
                              </w:rPr>
                              <w:t xml:space="preserve">localization was performed for </w:t>
                            </w:r>
                            <w:r w:rsidRPr="00DE3C36">
                              <w:rPr>
                                <w:rFonts w:ascii="Times New Roman" w:hAnsi="Times New Roman" w:cs="Times New Roman"/>
                                <w:sz w:val="24"/>
                                <w:szCs w:val="24"/>
                                <w:lang w:val="en-US"/>
                              </w:rPr>
                              <w:t xml:space="preserve">selectively exported 148a-3p (top left), miR-589-3p </w:t>
                            </w:r>
                            <w:r>
                              <w:rPr>
                                <w:rFonts w:ascii="Times New Roman" w:hAnsi="Times New Roman" w:cs="Times New Roman"/>
                                <w:sz w:val="24"/>
                                <w:szCs w:val="24"/>
                                <w:lang w:val="en-US"/>
                              </w:rPr>
                              <w:t xml:space="preserve">as negative </w:t>
                            </w:r>
                            <w:r w:rsidRPr="00DE3C36">
                              <w:rPr>
                                <w:rFonts w:ascii="Times New Roman" w:hAnsi="Times New Roman" w:cs="Times New Roman"/>
                                <w:sz w:val="24"/>
                                <w:szCs w:val="24"/>
                                <w:lang w:val="en-US"/>
                              </w:rPr>
                              <w:t xml:space="preserve">biological control (bottom left) and scrambled-148a </w:t>
                            </w:r>
                            <w:r>
                              <w:rPr>
                                <w:rFonts w:ascii="Times New Roman" w:hAnsi="Times New Roman" w:cs="Times New Roman"/>
                                <w:sz w:val="24"/>
                                <w:szCs w:val="24"/>
                                <w:lang w:val="en-US"/>
                              </w:rPr>
                              <w:t>as negative technical control</w:t>
                            </w:r>
                            <w:r w:rsidRPr="00DE3C36">
                              <w:rPr>
                                <w:rFonts w:ascii="Times New Roman" w:hAnsi="Times New Roman" w:cs="Times New Roman"/>
                                <w:sz w:val="24"/>
                                <w:szCs w:val="24"/>
                                <w:lang w:val="en-US"/>
                              </w:rPr>
                              <w:t xml:space="preserve"> </w:t>
                            </w:r>
                            <w:r w:rsidRPr="00DE3C36">
                              <w:rPr>
                                <w:rFonts w:ascii="Times New Roman" w:hAnsi="Times New Roman" w:cs="Times New Roman"/>
                                <w:sz w:val="24"/>
                                <w:szCs w:val="24"/>
                                <w:lang w:val="en-US"/>
                              </w:rPr>
                              <w:t xml:space="preserve">(top right). Yellow overlap between red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and green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48C98" id="_x0000_s1029" type="#_x0000_t202" style="position:absolute;margin-left:5in;margin-top:263.45pt;width:350.05pt;height:226.2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" strokecolor="white [3212]">
                <v:textbox>
                  <w:txbxContent>
                    <w:p w14:paraId="4360C6E5" w14:textId="09F49CD1" w:rsidR="005A410D" w:rsidRPr="00DE3C36" w:rsidRDefault="005A410D" w:rsidP="00DE3C36">
                      <w:pPr>
                        <w:spacing w:line="360" w:lineRule="auto"/>
                        <w:rPr>
                          <w:sz w:val="24"/>
                        </w:rPr>
                      </w:pPr>
                      <w:r w:rsidRPr="00DE3C36">
                        <w:rPr>
                          <w:rFonts w:ascii="Times New Roman" w:hAnsi="Times New Roman" w:cs="Times New Roman"/>
                          <w:b/>
                          <w:sz w:val="24"/>
                          <w:szCs w:val="24"/>
                          <w:lang w:val="en-US"/>
                        </w:rPr>
                        <w:t>Figure 8</w:t>
                      </w:r>
                      <w:r w:rsidRPr="00DE3C36">
                        <w:rPr>
                          <w:rFonts w:ascii="Times New Roman" w:hAnsi="Times New Roman" w:cs="Times New Roman"/>
                          <w:i/>
                          <w:sz w:val="24"/>
                          <w:szCs w:val="24"/>
                          <w:lang w:val="en-US"/>
                        </w:rPr>
                        <w:t xml:space="preserve">. </w:t>
                      </w:r>
                      <w:proofErr w:type="gramStart"/>
                      <w:r w:rsidRPr="00DE3C36">
                        <w:rPr>
                          <w:rFonts w:ascii="Times New Roman" w:hAnsi="Times New Roman" w:cs="Times New Roman"/>
                          <w:i/>
                          <w:sz w:val="24"/>
                          <w:szCs w:val="24"/>
                          <w:lang w:val="en-US"/>
                        </w:rPr>
                        <w:t>miR-148a</w:t>
                      </w:r>
                      <w:proofErr w:type="gramEnd"/>
                      <w:r w:rsidRPr="00DE3C36">
                        <w:rPr>
                          <w:rFonts w:ascii="Times New Roman" w:hAnsi="Times New Roman" w:cs="Times New Roman"/>
                          <w:i/>
                          <w:sz w:val="24"/>
                          <w:szCs w:val="24"/>
                          <w:lang w:val="en-US"/>
                        </w:rPr>
                        <w:t xml:space="preserve"> co-localizes with </w:t>
                      </w:r>
                      <w:proofErr w:type="spellStart"/>
                      <w:r w:rsidRPr="00DE3C36">
                        <w:rPr>
                          <w:rFonts w:ascii="Times New Roman" w:hAnsi="Times New Roman" w:cs="Times New Roman"/>
                          <w:i/>
                          <w:sz w:val="24"/>
                          <w:szCs w:val="24"/>
                          <w:lang w:val="en-US"/>
                        </w:rPr>
                        <w:t>hnRNPK</w:t>
                      </w:r>
                      <w:proofErr w:type="spellEnd"/>
                      <w:r w:rsidRPr="00DE3C36">
                        <w:rPr>
                          <w:rFonts w:ascii="Times New Roman" w:hAnsi="Times New Roman" w:cs="Times New Roman"/>
                          <w:i/>
                          <w:sz w:val="24"/>
                          <w:szCs w:val="24"/>
                          <w:lang w:val="en-US"/>
                        </w:rPr>
                        <w:t xml:space="preserve"> in situ</w:t>
                      </w:r>
                      <w:r w:rsidRPr="00DE3C36">
                        <w:rPr>
                          <w:rFonts w:ascii="Times New Roman" w:hAnsi="Times New Roman" w:cs="Times New Roman"/>
                          <w:sz w:val="24"/>
                          <w:szCs w:val="24"/>
                          <w:lang w:val="en-US"/>
                        </w:rPr>
                        <w:t xml:space="preserve">. Representative images show localization of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(red) and fluorophore tagged (Cy5)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w:t>
                      </w:r>
                      <w:proofErr w:type="spellStart"/>
                      <w:r w:rsidRPr="00DE3C36">
                        <w:rPr>
                          <w:rFonts w:ascii="Times New Roman" w:hAnsi="Times New Roman" w:cs="Times New Roman"/>
                          <w:sz w:val="24"/>
                          <w:szCs w:val="24"/>
                          <w:lang w:val="en-US"/>
                        </w:rPr>
                        <w:t>pseudocoloured</w:t>
                      </w:r>
                      <w:proofErr w:type="spellEnd"/>
                      <w:r w:rsidRPr="00DE3C36">
                        <w:rPr>
                          <w:rFonts w:ascii="Times New Roman" w:hAnsi="Times New Roman" w:cs="Times New Roman"/>
                          <w:sz w:val="24"/>
                          <w:szCs w:val="24"/>
                          <w:lang w:val="en-US"/>
                        </w:rPr>
                        <w:t xml:space="preserve"> green) in PC3-GFP and PC3-cavin-1 cell lines, with DAPI stain (blue). MicroRNA </w:t>
                      </w:r>
                      <w:r>
                        <w:rPr>
                          <w:rFonts w:ascii="Times New Roman" w:hAnsi="Times New Roman" w:cs="Times New Roman"/>
                          <w:sz w:val="24"/>
                          <w:szCs w:val="24"/>
                          <w:lang w:val="en-US"/>
                        </w:rPr>
                        <w:t xml:space="preserve">localization was performed for </w:t>
                      </w:r>
                      <w:r w:rsidRPr="00DE3C36">
                        <w:rPr>
                          <w:rFonts w:ascii="Times New Roman" w:hAnsi="Times New Roman" w:cs="Times New Roman"/>
                          <w:sz w:val="24"/>
                          <w:szCs w:val="24"/>
                          <w:lang w:val="en-US"/>
                        </w:rPr>
                        <w:t xml:space="preserve">selectively exported 148a-3p (top left), miR-589-3p </w:t>
                      </w:r>
                      <w:r>
                        <w:rPr>
                          <w:rFonts w:ascii="Times New Roman" w:hAnsi="Times New Roman" w:cs="Times New Roman"/>
                          <w:sz w:val="24"/>
                          <w:szCs w:val="24"/>
                          <w:lang w:val="en-US"/>
                        </w:rPr>
                        <w:t xml:space="preserve">as negative </w:t>
                      </w:r>
                      <w:r w:rsidRPr="00DE3C36">
                        <w:rPr>
                          <w:rFonts w:ascii="Times New Roman" w:hAnsi="Times New Roman" w:cs="Times New Roman"/>
                          <w:sz w:val="24"/>
                          <w:szCs w:val="24"/>
                          <w:lang w:val="en-US"/>
                        </w:rPr>
                        <w:t xml:space="preserve">biological control (bottom left) and scrambled-148a </w:t>
                      </w:r>
                      <w:r>
                        <w:rPr>
                          <w:rFonts w:ascii="Times New Roman" w:hAnsi="Times New Roman" w:cs="Times New Roman"/>
                          <w:sz w:val="24"/>
                          <w:szCs w:val="24"/>
                          <w:lang w:val="en-US"/>
                        </w:rPr>
                        <w:t>as negative technical control</w:t>
                      </w:r>
                      <w:r w:rsidRPr="00DE3C36">
                        <w:rPr>
                          <w:rFonts w:ascii="Times New Roman" w:hAnsi="Times New Roman" w:cs="Times New Roman"/>
                          <w:sz w:val="24"/>
                          <w:szCs w:val="24"/>
                          <w:lang w:val="en-US"/>
                        </w:rPr>
                        <w:t xml:space="preserve"> </w:t>
                      </w:r>
                      <w:r w:rsidRPr="00DE3C36">
                        <w:rPr>
                          <w:rFonts w:ascii="Times New Roman" w:hAnsi="Times New Roman" w:cs="Times New Roman"/>
                          <w:sz w:val="24"/>
                          <w:szCs w:val="24"/>
                          <w:lang w:val="en-US"/>
                        </w:rPr>
                        <w:t xml:space="preserve">(top right). Yellow overlap between red </w:t>
                      </w:r>
                      <w:proofErr w:type="spellStart"/>
                      <w:r w:rsidRPr="00DE3C36">
                        <w:rPr>
                          <w:rFonts w:ascii="Times New Roman" w:hAnsi="Times New Roman" w:cs="Times New Roman"/>
                          <w:sz w:val="24"/>
                          <w:szCs w:val="24"/>
                          <w:lang w:val="en-US"/>
                        </w:rPr>
                        <w:t>hnRNPK</w:t>
                      </w:r>
                      <w:proofErr w:type="spellEnd"/>
                      <w:r w:rsidRPr="00DE3C36">
                        <w:rPr>
                          <w:rFonts w:ascii="Times New Roman" w:hAnsi="Times New Roman" w:cs="Times New Roman"/>
                          <w:sz w:val="24"/>
                          <w:szCs w:val="24"/>
                          <w:lang w:val="en-US"/>
                        </w:rPr>
                        <w:t xml:space="preserve"> and green anti-</w:t>
                      </w:r>
                      <w:proofErr w:type="spellStart"/>
                      <w:r w:rsidRPr="00DE3C36">
                        <w:rPr>
                          <w:rFonts w:ascii="Times New Roman" w:hAnsi="Times New Roman" w:cs="Times New Roman"/>
                          <w:sz w:val="24"/>
                          <w:szCs w:val="24"/>
                          <w:lang w:val="en-US"/>
                        </w:rPr>
                        <w:t>miR</w:t>
                      </w:r>
                      <w:proofErr w:type="spellEnd"/>
                      <w:r w:rsidRPr="00DE3C36">
                        <w:rPr>
                          <w:rFonts w:ascii="Times New Roman" w:hAnsi="Times New Roman" w:cs="Times New Roman"/>
                          <w:sz w:val="24"/>
                          <w:szCs w:val="24"/>
                          <w:lang w:val="en-US"/>
                        </w:rPr>
                        <w:t xml:space="preserve"> and boxed areas indicate examples of co-localization. Scale bar represents 10μm. Images are representative of at least 2 replicate experiments</w:t>
                      </w:r>
                      <w:r>
                        <w:rPr>
                          <w:rFonts w:ascii="Times New Roman" w:hAnsi="Times New Roman" w:cs="Times New Roman"/>
                          <w:sz w:val="24"/>
                          <w:szCs w:val="24"/>
                          <w:lang w:val="en-US"/>
                        </w:rPr>
                        <w:t>.</w:t>
                      </w:r>
                    </w:p>
                  </w:txbxContent>
                </v:textbox>
                <w10:wrap type="square"/>
              </v:shape>
            </w:pict>
          </mc:Fallback>
        </mc:AlternateContent>
      </w:r>
      <w:r w:rsidR="00062372" w:rsidRPr="00DE3C36">
        <w:rPr>
          <w:rFonts w:ascii="Times New Roman" w:hAnsi="Times New Roman" w:cs="Times New Roman"/>
          <w:noProof/>
          <w:sz w:val="24"/>
          <w:szCs w:val="24"/>
          <w:lang w:eastAsia="en-AU"/>
        </w:rPr>
        <w:drawing>
          <wp:anchor distT="0" distB="0" distL="114300" distR="114300" simplePos="0" relativeHeight="251679744" behindDoc="1" locked="0" layoutInCell="1" allowOverlap="1" wp14:anchorId="2596D336" wp14:editId="263191DD">
            <wp:simplePos x="0" y="0"/>
            <wp:positionH relativeFrom="column">
              <wp:posOffset>4488815</wp:posOffset>
            </wp:positionH>
            <wp:positionV relativeFrom="paragraph">
              <wp:posOffset>20320</wp:posOffset>
            </wp:positionV>
            <wp:extent cx="4618990" cy="3300730"/>
            <wp:effectExtent l="0" t="0" r="0" b="0"/>
            <wp:wrapTight wrapText="bothSides">
              <wp:wrapPolygon edited="0">
                <wp:start x="0" y="0"/>
                <wp:lineTo x="0" y="21442"/>
                <wp:lineTo x="21469" y="21442"/>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18990" cy="3300730"/>
                    </a:xfrm>
                    <a:prstGeom prst="rect">
                      <a:avLst/>
                    </a:prstGeom>
                  </pic:spPr>
                </pic:pic>
              </a:graphicData>
            </a:graphic>
            <wp14:sizeRelH relativeFrom="page">
              <wp14:pctWidth>0</wp14:pctWidth>
            </wp14:sizeRelH>
            <wp14:sizeRelV relativeFrom="page">
              <wp14:pctHeight>0</wp14:pctHeight>
            </wp14:sizeRelV>
          </wp:anchor>
        </w:drawing>
      </w:r>
      <w:r w:rsidR="00062372">
        <w:rPr>
          <w:noProof/>
          <w:lang w:eastAsia="en-AU"/>
        </w:rPr>
        <w:drawing>
          <wp:anchor distT="0" distB="0" distL="114300" distR="114300" simplePos="0" relativeHeight="251682816" behindDoc="1" locked="0" layoutInCell="1" allowOverlap="1" wp14:anchorId="56B59D8E" wp14:editId="106A3B5D">
            <wp:simplePos x="0" y="0"/>
            <wp:positionH relativeFrom="column">
              <wp:posOffset>-273050</wp:posOffset>
            </wp:positionH>
            <wp:positionV relativeFrom="paragraph">
              <wp:posOffset>0</wp:posOffset>
            </wp:positionV>
            <wp:extent cx="4763135" cy="6421120"/>
            <wp:effectExtent l="0" t="0" r="0" b="0"/>
            <wp:wrapTight wrapText="bothSides">
              <wp:wrapPolygon edited="0">
                <wp:start x="0" y="0"/>
                <wp:lineTo x="0" y="21532"/>
                <wp:lineTo x="21511" y="21532"/>
                <wp:lineTo x="215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63135" cy="6421120"/>
                    </a:xfrm>
                    <a:prstGeom prst="rect">
                      <a:avLst/>
                    </a:prstGeom>
                  </pic:spPr>
                </pic:pic>
              </a:graphicData>
            </a:graphic>
            <wp14:sizeRelH relativeFrom="page">
              <wp14:pctWidth>0</wp14:pctWidth>
            </wp14:sizeRelH>
            <wp14:sizeRelV relativeFrom="page">
              <wp14:pctHeight>0</wp14:pctHeight>
            </wp14:sizeRelV>
          </wp:anchor>
        </w:drawing>
      </w:r>
    </w:p>
    <w:p w14:paraId="503F3FC2" w14:textId="77777777" w:rsidR="00DE3C36" w:rsidRDefault="0024072A" w:rsidP="00DE3C36">
      <w:pPr>
        <w:spacing w:line="48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localization</w:t>
      </w:r>
      <w:proofErr w:type="gramEnd"/>
      <w:r>
        <w:rPr>
          <w:rFonts w:ascii="Times New Roman" w:hAnsi="Times New Roman" w:cs="Times New Roman"/>
          <w:sz w:val="24"/>
          <w:szCs w:val="24"/>
          <w:lang w:val="en-US"/>
        </w:rPr>
        <w:t>. Lastly, control conditio</w:t>
      </w:r>
      <w:r w:rsidR="0077525E">
        <w:rPr>
          <w:rFonts w:ascii="Times New Roman" w:hAnsi="Times New Roman" w:cs="Times New Roman"/>
          <w:sz w:val="24"/>
          <w:szCs w:val="24"/>
          <w:lang w:val="en-US"/>
        </w:rPr>
        <w:t>n showed that the Cy5-scrambled-</w:t>
      </w:r>
      <w:r>
        <w:rPr>
          <w:rFonts w:ascii="Times New Roman" w:hAnsi="Times New Roman" w:cs="Times New Roman"/>
          <w:sz w:val="24"/>
          <w:szCs w:val="24"/>
          <w:lang w:val="en-US"/>
        </w:rPr>
        <w:t>miR did not localize to the nucleolus or to any structures in particular</w:t>
      </w:r>
      <w:r w:rsidR="001B4A19">
        <w:rPr>
          <w:rFonts w:ascii="Times New Roman" w:hAnsi="Times New Roman" w:cs="Times New Roman"/>
          <w:sz w:val="24"/>
          <w:szCs w:val="24"/>
          <w:lang w:val="en-US"/>
        </w:rPr>
        <w:t xml:space="preserve"> (Fig. 8)</w:t>
      </w:r>
      <w:r>
        <w:rPr>
          <w:rFonts w:ascii="Times New Roman" w:hAnsi="Times New Roman" w:cs="Times New Roman"/>
          <w:sz w:val="24"/>
          <w:szCs w:val="24"/>
          <w:lang w:val="en-US"/>
        </w:rPr>
        <w:t xml:space="preserve">. </w:t>
      </w:r>
      <w:r w:rsidR="00DE3C36">
        <w:rPr>
          <w:rFonts w:ascii="Times New Roman" w:hAnsi="Times New Roman" w:cs="Times New Roman"/>
          <w:sz w:val="24"/>
          <w:szCs w:val="24"/>
          <w:lang w:val="en-US"/>
        </w:rPr>
        <w:t xml:space="preserve">Therefore, the concentrated fluorescent signal in punctate structures containing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confirms co-localization of miR-148a and </w:t>
      </w:r>
      <w:proofErr w:type="spellStart"/>
      <w:r w:rsidR="00DE3C36">
        <w:rPr>
          <w:rFonts w:ascii="Times New Roman" w:hAnsi="Times New Roman" w:cs="Times New Roman"/>
          <w:sz w:val="24"/>
          <w:szCs w:val="24"/>
          <w:lang w:val="en-US"/>
        </w:rPr>
        <w:t>hnRNPK</w:t>
      </w:r>
      <w:proofErr w:type="spellEnd"/>
      <w:r w:rsidR="00DE3C36">
        <w:rPr>
          <w:rFonts w:ascii="Times New Roman" w:hAnsi="Times New Roman" w:cs="Times New Roman"/>
          <w:sz w:val="24"/>
          <w:szCs w:val="24"/>
          <w:lang w:val="en-US"/>
        </w:rPr>
        <w:t xml:space="preserve"> in GFP cells that is lacking in the PC3-cavin-1 cell line.  </w:t>
      </w:r>
    </w:p>
    <w:p w14:paraId="257DE486" w14:textId="77777777" w:rsidR="00DE3C36" w:rsidRPr="0004764B" w:rsidRDefault="00DE3C36" w:rsidP="00DE3C36">
      <w:pPr>
        <w:pStyle w:val="Heading2"/>
        <w:spacing w:line="480" w:lineRule="auto"/>
        <w:rPr>
          <w:rFonts w:ascii="Times New Roman" w:hAnsi="Times New Roman" w:cs="Times New Roman"/>
          <w:lang w:val="en-US"/>
        </w:rPr>
      </w:pPr>
      <w:bookmarkStart w:id="36" w:name="_Toc464553545"/>
      <w:proofErr w:type="spellStart"/>
      <w:proofErr w:type="gramStart"/>
      <w:r w:rsidRPr="0004764B">
        <w:rPr>
          <w:rFonts w:ascii="Times New Roman" w:hAnsi="Times New Roman" w:cs="Times New Roman"/>
          <w:lang w:val="en-US"/>
        </w:rPr>
        <w:t>hnRNPK</w:t>
      </w:r>
      <w:proofErr w:type="spellEnd"/>
      <w:proofErr w:type="gramEnd"/>
      <w:r w:rsidRPr="0004764B">
        <w:rPr>
          <w:rFonts w:ascii="Times New Roman" w:hAnsi="Times New Roman" w:cs="Times New Roman"/>
          <w:lang w:val="en-US"/>
        </w:rPr>
        <w:t xml:space="preserve"> binds RNAs in the PC3 cell line.</w:t>
      </w:r>
      <w:bookmarkEnd w:id="36"/>
      <w:r w:rsidRPr="0004764B">
        <w:rPr>
          <w:rFonts w:ascii="Times New Roman" w:hAnsi="Times New Roman" w:cs="Times New Roman"/>
          <w:lang w:val="en-US"/>
        </w:rPr>
        <w:t xml:space="preserve"> </w:t>
      </w:r>
    </w:p>
    <w:p w14:paraId="69B4A37F" w14:textId="0830C171" w:rsidR="00DE3C36" w:rsidRDefault="00DE3C36" w:rsidP="00DE3C36">
      <w:pPr>
        <w:spacing w:line="480" w:lineRule="auto"/>
        <w:rPr>
          <w:rFonts w:ascii="Times New Roman" w:hAnsi="Times New Roman" w:cs="Times New Roman"/>
          <w:sz w:val="24"/>
          <w:szCs w:val="24"/>
          <w:lang w:val="en-US"/>
        </w:rPr>
        <w:sectPr w:rsidR="00DE3C36" w:rsidSect="00AF1DF6">
          <w:pgSz w:w="11906" w:h="16838"/>
          <w:pgMar w:top="1440" w:right="1440" w:bottom="1440" w:left="1440" w:header="708" w:footer="708" w:gutter="0"/>
          <w:cols w:space="394"/>
          <w:docGrid w:linePitch="360"/>
        </w:sectPr>
      </w:pPr>
      <w:r>
        <w:rPr>
          <w:rFonts w:ascii="Times New Roman" w:hAnsi="Times New Roman" w:cs="Times New Roman"/>
          <w:sz w:val="24"/>
          <w:szCs w:val="24"/>
          <w:lang w:val="en-US"/>
        </w:rPr>
        <w:t>Having demonstrated c</w:t>
      </w:r>
      <w:r w:rsidRPr="0004764B">
        <w:rPr>
          <w:rFonts w:ascii="Times New Roman" w:hAnsi="Times New Roman" w:cs="Times New Roman"/>
          <w:sz w:val="24"/>
          <w:szCs w:val="24"/>
          <w:lang w:val="en-US"/>
        </w:rPr>
        <w:t xml:space="preserve">o-localization between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with miR148a in PC3 cells, and the loss of this co-localization upon cavin-1 expression, next I attempted to demonstrate their direct interaction using immunoprecipitation (IP).</w:t>
      </w:r>
      <w:r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Initial experiments were performed to confirm the specificity of the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by immunoblotting (not shown) and to </w:t>
      </w:r>
      <w:r w:rsidRPr="0004764B">
        <w:rPr>
          <w:rFonts w:ascii="Times New Roman" w:hAnsi="Times New Roman" w:cs="Times New Roman"/>
          <w:sz w:val="24"/>
          <w:szCs w:val="24"/>
          <w:lang w:val="en-US"/>
        </w:rPr>
        <w:t>optimiz</w:t>
      </w:r>
      <w:r>
        <w:rPr>
          <w:rFonts w:ascii="Times New Roman" w:hAnsi="Times New Roman" w:cs="Times New Roman"/>
          <w:sz w:val="24"/>
          <w:szCs w:val="24"/>
          <w:lang w:val="en-US"/>
        </w:rPr>
        <w:t xml:space="preserve">e </w:t>
      </w:r>
      <w:proofErr w:type="spellStart"/>
      <w:r>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coupling to protein G </w:t>
      </w:r>
      <w:proofErr w:type="spellStart"/>
      <w:r>
        <w:rPr>
          <w:rFonts w:ascii="Times New Roman" w:hAnsi="Times New Roman" w:cs="Times New Roman"/>
          <w:sz w:val="24"/>
          <w:szCs w:val="24"/>
          <w:lang w:val="en-US"/>
        </w:rPr>
        <w:t>DynaBead</w:t>
      </w:r>
      <w:proofErr w:type="spellEnd"/>
      <w:r>
        <w:rPr>
          <w:rFonts w:ascii="Times New Roman" w:hAnsi="Times New Roman" w:cs="Times New Roman"/>
          <w:sz w:val="24"/>
          <w:szCs w:val="24"/>
          <w:lang w:val="en-US"/>
        </w:rPr>
        <w:t>, as well as using these beads for IP (not shown).</w:t>
      </w:r>
      <w:r w:rsidRPr="0004764B">
        <w:rPr>
          <w:rFonts w:ascii="Times New Roman" w:hAnsi="Times New Roman" w:cs="Times New Roman"/>
          <w:sz w:val="24"/>
          <w:szCs w:val="24"/>
          <w:lang w:val="en-US"/>
        </w:rPr>
        <w:t xml:space="preserve"> As the RNA-protein interaction can be fairly transient, cellular material was crosslinked by formaldehyde prior to the </w:t>
      </w:r>
      <w:r>
        <w:rPr>
          <w:rFonts w:ascii="Times New Roman" w:hAnsi="Times New Roman" w:cs="Times New Roman"/>
          <w:sz w:val="24"/>
          <w:szCs w:val="24"/>
          <w:lang w:val="en-US"/>
        </w:rPr>
        <w:t>co-</w:t>
      </w:r>
      <w:r w:rsidRPr="0004764B">
        <w:rPr>
          <w:rFonts w:ascii="Times New Roman" w:hAnsi="Times New Roman" w:cs="Times New Roman"/>
          <w:sz w:val="24"/>
          <w:szCs w:val="24"/>
          <w:lang w:val="en-US"/>
        </w:rPr>
        <w:t xml:space="preserve">IP. After elution from the IP beads, a western blot was performed to determine if IP conditions were suitable to pull down the targets of </w:t>
      </w:r>
      <w:proofErr w:type="spellStart"/>
      <w:r w:rsidRPr="0004764B">
        <w:rPr>
          <w:rFonts w:ascii="Times New Roman" w:hAnsi="Times New Roman" w:cs="Times New Roman"/>
          <w:sz w:val="24"/>
          <w:szCs w:val="24"/>
          <w:lang w:val="en-US"/>
        </w:rPr>
        <w:t>hnRNPK</w:t>
      </w:r>
      <w:proofErr w:type="spellEnd"/>
      <w:r>
        <w:rPr>
          <w:rFonts w:ascii="Times New Roman" w:hAnsi="Times New Roman" w:cs="Times New Roman"/>
          <w:sz w:val="24"/>
          <w:szCs w:val="24"/>
          <w:lang w:val="en-US"/>
        </w:rPr>
        <w:t xml:space="preserve"> antibody (Fig.9a)</w:t>
      </w:r>
      <w:r w:rsidRPr="0004764B">
        <w:rPr>
          <w:rFonts w:ascii="Times New Roman" w:hAnsi="Times New Roman" w:cs="Times New Roman"/>
          <w:sz w:val="24"/>
          <w:szCs w:val="24"/>
          <w:lang w:val="en-US"/>
        </w:rPr>
        <w:t xml:space="preserve">. This is observed as a band approximating 58-62kDa that reflects the native weight of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Additional bands at 70, 100, 125 and approximately 140kDa </w:t>
      </w:r>
      <w:r>
        <w:rPr>
          <w:rFonts w:ascii="Times New Roman" w:hAnsi="Times New Roman" w:cs="Times New Roman"/>
          <w:sz w:val="24"/>
          <w:szCs w:val="24"/>
          <w:lang w:val="en-US"/>
        </w:rPr>
        <w:t xml:space="preserve">presumably reflect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bound to various partners in this IP</w:t>
      </w:r>
      <w:r>
        <w:rPr>
          <w:rFonts w:ascii="Times New Roman" w:hAnsi="Times New Roman" w:cs="Times New Roman"/>
          <w:sz w:val="24"/>
          <w:szCs w:val="24"/>
          <w:lang w:val="en-US"/>
        </w:rPr>
        <w:t xml:space="preserve">, including </w:t>
      </w:r>
      <w:r w:rsidRPr="0004764B">
        <w:rPr>
          <w:rFonts w:ascii="Times New Roman" w:hAnsi="Times New Roman" w:cs="Times New Roman"/>
          <w:sz w:val="24"/>
          <w:szCs w:val="24"/>
          <w:lang w:val="en-US"/>
        </w:rPr>
        <w:t xml:space="preserve">proteins, RNAs and miRNAs. </w:t>
      </w:r>
      <w:r>
        <w:rPr>
          <w:rFonts w:ascii="Times New Roman" w:hAnsi="Times New Roman" w:cs="Times New Roman"/>
          <w:sz w:val="24"/>
          <w:szCs w:val="24"/>
          <w:lang w:val="en-US"/>
        </w:rPr>
        <w:t>Next</w:t>
      </w:r>
      <w:r w:rsidRPr="0004764B">
        <w:rPr>
          <w:rFonts w:ascii="Times New Roman" w:hAnsi="Times New Roman" w:cs="Times New Roman"/>
          <w:sz w:val="24"/>
          <w:szCs w:val="24"/>
          <w:lang w:val="en-US"/>
        </w:rPr>
        <w:t xml:space="preserve">, I attempted to purify the RNAs that </w:t>
      </w:r>
      <w:proofErr w:type="spellStart"/>
      <w:r w:rsidRPr="0004764B">
        <w:rPr>
          <w:rFonts w:ascii="Times New Roman" w:hAnsi="Times New Roman" w:cs="Times New Roman"/>
          <w:sz w:val="24"/>
          <w:szCs w:val="24"/>
          <w:lang w:val="en-US"/>
        </w:rPr>
        <w:t>hnRNPK</w:t>
      </w:r>
      <w:proofErr w:type="spellEnd"/>
      <w:r w:rsidRPr="0004764B">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t xml:space="preserve">binds. After purification by </w:t>
      </w:r>
      <w:proofErr w:type="spellStart"/>
      <w:r w:rsidR="00AF1DF6">
        <w:rPr>
          <w:rFonts w:ascii="Times New Roman" w:hAnsi="Times New Roman" w:cs="Times New Roman"/>
          <w:sz w:val="24"/>
          <w:szCs w:val="24"/>
          <w:lang w:val="en-US"/>
        </w:rPr>
        <w:t>TRI</w:t>
      </w:r>
      <w:r w:rsidR="00AF1DF6" w:rsidRPr="0004764B">
        <w:rPr>
          <w:rFonts w:ascii="Times New Roman" w:hAnsi="Times New Roman" w:cs="Times New Roman"/>
          <w:sz w:val="24"/>
          <w:szCs w:val="24"/>
          <w:lang w:val="en-US"/>
        </w:rPr>
        <w:t>zol</w:t>
      </w:r>
      <w:proofErr w:type="spellEnd"/>
      <w:r w:rsidR="00AF1DF6" w:rsidRPr="0004764B">
        <w:rPr>
          <w:rFonts w:ascii="Times New Roman" w:hAnsi="Times New Roman" w:cs="Times New Roman"/>
          <w:sz w:val="24"/>
          <w:szCs w:val="24"/>
          <w:lang w:val="en-US"/>
        </w:rPr>
        <w:t xml:space="preserve"> extraction</w:t>
      </w:r>
      <w:r w:rsidR="00AF1DF6">
        <w:rPr>
          <w:rFonts w:ascii="Times New Roman" w:hAnsi="Times New Roman" w:cs="Times New Roman"/>
          <w:sz w:val="24"/>
          <w:szCs w:val="24"/>
          <w:lang w:val="en-US"/>
        </w:rPr>
        <w:t xml:space="preserve"> (which also reverses formaldehyde crosslinks)</w:t>
      </w:r>
      <w:r w:rsidR="0024072A">
        <w:rPr>
          <w:rFonts w:ascii="Times New Roman" w:hAnsi="Times New Roman" w:cs="Times New Roman"/>
          <w:sz w:val="24"/>
          <w:szCs w:val="24"/>
          <w:lang w:val="en-US"/>
        </w:rPr>
        <w:t xml:space="preserve">, the RNA was quantified using </w:t>
      </w:r>
      <w:proofErr w:type="spellStart"/>
      <w:r w:rsidR="0024072A">
        <w:rPr>
          <w:rFonts w:ascii="Times New Roman" w:hAnsi="Times New Roman" w:cs="Times New Roman"/>
          <w:sz w:val="24"/>
          <w:szCs w:val="24"/>
          <w:lang w:val="en-US"/>
        </w:rPr>
        <w:t>N</w:t>
      </w:r>
      <w:r w:rsidR="00AF1DF6" w:rsidRPr="0004764B">
        <w:rPr>
          <w:rFonts w:ascii="Times New Roman" w:hAnsi="Times New Roman" w:cs="Times New Roman"/>
          <w:sz w:val="24"/>
          <w:szCs w:val="24"/>
          <w:lang w:val="en-US"/>
        </w:rPr>
        <w:t>anodrop</w:t>
      </w:r>
      <w:proofErr w:type="spellEnd"/>
      <w:r w:rsidR="00AF1DF6" w:rsidRPr="0004764B">
        <w:rPr>
          <w:rFonts w:ascii="Times New Roman" w:hAnsi="Times New Roman" w:cs="Times New Roman"/>
          <w:sz w:val="24"/>
          <w:szCs w:val="24"/>
          <w:lang w:val="en-US"/>
        </w:rPr>
        <w:t xml:space="preserve">. This yielded a consistent increase of RNA identified from the </w:t>
      </w:r>
      <w:proofErr w:type="spellStart"/>
      <w:r w:rsidR="00AF1DF6" w:rsidRPr="0004764B">
        <w:rPr>
          <w:rFonts w:ascii="Times New Roman" w:hAnsi="Times New Roman" w:cs="Times New Roman"/>
          <w:sz w:val="24"/>
          <w:szCs w:val="24"/>
          <w:lang w:val="en-US"/>
        </w:rPr>
        <w:t>hnRNPK</w:t>
      </w:r>
      <w:proofErr w:type="spellEnd"/>
      <w:r w:rsidR="00AF1DF6" w:rsidRPr="0004764B">
        <w:rPr>
          <w:rFonts w:ascii="Times New Roman" w:hAnsi="Times New Roman" w:cs="Times New Roman"/>
          <w:sz w:val="24"/>
          <w:szCs w:val="24"/>
          <w:lang w:val="en-US"/>
        </w:rPr>
        <w:t xml:space="preserve"> pull down compared to the IgG control</w:t>
      </w:r>
      <w:r w:rsidR="00AF1DF6">
        <w:rPr>
          <w:rFonts w:ascii="Times New Roman" w:hAnsi="Times New Roman" w:cs="Times New Roman"/>
          <w:sz w:val="24"/>
          <w:szCs w:val="24"/>
          <w:lang w:val="en-US"/>
        </w:rPr>
        <w:t xml:space="preserve"> (Fig.9b)</w:t>
      </w:r>
      <w:r w:rsidR="00AF1DF6" w:rsidRPr="0004764B">
        <w:rPr>
          <w:rFonts w:ascii="Times New Roman" w:hAnsi="Times New Roman" w:cs="Times New Roman"/>
          <w:sz w:val="24"/>
          <w:szCs w:val="24"/>
          <w:lang w:val="en-US"/>
        </w:rPr>
        <w:t>. This is con</w:t>
      </w:r>
      <w:r w:rsidR="0024072A">
        <w:rPr>
          <w:rFonts w:ascii="Times New Roman" w:hAnsi="Times New Roman" w:cs="Times New Roman"/>
          <w:sz w:val="24"/>
          <w:szCs w:val="24"/>
          <w:lang w:val="en-US"/>
        </w:rPr>
        <w:t>sistent with past research that</w:t>
      </w:r>
      <w:r w:rsidR="00AF1DF6" w:rsidRPr="0004764B">
        <w:rPr>
          <w:rFonts w:ascii="Times New Roman" w:hAnsi="Times New Roman" w:cs="Times New Roman"/>
          <w:sz w:val="24"/>
          <w:szCs w:val="24"/>
          <w:lang w:val="en-US"/>
        </w:rPr>
        <w:t xml:space="preserve"> shows </w:t>
      </w:r>
      <w:proofErr w:type="spellStart"/>
      <w:r w:rsidR="00AF1DF6" w:rsidRPr="0004764B">
        <w:rPr>
          <w:rFonts w:ascii="Times New Roman" w:hAnsi="Times New Roman" w:cs="Times New Roman"/>
          <w:sz w:val="24"/>
          <w:szCs w:val="24"/>
          <w:lang w:val="en-US"/>
        </w:rPr>
        <w:t>hnRNPK</w:t>
      </w:r>
      <w:proofErr w:type="spellEnd"/>
      <w:r w:rsidR="00AF1DF6" w:rsidRPr="0004764B">
        <w:rPr>
          <w:rFonts w:ascii="Times New Roman" w:hAnsi="Times New Roman" w:cs="Times New Roman"/>
          <w:sz w:val="24"/>
          <w:szCs w:val="24"/>
          <w:lang w:val="en-US"/>
        </w:rPr>
        <w:t xml:space="preserve"> binding to RNAs</w:t>
      </w:r>
      <w:r w:rsidR="00AF1DF6">
        <w:rPr>
          <w:rFonts w:ascii="Times New Roman" w:hAnsi="Times New Roman" w:cs="Times New Roman"/>
          <w:sz w:val="24"/>
          <w:szCs w:val="24"/>
          <w:lang w:val="en-US"/>
        </w:rPr>
        <w:t xml:space="preserve"> and reports of it binding mi</w:t>
      </w:r>
      <w:r w:rsidR="00AF1DF6" w:rsidRPr="0004764B">
        <w:rPr>
          <w:rFonts w:ascii="Times New Roman" w:hAnsi="Times New Roman" w:cs="Times New Roman"/>
          <w:sz w:val="24"/>
          <w:szCs w:val="24"/>
          <w:lang w:val="en-US"/>
        </w:rPr>
        <w:t>RNAs</w:t>
      </w:r>
      <w:r w:rsidR="00AF1DF6">
        <w:rPr>
          <w:rFonts w:ascii="Times New Roman" w:hAnsi="Times New Roman" w:cs="Times New Roman"/>
          <w:sz w:val="24"/>
          <w:szCs w:val="24"/>
          <w:lang w:val="en-US"/>
        </w:rPr>
        <w:t xml:space="preserve"> </w: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 </w:instrText>
      </w:r>
      <w:r w:rsidR="00AF1DF6">
        <w:rPr>
          <w:rFonts w:ascii="Times New Roman" w:hAnsi="Times New Roman" w:cs="Times New Roman"/>
          <w:sz w:val="24"/>
          <w:szCs w:val="24"/>
          <w:lang w:val="en-US"/>
        </w:rPr>
        <w:fldChar w:fldCharType="begin">
          <w:fldData xml:space="preserve">PEVuZE5vdGU+PENpdGU+PEF1dGhvcj5GYW48L0F1dGhvcj48WWVhcj4yMDE1PC9ZZWFyPjxSZWNO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</w:fldData>
        </w:fldChar>
      </w:r>
      <w:r w:rsidR="00AF1DF6">
        <w:rPr>
          <w:rFonts w:ascii="Times New Roman" w:hAnsi="Times New Roman" w:cs="Times New Roman"/>
          <w:sz w:val="24"/>
          <w:szCs w:val="24"/>
          <w:lang w:val="en-US"/>
        </w:rPr>
        <w:instrText xml:space="preserve"> ADDIN EN.CITE.DATA </w:instrText>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end"/>
      </w:r>
      <w:r w:rsidR="00AF1DF6">
        <w:rPr>
          <w:rFonts w:ascii="Times New Roman" w:hAnsi="Times New Roman" w:cs="Times New Roman"/>
          <w:sz w:val="24"/>
          <w:szCs w:val="24"/>
          <w:lang w:val="en-US"/>
        </w:rPr>
      </w:r>
      <w:r w:rsidR="00AF1DF6">
        <w:rPr>
          <w:rFonts w:ascii="Times New Roman" w:hAnsi="Times New Roman" w:cs="Times New Roman"/>
          <w:sz w:val="24"/>
          <w:szCs w:val="24"/>
          <w:lang w:val="en-US"/>
        </w:rPr>
        <w:fldChar w:fldCharType="separate"/>
      </w:r>
      <w:r w:rsidR="00AF1DF6">
        <w:rPr>
          <w:rFonts w:ascii="Times New Roman" w:hAnsi="Times New Roman" w:cs="Times New Roman"/>
          <w:noProof/>
          <w:sz w:val="24"/>
          <w:szCs w:val="24"/>
          <w:lang w:val="en-US"/>
        </w:rPr>
        <w:t>(</w:t>
      </w:r>
      <w:hyperlink w:anchor="_ENREF_39" w:tooltip="Klimek-Tomczak, 2004 #258" w:history="1">
        <w:r w:rsidR="00035725">
          <w:rPr>
            <w:rFonts w:ascii="Times New Roman" w:hAnsi="Times New Roman" w:cs="Times New Roman"/>
            <w:noProof/>
            <w:sz w:val="24"/>
            <w:szCs w:val="24"/>
            <w:lang w:val="en-US"/>
          </w:rPr>
          <w:t>Klimek-Tomczak</w:t>
        </w:r>
        <w:r w:rsidR="00035725" w:rsidRPr="00960CF3">
          <w:rPr>
            <w:rFonts w:ascii="Times New Roman" w:hAnsi="Times New Roman" w:cs="Times New Roman"/>
            <w:i/>
            <w:noProof/>
            <w:sz w:val="24"/>
            <w:szCs w:val="24"/>
            <w:lang w:val="en-US"/>
          </w:rPr>
          <w:t xml:space="preserve"> et al.</w:t>
        </w:r>
        <w:r w:rsidR="00035725">
          <w:rPr>
            <w:rFonts w:ascii="Times New Roman" w:hAnsi="Times New Roman" w:cs="Times New Roman"/>
            <w:noProof/>
            <w:sz w:val="24"/>
            <w:szCs w:val="24"/>
            <w:lang w:val="en-US"/>
          </w:rPr>
          <w:t xml:space="preserve"> 2004</w:t>
        </w:r>
      </w:hyperlink>
      <w:r w:rsidR="00AF1DF6">
        <w:rPr>
          <w:rFonts w:ascii="Times New Roman" w:hAnsi="Times New Roman" w:cs="Times New Roman"/>
          <w:noProof/>
          <w:sz w:val="24"/>
          <w:szCs w:val="24"/>
          <w:lang w:val="en-US"/>
        </w:rPr>
        <w:t xml:space="preserve">; </w:t>
      </w:r>
      <w:hyperlink w:anchor="_ENREF_17" w:tooltip="Fan, 2015 #256" w:history="1">
        <w:r w:rsidR="00035725">
          <w:rPr>
            <w:rFonts w:ascii="Times New Roman" w:hAnsi="Times New Roman" w:cs="Times New Roman"/>
            <w:noProof/>
            <w:sz w:val="24"/>
            <w:szCs w:val="24"/>
            <w:lang w:val="en-US"/>
          </w:rPr>
          <w:t>Fan et al. 2015</w:t>
        </w:r>
      </w:hyperlink>
      <w:r w:rsidR="00AF1DF6">
        <w:rPr>
          <w:rFonts w:ascii="Times New Roman" w:hAnsi="Times New Roman" w:cs="Times New Roman"/>
          <w:noProof/>
          <w:sz w:val="24"/>
          <w:szCs w:val="24"/>
          <w:lang w:val="en-US"/>
        </w:rPr>
        <w:t>)</w:t>
      </w:r>
      <w:r w:rsidR="00AF1DF6">
        <w:rPr>
          <w:rFonts w:ascii="Times New Roman" w:hAnsi="Times New Roman" w:cs="Times New Roman"/>
          <w:sz w:val="24"/>
          <w:szCs w:val="24"/>
          <w:lang w:val="en-US"/>
        </w:rPr>
        <w:fldChar w:fldCharType="end"/>
      </w:r>
      <w:r w:rsidR="00AF1DF6" w:rsidRPr="0004764B">
        <w:rPr>
          <w:rFonts w:ascii="Times New Roman" w:hAnsi="Times New Roman" w:cs="Times New Roman"/>
          <w:sz w:val="24"/>
          <w:szCs w:val="24"/>
          <w:lang w:val="en-US"/>
        </w:rPr>
        <w:t>. While this is instrumental in determini</w:t>
      </w:r>
      <w:r w:rsidR="00AF1DF6">
        <w:rPr>
          <w:rFonts w:ascii="Times New Roman" w:hAnsi="Times New Roman" w:cs="Times New Roman"/>
          <w:sz w:val="24"/>
          <w:szCs w:val="24"/>
          <w:lang w:val="en-US"/>
        </w:rPr>
        <w:t xml:space="preserve">ng whether </w:t>
      </w:r>
      <w:proofErr w:type="spellStart"/>
      <w:r w:rsidR="00AF1DF6">
        <w:rPr>
          <w:rFonts w:ascii="Times New Roman" w:hAnsi="Times New Roman" w:cs="Times New Roman"/>
          <w:sz w:val="24"/>
          <w:szCs w:val="24"/>
          <w:lang w:val="en-US"/>
        </w:rPr>
        <w:t>hnRNPK</w:t>
      </w:r>
      <w:proofErr w:type="spellEnd"/>
      <w:r w:rsidR="00AF1DF6">
        <w:rPr>
          <w:rFonts w:ascii="Times New Roman" w:hAnsi="Times New Roman" w:cs="Times New Roman"/>
          <w:sz w:val="24"/>
          <w:szCs w:val="24"/>
          <w:lang w:val="en-US"/>
        </w:rPr>
        <w:t xml:space="preserve"> binds to mi</w:t>
      </w:r>
      <w:r w:rsidR="00AF1DF6" w:rsidRPr="0004764B">
        <w:rPr>
          <w:rFonts w:ascii="Times New Roman" w:hAnsi="Times New Roman" w:cs="Times New Roman"/>
          <w:sz w:val="24"/>
          <w:szCs w:val="24"/>
          <w:lang w:val="en-US"/>
        </w:rPr>
        <w:t xml:space="preserve">RNAs, the low yield </w:t>
      </w:r>
      <w:r w:rsidR="001B4A19">
        <w:rPr>
          <w:rFonts w:ascii="Times New Roman" w:hAnsi="Times New Roman" w:cs="Times New Roman"/>
          <w:sz w:val="24"/>
          <w:szCs w:val="24"/>
          <w:lang w:val="en-US"/>
        </w:rPr>
        <w:t>precludes RT-PCR of specific miRNAs. Due to time restrictions, a large scale experiment for RT-PCR was not able to be completed.</w:t>
      </w:r>
      <w:r w:rsidR="00AF1DF6" w:rsidRPr="0004764B">
        <w:rPr>
          <w:rFonts w:ascii="Times New Roman" w:hAnsi="Times New Roman" w:cs="Times New Roman"/>
          <w:sz w:val="24"/>
          <w:szCs w:val="24"/>
          <w:lang w:val="en-US"/>
        </w:rPr>
        <w:t xml:space="preserve"> Further assessment is </w:t>
      </w:r>
      <w:r w:rsidR="00AF1DF6" w:rsidRPr="0004764B">
        <w:rPr>
          <w:rFonts w:ascii="Times New Roman" w:hAnsi="Times New Roman" w:cs="Times New Roman"/>
          <w:sz w:val="24"/>
          <w:szCs w:val="24"/>
          <w:lang w:val="en-US"/>
        </w:rPr>
        <w:lastRenderedPageBreak/>
        <w:t xml:space="preserve">needed to determine whether this population of RNA contains microRNAs and whether these </w:t>
      </w:r>
      <w:proofErr w:type="spellStart"/>
      <w:r w:rsidR="00AF1DF6" w:rsidRPr="0004764B">
        <w:rPr>
          <w:rFonts w:ascii="Times New Roman" w:hAnsi="Times New Roman" w:cs="Times New Roman"/>
          <w:sz w:val="24"/>
          <w:szCs w:val="24"/>
          <w:lang w:val="en-US"/>
        </w:rPr>
        <w:t>miRs</w:t>
      </w:r>
      <w:proofErr w:type="spellEnd"/>
      <w:r w:rsidR="00AF1DF6" w:rsidRPr="0004764B">
        <w:rPr>
          <w:rFonts w:ascii="Times New Roman" w:hAnsi="Times New Roman" w:cs="Times New Roman"/>
          <w:sz w:val="24"/>
          <w:szCs w:val="24"/>
          <w:lang w:val="en-US"/>
        </w:rPr>
        <w:t xml:space="preserve"> are the ones also predicted. </w:t>
      </w:r>
    </w:p>
    <w:p w14:paraId="51F12F87" w14:textId="77777777" w:rsidR="007D023E" w:rsidRDefault="007D023E" w:rsidP="0004764B">
      <w:pPr>
        <w:spacing w:line="480" w:lineRule="auto"/>
        <w:rPr>
          <w:rFonts w:ascii="Times New Roman" w:hAnsi="Times New Roman" w:cs="Times New Roman"/>
          <w:noProof/>
          <w:sz w:val="24"/>
          <w:szCs w:val="24"/>
          <w:lang w:eastAsia="en-AU"/>
        </w:rPr>
      </w:pPr>
    </w:p>
    <w:p w14:paraId="2CB93991" w14:textId="77777777" w:rsidR="007D023E" w:rsidRDefault="0077525E" w:rsidP="0004764B">
      <w:pPr>
        <w:spacing w:line="480" w:lineRule="auto"/>
        <w:rPr>
          <w:rFonts w:ascii="Times New Roman" w:hAnsi="Times New Roman" w:cs="Times New Roman"/>
          <w:noProof/>
          <w:sz w:val="24"/>
          <w:szCs w:val="24"/>
          <w:lang w:eastAsia="en-AU"/>
        </w:rPr>
      </w:pPr>
      <w:r w:rsidRPr="004A214F">
        <w:rPr>
          <w:rFonts w:ascii="Times New Roman" w:hAnsi="Times New Roman" w:cs="Times New Roman"/>
          <w:noProof/>
          <w:sz w:val="24"/>
          <w:szCs w:val="24"/>
          <w:lang w:eastAsia="en-AU"/>
        </w:rPr>
        <mc:AlternateContent>
          <mc:Choice Requires="wps">
            <w:drawing>
              <wp:anchor distT="45720" distB="45720" distL="114300" distR="114300" simplePos="0" relativeHeight="251668480" behindDoc="1" locked="0" layoutInCell="1" allowOverlap="1" wp14:anchorId="56740C0A" wp14:editId="3CFED0BF">
                <wp:simplePos x="0" y="0"/>
                <wp:positionH relativeFrom="column">
                  <wp:posOffset>3009900</wp:posOffset>
                </wp:positionH>
                <wp:positionV relativeFrom="paragraph">
                  <wp:posOffset>436348</wp:posOffset>
                </wp:positionV>
                <wp:extent cx="323850" cy="400050"/>
                <wp:effectExtent l="0" t="0" r="19050" b="19050"/>
                <wp:wrapTight wrapText="bothSides">
                  <wp:wrapPolygon edited="0">
                    <wp:start x="0" y="0"/>
                    <wp:lineTo x="0" y="21600"/>
                    <wp:lineTo x="21600" y="21600"/>
                    <wp:lineTo x="21600"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00050"/>
                        </a:xfrm>
                        <a:prstGeom prst="rect">
                          <a:avLst/>
                        </a:prstGeom>
                        <a:solidFill>
                          <a:srgbClr val="FFFFFF"/>
                        </a:solidFill>
                        <a:ln w="9525">
                          <a:solidFill>
                            <a:schemeClr val="bg1"/>
                          </a:solidFill>
                          <a:miter lim="800000"/>
                          <a:headEnd/>
                          <a:tailEnd/>
                        </a:ln>
                      </wps:spPr>
                      <wps:txbx>
                        <w:txbxContent>
                          <w:p w14:paraId="0C971248" w14:textId="77777777" w:rsidR="005A410D" w:rsidRPr="004A214F" w:rsidRDefault="005A410D">
                            <w:pPr>
                              <w:rPr>
                                <w:sz w:val="48"/>
                              </w:rPr>
                            </w:pPr>
                            <w:r w:rsidRPr="004A214F">
                              <w:rPr>
                                <w:sz w:val="48"/>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40C0A" id="_x0000_s1030" type="#_x0000_t202" style="position:absolute;margin-left:237pt;margin-top:34.35pt;width:25.5pt;height:31.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" strokecolor="white [3212]">
                <v:textbox>
                  <w:txbxContent>
                    <w:p w14:paraId="0C971248" w14:textId="77777777" w:rsidR="005A410D" w:rsidRPr="004A214F" w:rsidRDefault="005A410D">
                      <w:pPr>
                        <w:rPr>
                          <w:sz w:val="48"/>
                        </w:rPr>
                      </w:pPr>
                      <w:r w:rsidRPr="004A214F">
                        <w:rPr>
                          <w:sz w:val="48"/>
                        </w:rPr>
                        <w:t>B</w:t>
                      </w:r>
                    </w:p>
                  </w:txbxContent>
                </v:textbox>
                <w10:wrap type="tight"/>
              </v:shape>
            </w:pict>
          </mc:Fallback>
        </mc:AlternateContent>
      </w:r>
    </w:p>
    <w:p w14:paraId="58E23C40" w14:textId="77777777" w:rsidR="007D023E" w:rsidRDefault="004A214F" w:rsidP="004A214F">
      <w:pPr>
        <w:spacing w:line="480" w:lineRule="auto"/>
        <w:ind w:left="851"/>
        <w:rPr>
          <w:rFonts w:ascii="Times New Roman" w:hAnsi="Times New Roman" w:cs="Times New Roman"/>
          <w:noProof/>
          <w:sz w:val="24"/>
          <w:szCs w:val="24"/>
          <w:lang w:eastAsia="en-AU"/>
        </w:rPr>
      </w:pPr>
      <w:r>
        <w:rPr>
          <w:noProof/>
          <w:lang w:eastAsia="en-AU"/>
        </w:rPr>
        <w:drawing>
          <wp:anchor distT="0" distB="0" distL="114300" distR="114300" simplePos="0" relativeHeight="251666432" behindDoc="1" locked="0" layoutInCell="1" allowOverlap="1" wp14:anchorId="169B058F" wp14:editId="5430EE14">
            <wp:simplePos x="0" y="0"/>
            <wp:positionH relativeFrom="column">
              <wp:posOffset>3009900</wp:posOffset>
            </wp:positionH>
            <wp:positionV relativeFrom="paragraph">
              <wp:posOffset>894286</wp:posOffset>
            </wp:positionV>
            <wp:extent cx="2295525" cy="2714625"/>
            <wp:effectExtent l="0" t="0" r="9525" b="9525"/>
            <wp:wrapTight wrapText="bothSides">
              <wp:wrapPolygon edited="0">
                <wp:start x="0" y="0"/>
                <wp:lineTo x="0" y="21524"/>
                <wp:lineTo x="21510" y="21524"/>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95525" cy="2714625"/>
                    </a:xfrm>
                    <a:prstGeom prst="rect">
                      <a:avLst/>
                    </a:prstGeom>
                  </pic:spPr>
                </pic:pic>
              </a:graphicData>
            </a:graphic>
            <wp14:sizeRelH relativeFrom="page">
              <wp14:pctWidth>0</wp14:pctWidth>
            </wp14:sizeRelH>
            <wp14:sizeRelV relativeFrom="page">
              <wp14:pctHeight>0</wp14:pctHeight>
            </wp14:sizeRelV>
          </wp:anchor>
        </w:drawing>
      </w:r>
      <w:r w:rsidR="0077525E">
        <w:rPr>
          <w:noProof/>
          <w:lang w:eastAsia="en-AU"/>
        </w:rPr>
        <w:drawing>
          <wp:inline distT="0" distB="0" distL="0" distR="0" wp14:anchorId="742A58C4" wp14:editId="179C5FCD">
            <wp:extent cx="1821047" cy="45148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927"/>
                    <a:stretch/>
                  </pic:blipFill>
                  <pic:spPr bwMode="auto">
                    <a:xfrm>
                      <a:off x="0" y="0"/>
                      <a:ext cx="1821047" cy="4514850"/>
                    </a:xfrm>
                    <a:prstGeom prst="rect">
                      <a:avLst/>
                    </a:prstGeom>
                    <a:ln>
                      <a:noFill/>
                    </a:ln>
                    <a:extLst>
                      <a:ext uri="{53640926-AAD7-44D8-BBD7-CCE9431645EC}">
                        <a14:shadowObscured xmlns:a14="http://schemas.microsoft.com/office/drawing/2010/main"/>
                      </a:ext>
                    </a:extLst>
                  </pic:spPr>
                </pic:pic>
              </a:graphicData>
            </a:graphic>
          </wp:inline>
        </w:drawing>
      </w:r>
      <w:r w:rsidR="001B4A19">
        <w:rPr>
          <w:rStyle w:val="CommentReference"/>
        </w:rPr>
        <w:commentReference w:id="37"/>
      </w:r>
    </w:p>
    <w:p w14:paraId="7A2E5583" w14:textId="77777777" w:rsidR="007D023E" w:rsidRPr="00960CF3" w:rsidRDefault="00960CF3" w:rsidP="00960CF3">
      <w:pPr>
        <w:spacing w:line="360" w:lineRule="auto"/>
        <w:rPr>
          <w:rFonts w:ascii="Times New Roman" w:hAnsi="Times New Roman" w:cs="Times New Roman"/>
          <w:color w:val="FF0000"/>
          <w:sz w:val="24"/>
          <w:szCs w:val="24"/>
          <w:u w:val="single"/>
          <w:lang w:eastAsia="en-AU"/>
        </w:rPr>
      </w:pPr>
      <w:r>
        <w:rPr>
          <w:rFonts w:ascii="Times New Roman" w:hAnsi="Times New Roman" w:cs="Times New Roman"/>
          <w:b/>
          <w:sz w:val="24"/>
          <w:szCs w:val="24"/>
          <w:lang w:eastAsia="en-AU"/>
        </w:rPr>
        <w:t>Figure 9</w:t>
      </w:r>
      <w:r w:rsidR="007D023E">
        <w:rPr>
          <w:rFonts w:ascii="Times New Roman" w:hAnsi="Times New Roman" w:cs="Times New Roman"/>
          <w:sz w:val="24"/>
          <w:szCs w:val="24"/>
          <w:lang w:eastAsia="en-AU"/>
        </w:rPr>
        <w:t xml:space="preserve">: </w:t>
      </w:r>
      <w:proofErr w:type="spellStart"/>
      <w:r w:rsidR="007D023E" w:rsidRPr="007D023E">
        <w:rPr>
          <w:rFonts w:ascii="Times New Roman" w:hAnsi="Times New Roman" w:cs="Times New Roman"/>
          <w:i/>
          <w:sz w:val="24"/>
          <w:szCs w:val="24"/>
          <w:lang w:eastAsia="en-AU"/>
        </w:rPr>
        <w:t>hnRNPK</w:t>
      </w:r>
      <w:proofErr w:type="spellEnd"/>
      <w:r w:rsidR="007D023E" w:rsidRPr="007D023E">
        <w:rPr>
          <w:rFonts w:ascii="Times New Roman" w:hAnsi="Times New Roman" w:cs="Times New Roman"/>
          <w:i/>
          <w:sz w:val="24"/>
          <w:szCs w:val="24"/>
          <w:lang w:eastAsia="en-AU"/>
        </w:rPr>
        <w:t xml:space="preserve"> binds RNA in PC3 cells.</w:t>
      </w:r>
      <w:r w:rsidR="007D023E">
        <w:rPr>
          <w:rFonts w:ascii="Times New Roman" w:hAnsi="Times New Roman" w:cs="Times New Roman"/>
          <w:sz w:val="24"/>
          <w:szCs w:val="24"/>
          <w:lang w:eastAsia="en-AU"/>
        </w:rPr>
        <w:t xml:space="preserve"> </w:t>
      </w:r>
      <w:r w:rsidR="00720219">
        <w:rPr>
          <w:rFonts w:ascii="Times New Roman" w:hAnsi="Times New Roman" w:cs="Times New Roman"/>
          <w:b/>
          <w:sz w:val="24"/>
          <w:szCs w:val="24"/>
          <w:lang w:eastAsia="en-AU"/>
        </w:rPr>
        <w:t>A)</w:t>
      </w:r>
      <w:r w:rsidR="00720219">
        <w:rPr>
          <w:rFonts w:ascii="Times New Roman" w:hAnsi="Times New Roman" w:cs="Times New Roman"/>
          <w:sz w:val="24"/>
          <w:szCs w:val="24"/>
          <w:lang w:eastAsia="en-AU"/>
        </w:rPr>
        <w:t xml:space="preserve"> </w:t>
      </w:r>
      <w:r w:rsidR="00DD26A3">
        <w:rPr>
          <w:rFonts w:ascii="Times New Roman" w:hAnsi="Times New Roman" w:cs="Times New Roman"/>
          <w:sz w:val="24"/>
          <w:szCs w:val="24"/>
          <w:lang w:eastAsia="en-AU"/>
        </w:rPr>
        <w:t>We</w:t>
      </w:r>
      <w:r w:rsidR="00CC73AC">
        <w:rPr>
          <w:rFonts w:ascii="Times New Roman" w:hAnsi="Times New Roman" w:cs="Times New Roman"/>
          <w:sz w:val="24"/>
          <w:szCs w:val="24"/>
          <w:lang w:eastAsia="en-AU"/>
        </w:rPr>
        <w:t xml:space="preserve">stern blotting of </w:t>
      </w:r>
      <w:r w:rsidR="00C90099">
        <w:rPr>
          <w:rFonts w:ascii="Times New Roman" w:hAnsi="Times New Roman" w:cs="Times New Roman"/>
          <w:sz w:val="24"/>
          <w:szCs w:val="24"/>
          <w:lang w:eastAsia="en-AU"/>
        </w:rPr>
        <w:t>anti-</w:t>
      </w:r>
      <w:proofErr w:type="spellStart"/>
      <w:r w:rsidR="00C90099">
        <w:rPr>
          <w:rFonts w:ascii="Times New Roman" w:hAnsi="Times New Roman" w:cs="Times New Roman"/>
          <w:sz w:val="24"/>
          <w:szCs w:val="24"/>
          <w:lang w:eastAsia="en-AU"/>
        </w:rPr>
        <w:t>hnRNPK</w:t>
      </w:r>
      <w:proofErr w:type="spellEnd"/>
      <w:r w:rsidR="00C90099">
        <w:rPr>
          <w:rFonts w:ascii="Times New Roman" w:hAnsi="Times New Roman" w:cs="Times New Roman"/>
          <w:sz w:val="24"/>
          <w:szCs w:val="24"/>
          <w:lang w:eastAsia="en-AU"/>
        </w:rPr>
        <w:t xml:space="preserve"> and anti-IgG </w:t>
      </w:r>
      <w:r w:rsidR="00683CAA">
        <w:rPr>
          <w:rFonts w:ascii="Times New Roman" w:hAnsi="Times New Roman" w:cs="Times New Roman"/>
          <w:sz w:val="24"/>
          <w:szCs w:val="24"/>
          <w:lang w:eastAsia="en-AU"/>
        </w:rPr>
        <w:t>immunoprecipitation</w:t>
      </w:r>
      <w:r w:rsidR="00C90099">
        <w:rPr>
          <w:rFonts w:ascii="Times New Roman" w:hAnsi="Times New Roman" w:cs="Times New Roman"/>
          <w:sz w:val="24"/>
          <w:szCs w:val="24"/>
          <w:lang w:eastAsia="en-AU"/>
        </w:rPr>
        <w:t xml:space="preserve"> experiment. Crosslinked </w:t>
      </w:r>
      <w:r w:rsidR="006C344A">
        <w:rPr>
          <w:rFonts w:ascii="Times New Roman" w:hAnsi="Times New Roman" w:cs="Times New Roman"/>
          <w:sz w:val="24"/>
          <w:szCs w:val="24"/>
          <w:lang w:eastAsia="en-AU"/>
        </w:rPr>
        <w:t xml:space="preserve">protein from PC3 whole cell lysates was applied to </w:t>
      </w:r>
      <w:r w:rsidR="00683CAA">
        <w:rPr>
          <w:rFonts w:ascii="Times New Roman" w:hAnsi="Times New Roman" w:cs="Times New Roman"/>
          <w:sz w:val="24"/>
          <w:szCs w:val="24"/>
          <w:lang w:eastAsia="en-AU"/>
        </w:rPr>
        <w:t xml:space="preserve">rabbit </w:t>
      </w:r>
      <w:proofErr w:type="spellStart"/>
      <w:r w:rsidR="00BA451D">
        <w:rPr>
          <w:rFonts w:ascii="Times New Roman" w:hAnsi="Times New Roman" w:cs="Times New Roman"/>
          <w:sz w:val="24"/>
          <w:szCs w:val="24"/>
          <w:lang w:eastAsia="en-AU"/>
        </w:rPr>
        <w:t>hnRNPK</w:t>
      </w:r>
      <w:proofErr w:type="spellEnd"/>
      <w:r w:rsidR="00BA451D">
        <w:rPr>
          <w:rFonts w:ascii="Times New Roman" w:hAnsi="Times New Roman" w:cs="Times New Roman"/>
          <w:sz w:val="24"/>
          <w:szCs w:val="24"/>
          <w:lang w:eastAsia="en-AU"/>
        </w:rPr>
        <w:t xml:space="preserve"> or </w:t>
      </w:r>
      <w:r w:rsidR="00CC73AC">
        <w:rPr>
          <w:rFonts w:ascii="Times New Roman" w:hAnsi="Times New Roman" w:cs="Times New Roman"/>
          <w:sz w:val="24"/>
          <w:szCs w:val="24"/>
          <w:lang w:eastAsia="en-AU"/>
        </w:rPr>
        <w:t xml:space="preserve">normal rabbit </w:t>
      </w:r>
      <w:r w:rsidR="00BA451D">
        <w:rPr>
          <w:rFonts w:ascii="Times New Roman" w:hAnsi="Times New Roman" w:cs="Times New Roman"/>
          <w:sz w:val="24"/>
          <w:szCs w:val="24"/>
          <w:lang w:eastAsia="en-AU"/>
        </w:rPr>
        <w:t xml:space="preserve">IgG antibody conjugated </w:t>
      </w:r>
      <w:proofErr w:type="spellStart"/>
      <w:r w:rsidR="00BA451D">
        <w:rPr>
          <w:rFonts w:ascii="Times New Roman" w:hAnsi="Times New Roman" w:cs="Times New Roman"/>
          <w:sz w:val="24"/>
          <w:szCs w:val="24"/>
          <w:lang w:eastAsia="en-AU"/>
        </w:rPr>
        <w:t>Dynabeads</w:t>
      </w:r>
      <w:proofErr w:type="spellEnd"/>
      <w:r w:rsidR="00BA451D">
        <w:rPr>
          <w:rFonts w:ascii="Times New Roman" w:hAnsi="Times New Roman" w:cs="Times New Roman"/>
          <w:sz w:val="24"/>
          <w:szCs w:val="24"/>
          <w:lang w:eastAsia="en-AU"/>
        </w:rPr>
        <w:t xml:space="preserve">, eluted in SDS-page buffer, and blotted with </w:t>
      </w:r>
      <w:r w:rsidR="00683CAA">
        <w:rPr>
          <w:rFonts w:ascii="Times New Roman" w:hAnsi="Times New Roman" w:cs="Times New Roman"/>
          <w:sz w:val="24"/>
          <w:szCs w:val="24"/>
          <w:lang w:eastAsia="en-AU"/>
        </w:rPr>
        <w:t xml:space="preserve">mouse </w:t>
      </w:r>
      <w:proofErr w:type="spellStart"/>
      <w:r w:rsidR="00BA451D">
        <w:rPr>
          <w:rFonts w:ascii="Times New Roman" w:hAnsi="Times New Roman" w:cs="Times New Roman"/>
          <w:sz w:val="24"/>
          <w:szCs w:val="24"/>
          <w:lang w:eastAsia="en-AU"/>
        </w:rPr>
        <w:t>h</w:t>
      </w:r>
      <w:r w:rsidR="00683CAA">
        <w:rPr>
          <w:rFonts w:ascii="Times New Roman" w:hAnsi="Times New Roman" w:cs="Times New Roman"/>
          <w:sz w:val="24"/>
          <w:szCs w:val="24"/>
          <w:lang w:eastAsia="en-AU"/>
        </w:rPr>
        <w:t>nRNPK</w:t>
      </w:r>
      <w:proofErr w:type="spellEnd"/>
      <w:r w:rsidR="00683CAA">
        <w:rPr>
          <w:rFonts w:ascii="Times New Roman" w:hAnsi="Times New Roman" w:cs="Times New Roman"/>
          <w:sz w:val="24"/>
          <w:szCs w:val="24"/>
          <w:lang w:eastAsia="en-AU"/>
        </w:rPr>
        <w:t xml:space="preserve"> antibody to detect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and its binding partners. Lane 2 (anti-</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bands reflect the native weight of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(≈60kDa) and </w:t>
      </w:r>
      <w:proofErr w:type="spellStart"/>
      <w:r w:rsidR="00683CAA">
        <w:rPr>
          <w:rFonts w:ascii="Times New Roman" w:hAnsi="Times New Roman" w:cs="Times New Roman"/>
          <w:sz w:val="24"/>
          <w:szCs w:val="24"/>
          <w:lang w:eastAsia="en-AU"/>
        </w:rPr>
        <w:t>hnRNPK</w:t>
      </w:r>
      <w:proofErr w:type="spellEnd"/>
      <w:r w:rsidR="00683CAA">
        <w:rPr>
          <w:rFonts w:ascii="Times New Roman" w:hAnsi="Times New Roman" w:cs="Times New Roman"/>
          <w:sz w:val="24"/>
          <w:szCs w:val="24"/>
          <w:lang w:eastAsia="en-AU"/>
        </w:rPr>
        <w:t xml:space="preserve"> bound material (≥75kDa) whereas lane 3 (control IgG) reveals no bands. </w:t>
      </w:r>
      <w:r w:rsidR="00683CAA">
        <w:rPr>
          <w:rFonts w:ascii="Times New Roman" w:hAnsi="Times New Roman" w:cs="Times New Roman"/>
          <w:b/>
          <w:sz w:val="24"/>
          <w:szCs w:val="24"/>
          <w:lang w:eastAsia="en-AU"/>
        </w:rPr>
        <w:t xml:space="preserve">B) </w:t>
      </w:r>
      <w:r w:rsidR="004A214F">
        <w:rPr>
          <w:rFonts w:ascii="Times New Roman" w:hAnsi="Times New Roman" w:cs="Times New Roman"/>
          <w:sz w:val="24"/>
          <w:szCs w:val="24"/>
          <w:lang w:eastAsia="en-AU"/>
        </w:rPr>
        <w:t xml:space="preserve">Box and whisker plot displaying the </w:t>
      </w:r>
      <w:proofErr w:type="spellStart"/>
      <w:r w:rsidR="004A214F">
        <w:rPr>
          <w:rFonts w:ascii="Times New Roman" w:hAnsi="Times New Roman" w:cs="Times New Roman"/>
          <w:sz w:val="24"/>
          <w:szCs w:val="24"/>
          <w:lang w:eastAsia="en-AU"/>
        </w:rPr>
        <w:t>n</w:t>
      </w:r>
      <w:r w:rsidR="00683CAA">
        <w:rPr>
          <w:rFonts w:ascii="Times New Roman" w:hAnsi="Times New Roman" w:cs="Times New Roman"/>
          <w:sz w:val="24"/>
          <w:szCs w:val="24"/>
          <w:lang w:eastAsia="en-AU"/>
        </w:rPr>
        <w:t>anodrop</w:t>
      </w:r>
      <w:proofErr w:type="spellEnd"/>
      <w:r w:rsidR="00683CAA">
        <w:rPr>
          <w:rFonts w:ascii="Times New Roman" w:hAnsi="Times New Roman" w:cs="Times New Roman"/>
          <w:sz w:val="24"/>
          <w:szCs w:val="24"/>
          <w:lang w:eastAsia="en-AU"/>
        </w:rPr>
        <w:t xml:space="preserve"> RNA quantification </w:t>
      </w:r>
      <w:r w:rsidR="004A214F">
        <w:rPr>
          <w:rFonts w:ascii="Times New Roman" w:hAnsi="Times New Roman" w:cs="Times New Roman"/>
          <w:sz w:val="24"/>
          <w:szCs w:val="24"/>
          <w:lang w:eastAsia="en-AU"/>
        </w:rPr>
        <w:t xml:space="preserve">of RNA eluted from </w:t>
      </w:r>
      <w:proofErr w:type="spellStart"/>
      <w:r w:rsidR="004A214F">
        <w:rPr>
          <w:rFonts w:ascii="Times New Roman" w:hAnsi="Times New Roman" w:cs="Times New Roman"/>
          <w:sz w:val="24"/>
          <w:szCs w:val="24"/>
          <w:lang w:eastAsia="en-AU"/>
        </w:rPr>
        <w:t>hnRNPK</w:t>
      </w:r>
      <w:proofErr w:type="spellEnd"/>
      <w:r w:rsidR="004A214F">
        <w:rPr>
          <w:rFonts w:ascii="Times New Roman" w:hAnsi="Times New Roman" w:cs="Times New Roman"/>
          <w:sz w:val="24"/>
          <w:szCs w:val="24"/>
          <w:lang w:eastAsia="en-AU"/>
        </w:rPr>
        <w:t xml:space="preserve"> IP experiment. </w:t>
      </w:r>
      <w:r w:rsidR="00601ED3">
        <w:rPr>
          <w:rFonts w:ascii="Times New Roman" w:hAnsi="Times New Roman" w:cs="Times New Roman"/>
          <w:sz w:val="24"/>
          <w:szCs w:val="24"/>
          <w:lang w:eastAsia="en-AU"/>
        </w:rPr>
        <w:t>Each point summarises the mean, minimum and maximum RNA concentration (ng/</w:t>
      </w:r>
      <w:proofErr w:type="spellStart"/>
      <w:r w:rsidR="00601ED3">
        <w:rPr>
          <w:rFonts w:ascii="Times New Roman" w:hAnsi="Times New Roman" w:cs="Times New Roman"/>
          <w:sz w:val="24"/>
          <w:szCs w:val="24"/>
          <w:lang w:eastAsia="en-AU"/>
        </w:rPr>
        <w:t>μL</w:t>
      </w:r>
      <w:proofErr w:type="spellEnd"/>
      <w:r w:rsidR="00601ED3">
        <w:rPr>
          <w:rFonts w:ascii="Times New Roman" w:hAnsi="Times New Roman" w:cs="Times New Roman"/>
          <w:sz w:val="24"/>
          <w:szCs w:val="24"/>
          <w:lang w:eastAsia="en-AU"/>
        </w:rPr>
        <w:t>) eluted from three IP experiments for anti-</w:t>
      </w:r>
      <w:proofErr w:type="spellStart"/>
      <w:r w:rsidR="00601ED3">
        <w:rPr>
          <w:rFonts w:ascii="Times New Roman" w:hAnsi="Times New Roman" w:cs="Times New Roman"/>
          <w:sz w:val="24"/>
          <w:szCs w:val="24"/>
          <w:lang w:eastAsia="en-AU"/>
        </w:rPr>
        <w:t>hnRNPK</w:t>
      </w:r>
      <w:proofErr w:type="spellEnd"/>
      <w:r w:rsidR="00601ED3">
        <w:rPr>
          <w:rFonts w:ascii="Times New Roman" w:hAnsi="Times New Roman" w:cs="Times New Roman"/>
          <w:sz w:val="24"/>
          <w:szCs w:val="24"/>
          <w:lang w:eastAsia="en-AU"/>
        </w:rPr>
        <w:t xml:space="preserve"> and IgG control. </w:t>
      </w:r>
      <w:r w:rsidR="00E31EF9">
        <w:rPr>
          <w:rFonts w:ascii="Times New Roman" w:hAnsi="Times New Roman" w:cs="Times New Roman"/>
          <w:sz w:val="24"/>
          <w:szCs w:val="24"/>
          <w:lang w:eastAsia="en-AU"/>
        </w:rPr>
        <w:t xml:space="preserve">A two-sided Mann Whitney U-test revealed a significant (* p=0.0402) difference between test and control. </w:t>
      </w:r>
      <w:r w:rsidR="00601ED3">
        <w:rPr>
          <w:rFonts w:ascii="Times New Roman" w:hAnsi="Times New Roman" w:cs="Times New Roman"/>
          <w:sz w:val="24"/>
          <w:szCs w:val="24"/>
          <w:lang w:eastAsia="en-AU"/>
        </w:rPr>
        <w:t xml:space="preserve">  </w:t>
      </w:r>
      <w:r w:rsidR="00683CAA">
        <w:rPr>
          <w:rFonts w:ascii="Times New Roman" w:hAnsi="Times New Roman" w:cs="Times New Roman"/>
          <w:sz w:val="24"/>
          <w:szCs w:val="24"/>
          <w:lang w:eastAsia="en-AU"/>
        </w:rPr>
        <w:t xml:space="preserve"> </w:t>
      </w:r>
    </w:p>
    <w:p w14:paraId="5E9382DE" w14:textId="77777777" w:rsidR="00FF1B8E" w:rsidRPr="0004764B" w:rsidRDefault="00FF1B8E" w:rsidP="0004764B">
      <w:pPr>
        <w:pStyle w:val="Heading1"/>
        <w:spacing w:line="480" w:lineRule="auto"/>
        <w:rPr>
          <w:rFonts w:ascii="Times New Roman" w:hAnsi="Times New Roman" w:cs="Times New Roman"/>
          <w:lang w:val="en-US"/>
        </w:rPr>
      </w:pPr>
      <w:bookmarkStart w:id="38" w:name="_Toc464553546"/>
      <w:r w:rsidRPr="0004764B">
        <w:rPr>
          <w:rFonts w:ascii="Times New Roman" w:hAnsi="Times New Roman" w:cs="Times New Roman"/>
          <w:lang w:val="en-US"/>
        </w:rPr>
        <w:lastRenderedPageBreak/>
        <w:t>Discussion:</w:t>
      </w:r>
      <w:bookmarkEnd w:id="38"/>
      <w:r w:rsidRPr="0004764B">
        <w:rPr>
          <w:rFonts w:ascii="Times New Roman" w:hAnsi="Times New Roman" w:cs="Times New Roman"/>
          <w:lang w:val="en-US"/>
        </w:rPr>
        <w:t xml:space="preserve"> </w:t>
      </w:r>
    </w:p>
    <w:p w14:paraId="5C10574A" w14:textId="77777777" w:rsidR="00314898" w:rsidRPr="00314898" w:rsidRDefault="00314898" w:rsidP="00314898">
      <w:pPr>
        <w:spacing w:line="480" w:lineRule="auto"/>
        <w:ind w:firstLine="142"/>
        <w:rPr>
          <w:rFonts w:ascii="Times New Roman" w:hAnsi="Times New Roman" w:cs="Times New Roman"/>
          <w:sz w:val="24"/>
        </w:rPr>
      </w:pPr>
      <w:r w:rsidRPr="00314898">
        <w:rPr>
          <w:rFonts w:ascii="Times New Roman" w:hAnsi="Times New Roman" w:cs="Times New Roman"/>
          <w:sz w:val="24"/>
        </w:rPr>
        <w:t xml:space="preserve">Circulating cancer-derived EVs are proposed as a source of protein and miRNA biomarkers, </w:t>
      </w:r>
      <w:r w:rsidR="00AB3B21">
        <w:rPr>
          <w:rFonts w:ascii="Times New Roman" w:hAnsi="Times New Roman" w:cs="Times New Roman"/>
          <w:sz w:val="24"/>
        </w:rPr>
        <w:t>where EV cargo composition was previously thought to be</w:t>
      </w:r>
      <w:r w:rsidRPr="00314898">
        <w:rPr>
          <w:rFonts w:ascii="Times New Roman" w:hAnsi="Times New Roman" w:cs="Times New Roman"/>
          <w:sz w:val="24"/>
        </w:rPr>
        <w:t xml:space="preserve"> representative of their cell of origin</w:t>
      </w:r>
      <w:r w:rsidR="00DD28A2">
        <w:rPr>
          <w:rFonts w:ascii="Times New Roman" w:hAnsi="Times New Roman" w:cs="Times New Roman"/>
          <w:sz w:val="24"/>
        </w:rPr>
        <w:t xml:space="preserve"> </w: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 </w:instrText>
      </w:r>
      <w:r w:rsidR="00DD28A2">
        <w:rPr>
          <w:rFonts w:ascii="Times New Roman" w:hAnsi="Times New Roman" w:cs="Times New Roman"/>
          <w:sz w:val="24"/>
        </w:rPr>
        <w:fldChar w:fldCharType="begin">
          <w:fldData xml:space="preserve">PEVuZE5vdGU+PENpdGU+PEF1dGhvcj5DaG9pPC9BdXRob3I+PFllYXI+MjAxMzwvWWVhcj48UmVj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</w:fldData>
        </w:fldChar>
      </w:r>
      <w:r w:rsidR="00DD28A2">
        <w:rPr>
          <w:rFonts w:ascii="Times New Roman" w:hAnsi="Times New Roman" w:cs="Times New Roman"/>
          <w:sz w:val="24"/>
        </w:rPr>
        <w:instrText xml:space="preserve"> ADDIN EN.CITE.DATA </w:instrText>
      </w:r>
      <w:r w:rsidR="00DD28A2">
        <w:rPr>
          <w:rFonts w:ascii="Times New Roman" w:hAnsi="Times New Roman" w:cs="Times New Roman"/>
          <w:sz w:val="24"/>
        </w:rPr>
      </w:r>
      <w:r w:rsidR="00DD28A2">
        <w:rPr>
          <w:rFonts w:ascii="Times New Roman" w:hAnsi="Times New Roman" w:cs="Times New Roman"/>
          <w:sz w:val="24"/>
        </w:rPr>
        <w:fldChar w:fldCharType="end"/>
      </w:r>
      <w:r w:rsidR="00DD28A2">
        <w:rPr>
          <w:rFonts w:ascii="Times New Roman" w:hAnsi="Times New Roman" w:cs="Times New Roman"/>
          <w:sz w:val="24"/>
        </w:rPr>
      </w:r>
      <w:r w:rsidR="00DD28A2">
        <w:rPr>
          <w:rFonts w:ascii="Times New Roman" w:hAnsi="Times New Roman" w:cs="Times New Roman"/>
          <w:sz w:val="24"/>
        </w:rPr>
        <w:fldChar w:fldCharType="separate"/>
      </w:r>
      <w:r w:rsidR="00DD28A2">
        <w:rPr>
          <w:rFonts w:ascii="Times New Roman" w:hAnsi="Times New Roman" w:cs="Times New Roman"/>
          <w:noProof/>
          <w:sz w:val="24"/>
        </w:rPr>
        <w:t>(</w:t>
      </w:r>
      <w:hyperlink w:anchor="_ENREF_32" w:tooltip="Hunter, 2008 #279" w:history="1">
        <w:r w:rsidR="00035725">
          <w:rPr>
            <w:rFonts w:ascii="Times New Roman" w:hAnsi="Times New Roman" w:cs="Times New Roman"/>
            <w:noProof/>
            <w:sz w:val="24"/>
          </w:rPr>
          <w:t>Hunter</w:t>
        </w:r>
        <w:r w:rsidR="00035725" w:rsidRPr="00DD28A2">
          <w:rPr>
            <w:rFonts w:ascii="Times New Roman" w:hAnsi="Times New Roman" w:cs="Times New Roman"/>
            <w:i/>
            <w:noProof/>
            <w:sz w:val="24"/>
          </w:rPr>
          <w:t xml:space="preserve"> et al.</w:t>
        </w:r>
        <w:r w:rsidR="00035725">
          <w:rPr>
            <w:rFonts w:ascii="Times New Roman" w:hAnsi="Times New Roman" w:cs="Times New Roman"/>
            <w:noProof/>
            <w:sz w:val="24"/>
          </w:rPr>
          <w:t xml:space="preserve"> 2008</w:t>
        </w:r>
      </w:hyperlink>
      <w:r w:rsidR="00DD28A2">
        <w:rPr>
          <w:rFonts w:ascii="Times New Roman" w:hAnsi="Times New Roman" w:cs="Times New Roman"/>
          <w:noProof/>
          <w:sz w:val="24"/>
        </w:rPr>
        <w:t xml:space="preserve">; </w:t>
      </w:r>
      <w:hyperlink w:anchor="_ENREF_10" w:tooltip="Choi, 2013 #278" w:history="1">
        <w:r w:rsidR="00035725">
          <w:rPr>
            <w:rFonts w:ascii="Times New Roman" w:hAnsi="Times New Roman" w:cs="Times New Roman"/>
            <w:noProof/>
            <w:sz w:val="24"/>
          </w:rPr>
          <w:t>Choi</w:t>
        </w:r>
        <w:r w:rsidR="00035725" w:rsidRPr="00DD28A2">
          <w:rPr>
            <w:rFonts w:ascii="Times New Roman" w:hAnsi="Times New Roman" w:cs="Times New Roman"/>
            <w:i/>
            <w:noProof/>
            <w:sz w:val="24"/>
          </w:rPr>
          <w:t xml:space="preserve"> et al.</w:t>
        </w:r>
        <w:r w:rsidR="00035725">
          <w:rPr>
            <w:rFonts w:ascii="Times New Roman" w:hAnsi="Times New Roman" w:cs="Times New Roman"/>
            <w:noProof/>
            <w:sz w:val="24"/>
          </w:rPr>
          <w:t xml:space="preserve"> 2013</w:t>
        </w:r>
      </w:hyperlink>
      <w:r w:rsidR="00DD28A2">
        <w:rPr>
          <w:rFonts w:ascii="Times New Roman" w:hAnsi="Times New Roman" w:cs="Times New Roman"/>
          <w:noProof/>
          <w:sz w:val="24"/>
        </w:rPr>
        <w:t>)</w:t>
      </w:r>
      <w:r w:rsidR="00DD28A2">
        <w:rPr>
          <w:rFonts w:ascii="Times New Roman" w:hAnsi="Times New Roman" w:cs="Times New Roman"/>
          <w:sz w:val="24"/>
        </w:rPr>
        <w:fldChar w:fldCharType="end"/>
      </w:r>
      <w:r w:rsidRPr="00314898">
        <w:rPr>
          <w:rFonts w:ascii="Times New Roman" w:hAnsi="Times New Roman" w:cs="Times New Roman"/>
          <w:sz w:val="24"/>
        </w:rPr>
        <w:t>. In contrast to this ‘sampling’ mechanism of EV cargo loading, our laboratory previously showed a ‘selective export’ mechanism for a subset of miRNA cargo</w:t>
      </w:r>
      <w:r w:rsidR="00DD28A2">
        <w:rPr>
          <w:rFonts w:ascii="Times New Roman" w:hAnsi="Times New Roman" w:cs="Times New Roman"/>
          <w:sz w:val="24"/>
        </w:rPr>
        <w:t xml:space="preserve"> </w: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 </w:instrText>
      </w:r>
      <w:r w:rsidR="0011298A">
        <w:rPr>
          <w:rFonts w:ascii="Times New Roman" w:hAnsi="Times New Roman" w:cs="Times New Roman"/>
          <w:sz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0011298A">
        <w:rPr>
          <w:rFonts w:ascii="Times New Roman" w:hAnsi="Times New Roman" w:cs="Times New Roman"/>
          <w:sz w:val="24"/>
        </w:rPr>
        <w:instrText xml:space="preserve"> ADDIN EN.CITE.DATA </w:instrText>
      </w:r>
      <w:r w:rsidR="0011298A">
        <w:rPr>
          <w:rFonts w:ascii="Times New Roman" w:hAnsi="Times New Roman" w:cs="Times New Roman"/>
          <w:sz w:val="24"/>
        </w:rPr>
      </w:r>
      <w:r w:rsidR="0011298A">
        <w:rPr>
          <w:rFonts w:ascii="Times New Roman" w:hAnsi="Times New Roman" w:cs="Times New Roman"/>
          <w:sz w:val="24"/>
        </w:rPr>
        <w:fldChar w:fldCharType="end"/>
      </w:r>
      <w:r w:rsidR="0011298A">
        <w:rPr>
          <w:rFonts w:ascii="Times New Roman" w:hAnsi="Times New Roman" w:cs="Times New Roman"/>
          <w:sz w:val="24"/>
        </w:rPr>
      </w:r>
      <w:r w:rsidR="0011298A">
        <w:rPr>
          <w:rFonts w:ascii="Times New Roman" w:hAnsi="Times New Roman" w:cs="Times New Roman"/>
          <w:sz w:val="24"/>
        </w:rPr>
        <w:fldChar w:fldCharType="separate"/>
      </w:r>
      <w:r w:rsidR="0011298A">
        <w:rPr>
          <w:rFonts w:ascii="Times New Roman" w:hAnsi="Times New Roman" w:cs="Times New Roman"/>
          <w:noProof/>
          <w:sz w:val="24"/>
        </w:rPr>
        <w:t>(</w:t>
      </w:r>
      <w:hyperlink w:anchor="_ENREF_33" w:tooltip="Inder, 2014 #9" w:history="1">
        <w:r w:rsidR="00035725">
          <w:rPr>
            <w:rFonts w:ascii="Times New Roman" w:hAnsi="Times New Roman" w:cs="Times New Roman"/>
            <w:noProof/>
            <w:sz w:val="24"/>
          </w:rPr>
          <w:t>Inder et al. 2014</w:t>
        </w:r>
      </w:hyperlink>
      <w:r w:rsidR="0011298A">
        <w:rPr>
          <w:rFonts w:ascii="Times New Roman" w:hAnsi="Times New Roman" w:cs="Times New Roman"/>
          <w:noProof/>
          <w:sz w:val="24"/>
        </w:rPr>
        <w:t>)</w:t>
      </w:r>
      <w:r w:rsidR="0011298A">
        <w:rPr>
          <w:rFonts w:ascii="Times New Roman" w:hAnsi="Times New Roman" w:cs="Times New Roman"/>
          <w:sz w:val="24"/>
        </w:rPr>
        <w:fldChar w:fldCharType="end"/>
      </w:r>
      <w:r w:rsidRPr="00314898">
        <w:rPr>
          <w:rFonts w:ascii="Times New Roman" w:hAnsi="Times New Roman" w:cs="Times New Roman"/>
          <w:sz w:val="24"/>
        </w:rPr>
        <w:t>. This project further evaluated the</w:t>
      </w:r>
      <w:r w:rsidR="00AB3B21">
        <w:rPr>
          <w:rFonts w:ascii="Times New Roman" w:hAnsi="Times New Roman" w:cs="Times New Roman"/>
          <w:sz w:val="24"/>
        </w:rPr>
        <w:t xml:space="preserve"> proposed</w:t>
      </w:r>
      <w:r w:rsidRPr="00314898">
        <w:rPr>
          <w:rFonts w:ascii="Times New Roman" w:hAnsi="Times New Roman" w:cs="Times New Roman"/>
          <w:sz w:val="24"/>
        </w:rPr>
        <w:t xml:space="preserve"> selective export hypothesis using established prostate cancer cell models. Results from this study support this hypothesis </w:t>
      </w:r>
      <w:r w:rsidR="00F95562">
        <w:rPr>
          <w:rFonts w:ascii="Times New Roman" w:hAnsi="Times New Roman" w:cs="Times New Roman"/>
          <w:sz w:val="24"/>
        </w:rPr>
        <w:t>where</w:t>
      </w:r>
      <w:r w:rsidRPr="00314898">
        <w:rPr>
          <w:rFonts w:ascii="Times New Roman" w:hAnsi="Times New Roman" w:cs="Times New Roman"/>
          <w:sz w:val="24"/>
        </w:rPr>
        <w:t xml:space="preserve"> </w:t>
      </w:r>
      <w:r w:rsidR="00F95562">
        <w:rPr>
          <w:rFonts w:ascii="Times New Roman" w:hAnsi="Times New Roman" w:cs="Times New Roman"/>
          <w:sz w:val="24"/>
        </w:rPr>
        <w:t xml:space="preserve">the </w:t>
      </w:r>
      <w:r w:rsidRPr="00314898">
        <w:rPr>
          <w:rFonts w:ascii="Times New Roman" w:hAnsi="Times New Roman" w:cs="Times New Roman"/>
          <w:sz w:val="24"/>
        </w:rPr>
        <w:t xml:space="preserve">RNA-binding protein </w:t>
      </w:r>
      <w:proofErr w:type="spellStart"/>
      <w:r w:rsidRPr="00314898">
        <w:rPr>
          <w:rFonts w:ascii="Times New Roman" w:hAnsi="Times New Roman" w:cs="Times New Roman"/>
          <w:sz w:val="24"/>
        </w:rPr>
        <w:t>hnRNPK</w:t>
      </w:r>
      <w:proofErr w:type="spellEnd"/>
      <w:r w:rsidRPr="00314898">
        <w:rPr>
          <w:rFonts w:ascii="Times New Roman" w:hAnsi="Times New Roman" w:cs="Times New Roman"/>
          <w:sz w:val="24"/>
        </w:rPr>
        <w:t xml:space="preserve"> binds to a subset of the EV miRNA content </w:t>
      </w:r>
      <w:r w:rsidR="00CC73AC">
        <w:rPr>
          <w:rFonts w:ascii="Times New Roman" w:hAnsi="Times New Roman" w:cs="Times New Roman"/>
          <w:sz w:val="24"/>
        </w:rPr>
        <w:t xml:space="preserve">presumably </w:t>
      </w:r>
      <w:r w:rsidRPr="00314898">
        <w:rPr>
          <w:rFonts w:ascii="Times New Roman" w:hAnsi="Times New Roman" w:cs="Times New Roman"/>
          <w:sz w:val="24"/>
        </w:rPr>
        <w:t xml:space="preserve">via a conserved RNA-binding motif, AGUGCA, to traffic them to the </w:t>
      </w:r>
      <w:proofErr w:type="spellStart"/>
      <w:r w:rsidRPr="00314898">
        <w:rPr>
          <w:rFonts w:ascii="Times New Roman" w:hAnsi="Times New Roman" w:cs="Times New Roman"/>
          <w:sz w:val="24"/>
        </w:rPr>
        <w:t>multivesicular</w:t>
      </w:r>
      <w:proofErr w:type="spellEnd"/>
      <w:r w:rsidRPr="00314898">
        <w:rPr>
          <w:rFonts w:ascii="Times New Roman" w:hAnsi="Times New Roman" w:cs="Times New Roman"/>
          <w:sz w:val="24"/>
        </w:rPr>
        <w:t xml:space="preserve"> bodies to permit selective export via exosomes. </w:t>
      </w:r>
      <w:r w:rsidR="00F95562">
        <w:rPr>
          <w:rFonts w:ascii="Times New Roman" w:hAnsi="Times New Roman" w:cs="Times New Roman"/>
          <w:sz w:val="24"/>
        </w:rPr>
        <w:t xml:space="preserve">Cavin-1 modulates this process by altering the subcellular location of </w:t>
      </w:r>
      <w:proofErr w:type="spellStart"/>
      <w:r w:rsidR="00F95562">
        <w:rPr>
          <w:rFonts w:ascii="Times New Roman" w:hAnsi="Times New Roman" w:cs="Times New Roman"/>
          <w:sz w:val="24"/>
        </w:rPr>
        <w:t>hnRNPK</w:t>
      </w:r>
      <w:proofErr w:type="spellEnd"/>
      <w:r w:rsidR="00F95562">
        <w:rPr>
          <w:rFonts w:ascii="Times New Roman" w:hAnsi="Times New Roman" w:cs="Times New Roman"/>
          <w:sz w:val="24"/>
        </w:rPr>
        <w:t xml:space="preserve"> to the endoplasmic reticulum (ER). </w:t>
      </w:r>
      <w:r w:rsidRPr="00314898">
        <w:rPr>
          <w:rFonts w:ascii="Times New Roman" w:hAnsi="Times New Roman" w:cs="Times New Roman"/>
          <w:sz w:val="24"/>
        </w:rPr>
        <w:t xml:space="preserve">  </w:t>
      </w:r>
    </w:p>
    <w:p w14:paraId="79F18726" w14:textId="77777777" w:rsidR="00314898" w:rsidRPr="00314898" w:rsidRDefault="00314898" w:rsidP="00314898">
      <w:pPr>
        <w:spacing w:line="480" w:lineRule="auto"/>
        <w:ind w:firstLine="142"/>
        <w:rPr>
          <w:rFonts w:ascii="Times New Roman" w:hAnsi="Times New Roman" w:cs="Times New Roman"/>
          <w:color w:val="FF0000"/>
          <w:sz w:val="24"/>
          <w:szCs w:val="24"/>
        </w:rPr>
      </w:pPr>
      <w:r w:rsidRPr="00314898">
        <w:rPr>
          <w:rFonts w:ascii="Times New Roman" w:hAnsi="Times New Roman" w:cs="Times New Roman"/>
          <w:sz w:val="24"/>
          <w:szCs w:val="24"/>
        </w:rPr>
        <w:t xml:space="preserve">Interestingly,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has been consistently associated with cancer progression. A review by Lu &amp; Gao (2016) summarized its role in metastasis, where multiple reports link overexpression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with various mechanisms mediating metastasis such as invasion, reduction of apoptosis, angiogenesis and cell motility </w:t>
      </w:r>
      <w:r w:rsidRPr="00314898">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eWxlPiAyMDEzOyBCcm93biBhbmQgTXVycmF5IDIwMTUpPC9EaXNwbGF5VGV4dD48cmVjb3JkPjxy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PEVuZE5vdGU+PENpdGU+PEF1dGhvcj5Ccm93bjwvQXV0aG9yPjxZZWFyPjIwMTU8L1llYXI+PFJl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63" w:tooltip="Revil, 2009 #265" w:history="1">
        <w:r w:rsidR="00035725">
          <w:rPr>
            <w:rFonts w:ascii="Times New Roman" w:hAnsi="Times New Roman" w:cs="Times New Roman"/>
            <w:noProof/>
            <w:sz w:val="24"/>
            <w:szCs w:val="24"/>
          </w:rPr>
          <w:t>Revil</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2009</w:t>
        </w:r>
      </w:hyperlink>
      <w:r w:rsidR="00035725">
        <w:rPr>
          <w:rFonts w:ascii="Times New Roman" w:hAnsi="Times New Roman" w:cs="Times New Roman"/>
          <w:noProof/>
          <w:sz w:val="24"/>
          <w:szCs w:val="24"/>
        </w:rPr>
        <w:t xml:space="preserve">; </w:t>
      </w:r>
      <w:hyperlink w:anchor="_ENREF_19" w:tooltip="Gao, 2013 #264" w:history="1">
        <w:r w:rsidR="00035725">
          <w:rPr>
            <w:rFonts w:ascii="Times New Roman" w:hAnsi="Times New Roman" w:cs="Times New Roman"/>
            <w:noProof/>
            <w:sz w:val="24"/>
            <w:szCs w:val="24"/>
          </w:rPr>
          <w:t>Gao</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2013</w:t>
        </w:r>
      </w:hyperlink>
      <w:r w:rsidR="00035725">
        <w:rPr>
          <w:rFonts w:ascii="Times New Roman" w:hAnsi="Times New Roman" w:cs="Times New Roman"/>
          <w:noProof/>
          <w:sz w:val="24"/>
          <w:szCs w:val="24"/>
        </w:rPr>
        <w:t xml:space="preserve">; </w:t>
      </w:r>
      <w:hyperlink w:anchor="_ENREF_5" w:tooltip="Brown, 2015 #263" w:history="1">
        <w:r w:rsidR="00035725">
          <w:rPr>
            <w:rFonts w:ascii="Times New Roman" w:hAnsi="Times New Roman" w:cs="Times New Roman"/>
            <w:noProof/>
            <w:sz w:val="24"/>
            <w:szCs w:val="24"/>
          </w:rPr>
          <w:t>Brown and Murray 2015</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Some </w:t>
      </w:r>
      <w:r w:rsidR="00AB3B21">
        <w:rPr>
          <w:rFonts w:ascii="Times New Roman" w:hAnsi="Times New Roman" w:cs="Times New Roman"/>
          <w:sz w:val="24"/>
          <w:szCs w:val="24"/>
        </w:rPr>
        <w:t xml:space="preserve">of </w:t>
      </w:r>
      <w:r w:rsidRPr="00314898">
        <w:rPr>
          <w:rFonts w:ascii="Times New Roman" w:hAnsi="Times New Roman" w:cs="Times New Roman"/>
          <w:sz w:val="24"/>
          <w:szCs w:val="24"/>
        </w:rPr>
        <w:t>these phenotypes are believed to be induced by transcriptional control media</w:t>
      </w:r>
      <w:r w:rsidR="00CC73AC">
        <w:rPr>
          <w:rFonts w:ascii="Times New Roman" w:hAnsi="Times New Roman" w:cs="Times New Roman"/>
          <w:sz w:val="24"/>
          <w:szCs w:val="24"/>
        </w:rPr>
        <w:t>ted by mRNA-</w:t>
      </w:r>
      <w:proofErr w:type="spellStart"/>
      <w:r w:rsidR="00CC73AC">
        <w:rPr>
          <w:rFonts w:ascii="Times New Roman" w:hAnsi="Times New Roman" w:cs="Times New Roman"/>
          <w:sz w:val="24"/>
          <w:szCs w:val="24"/>
        </w:rPr>
        <w:t>hnRNPK</w:t>
      </w:r>
      <w:proofErr w:type="spellEnd"/>
      <w:r w:rsidR="00CC73AC">
        <w:rPr>
          <w:rFonts w:ascii="Times New Roman" w:hAnsi="Times New Roman" w:cs="Times New Roman"/>
          <w:sz w:val="24"/>
          <w:szCs w:val="24"/>
        </w:rPr>
        <w:t xml:space="preserve"> interactions</w:t>
      </w:r>
      <w:r w:rsidRPr="00314898">
        <w:rPr>
          <w:rFonts w:ascii="Times New Roman" w:hAnsi="Times New Roman" w:cs="Times New Roman"/>
          <w:sz w:val="24"/>
          <w:szCs w:val="24"/>
        </w:rPr>
        <w:t>, however further work is required to elucidate the</w:t>
      </w:r>
      <w:r w:rsidR="00DD6B71">
        <w:rPr>
          <w:rFonts w:ascii="Times New Roman" w:hAnsi="Times New Roman" w:cs="Times New Roman"/>
          <w:sz w:val="24"/>
          <w:szCs w:val="24"/>
        </w:rPr>
        <w:t xml:space="preserve"> roles of </w:t>
      </w:r>
      <w:proofErr w:type="spellStart"/>
      <w:r w:rsidR="00DD6B71">
        <w:rPr>
          <w:rFonts w:ascii="Times New Roman" w:hAnsi="Times New Roman" w:cs="Times New Roman"/>
          <w:sz w:val="24"/>
          <w:szCs w:val="24"/>
        </w:rPr>
        <w:t>hnRNPK</w:t>
      </w:r>
      <w:proofErr w:type="spellEnd"/>
      <w:r w:rsidR="00DD6B71">
        <w:rPr>
          <w:rFonts w:ascii="Times New Roman" w:hAnsi="Times New Roman" w:cs="Times New Roman"/>
          <w:sz w:val="24"/>
          <w:szCs w:val="24"/>
        </w:rPr>
        <w:t xml:space="preserve"> in metastasis </w: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PEVuZE5vdGU+PENpdGU+PEF1dGhvcj5Ob3Rhcmk8L0F1dGhvcj48WWVhcj4yMDA2PC9ZZWFyPjxS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==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00DD6B71">
        <w:rPr>
          <w:rFonts w:ascii="Times New Roman" w:hAnsi="Times New Roman" w:cs="Times New Roman"/>
          <w:sz w:val="24"/>
          <w:szCs w:val="24"/>
        </w:rPr>
      </w:r>
      <w:r w:rsidR="00DD6B71">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23" w:tooltip="Habelhah, 2001 #277" w:history="1">
        <w:r w:rsidR="00035725">
          <w:rPr>
            <w:rFonts w:ascii="Times New Roman" w:hAnsi="Times New Roman" w:cs="Times New Roman"/>
            <w:noProof/>
            <w:sz w:val="24"/>
            <w:szCs w:val="24"/>
          </w:rPr>
          <w:t>Habelhah</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2001</w:t>
        </w:r>
      </w:hyperlink>
      <w:r w:rsidR="00DD6B71">
        <w:rPr>
          <w:rFonts w:ascii="Times New Roman" w:hAnsi="Times New Roman" w:cs="Times New Roman"/>
          <w:noProof/>
          <w:sz w:val="24"/>
          <w:szCs w:val="24"/>
        </w:rPr>
        <w:t xml:space="preserve">; </w:t>
      </w:r>
      <w:hyperlink w:anchor="_ENREF_54" w:tooltip="Notari, 2006 #276" w:history="1">
        <w:r w:rsidR="00035725">
          <w:rPr>
            <w:rFonts w:ascii="Times New Roman" w:hAnsi="Times New Roman" w:cs="Times New Roman"/>
            <w:noProof/>
            <w:sz w:val="24"/>
            <w:szCs w:val="24"/>
          </w:rPr>
          <w:t>Notari</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2006</w:t>
        </w:r>
      </w:hyperlink>
      <w:r w:rsidR="00DD6B71">
        <w:rPr>
          <w:rFonts w:ascii="Times New Roman" w:hAnsi="Times New Roman" w:cs="Times New Roman"/>
          <w:noProof/>
          <w:sz w:val="24"/>
          <w:szCs w:val="24"/>
        </w:rPr>
        <w:t>)</w:t>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Additionally,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is commonly found in EVs secreted from various cancer types, including late stage bladder, advanced prostate, metastatic colorectal and advanced brain cancers </w:t>
      </w:r>
      <w:r w:rsidRPr="00314898">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PEVuZE5vdGU+PENpdGU+PEF1dGhvcj5KaTwvQXV0aG9yPjxZZWFyPjIwMTM8L1llYXI+PFJlY051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71" w:tooltip="Welton, 2010 #268" w:history="1">
        <w:r w:rsidR="00035725">
          <w:rPr>
            <w:rFonts w:ascii="Times New Roman" w:hAnsi="Times New Roman" w:cs="Times New Roman"/>
            <w:noProof/>
            <w:sz w:val="24"/>
            <w:szCs w:val="24"/>
          </w:rPr>
          <w:t>Welton</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2010</w:t>
        </w:r>
      </w:hyperlink>
      <w:r w:rsidR="00DD6B71">
        <w:rPr>
          <w:rFonts w:ascii="Times New Roman" w:hAnsi="Times New Roman" w:cs="Times New Roman"/>
          <w:noProof/>
          <w:sz w:val="24"/>
          <w:szCs w:val="24"/>
        </w:rPr>
        <w:t xml:space="preserve">; </w:t>
      </w:r>
      <w:hyperlink w:anchor="_ENREF_36" w:tooltip="Ji, 2013 #267" w:history="1">
        <w:r w:rsidR="00035725">
          <w:rPr>
            <w:rFonts w:ascii="Times New Roman" w:hAnsi="Times New Roman" w:cs="Times New Roman"/>
            <w:noProof/>
            <w:sz w:val="24"/>
            <w:szCs w:val="24"/>
          </w:rPr>
          <w:t>Ji</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2013</w:t>
        </w:r>
      </w:hyperlink>
      <w:r w:rsidR="00DD6B71">
        <w:rPr>
          <w:rFonts w:ascii="Times New Roman" w:hAnsi="Times New Roman" w:cs="Times New Roman"/>
          <w:noProof/>
          <w:sz w:val="24"/>
          <w:szCs w:val="24"/>
        </w:rPr>
        <w:t xml:space="preserve">; </w:t>
      </w:r>
      <w:hyperlink w:anchor="_ENREF_61" w:tooltip="Ramteke, 2015 #178" w:history="1">
        <w:r w:rsidR="00035725">
          <w:rPr>
            <w:rFonts w:ascii="Times New Roman" w:hAnsi="Times New Roman" w:cs="Times New Roman"/>
            <w:noProof/>
            <w:sz w:val="24"/>
            <w:szCs w:val="24"/>
          </w:rPr>
          <w:t>Ramteke et al. 2015</w:t>
        </w:r>
      </w:hyperlink>
      <w:r w:rsidR="00DD6B71">
        <w:rPr>
          <w:rFonts w:ascii="Times New Roman" w:hAnsi="Times New Roman" w:cs="Times New Roman"/>
          <w:noProof/>
          <w:sz w:val="24"/>
          <w:szCs w:val="24"/>
        </w:rPr>
        <w:t xml:space="preserve">; </w:t>
      </w:r>
      <w:hyperlink w:anchor="_ENREF_75" w:tooltip="Zhang, 2015 #269" w:history="1">
        <w:r w:rsidR="00035725">
          <w:rPr>
            <w:rFonts w:ascii="Times New Roman" w:hAnsi="Times New Roman" w:cs="Times New Roman"/>
            <w:noProof/>
            <w:sz w:val="24"/>
            <w:szCs w:val="24"/>
          </w:rPr>
          <w:t>Zhang</w:t>
        </w:r>
        <w:r w:rsidR="00035725" w:rsidRPr="00DD6B71">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2015</w:t>
        </w:r>
      </w:hyperlink>
      <w:r w:rsidR="00DD6B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Yet, the significance and function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these cancers is unknown. Hereby, identifying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as a major mediator of EV miRNA content perhaps establishes a novel role and function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advanced cancers</w:t>
      </w:r>
      <w:r w:rsidR="00316ED4">
        <w:rPr>
          <w:rFonts w:ascii="Times New Roman" w:hAnsi="Times New Roman" w:cs="Times New Roman"/>
          <w:sz w:val="24"/>
          <w:szCs w:val="24"/>
        </w:rPr>
        <w:t xml:space="preserve"> and elucidates</w:t>
      </w:r>
      <w:r w:rsidR="000F01C6">
        <w:rPr>
          <w:rFonts w:ascii="Times New Roman" w:hAnsi="Times New Roman" w:cs="Times New Roman"/>
          <w:sz w:val="24"/>
          <w:szCs w:val="24"/>
        </w:rPr>
        <w:t xml:space="preserve"> some of the unknowns related to miRNA regulation</w:t>
      </w:r>
      <w:r w:rsidR="00316ED4">
        <w:rPr>
          <w:rFonts w:ascii="Times New Roman" w:hAnsi="Times New Roman" w:cs="Times New Roman"/>
          <w:sz w:val="24"/>
          <w:szCs w:val="24"/>
        </w:rPr>
        <w:t xml:space="preserve"> via subcellular compartmentalisation</w:t>
      </w:r>
      <w:r w:rsidRPr="00314898">
        <w:rPr>
          <w:rFonts w:ascii="Times New Roman" w:hAnsi="Times New Roman" w:cs="Times New Roman"/>
          <w:sz w:val="24"/>
          <w:szCs w:val="24"/>
        </w:rPr>
        <w:t xml:space="preserve">. </w:t>
      </w:r>
    </w:p>
    <w:p w14:paraId="41DAB1C5" w14:textId="22792AF1"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lastRenderedPageBreak/>
        <w:t xml:space="preserve">While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is reported to </w:t>
      </w:r>
      <w:r w:rsidR="00F95562">
        <w:rPr>
          <w:rFonts w:ascii="Times New Roman" w:hAnsi="Times New Roman" w:cs="Times New Roman"/>
          <w:sz w:val="24"/>
          <w:szCs w:val="24"/>
        </w:rPr>
        <w:t>be predominately nuclear based</w:t>
      </w:r>
      <w:r w:rsidRPr="00314898">
        <w:rPr>
          <w:rFonts w:ascii="Times New Roman" w:hAnsi="Times New Roman" w:cs="Times New Roman"/>
          <w:sz w:val="24"/>
          <w:szCs w:val="24"/>
        </w:rPr>
        <w:t xml:space="preserve"> with cytoplasmic shuttling ability, several studies had observed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tumour cells pos</w:t>
      </w:r>
      <w:r w:rsidR="0011298A">
        <w:rPr>
          <w:rFonts w:ascii="Times New Roman" w:hAnsi="Times New Roman" w:cs="Times New Roman"/>
          <w:sz w:val="24"/>
          <w:szCs w:val="24"/>
        </w:rPr>
        <w:t xml:space="preserve">sess aberrant </w:t>
      </w:r>
      <w:r w:rsidR="00F95562">
        <w:rPr>
          <w:rFonts w:ascii="Times New Roman" w:hAnsi="Times New Roman" w:cs="Times New Roman"/>
          <w:sz w:val="24"/>
          <w:szCs w:val="24"/>
        </w:rPr>
        <w:t xml:space="preserve">cytoplasmic </w:t>
      </w:r>
      <w:r w:rsidR="0011298A">
        <w:rPr>
          <w:rFonts w:ascii="Times New Roman" w:hAnsi="Times New Roman" w:cs="Times New Roman"/>
          <w:sz w:val="24"/>
          <w:szCs w:val="24"/>
        </w:rPr>
        <w:t xml:space="preserve">localization </w: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 </w:instrText>
      </w:r>
      <w:r w:rsidR="0011298A">
        <w:rPr>
          <w:rFonts w:ascii="Times New Roman" w:hAnsi="Times New Roman" w:cs="Times New Roman"/>
          <w:sz w:val="24"/>
          <w:szCs w:val="24"/>
        </w:rPr>
        <w:fldChar w:fldCharType="begin">
          <w:fldData xml:space="preserve">PEVuZE5vdGU+PENpdGU+PEF1dGhvcj5Qcm9lcHBlcjwvQXV0aG9yPjxZZWFyPjIwMTE8L1llYXI+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</w:fldData>
        </w:fldChar>
      </w:r>
      <w:r w:rsidR="0011298A">
        <w:rPr>
          <w:rFonts w:ascii="Times New Roman" w:hAnsi="Times New Roman" w:cs="Times New Roman"/>
          <w:sz w:val="24"/>
          <w:szCs w:val="24"/>
        </w:rPr>
        <w:instrText xml:space="preserve"> ADDIN EN.CITE.DATA </w:instrText>
      </w:r>
      <w:r w:rsidR="0011298A">
        <w:rPr>
          <w:rFonts w:ascii="Times New Roman" w:hAnsi="Times New Roman" w:cs="Times New Roman"/>
          <w:sz w:val="24"/>
          <w:szCs w:val="24"/>
        </w:rPr>
      </w:r>
      <w:r w:rsidR="0011298A">
        <w:rPr>
          <w:rFonts w:ascii="Times New Roman" w:hAnsi="Times New Roman" w:cs="Times New Roman"/>
          <w:sz w:val="24"/>
          <w:szCs w:val="24"/>
        </w:rPr>
        <w:fldChar w:fldCharType="end"/>
      </w:r>
      <w:r w:rsidR="0011298A">
        <w:rPr>
          <w:rFonts w:ascii="Times New Roman" w:hAnsi="Times New Roman" w:cs="Times New Roman"/>
          <w:sz w:val="24"/>
          <w:szCs w:val="24"/>
        </w:rPr>
      </w:r>
      <w:r w:rsidR="0011298A">
        <w:rPr>
          <w:rFonts w:ascii="Times New Roman" w:hAnsi="Times New Roman" w:cs="Times New Roman"/>
          <w:sz w:val="24"/>
          <w:szCs w:val="24"/>
        </w:rPr>
        <w:fldChar w:fldCharType="separate"/>
      </w:r>
      <w:r w:rsidR="0011298A">
        <w:rPr>
          <w:rFonts w:ascii="Times New Roman" w:hAnsi="Times New Roman" w:cs="Times New Roman"/>
          <w:noProof/>
          <w:sz w:val="24"/>
          <w:szCs w:val="24"/>
        </w:rPr>
        <w:t>(</w:t>
      </w:r>
      <w:hyperlink w:anchor="_ENREF_60" w:tooltip="Proepper, 2011 #280" w:history="1">
        <w:r w:rsidR="00035725">
          <w:rPr>
            <w:rFonts w:ascii="Times New Roman" w:hAnsi="Times New Roman" w:cs="Times New Roman"/>
            <w:noProof/>
            <w:sz w:val="24"/>
            <w:szCs w:val="24"/>
          </w:rPr>
          <w:t>Proepper</w:t>
        </w:r>
        <w:r w:rsidR="00035725" w:rsidRPr="0011298A">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2011</w:t>
        </w:r>
      </w:hyperlink>
      <w:r w:rsidR="0011298A">
        <w:rPr>
          <w:rFonts w:ascii="Times New Roman" w:hAnsi="Times New Roman" w:cs="Times New Roman"/>
          <w:noProof/>
          <w:sz w:val="24"/>
          <w:szCs w:val="24"/>
        </w:rPr>
        <w:t xml:space="preserve">; </w:t>
      </w:r>
      <w:hyperlink w:anchor="_ENREF_4" w:tooltip="Barboro, 2014 #281" w:history="1">
        <w:r w:rsidR="00035725">
          <w:rPr>
            <w:rFonts w:ascii="Times New Roman" w:hAnsi="Times New Roman" w:cs="Times New Roman"/>
            <w:noProof/>
            <w:sz w:val="24"/>
            <w:szCs w:val="24"/>
          </w:rPr>
          <w:t>Barboro</w:t>
        </w:r>
        <w:r w:rsidR="00035725" w:rsidRPr="0011298A">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11298A">
        <w:rPr>
          <w:rFonts w:ascii="Times New Roman" w:hAnsi="Times New Roman" w:cs="Times New Roman"/>
          <w:noProof/>
          <w:sz w:val="24"/>
          <w:szCs w:val="24"/>
        </w:rPr>
        <w:t>)</w:t>
      </w:r>
      <w:r w:rsidR="0011298A">
        <w:rPr>
          <w:rFonts w:ascii="Times New Roman" w:hAnsi="Times New Roman" w:cs="Times New Roman"/>
          <w:sz w:val="24"/>
          <w:szCs w:val="24"/>
        </w:rPr>
        <w:fldChar w:fldCharType="end"/>
      </w:r>
      <w:r w:rsidRPr="00314898">
        <w:rPr>
          <w:rFonts w:ascii="Times New Roman" w:hAnsi="Times New Roman" w:cs="Times New Roman"/>
          <w:sz w:val="24"/>
          <w:szCs w:val="24"/>
        </w:rPr>
        <w:t xml:space="preserve">. For example,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advanced colorectal cancer possesses increased cytoplasmic accumulation and limited nuclear localization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&lt;EndNote&gt;&lt;Cite&gt;&lt;Author&gt;Hope&lt;/Author&gt;&lt;Year&gt;2011&lt;/Year&gt;&lt;RecNum&gt;271&lt;/RecNum&gt;&lt;DisplayText&gt;(Hope and Murray 2011)&lt;/DisplayText&gt;&lt;record&gt;&lt;rec-number&gt;271&lt;/rec-number&gt;&lt;foreign-keys&gt;&lt;key app="EN" db-id="fvaw9vd5rrfez2epavc5exebz02xt0vvvwrs" timestamp="1476264074"&gt;271&lt;/key&gt;&lt;/foreign-keys&gt;&lt;ref-type name="Journal Article"&gt;17&lt;/ref-type&gt;&lt;contributors&gt;&lt;authors&gt;&lt;author&gt;Hope, Nicholas R.&lt;/author&gt;&lt;author&gt;Murray, Graeme I.&lt;/author&gt;&lt;/authors&gt;&lt;/contributors&gt;&lt;titles&gt;&lt;title&gt;The expression profile of RNA-binding proteins in primary and metastatic colorectal cancer: relationship of heterogeneous nuclear ribonucleoproteins with prognosis&lt;/title&gt;&lt;secondary-title&gt;Human Pathology&lt;/secondary-title&gt;&lt;/titles&gt;&lt;periodical&gt;&lt;full-title&gt;Human Pathology&lt;/full-title&gt;&lt;/periodical&gt;&lt;pages&gt;393-402&lt;/pages&gt;&lt;volume&gt;42&lt;/volume&gt;&lt;number&gt;3&lt;/number&gt;&lt;keywords&gt;&lt;keyword&gt;Colorectal cancer&lt;/keyword&gt;&lt;keyword&gt;Heterogeneous nuclear ribonucleoprotein&lt;/keyword&gt;&lt;keyword&gt;Immunohistochemistry&lt;/keyword&gt;&lt;keyword&gt;Prognosis&lt;/keyword&gt;&lt;keyword&gt;Ribonucleoprotein&lt;/keyword&gt;&lt;keyword&gt;Rna-binding protein&lt;/keyword&gt;&lt;keyword&gt;Tissue microarray&lt;/keyword&gt;&lt;/keywords&gt;&lt;dates&gt;&lt;year&gt;2011&lt;/year&gt;&lt;pub-dates&gt;&lt;date&gt;3//&lt;/date&gt;&lt;/pub-dates&gt;&lt;/dates&gt;&lt;isbn&gt;0046-8177&lt;/isbn&gt;&lt;urls&gt;&lt;related-urls&gt;&lt;url&gt;http://www.sciencedirect.com/science/article/pii/S0046817710003102&lt;/url&gt;&lt;/related-urls&gt;&lt;/urls&gt;&lt;electronic-resource-num&gt;http://dx.doi.org/10.1016/j.humpath.2010.08.006&lt;/electronic-resource-num&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29" w:tooltip="Hope, 2011 #271" w:history="1">
        <w:r w:rsidR="00035725">
          <w:rPr>
            <w:rFonts w:ascii="Times New Roman" w:hAnsi="Times New Roman" w:cs="Times New Roman"/>
            <w:noProof/>
            <w:sz w:val="24"/>
            <w:szCs w:val="24"/>
          </w:rPr>
          <w:t>Hope and Murray 2011</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This is consistent with the observed localizati</w:t>
      </w:r>
      <w:r w:rsidR="00F95562">
        <w:rPr>
          <w:rFonts w:ascii="Times New Roman" w:hAnsi="Times New Roman" w:cs="Times New Roman"/>
          <w:sz w:val="24"/>
          <w:szCs w:val="24"/>
        </w:rPr>
        <w:t xml:space="preserve">on in advanced prostate cancer </w:t>
      </w:r>
      <w:r w:rsidR="0011298A">
        <w:rPr>
          <w:rFonts w:ascii="Times New Roman" w:hAnsi="Times New Roman" w:cs="Times New Roman"/>
          <w:sz w:val="24"/>
          <w:szCs w:val="24"/>
        </w:rPr>
        <w:t>PC3 cells (Fig. 7b</w:t>
      </w:r>
      <w:r w:rsidRPr="00D762B8">
        <w:rPr>
          <w:rFonts w:ascii="Times New Roman" w:hAnsi="Times New Roman" w:cs="Times New Roman"/>
          <w:sz w:val="24"/>
          <w:szCs w:val="24"/>
        </w:rPr>
        <w:t>)</w:t>
      </w:r>
      <w:r w:rsidR="00F95562" w:rsidRPr="00D762B8">
        <w:rPr>
          <w:rFonts w:ascii="Times New Roman" w:hAnsi="Times New Roman" w:cs="Times New Roman"/>
          <w:sz w:val="24"/>
          <w:szCs w:val="24"/>
        </w:rPr>
        <w:t xml:space="preserve">. This study further resolved the cytoplasmic </w:t>
      </w:r>
      <w:proofErr w:type="spellStart"/>
      <w:r w:rsidR="00F95562" w:rsidRPr="00D762B8">
        <w:rPr>
          <w:rFonts w:ascii="Times New Roman" w:hAnsi="Times New Roman" w:cs="Times New Roman"/>
          <w:sz w:val="24"/>
          <w:szCs w:val="24"/>
        </w:rPr>
        <w:t>hnRNPK</w:t>
      </w:r>
      <w:proofErr w:type="spellEnd"/>
      <w:r w:rsidR="00F95562" w:rsidRPr="00D762B8">
        <w:rPr>
          <w:rFonts w:ascii="Times New Roman" w:hAnsi="Times New Roman" w:cs="Times New Roman"/>
          <w:sz w:val="24"/>
          <w:szCs w:val="24"/>
        </w:rPr>
        <w:t xml:space="preserve"> localization to </w:t>
      </w:r>
      <w:proofErr w:type="spellStart"/>
      <w:r w:rsidR="00F95562" w:rsidRPr="00D762B8">
        <w:rPr>
          <w:rFonts w:ascii="Times New Roman" w:hAnsi="Times New Roman" w:cs="Times New Roman"/>
          <w:sz w:val="24"/>
          <w:szCs w:val="24"/>
        </w:rPr>
        <w:t>multivesicular</w:t>
      </w:r>
      <w:proofErr w:type="spellEnd"/>
      <w:r w:rsidR="00F95562" w:rsidRPr="00D762B8">
        <w:rPr>
          <w:rFonts w:ascii="Times New Roman" w:hAnsi="Times New Roman" w:cs="Times New Roman"/>
          <w:sz w:val="24"/>
          <w:szCs w:val="24"/>
        </w:rPr>
        <w:t xml:space="preserve"> bodies, which </w:t>
      </w:r>
      <w:r w:rsidR="00CC73AC" w:rsidRPr="00D762B8">
        <w:rPr>
          <w:rFonts w:ascii="Times New Roman" w:hAnsi="Times New Roman" w:cs="Times New Roman"/>
          <w:sz w:val="24"/>
          <w:szCs w:val="24"/>
        </w:rPr>
        <w:t>form exosomes</w:t>
      </w:r>
      <w:r w:rsidRPr="00D762B8">
        <w:rPr>
          <w:rFonts w:ascii="Times New Roman" w:hAnsi="Times New Roman" w:cs="Times New Roman"/>
          <w:sz w:val="24"/>
          <w:szCs w:val="24"/>
        </w:rPr>
        <w:t>. As the</w:t>
      </w:r>
      <w:r w:rsidRPr="00314898">
        <w:rPr>
          <w:rFonts w:ascii="Times New Roman" w:hAnsi="Times New Roman" w:cs="Times New Roman"/>
          <w:sz w:val="24"/>
          <w:szCs w:val="24"/>
        </w:rPr>
        <w:t xml:space="preserve"> proteomic data detected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EVs and past research consistently demonstrates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presence in cancer-derived exosomes, its presence in the MVBs was </w:t>
      </w:r>
      <w:r w:rsidR="00316ED4">
        <w:rPr>
          <w:rFonts w:ascii="Times New Roman" w:hAnsi="Times New Roman" w:cs="Times New Roman"/>
          <w:sz w:val="24"/>
          <w:szCs w:val="24"/>
        </w:rPr>
        <w:t>inferred</w:t>
      </w:r>
      <w:r w:rsidR="00CC73AC">
        <w:rPr>
          <w:rFonts w:ascii="Times New Roman" w:hAnsi="Times New Roman" w:cs="Times New Roman"/>
          <w:sz w:val="24"/>
          <w:szCs w:val="24"/>
        </w:rPr>
        <w:t xml:space="preserve"> however never demonstrated</w:t>
      </w:r>
      <w:r w:rsidR="007C751B">
        <w:rPr>
          <w:rFonts w:ascii="Times New Roman" w:hAnsi="Times New Roman" w:cs="Times New Roman"/>
          <w:sz w:val="24"/>
          <w:szCs w:val="24"/>
        </w:rPr>
        <w:t xml:space="preserve"> until now</w:t>
      </w:r>
      <w:r w:rsidR="00CC73AC">
        <w:rPr>
          <w:rFonts w:ascii="Times New Roman" w:hAnsi="Times New Roman" w:cs="Times New Roman"/>
          <w:sz w:val="24"/>
          <w:szCs w:val="24"/>
        </w:rPr>
        <w:t>.</w:t>
      </w:r>
      <w:r w:rsidRPr="00314898">
        <w:rPr>
          <w:rFonts w:ascii="Times New Roman" w:hAnsi="Times New Roman" w:cs="Times New Roman"/>
          <w:sz w:val="24"/>
          <w:szCs w:val="24"/>
        </w:rPr>
        <w:t xml:space="preserve"> Interestingly, </w:t>
      </w:r>
      <w:proofErr w:type="spellStart"/>
      <w:r w:rsidR="007C751B">
        <w:rPr>
          <w:rFonts w:ascii="Times New Roman" w:hAnsi="Times New Roman" w:cs="Times New Roman"/>
          <w:sz w:val="24"/>
          <w:szCs w:val="24"/>
        </w:rPr>
        <w:t>hnRNPK</w:t>
      </w:r>
      <w:proofErr w:type="spellEnd"/>
      <w:r w:rsidR="007C751B">
        <w:rPr>
          <w:rFonts w:ascii="Times New Roman" w:hAnsi="Times New Roman" w:cs="Times New Roman"/>
          <w:sz w:val="24"/>
          <w:szCs w:val="24"/>
        </w:rPr>
        <w:t xml:space="preserve"> localizes predominantly in the ER in </w:t>
      </w:r>
      <w:r w:rsidRPr="00314898">
        <w:rPr>
          <w:rFonts w:ascii="Times New Roman" w:hAnsi="Times New Roman" w:cs="Times New Roman"/>
          <w:sz w:val="24"/>
          <w:szCs w:val="24"/>
        </w:rPr>
        <w:t>PC3-cavin-1 cell</w:t>
      </w:r>
      <w:r w:rsidR="00147BFF">
        <w:rPr>
          <w:rFonts w:ascii="Times New Roman" w:hAnsi="Times New Roman" w:cs="Times New Roman"/>
          <w:sz w:val="24"/>
          <w:szCs w:val="24"/>
        </w:rPr>
        <w:t>s</w:t>
      </w:r>
      <w:r w:rsidRPr="00314898">
        <w:rPr>
          <w:rFonts w:ascii="Times New Roman" w:hAnsi="Times New Roman" w:cs="Times New Roman"/>
          <w:sz w:val="24"/>
          <w:szCs w:val="24"/>
        </w:rPr>
        <w:t xml:space="preserve">. While this indicates that cavin-1 expression inflicts a change in subcellular localization,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has not been detected in the ER previously. Cavin-1 in PC3 cells may be inducing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localization dissimilar to its usual phenotype. As the ER is primarily the site of protein maturation and folding, perhaps cavin-1 is preventing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transport to its usual localization following translation thus retaining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 ER</w:t>
      </w:r>
      <w:r w:rsidR="0011298A">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&lt;EndNote&gt;&lt;Cite&gt;&lt;Author&gt;Kincaid&lt;/Author&gt;&lt;Year&gt;2007&lt;/Year&gt;&lt;RecNum&gt;282&lt;/RecNum&gt;&lt;DisplayText&gt;(Kincaid and Cooper 2007)&lt;/DisplayText&gt;&lt;record&gt;&lt;rec-number&gt;282&lt;/rec-number&gt;&lt;foreign-keys&gt;&lt;key app="EN" db-id="fvaw9vd5rrfez2epavc5exebz02xt0vvvwrs" timestamp="1476599354"&gt;282&lt;/key&gt;&lt;/foreign-keys&gt;&lt;ref-type name="Journal Article"&gt;17&lt;/ref-type&gt;&lt;contributors&gt;&lt;authors&gt;&lt;author&gt;Kincaid, Margaret M.&lt;/author&gt;&lt;author&gt;Cooper, Antony A.&lt;/author&gt;&lt;/authors&gt;&lt;/contributors&gt;&lt;titles&gt;&lt;title&gt;Misfolded Proteins Traffic from the Endoplasmic Reticulum (ER) Due to ER Export Signals&lt;/title&gt;&lt;secondary-title&gt;Molecular Biology of the Cell&lt;/secondary-title&gt;&lt;/titles&gt;&lt;periodical&gt;&lt;full-title&gt;Mol Biol Cell&lt;/full-title&gt;&lt;abbr-1&gt;Molecular biology of the cell&lt;/abbr-1&gt;&lt;/periodical&gt;&lt;pages&gt;455-463&lt;/pages&gt;&lt;volume&gt;18&lt;/volume&gt;&lt;number&gt;2&lt;/number&gt;&lt;dates&gt;&lt;year&gt;2007&lt;/year&gt;&lt;pub-dates&gt;&lt;date&gt;08/10/received&amp;#xD;10/16/revised&amp;#xD;11/01/accepted&lt;/date&gt;&lt;/pub-dates&gt;&lt;/dates&gt;&lt;publisher&gt;The American Society for Cell Biology&lt;/publisher&gt;&lt;isbn&gt;1059-1524&lt;/isbn&gt;&lt;accession-num&gt;PMC1783784&lt;/accession-num&gt;&lt;urls&gt;&lt;related-urls&gt;&lt;url&gt;http://www.ncbi.nlm.nih.gov/pmc/articles/PMC1783784/&lt;/url&gt;&lt;/related-urls&gt;&lt;/urls&gt;&lt;electronic-resource-num&gt;10.1091/mbc.E06-08-0696&lt;/electronic-resource-num&gt;&lt;remote-database-name&gt;PMC&lt;/remote-database-name&gt;&lt;/record&gt;&lt;/Cite&gt;&lt;/EndNote&gt;</w:instrText>
      </w:r>
      <w:r w:rsidR="00185399">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38" w:tooltip="Kincaid, 2007 #282" w:history="1">
        <w:r w:rsidR="00035725">
          <w:rPr>
            <w:rFonts w:ascii="Times New Roman" w:hAnsi="Times New Roman" w:cs="Times New Roman"/>
            <w:noProof/>
            <w:sz w:val="24"/>
            <w:szCs w:val="24"/>
          </w:rPr>
          <w:t>Kincaid and Cooper 2007</w:t>
        </w:r>
      </w:hyperlink>
      <w:r w:rsidR="00035725">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Retention to the ER would explain the reduction of EV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upon cavin-1 expression, though how cavin-1 induces </w:t>
      </w:r>
      <w:proofErr w:type="spellStart"/>
      <w:r w:rsidR="007C751B">
        <w:rPr>
          <w:rFonts w:ascii="Times New Roman" w:hAnsi="Times New Roman" w:cs="Times New Roman"/>
          <w:sz w:val="24"/>
          <w:szCs w:val="24"/>
        </w:rPr>
        <w:t>hnRNPK</w:t>
      </w:r>
      <w:proofErr w:type="spellEnd"/>
      <w:r w:rsidR="007C751B">
        <w:rPr>
          <w:rFonts w:ascii="Times New Roman" w:hAnsi="Times New Roman" w:cs="Times New Roman"/>
          <w:sz w:val="24"/>
          <w:szCs w:val="24"/>
        </w:rPr>
        <w:t xml:space="preserve"> ER retention </w:t>
      </w:r>
      <w:r w:rsidRPr="00314898">
        <w:rPr>
          <w:rFonts w:ascii="Times New Roman" w:hAnsi="Times New Roman" w:cs="Times New Roman"/>
          <w:sz w:val="24"/>
          <w:szCs w:val="24"/>
        </w:rPr>
        <w:t>is</w:t>
      </w:r>
      <w:r w:rsidR="007C751B">
        <w:rPr>
          <w:rFonts w:ascii="Times New Roman" w:hAnsi="Times New Roman" w:cs="Times New Roman"/>
          <w:sz w:val="24"/>
          <w:szCs w:val="24"/>
        </w:rPr>
        <w:t xml:space="preserve"> currently</w:t>
      </w:r>
      <w:r w:rsidRPr="00314898">
        <w:rPr>
          <w:rFonts w:ascii="Times New Roman" w:hAnsi="Times New Roman" w:cs="Times New Roman"/>
          <w:sz w:val="24"/>
          <w:szCs w:val="24"/>
        </w:rPr>
        <w:t xml:space="preserve"> unknown. Observations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w:t>
      </w:r>
      <w:r w:rsidR="007C751B">
        <w:rPr>
          <w:rFonts w:ascii="Times New Roman" w:hAnsi="Times New Roman" w:cs="Times New Roman"/>
          <w:sz w:val="24"/>
          <w:szCs w:val="24"/>
        </w:rPr>
        <w:t>non-cancer</w:t>
      </w:r>
      <w:r w:rsidR="00147BFF">
        <w:rPr>
          <w:rFonts w:ascii="Times New Roman" w:hAnsi="Times New Roman" w:cs="Times New Roman"/>
          <w:sz w:val="24"/>
          <w:szCs w:val="24"/>
        </w:rPr>
        <w:t xml:space="preserve"> </w:t>
      </w:r>
      <w:r w:rsidRPr="00314898">
        <w:rPr>
          <w:rFonts w:ascii="Times New Roman" w:hAnsi="Times New Roman" w:cs="Times New Roman"/>
          <w:sz w:val="24"/>
          <w:szCs w:val="24"/>
        </w:rPr>
        <w:t xml:space="preserve">prostate </w:t>
      </w:r>
      <w:r w:rsidR="007C751B">
        <w:rPr>
          <w:rFonts w:ascii="Times New Roman" w:hAnsi="Times New Roman" w:cs="Times New Roman"/>
          <w:sz w:val="24"/>
          <w:szCs w:val="24"/>
        </w:rPr>
        <w:t xml:space="preserve">epithelial </w:t>
      </w:r>
      <w:r w:rsidRPr="00314898">
        <w:rPr>
          <w:rFonts w:ascii="Times New Roman" w:hAnsi="Times New Roman" w:cs="Times New Roman"/>
          <w:sz w:val="24"/>
          <w:szCs w:val="24"/>
        </w:rPr>
        <w:t>cells, such as the RWPE-1 cell line which expresses caveolin-1 and cavin-1, would determine whether this ER retention is a common function of cavin-1 or an abnormality found in only PC3-cavin-1 cell lines. Nonetheless, th</w:t>
      </w:r>
      <w:r w:rsidR="007C751B">
        <w:rPr>
          <w:rFonts w:ascii="Times New Roman" w:hAnsi="Times New Roman" w:cs="Times New Roman"/>
          <w:sz w:val="24"/>
          <w:szCs w:val="24"/>
        </w:rPr>
        <w:t>e presented data</w:t>
      </w:r>
      <w:r w:rsidRPr="00314898">
        <w:rPr>
          <w:rFonts w:ascii="Times New Roman" w:hAnsi="Times New Roman" w:cs="Times New Roman"/>
          <w:sz w:val="24"/>
          <w:szCs w:val="24"/>
        </w:rPr>
        <w:t xml:space="preserve"> suggest that subcellular</w:t>
      </w:r>
      <w:r w:rsidR="00E874F4">
        <w:rPr>
          <w:rFonts w:ascii="Times New Roman" w:hAnsi="Times New Roman" w:cs="Times New Roman"/>
          <w:sz w:val="24"/>
          <w:szCs w:val="24"/>
        </w:rPr>
        <w:t xml:space="preserve"> localization of </w:t>
      </w:r>
      <w:proofErr w:type="spellStart"/>
      <w:r w:rsidR="00E874F4">
        <w:rPr>
          <w:rFonts w:ascii="Times New Roman" w:hAnsi="Times New Roman" w:cs="Times New Roman"/>
          <w:sz w:val="24"/>
          <w:szCs w:val="24"/>
        </w:rPr>
        <w:t>hnRNPK</w:t>
      </w:r>
      <w:proofErr w:type="spellEnd"/>
      <w:r w:rsidR="00E874F4">
        <w:rPr>
          <w:rFonts w:ascii="Times New Roman" w:hAnsi="Times New Roman" w:cs="Times New Roman"/>
          <w:sz w:val="24"/>
          <w:szCs w:val="24"/>
        </w:rPr>
        <w:t xml:space="preserve"> mediated by cavin-1 </w:t>
      </w:r>
      <w:r w:rsidR="00CF6426">
        <w:rPr>
          <w:rFonts w:ascii="Times New Roman" w:hAnsi="Times New Roman" w:cs="Times New Roman"/>
          <w:sz w:val="24"/>
          <w:szCs w:val="24"/>
        </w:rPr>
        <w:t xml:space="preserve">as a novel mechanism </w:t>
      </w:r>
      <w:r w:rsidR="00E874F4">
        <w:rPr>
          <w:rFonts w:ascii="Times New Roman" w:hAnsi="Times New Roman" w:cs="Times New Roman"/>
          <w:sz w:val="24"/>
          <w:szCs w:val="24"/>
        </w:rPr>
        <w:t>of</w:t>
      </w:r>
      <w:r w:rsidRPr="00314898">
        <w:rPr>
          <w:rFonts w:ascii="Times New Roman" w:hAnsi="Times New Roman" w:cs="Times New Roman"/>
          <w:sz w:val="24"/>
          <w:szCs w:val="24"/>
        </w:rPr>
        <w:t xml:space="preserve"> </w:t>
      </w:r>
      <w:r w:rsidR="00CF6426">
        <w:rPr>
          <w:rFonts w:ascii="Times New Roman" w:hAnsi="Times New Roman" w:cs="Times New Roman"/>
          <w:sz w:val="24"/>
          <w:szCs w:val="24"/>
        </w:rPr>
        <w:t xml:space="preserve">regulating </w:t>
      </w:r>
      <w:r w:rsidRPr="00314898">
        <w:rPr>
          <w:rFonts w:ascii="Times New Roman" w:hAnsi="Times New Roman" w:cs="Times New Roman"/>
          <w:sz w:val="24"/>
          <w:szCs w:val="24"/>
        </w:rPr>
        <w:t xml:space="preserve">miRNA EV content.                 </w:t>
      </w:r>
    </w:p>
    <w:p w14:paraId="7DE29ADE" w14:textId="77777777"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Consistent with the hypothesis</w:t>
      </w:r>
      <w:r w:rsidR="002F00F0">
        <w:rPr>
          <w:rFonts w:ascii="Times New Roman" w:hAnsi="Times New Roman" w:cs="Times New Roman"/>
          <w:sz w:val="24"/>
          <w:szCs w:val="24"/>
        </w:rPr>
        <w:t xml:space="preserve"> that</w:t>
      </w:r>
      <w:r w:rsidRPr="00314898">
        <w:rPr>
          <w:rFonts w:ascii="Times New Roman" w:hAnsi="Times New Roman" w:cs="Times New Roman"/>
          <w:sz w:val="24"/>
          <w:szCs w:val="24"/>
        </w:rPr>
        <w:t xml:space="preserv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t>
      </w:r>
      <w:r w:rsidR="002F00F0">
        <w:rPr>
          <w:rFonts w:ascii="Times New Roman" w:hAnsi="Times New Roman" w:cs="Times New Roman"/>
          <w:sz w:val="24"/>
          <w:szCs w:val="24"/>
        </w:rPr>
        <w:t>binds and</w:t>
      </w:r>
      <w:r w:rsidRPr="00314898">
        <w:rPr>
          <w:rFonts w:ascii="Times New Roman" w:hAnsi="Times New Roman" w:cs="Times New Roman"/>
          <w:sz w:val="24"/>
          <w:szCs w:val="24"/>
        </w:rPr>
        <w:t xml:space="preserve"> selectively export</w:t>
      </w:r>
      <w:r w:rsidR="002F00F0">
        <w:rPr>
          <w:rFonts w:ascii="Times New Roman" w:hAnsi="Times New Roman" w:cs="Times New Roman"/>
          <w:sz w:val="24"/>
          <w:szCs w:val="24"/>
        </w:rPr>
        <w:t>s</w:t>
      </w:r>
      <w:r w:rsidRPr="00314898">
        <w:rPr>
          <w:rFonts w:ascii="Times New Roman" w:hAnsi="Times New Roman" w:cs="Times New Roman"/>
          <w:sz w:val="24"/>
          <w:szCs w:val="24"/>
        </w:rPr>
        <w:t xml:space="preserve"> miRNA, </w:t>
      </w:r>
      <w:r w:rsidR="002F00F0">
        <w:rPr>
          <w:rFonts w:ascii="Times New Roman" w:hAnsi="Times New Roman" w:cs="Times New Roman"/>
          <w:sz w:val="24"/>
          <w:szCs w:val="24"/>
        </w:rPr>
        <w:t xml:space="preserve">we detected </w:t>
      </w:r>
      <w:r w:rsidRPr="00314898">
        <w:rPr>
          <w:rFonts w:ascii="Times New Roman" w:hAnsi="Times New Roman" w:cs="Times New Roman"/>
          <w:sz w:val="24"/>
          <w:szCs w:val="24"/>
        </w:rPr>
        <w:t xml:space="preserve">miR-148a </w:t>
      </w:r>
      <w:r w:rsidR="002F00F0">
        <w:rPr>
          <w:rFonts w:ascii="Times New Roman" w:hAnsi="Times New Roman" w:cs="Times New Roman"/>
          <w:sz w:val="24"/>
          <w:szCs w:val="24"/>
        </w:rPr>
        <w:t xml:space="preserve">and </w:t>
      </w:r>
      <w:proofErr w:type="spellStart"/>
      <w:r w:rsidR="002F00F0">
        <w:rPr>
          <w:rFonts w:ascii="Times New Roman" w:hAnsi="Times New Roman" w:cs="Times New Roman"/>
          <w:sz w:val="24"/>
          <w:szCs w:val="24"/>
        </w:rPr>
        <w:t>hnRNPK</w:t>
      </w:r>
      <w:proofErr w:type="spellEnd"/>
      <w:r w:rsidR="002F00F0">
        <w:rPr>
          <w:rFonts w:ascii="Times New Roman" w:hAnsi="Times New Roman" w:cs="Times New Roman"/>
          <w:sz w:val="24"/>
          <w:szCs w:val="24"/>
        </w:rPr>
        <w:t xml:space="preserve"> co-localization a</w:t>
      </w:r>
      <w:r w:rsidRPr="00314898">
        <w:rPr>
          <w:rFonts w:ascii="Times New Roman" w:hAnsi="Times New Roman" w:cs="Times New Roman"/>
          <w:sz w:val="24"/>
          <w:szCs w:val="24"/>
        </w:rPr>
        <w:t>t punctate cytoplasmic structures</w:t>
      </w:r>
      <w:r w:rsidR="002F00F0">
        <w:rPr>
          <w:rFonts w:ascii="Times New Roman" w:hAnsi="Times New Roman" w:cs="Times New Roman"/>
          <w:sz w:val="24"/>
          <w:szCs w:val="24"/>
        </w:rPr>
        <w:t xml:space="preserve"> in PC3 cells, presumably MVB</w:t>
      </w:r>
      <w:r w:rsidR="00CC73AC">
        <w:rPr>
          <w:rFonts w:ascii="Times New Roman" w:hAnsi="Times New Roman" w:cs="Times New Roman"/>
          <w:sz w:val="24"/>
          <w:szCs w:val="24"/>
        </w:rPr>
        <w:t>s</w:t>
      </w:r>
      <w:r w:rsidRPr="00314898">
        <w:rPr>
          <w:rFonts w:ascii="Times New Roman" w:hAnsi="Times New Roman" w:cs="Times New Roman"/>
          <w:sz w:val="24"/>
          <w:szCs w:val="24"/>
        </w:rPr>
        <w:t xml:space="preserve">. However, while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changed localization in the ca</w:t>
      </w:r>
      <w:r w:rsidR="00E874F4">
        <w:rPr>
          <w:rFonts w:ascii="Times New Roman" w:hAnsi="Times New Roman" w:cs="Times New Roman"/>
          <w:sz w:val="24"/>
          <w:szCs w:val="24"/>
        </w:rPr>
        <w:t xml:space="preserve">vin-1 </w:t>
      </w:r>
      <w:r w:rsidR="00E874F4">
        <w:rPr>
          <w:rFonts w:ascii="Times New Roman" w:hAnsi="Times New Roman" w:cs="Times New Roman"/>
          <w:sz w:val="24"/>
          <w:szCs w:val="24"/>
        </w:rPr>
        <w:lastRenderedPageBreak/>
        <w:t xml:space="preserve">positive cells, </w:t>
      </w:r>
      <w:del w:id="39" w:author="Michelle Hill" w:date="2016-10-18T22:45:00Z">
        <w:r w:rsidR="00E874F4" w:rsidDel="00CF6426">
          <w:rPr>
            <w:rFonts w:ascii="Times New Roman" w:hAnsi="Times New Roman" w:cs="Times New Roman"/>
            <w:sz w:val="24"/>
            <w:szCs w:val="24"/>
          </w:rPr>
          <w:delText xml:space="preserve">the </w:delText>
        </w:r>
      </w:del>
      <w:r w:rsidR="00E874F4">
        <w:rPr>
          <w:rFonts w:ascii="Times New Roman" w:hAnsi="Times New Roman" w:cs="Times New Roman"/>
          <w:sz w:val="24"/>
          <w:szCs w:val="24"/>
        </w:rPr>
        <w:t>miR-148a</w:t>
      </w:r>
      <w:r w:rsidRPr="00314898">
        <w:rPr>
          <w:rFonts w:ascii="Times New Roman" w:hAnsi="Times New Roman" w:cs="Times New Roman"/>
          <w:sz w:val="24"/>
          <w:szCs w:val="24"/>
        </w:rPr>
        <w:t xml:space="preserve"> didn’t co-localize with it. This may suggest that cavin-1 is inflicting changes that prevents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from interacting with miR-148a and its other targets, by inhibiting binding ability or spatial distribution. </w:t>
      </w:r>
      <w:commentRangeStart w:id="40"/>
      <w:r w:rsidRPr="00314898">
        <w:rPr>
          <w:rFonts w:ascii="Times New Roman" w:hAnsi="Times New Roman" w:cs="Times New Roman"/>
          <w:sz w:val="24"/>
          <w:szCs w:val="24"/>
        </w:rPr>
        <w:t xml:space="preserve">Nonetheless the lack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 MVB and simultaneous lack of miR-148a is consistent with the proteomic, RNA-</w:t>
      </w:r>
      <w:proofErr w:type="spellStart"/>
      <w:r w:rsidRPr="00314898">
        <w:rPr>
          <w:rFonts w:ascii="Times New Roman" w:hAnsi="Times New Roman" w:cs="Times New Roman"/>
          <w:sz w:val="24"/>
          <w:szCs w:val="24"/>
        </w:rPr>
        <w:t>seq</w:t>
      </w:r>
      <w:proofErr w:type="spellEnd"/>
      <w:r w:rsidRPr="00314898">
        <w:rPr>
          <w:rFonts w:ascii="Times New Roman" w:hAnsi="Times New Roman" w:cs="Times New Roman"/>
          <w:sz w:val="24"/>
          <w:szCs w:val="24"/>
        </w:rPr>
        <w:t xml:space="preserve"> and RT-qPCR data and thus suggests that the lack of the export protein in MVBs is limiting miRNA export in cavin-1-PC3 cells. F</w:t>
      </w:r>
      <w:commentRangeEnd w:id="40"/>
      <w:r w:rsidR="008B3588">
        <w:rPr>
          <w:rStyle w:val="CommentReference"/>
        </w:rPr>
        <w:commentReference w:id="40"/>
      </w:r>
      <w:r w:rsidRPr="00314898">
        <w:rPr>
          <w:rFonts w:ascii="Times New Roman" w:hAnsi="Times New Roman" w:cs="Times New Roman"/>
          <w:sz w:val="24"/>
          <w:szCs w:val="24"/>
        </w:rPr>
        <w:t xml:space="preserve">urthermore,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was not observed mediating the export of sampled miRNA, miR-589 in either cell line. </w:t>
      </w:r>
      <w:proofErr w:type="gramStart"/>
      <w:r w:rsidRPr="00314898">
        <w:rPr>
          <w:rFonts w:ascii="Times New Roman" w:hAnsi="Times New Roman" w:cs="Times New Roman"/>
          <w:sz w:val="24"/>
          <w:szCs w:val="24"/>
        </w:rPr>
        <w:t>miR-589</w:t>
      </w:r>
      <w:proofErr w:type="gramEnd"/>
      <w:r w:rsidRPr="00314898">
        <w:rPr>
          <w:rFonts w:ascii="Times New Roman" w:hAnsi="Times New Roman" w:cs="Times New Roman"/>
          <w:sz w:val="24"/>
          <w:szCs w:val="24"/>
        </w:rPr>
        <w:t xml:space="preserve"> was analysed as its export did not change upon cavin-1 expression and does not contain the export motif and therefore should not bind to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or be found in punctate structures. This reflects the null hypothesis of sampling, as the diffuse cytoplasmic miR-589 would simply be enveloped by forming EVs due to proximity. Therefore this study elucidated some of the underlying activity of the selective export miRNA mechanism and demonstrated the miRNA cellular distribution required for sampling. </w:t>
      </w:r>
    </w:p>
    <w:p w14:paraId="795C41B6" w14:textId="282F9E4D"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While the link between cavin-1 expression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activity is </w:t>
      </w:r>
      <w:r w:rsidR="003075B4">
        <w:rPr>
          <w:rFonts w:ascii="Times New Roman" w:hAnsi="Times New Roman" w:cs="Times New Roman"/>
          <w:sz w:val="24"/>
          <w:szCs w:val="24"/>
        </w:rPr>
        <w:t>still unknown, several hypothese</w:t>
      </w:r>
      <w:r w:rsidRPr="00314898">
        <w:rPr>
          <w:rFonts w:ascii="Times New Roman" w:hAnsi="Times New Roman" w:cs="Times New Roman"/>
          <w:sz w:val="24"/>
          <w:szCs w:val="24"/>
        </w:rPr>
        <w:t xml:space="preserve">s were formed to explain the change in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activity and potential links. From this study, we identified that </w:t>
      </w:r>
      <w:r w:rsidR="008B3588">
        <w:rPr>
          <w:rFonts w:ascii="Times New Roman" w:hAnsi="Times New Roman" w:cs="Times New Roman"/>
          <w:sz w:val="24"/>
          <w:szCs w:val="24"/>
        </w:rPr>
        <w:t xml:space="preserve">cavin-1 regulates </w:t>
      </w:r>
      <w:r w:rsidRPr="00314898">
        <w:rPr>
          <w:rFonts w:ascii="Times New Roman" w:hAnsi="Times New Roman" w:cs="Times New Roman"/>
          <w:sz w:val="24"/>
          <w:szCs w:val="24"/>
        </w:rPr>
        <w:t xml:space="preserve">miRNA export </w:t>
      </w:r>
      <w:r w:rsidR="008B3588">
        <w:rPr>
          <w:rFonts w:ascii="Times New Roman" w:hAnsi="Times New Roman" w:cs="Times New Roman"/>
          <w:sz w:val="24"/>
          <w:szCs w:val="24"/>
        </w:rPr>
        <w:t xml:space="preserve">through </w:t>
      </w:r>
      <w:r w:rsidRPr="00314898">
        <w:rPr>
          <w:rFonts w:ascii="Times New Roman" w:hAnsi="Times New Roman" w:cs="Times New Roman"/>
          <w:sz w:val="24"/>
          <w:szCs w:val="24"/>
        </w:rPr>
        <w:t xml:space="preserve">the presence or absence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in the MVB. Commonly, localization changes occur though modifications of localization signals, often achieved through post</w:t>
      </w:r>
      <w:r w:rsidR="00A6749D">
        <w:rPr>
          <w:rFonts w:ascii="Times New Roman" w:hAnsi="Times New Roman" w:cs="Times New Roman"/>
          <w:sz w:val="24"/>
          <w:szCs w:val="24"/>
        </w:rPr>
        <w:t>-</w:t>
      </w:r>
      <w:r w:rsidRPr="00314898">
        <w:rPr>
          <w:rFonts w:ascii="Times New Roman" w:hAnsi="Times New Roman" w:cs="Times New Roman"/>
          <w:sz w:val="24"/>
          <w:szCs w:val="24"/>
        </w:rPr>
        <w:t xml:space="preserve">translational modification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&lt;EndNote&gt;&lt;Cite&gt;&lt;Author&gt;Eisenhaber&lt;/Author&gt;&lt;Year&gt;2007&lt;/Year&gt;&lt;RecNum&gt;275&lt;/RecNum&gt;&lt;DisplayText&gt;(Eisenhaber and Eisenhaber 2007)&lt;/DisplayText&gt;&lt;record&gt;&lt;rec-number&gt;275&lt;/rec-number&gt;&lt;foreign-keys&gt;&lt;key app="EN" db-id="fvaw9vd5rrfez2epavc5exebz02xt0vvvwrs" timestamp="1476574828"&gt;275&lt;/key&gt;&lt;/foreign-keys&gt;&lt;ref-type name="Journal Article"&gt;17&lt;/ref-type&gt;&lt;contributors&gt;&lt;authors&gt;&lt;author&gt;Eisenhaber, B.&lt;/author&gt;&lt;author&gt;Eisenhaber, F.&lt;/author&gt;&lt;/authors&gt;&lt;/contributors&gt;&lt;auth-address&gt;Research Institute of Molecular Pathology (IMP), Dr. Bohr-Gasse 7, A-1030 Vienna, Austria. Birgit.Eisenhaber@imp.univie.ac.at&lt;/auth-address&gt;&lt;titles&gt;&lt;title&gt;Posttranslational modifications and subcellular localization signals: indicators of sequence regions without inherent 3D structure?&lt;/title&gt;&lt;secondary-title&gt;Curr Protein Pept Sci&lt;/secondary-title&gt;&lt;alt-title&gt;Current protein &amp;amp; peptide science&lt;/alt-title&gt;&lt;/titles&gt;&lt;periodical&gt;&lt;full-title&gt;Curr Protein Pept Sci&lt;/full-title&gt;&lt;abbr-1&gt;Current protein &amp;amp; peptide science&lt;/abbr-1&gt;&lt;/periodical&gt;&lt;alt-periodical&gt;&lt;full-title&gt;Curr Protein Pept Sci&lt;/full-title&gt;&lt;abbr-1&gt;Current protein &amp;amp; peptide science&lt;/abbr-1&gt;&lt;/alt-periodical&gt;&lt;pages&gt;197-203&lt;/pages&gt;&lt;volume&gt;8&lt;/volume&gt;&lt;number&gt;2&lt;/number&gt;&lt;edition&gt;2007/04/14&lt;/edition&gt;&lt;keywords&gt;&lt;keyword&gt;Amino Acid Sequence&lt;/keyword&gt;&lt;keyword&gt;Molecular Sequence Data&lt;/keyword&gt;&lt;keyword&gt;Protein Conformation&lt;/keyword&gt;&lt;keyword&gt;*Protein Processing, Post-Translational&lt;/keyword&gt;&lt;keyword&gt;Proteins/chemistry&lt;/keyword&gt;&lt;keyword&gt;*Signal Transduction&lt;/keyword&gt;&lt;keyword&gt;Subcellular Fractions/chemistry&lt;/keyword&gt;&lt;/keywords&gt;&lt;dates&gt;&lt;year&gt;2007&lt;/year&gt;&lt;pub-dates&gt;&lt;date&gt;Apr&lt;/date&gt;&lt;/pub-dates&gt;&lt;/dates&gt;&lt;isbn&gt;1389-2037 (Print)&amp;#xD;1389-2037&lt;/isbn&gt;&lt;accession-num&gt;17430201&lt;/accession-num&gt;&lt;urls&gt;&lt;/urls&gt;&lt;remote-database-provider&gt;Nlm&lt;/remote-database-provider&gt;&lt;language&gt;eng&lt;/language&gt;&lt;/record&gt;&lt;/Cite&gt;&lt;/EndNote&gt;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15" w:tooltip="Eisenhaber, 2007 #275" w:history="1">
        <w:r w:rsidR="00035725">
          <w:rPr>
            <w:rFonts w:ascii="Times New Roman" w:hAnsi="Times New Roman" w:cs="Times New Roman"/>
            <w:noProof/>
            <w:sz w:val="24"/>
            <w:szCs w:val="24"/>
          </w:rPr>
          <w:t>Eisenhaber and Eisenhaber 2007</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When investigated,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many of the members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undergo </w:t>
      </w:r>
      <w:proofErr w:type="spellStart"/>
      <w:r w:rsidRPr="00314898">
        <w:rPr>
          <w:rFonts w:ascii="Times New Roman" w:hAnsi="Times New Roman" w:cs="Times New Roman"/>
          <w:sz w:val="24"/>
          <w:szCs w:val="24"/>
        </w:rPr>
        <w:t>SUMOylation</w:t>
      </w:r>
      <w:proofErr w:type="spellEnd"/>
      <w:r w:rsidRPr="00314898">
        <w:rPr>
          <w:rFonts w:ascii="Times New Roman" w:hAnsi="Times New Roman" w:cs="Times New Roman"/>
          <w:sz w:val="24"/>
          <w:szCs w:val="24"/>
        </w:rPr>
        <w:t xml:space="preserve"> where this modification alters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nuclear translocation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&lt;EndNote&gt;&lt;Cite&gt;&lt;Author&gt;Lee&lt;/Author&gt;&lt;Year&gt;2012&lt;/Year&gt;&lt;RecNum&gt;272&lt;/RecNum&gt;&lt;DisplayText&gt;(Lee&lt;style face="italic"&gt; et al.&lt;/style&gt; 2012)&lt;/DisplayText&gt;&lt;record&gt;&lt;rec-number&gt;272&lt;/rec-number&gt;&lt;foreign-keys&gt;&lt;key app="EN" db-id="fvaw9vd5rrfez2epavc5exebz02xt0vvvwrs" timestamp="1476489807"&gt;272&lt;/key&gt;&lt;/foreign-keys&gt;&lt;ref-type name="Journal Article"&gt;17&lt;/ref-type&gt;&lt;contributors&gt;&lt;authors&gt;&lt;author&gt;Lee, Seong Won&lt;/author&gt;&lt;author&gt;Lee, Moon Hee&lt;/author&gt;&lt;author&gt;Park, Jong Ho&lt;/author&gt;&lt;author&gt;Kang, Sung Hwan&lt;/author&gt;&lt;author&gt;Yoo, Hee Min&lt;/author&gt;&lt;author&gt;Ka, Seung Hyun&lt;/author&gt;&lt;author&gt;Oh, Young Mi&lt;/author&gt;&lt;author&gt;Jeon, Young Joo&lt;/author&gt;&lt;author&gt;Chung, Chin Ha&lt;/author&gt;&lt;/authors&gt;&lt;/contributors&gt;&lt;titles&gt;&lt;title&gt;SUMOylation of hnRNP-K is required for p53-mediated cell-cycle arrest in response to DNA damage&lt;/title&gt;&lt;secondary-title&gt;The EMBO Journal&lt;/secondary-title&gt;&lt;/titles&gt;&lt;periodical&gt;&lt;full-title&gt;The EMBO Journal&lt;/full-title&gt;&lt;/periodical&gt;&lt;pages&gt;4441-4452&lt;/pages&gt;&lt;volume&gt;31&lt;/volume&gt;&lt;number&gt;23&lt;/number&gt;&lt;dates&gt;&lt;year&gt;2012&lt;/year&gt;&lt;pub-dates&gt;&lt;date&gt;10/23&amp;#xD;06/08/received&amp;#xD;10/08/accepted&lt;/date&gt;&lt;/pub-dates&gt;&lt;/dates&gt;&lt;publisher&gt;Nature Publishing Group&lt;/publisher&gt;&lt;isbn&gt;0261-4189&amp;#xD;1460-2075&lt;/isbn&gt;&lt;accession-num&gt;PMC3512394&lt;/accession-num&gt;&lt;urls&gt;&lt;related-urls&gt;&lt;url&gt;http://www.ncbi.nlm.nih.gov/pmc/articles/PMC3512394/&lt;/url&gt;&lt;/related-urls&gt;&lt;/urls&gt;&lt;electronic-resource-num&gt;10.1038/emboj.2012.293&lt;/electronic-resource-num&gt;&lt;remote-database-name&gt;PMC&lt;/remote-database-nam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3" w:tooltip="Lee, 2012 #272" w:history="1">
        <w:r w:rsidR="00035725" w:rsidRPr="00314898">
          <w:rPr>
            <w:rFonts w:ascii="Times New Roman" w:hAnsi="Times New Roman" w:cs="Times New Roman"/>
            <w:noProof/>
            <w:sz w:val="24"/>
            <w:szCs w:val="24"/>
          </w:rPr>
          <w:t>Lee</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2012</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The site of </w:t>
      </w:r>
      <w:proofErr w:type="spellStart"/>
      <w:r w:rsidRPr="00314898">
        <w:rPr>
          <w:rFonts w:ascii="Times New Roman" w:hAnsi="Times New Roman" w:cs="Times New Roman"/>
          <w:sz w:val="24"/>
          <w:szCs w:val="24"/>
        </w:rPr>
        <w:t>SUMOylation</w:t>
      </w:r>
      <w:proofErr w:type="spellEnd"/>
      <w:r w:rsidRPr="00314898">
        <w:rPr>
          <w:rFonts w:ascii="Times New Roman" w:hAnsi="Times New Roman" w:cs="Times New Roman"/>
          <w:sz w:val="24"/>
          <w:szCs w:val="24"/>
        </w:rPr>
        <w:t xml:space="preserve">, Lys422, overlaps with the third K-homology domain, one of four RNA-binding sites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(3 KH domains and 1 RGG-box)</w:t>
      </w:r>
      <w:r w:rsidR="00035725">
        <w:rPr>
          <w:rFonts w:ascii="Times New Roman" w:hAnsi="Times New Roman" w:cs="Times New Roman"/>
          <w:sz w:val="24"/>
          <w:szCs w:val="24"/>
        </w:rPr>
        <w:t xml:space="preserve"> </w:t>
      </w:r>
      <w:r w:rsidR="00035725">
        <w:rPr>
          <w:rFonts w:ascii="Times New Roman" w:hAnsi="Times New Roman" w:cs="Times New Roman"/>
          <w:sz w:val="24"/>
          <w:szCs w:val="24"/>
        </w:rPr>
        <w:fldChar w:fldCharType="begin">
          <w:fldData xml:space="preserve">PEVuZE5vdGU+PENpdGU+PEF1dGhvcj5QYXppZXdza2E8L0F1dGhvcj48WWVhcj4yMDA0PC9ZZWFy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</w:fldData>
        </w:fldChar>
      </w:r>
      <w:r w:rsidR="00035725">
        <w:rPr>
          <w:rFonts w:ascii="Times New Roman" w:hAnsi="Times New Roman" w:cs="Times New Roman"/>
          <w:sz w:val="24"/>
          <w:szCs w:val="24"/>
        </w:rPr>
        <w:instrText xml:space="preserve"> ADDIN EN.CITE </w:instrText>
      </w:r>
      <w:r w:rsidR="00035725">
        <w:rPr>
          <w:rFonts w:ascii="Times New Roman" w:hAnsi="Times New Roman" w:cs="Times New Roman"/>
          <w:sz w:val="24"/>
          <w:szCs w:val="24"/>
        </w:rPr>
        <w:fldChar w:fldCharType="begin">
          <w:fldData xml:space="preserve">PEVuZE5vdGU+PENpdGU+PEF1dGhvcj5QYXppZXdza2E8L0F1dGhvcj48WWVhcj4yMDA0PC9ZZWFy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</w:fldData>
        </w:fldChar>
      </w:r>
      <w:r w:rsidR="00035725">
        <w:rPr>
          <w:rFonts w:ascii="Times New Roman" w:hAnsi="Times New Roman" w:cs="Times New Roman"/>
          <w:sz w:val="24"/>
          <w:szCs w:val="24"/>
        </w:rPr>
        <w:instrText xml:space="preserve"> ADDIN EN.CITE.DATA </w:instrText>
      </w:r>
      <w:r w:rsidR="00035725">
        <w:rPr>
          <w:rFonts w:ascii="Times New Roman" w:hAnsi="Times New Roman" w:cs="Times New Roman"/>
          <w:sz w:val="24"/>
          <w:szCs w:val="24"/>
        </w:rPr>
      </w:r>
      <w:r w:rsidR="00035725">
        <w:rPr>
          <w:rFonts w:ascii="Times New Roman" w:hAnsi="Times New Roman" w:cs="Times New Roman"/>
          <w:sz w:val="24"/>
          <w:szCs w:val="24"/>
        </w:rPr>
        <w:fldChar w:fldCharType="end"/>
      </w:r>
      <w:r w:rsidR="00035725">
        <w:rPr>
          <w:rFonts w:ascii="Times New Roman" w:hAnsi="Times New Roman" w:cs="Times New Roman"/>
          <w:sz w:val="24"/>
          <w:szCs w:val="24"/>
        </w:rPr>
      </w:r>
      <w:r w:rsidR="00035725">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56" w:tooltip="Paziewska, 2004 #289" w:history="1">
        <w:r w:rsidR="00035725">
          <w:rPr>
            <w:rFonts w:ascii="Times New Roman" w:hAnsi="Times New Roman" w:cs="Times New Roman"/>
            <w:noProof/>
            <w:sz w:val="24"/>
            <w:szCs w:val="24"/>
          </w:rPr>
          <w:t>Paziewska</w:t>
        </w:r>
        <w:r w:rsidR="00035725" w:rsidRPr="00035725">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2004</w:t>
        </w:r>
      </w:hyperlink>
      <w:r w:rsidR="00035725">
        <w:rPr>
          <w:rFonts w:ascii="Times New Roman" w:hAnsi="Times New Roman" w:cs="Times New Roman"/>
          <w:noProof/>
          <w:sz w:val="24"/>
          <w:szCs w:val="24"/>
        </w:rPr>
        <w:t xml:space="preserve">; </w:t>
      </w:r>
      <w:hyperlink w:anchor="_ENREF_43" w:tooltip="Lee, 2012 #272" w:history="1">
        <w:r w:rsidR="00035725">
          <w:rPr>
            <w:rFonts w:ascii="Times New Roman" w:hAnsi="Times New Roman" w:cs="Times New Roman"/>
            <w:noProof/>
            <w:sz w:val="24"/>
            <w:szCs w:val="24"/>
          </w:rPr>
          <w:t>Lee et al. 2012</w:t>
        </w:r>
      </w:hyperlink>
      <w:r w:rsidR="00035725">
        <w:rPr>
          <w:rFonts w:ascii="Times New Roman" w:hAnsi="Times New Roman" w:cs="Times New Roman"/>
          <w:noProof/>
          <w:sz w:val="24"/>
          <w:szCs w:val="24"/>
        </w:rPr>
        <w:t>)</w:t>
      </w:r>
      <w:r w:rsidR="00035725">
        <w:rPr>
          <w:rFonts w:ascii="Times New Roman" w:hAnsi="Times New Roman" w:cs="Times New Roman"/>
          <w:sz w:val="24"/>
          <w:szCs w:val="24"/>
        </w:rPr>
        <w:fldChar w:fldCharType="end"/>
      </w:r>
      <w:r w:rsidRPr="00314898">
        <w:rPr>
          <w:rFonts w:ascii="Times New Roman" w:hAnsi="Times New Roman" w:cs="Times New Roman"/>
          <w:sz w:val="24"/>
          <w:szCs w:val="24"/>
        </w:rPr>
        <w:t xml:space="preserve">. This may potentially serve as the reason that both subcellular localization and reduced interaction is occurring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miR-148a in the cavin-1 PC3 cells. Furthermore, </w:t>
      </w:r>
      <w:proofErr w:type="spellStart"/>
      <w:r w:rsidRPr="00314898">
        <w:rPr>
          <w:rFonts w:ascii="Times New Roman" w:hAnsi="Times New Roman" w:cs="Times New Roman"/>
          <w:sz w:val="24"/>
          <w:szCs w:val="24"/>
        </w:rPr>
        <w:t>Villarroya-Beltri</w:t>
      </w:r>
      <w:proofErr w:type="spellEnd"/>
      <w:r w:rsidRPr="00314898">
        <w:rPr>
          <w:rFonts w:ascii="Times New Roman" w:hAnsi="Times New Roman" w:cs="Times New Roman"/>
          <w:sz w:val="24"/>
          <w:szCs w:val="24"/>
        </w:rPr>
        <w:t xml:space="preserve"> </w:t>
      </w:r>
      <w:r w:rsidRPr="00314898">
        <w:rPr>
          <w:rFonts w:ascii="Times New Roman" w:hAnsi="Times New Roman" w:cs="Times New Roman"/>
          <w:i/>
          <w:sz w:val="24"/>
          <w:szCs w:val="24"/>
        </w:rPr>
        <w:t xml:space="preserve">et al </w:t>
      </w:r>
      <w:r w:rsidRPr="00314898">
        <w:rPr>
          <w:rFonts w:ascii="Times New Roman" w:hAnsi="Times New Roman" w:cs="Times New Roman"/>
          <w:sz w:val="24"/>
          <w:szCs w:val="24"/>
        </w:rPr>
        <w:t xml:space="preserve">(2013) found that the </w:t>
      </w:r>
      <w:r w:rsidRPr="00314898">
        <w:rPr>
          <w:rFonts w:ascii="Times New Roman" w:hAnsi="Times New Roman" w:cs="Times New Roman"/>
          <w:sz w:val="24"/>
          <w:szCs w:val="24"/>
        </w:rPr>
        <w:lastRenderedPageBreak/>
        <w:t xml:space="preserve">interaction between their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protein and miRNA binding affinity was dependant on </w:t>
      </w:r>
      <w:proofErr w:type="spellStart"/>
      <w:r w:rsidRPr="00314898">
        <w:rPr>
          <w:rFonts w:ascii="Times New Roman" w:hAnsi="Times New Roman" w:cs="Times New Roman"/>
          <w:sz w:val="24"/>
          <w:szCs w:val="24"/>
        </w:rPr>
        <w:t>SUMOlyation</w:t>
      </w:r>
      <w:proofErr w:type="spellEnd"/>
      <w:r w:rsidRPr="00314898">
        <w:rPr>
          <w:rFonts w:ascii="Times New Roman" w:hAnsi="Times New Roman" w:cs="Times New Roman"/>
          <w:sz w:val="24"/>
          <w:szCs w:val="24"/>
        </w:rPr>
        <w:t xml:space="preserve">. Though, to our knowledge no direct link is found between cavin-1 and </w:t>
      </w:r>
      <w:proofErr w:type="spellStart"/>
      <w:r w:rsidRPr="00314898">
        <w:rPr>
          <w:rFonts w:ascii="Times New Roman" w:hAnsi="Times New Roman" w:cs="Times New Roman"/>
          <w:sz w:val="24"/>
          <w:szCs w:val="24"/>
        </w:rPr>
        <w:t>SUMOlyation</w:t>
      </w:r>
      <w:proofErr w:type="spellEnd"/>
      <w:r w:rsidRPr="00314898">
        <w:rPr>
          <w:rFonts w:ascii="Times New Roman" w:hAnsi="Times New Roman" w:cs="Times New Roman"/>
          <w:sz w:val="24"/>
          <w:szCs w:val="24"/>
        </w:rPr>
        <w:t xml:space="preserve">. For these reasons, identifying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post translational modifications may be beneficial in understanding the regulation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the EVs and the miRNA export. </w:t>
      </w:r>
    </w:p>
    <w:p w14:paraId="6351E81D" w14:textId="6C383C03"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A potential link between cavin-1 expression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function may lie in lipid raft composition. Lipid rafts are </w:t>
      </w:r>
      <w:proofErr w:type="spellStart"/>
      <w:r w:rsidRPr="00314898">
        <w:rPr>
          <w:rFonts w:ascii="Times New Roman" w:hAnsi="Times New Roman" w:cs="Times New Roman"/>
          <w:sz w:val="24"/>
          <w:szCs w:val="24"/>
        </w:rPr>
        <w:t>microdomains</w:t>
      </w:r>
      <w:proofErr w:type="spellEnd"/>
      <w:r w:rsidRPr="00314898">
        <w:rPr>
          <w:rFonts w:ascii="Times New Roman" w:hAnsi="Times New Roman" w:cs="Times New Roman"/>
          <w:sz w:val="24"/>
          <w:szCs w:val="24"/>
        </w:rPr>
        <w:t xml:space="preserve"> that are </w:t>
      </w:r>
      <w:r w:rsidR="00035725">
        <w:rPr>
          <w:rFonts w:ascii="Times New Roman" w:hAnsi="Times New Roman" w:cs="Times New Roman"/>
          <w:sz w:val="24"/>
          <w:szCs w:val="24"/>
        </w:rPr>
        <w:t>enriched in specific lipids</w:t>
      </w:r>
      <w:r w:rsidRPr="00314898">
        <w:rPr>
          <w:rFonts w:ascii="Times New Roman" w:hAnsi="Times New Roman" w:cs="Times New Roman"/>
          <w:sz w:val="24"/>
          <w:szCs w:val="24"/>
        </w:rPr>
        <w:t>, such as cholesterol, ceramide and sphingolipid, where this composition dictates protein composition</w:t>
      </w:r>
      <w:r w:rsidR="003075B4">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185399">
        <w:rPr>
          <w:rFonts w:ascii="Times New Roman" w:hAnsi="Times New Roman" w:cs="Times New Roman"/>
          <w:sz w:val="24"/>
          <w:szCs w:val="24"/>
        </w:rPr>
        <w:instrText xml:space="preserve"> ADDIN EN.CITE &lt;EndNote&gt;&lt;Cite&gt;&lt;Author&gt;Harder&lt;/Author&gt;&lt;Year&gt;1998&lt;/Year&gt;&lt;RecNum&gt;283&lt;/RecNum&gt;&lt;DisplayText&gt;(Harder&lt;style face="italic"&gt; et al.&lt;/style&gt; 1998)&lt;/DisplayText&gt;&lt;record&gt;&lt;rec-number&gt;283&lt;/rec-number&gt;&lt;foreign-keys&gt;&lt;key app="EN" db-id="fvaw9vd5rrfez2epavc5exebz02xt0vvvwrs" timestamp="1476599707"&gt;283&lt;/key&gt;&lt;/foreign-keys&gt;&lt;ref-type name="Journal Article"&gt;17&lt;/ref-type&gt;&lt;contributors&gt;&lt;authors&gt;&lt;author&gt;Harder, Thomas&lt;/author&gt;&lt;author&gt;Scheiffele, Peter&lt;/author&gt;&lt;author&gt;Verkade, Paul&lt;/author&gt;&lt;author&gt;Simons, Kai&lt;/author&gt;&lt;/authors&gt;&lt;/contributors&gt;&lt;titles&gt;&lt;title&gt;Lipid Domain Structure of the Plasma Membrane Revealed by Patching of Membrane Components&lt;/title&gt;&lt;secondary-title&gt;The Journal of Cell Biology&lt;/secondary-title&gt;&lt;/titles&gt;&lt;periodical&gt;&lt;full-title&gt;The Journal of Cell Biology&lt;/full-title&gt;&lt;/periodical&gt;&lt;pages&gt;929-942&lt;/pages&gt;&lt;volume&gt;141&lt;/volume&gt;&lt;number&gt;4&lt;/number&gt;&lt;dates&gt;&lt;year&gt;1998&lt;/year&gt;&lt;pub-dates&gt;&lt;date&gt;11/04/received&amp;#xD;04/02/revised&lt;/date&gt;&lt;/pub-dates&gt;&lt;/dates&gt;&lt;publisher&gt;The Rockefeller University Press&lt;/publisher&gt;&lt;isbn&gt;0021-9525&amp;#xD;1540-8140&lt;/isbn&gt;&lt;accession-num&gt;PMC2132776&lt;/accession-num&gt;&lt;urls&gt;&lt;related-urls&gt;&lt;url&gt;http://www.ncbi.nlm.nih.gov/pmc/articles/PMC2132776/&lt;/url&gt;&lt;/related-urls&gt;&lt;/urls&gt;&lt;remote-database-name&gt;PMC&lt;/remote-database-name&gt;&lt;/record&gt;&lt;/Cite&gt;&lt;/EndNote&gt;</w:instrText>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25" w:tooltip="Harder, 1998 #283" w:history="1">
        <w:r w:rsidR="00035725">
          <w:rPr>
            <w:rFonts w:ascii="Times New Roman" w:hAnsi="Times New Roman" w:cs="Times New Roman"/>
            <w:noProof/>
            <w:sz w:val="24"/>
            <w:szCs w:val="24"/>
          </w:rPr>
          <w:t>Harder</w:t>
        </w:r>
        <w:r w:rsidR="00035725" w:rsidRPr="00185399">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1998</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t>
      </w:r>
      <w:r w:rsidR="00A6749D">
        <w:rPr>
          <w:rFonts w:ascii="Times New Roman" w:hAnsi="Times New Roman" w:cs="Times New Roman"/>
          <w:sz w:val="24"/>
          <w:szCs w:val="24"/>
        </w:rPr>
        <w:t>R</w:t>
      </w:r>
      <w:r w:rsidRPr="00314898">
        <w:rPr>
          <w:rFonts w:ascii="Times New Roman" w:hAnsi="Times New Roman" w:cs="Times New Roman"/>
          <w:sz w:val="24"/>
          <w:szCs w:val="24"/>
        </w:rPr>
        <w:t>aft</w:t>
      </w:r>
      <w:r w:rsidR="00A6749D">
        <w:rPr>
          <w:rFonts w:ascii="Times New Roman" w:hAnsi="Times New Roman" w:cs="Times New Roman"/>
          <w:sz w:val="24"/>
          <w:szCs w:val="24"/>
        </w:rPr>
        <w:t xml:space="preserve"> lipids</w:t>
      </w:r>
      <w:r w:rsidRPr="00314898">
        <w:rPr>
          <w:rFonts w:ascii="Times New Roman" w:hAnsi="Times New Roman" w:cs="Times New Roman"/>
          <w:sz w:val="24"/>
          <w:szCs w:val="24"/>
        </w:rPr>
        <w:t xml:space="preserve"> </w:t>
      </w:r>
      <w:r w:rsidR="00A6749D">
        <w:rPr>
          <w:rFonts w:ascii="Times New Roman" w:hAnsi="Times New Roman" w:cs="Times New Roman"/>
          <w:sz w:val="24"/>
          <w:szCs w:val="24"/>
        </w:rPr>
        <w:t xml:space="preserve">are </w:t>
      </w:r>
      <w:r w:rsidRPr="00314898">
        <w:rPr>
          <w:rFonts w:ascii="Times New Roman" w:hAnsi="Times New Roman" w:cs="Times New Roman"/>
          <w:sz w:val="24"/>
          <w:szCs w:val="24"/>
        </w:rPr>
        <w:t xml:space="preserve"> found in EVs, the membrane of the ER, Golgi bodies and in the plasma membrane</w:t>
      </w:r>
      <w:r w:rsidR="003E7B01">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&lt;EndNote&gt;&lt;Cite&gt;&lt;Author&gt;Alonso&lt;/Author&gt;&lt;Year&gt;2001&lt;/Year&gt;&lt;RecNum&gt;284&lt;/RecNum&gt;&lt;DisplayText&gt;(Alonso and Millán 2001)&lt;/DisplayText&gt;&lt;record&gt;&lt;rec-number&gt;284&lt;/rec-number&gt;&lt;foreign-keys&gt;&lt;key app="EN" db-id="fvaw9vd5rrfez2epavc5exebz02xt0vvvwrs" timestamp="1476600101"&gt;284&lt;/key&gt;&lt;/foreign-keys&gt;&lt;ref-type name="Journal Article"&gt;17&lt;/ref-type&gt;&lt;contributors&gt;&lt;authors&gt;&lt;author&gt;Alonso, Miguel A.&lt;/author&gt;&lt;author&gt;Millán, Jaime&lt;/author&gt;&lt;/authors&gt;&lt;/contributors&gt;&lt;titles&gt;&lt;title&gt;The role of lipid rafts in signalling and membrane trafficking in T lymphocytes&lt;/title&gt;&lt;secondary-title&gt;Journal of Cell Science&lt;/secondary-title&gt;&lt;/titles&gt;&lt;periodical&gt;&lt;full-title&gt;Journal of Cell Science&lt;/full-title&gt;&lt;/periodical&gt;&lt;pages&gt;3957&lt;/pages&gt;&lt;volume&gt;114&lt;/volume&gt;&lt;number&gt;22&lt;/number&gt;&lt;dates&gt;&lt;year&gt;2001&lt;/year&gt;&lt;/dates&gt;&lt;urls&gt;&lt;related-urls&gt;&lt;url&gt;http://jcs.biologists.org/content/114/22/3957.abstract&lt;/url&gt;&lt;/related-urls&gt;&lt;/urls&gt;&lt;/record&gt;&lt;/Cite&gt;&lt;/EndNote&gt;</w:instrText>
      </w:r>
      <w:r w:rsidR="00185399">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1" w:tooltip="Alonso, 2001 #284" w:history="1">
        <w:r w:rsidR="00035725">
          <w:rPr>
            <w:rFonts w:ascii="Times New Roman" w:hAnsi="Times New Roman" w:cs="Times New Roman"/>
            <w:noProof/>
            <w:sz w:val="24"/>
            <w:szCs w:val="24"/>
          </w:rPr>
          <w:t>Alonso and Millán 2001</w:t>
        </w:r>
      </w:hyperlink>
      <w:r w:rsidR="00035725">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Pr="00314898">
        <w:rPr>
          <w:rFonts w:ascii="Times New Roman" w:hAnsi="Times New Roman" w:cs="Times New Roman"/>
          <w:sz w:val="24"/>
          <w:szCs w:val="24"/>
        </w:rPr>
        <w:t xml:space="preserve">. Earlier studies revealed that expression of cavin-1 in PC3 cell lines reduces the amount of cholesterol found in lipid rafts, resulting in a change in lipid and protein composition </w: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00DD6B71">
        <w:rPr>
          <w:rFonts w:ascii="Times New Roman" w:hAnsi="Times New Roman" w:cs="Times New Roman"/>
          <w:sz w:val="24"/>
          <w:szCs w:val="24"/>
        </w:rPr>
        <w:instrText xml:space="preserve"> ADDIN EN.CITE </w:instrText>
      </w:r>
      <w:r w:rsidR="00DD6B71">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00DD6B71">
        <w:rPr>
          <w:rFonts w:ascii="Times New Roman" w:hAnsi="Times New Roman" w:cs="Times New Roman"/>
          <w:sz w:val="24"/>
          <w:szCs w:val="24"/>
        </w:rPr>
        <w:instrText xml:space="preserve"> ADDIN EN.CITE.DATA </w:instrText>
      </w:r>
      <w:r w:rsidR="00DD6B71">
        <w:rPr>
          <w:rFonts w:ascii="Times New Roman" w:hAnsi="Times New Roman" w:cs="Times New Roman"/>
          <w:sz w:val="24"/>
          <w:szCs w:val="24"/>
        </w:rPr>
      </w:r>
      <w:r w:rsidR="00DD6B71">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00DD6B71">
        <w:rPr>
          <w:rFonts w:ascii="Times New Roman" w:hAnsi="Times New Roman" w:cs="Times New Roman"/>
          <w:noProof/>
          <w:sz w:val="24"/>
          <w:szCs w:val="24"/>
        </w:rPr>
        <w:t>(</w:t>
      </w:r>
      <w:hyperlink w:anchor="_ENREF_52" w:tooltip="Moon, 2014 #10" w:history="1">
        <w:r w:rsidR="00035725">
          <w:rPr>
            <w:rFonts w:ascii="Times New Roman" w:hAnsi="Times New Roman" w:cs="Times New Roman"/>
            <w:noProof/>
            <w:sz w:val="24"/>
            <w:szCs w:val="24"/>
          </w:rPr>
          <w:t xml:space="preserve">Moon </w:t>
        </w:r>
        <w:r w:rsidR="00035725" w:rsidRPr="000555D6">
          <w:rPr>
            <w:rFonts w:ascii="Times New Roman" w:hAnsi="Times New Roman" w:cs="Times New Roman"/>
            <w:i/>
            <w:noProof/>
            <w:sz w:val="24"/>
            <w:szCs w:val="24"/>
          </w:rPr>
          <w:t>et al</w:t>
        </w:r>
        <w:r w:rsidR="00035725">
          <w:rPr>
            <w:rFonts w:ascii="Times New Roman" w:hAnsi="Times New Roman" w:cs="Times New Roman"/>
            <w:noProof/>
            <w:sz w:val="24"/>
            <w:szCs w:val="24"/>
          </w:rPr>
          <w:t>. 2014</w:t>
        </w:r>
      </w:hyperlink>
      <w:r w:rsidR="00DD6B71">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t>
      </w:r>
      <w:commentRangeStart w:id="41"/>
      <w:r w:rsidRPr="00314898">
        <w:rPr>
          <w:rFonts w:ascii="Times New Roman" w:hAnsi="Times New Roman" w:cs="Times New Roman"/>
          <w:sz w:val="24"/>
          <w:szCs w:val="24"/>
        </w:rPr>
        <w:t xml:space="preserve">This included modulation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recruitment to these </w:t>
      </w:r>
      <w:proofErr w:type="spellStart"/>
      <w:r w:rsidRPr="00314898">
        <w:rPr>
          <w:rFonts w:ascii="Times New Roman" w:hAnsi="Times New Roman" w:cs="Times New Roman"/>
          <w:sz w:val="24"/>
          <w:szCs w:val="24"/>
        </w:rPr>
        <w:t>microdomains</w:t>
      </w:r>
      <w:proofErr w:type="spellEnd"/>
      <w:r w:rsidRPr="00314898">
        <w:rPr>
          <w:rFonts w:ascii="Times New Roman" w:hAnsi="Times New Roman" w:cs="Times New Roman"/>
          <w:sz w:val="24"/>
          <w:szCs w:val="24"/>
        </w:rPr>
        <w:t xml:space="preserve"> </w: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52" w:tooltip="Moon, 2014 #10" w:history="1">
        <w:r w:rsidR="00035725" w:rsidRPr="00314898">
          <w:rPr>
            <w:rFonts w:ascii="Times New Roman" w:hAnsi="Times New Roman" w:cs="Times New Roman"/>
            <w:noProof/>
            <w:sz w:val="24"/>
            <w:szCs w:val="24"/>
          </w:rPr>
          <w:t xml:space="preserve">Moon </w:t>
        </w:r>
        <w:r w:rsidR="00035725" w:rsidRPr="000555D6">
          <w:rPr>
            <w:rFonts w:ascii="Times New Roman" w:hAnsi="Times New Roman" w:cs="Times New Roman"/>
            <w:i/>
            <w:noProof/>
            <w:sz w:val="24"/>
            <w:szCs w:val="24"/>
          </w:rPr>
          <w:t>et al.</w:t>
        </w:r>
        <w:r w:rsidR="00035725" w:rsidRPr="00314898">
          <w:rPr>
            <w:rFonts w:ascii="Times New Roman" w:hAnsi="Times New Roman" w:cs="Times New Roman"/>
            <w:noProof/>
            <w:sz w:val="24"/>
            <w:szCs w:val="24"/>
          </w:rPr>
          <w:t xml:space="preserve"> 2014</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commentRangeEnd w:id="41"/>
      <w:r w:rsidR="00A6749D">
        <w:rPr>
          <w:rStyle w:val="CommentReference"/>
        </w:rPr>
        <w:commentReference w:id="41"/>
      </w:r>
      <w:r w:rsidRPr="00314898">
        <w:rPr>
          <w:rFonts w:ascii="Times New Roman" w:hAnsi="Times New Roman" w:cs="Times New Roman"/>
          <w:sz w:val="24"/>
          <w:szCs w:val="24"/>
        </w:rPr>
        <w:t xml:space="preserve">. </w:t>
      </w:r>
      <w:r w:rsidR="00A6749D">
        <w:rPr>
          <w:rFonts w:ascii="Times New Roman" w:hAnsi="Times New Roman" w:cs="Times New Roman"/>
          <w:sz w:val="24"/>
          <w:szCs w:val="24"/>
        </w:rPr>
        <w:t>Hence it is possible that cavin-1 expression reduced the</w:t>
      </w:r>
      <w:r w:rsidRPr="00314898">
        <w:rPr>
          <w:rFonts w:ascii="Times New Roman" w:hAnsi="Times New Roman" w:cs="Times New Roman"/>
          <w:sz w:val="24"/>
          <w:szCs w:val="24"/>
        </w:rPr>
        <w:t xml:space="preserve"> recruitment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extracellular vesicle lipid rafts</w:t>
      </w:r>
      <w:r w:rsidR="00A6749D">
        <w:rPr>
          <w:rFonts w:ascii="Times New Roman" w:hAnsi="Times New Roman" w:cs="Times New Roman"/>
          <w:sz w:val="24"/>
          <w:szCs w:val="24"/>
        </w:rPr>
        <w:t>, MVB and exosomes</w:t>
      </w:r>
      <w:r w:rsidRPr="00314898">
        <w:rPr>
          <w:rFonts w:ascii="Times New Roman" w:hAnsi="Times New Roman" w:cs="Times New Roman"/>
          <w:sz w:val="24"/>
          <w:szCs w:val="24"/>
        </w:rPr>
        <w:t xml:space="preserve"> in PC3 cells. </w:t>
      </w:r>
      <w:r w:rsidR="00FF43B7">
        <w:rPr>
          <w:rFonts w:ascii="Times New Roman" w:hAnsi="Times New Roman" w:cs="Times New Roman"/>
          <w:sz w:val="24"/>
          <w:szCs w:val="24"/>
        </w:rPr>
        <w:t>Future studies are required</w:t>
      </w:r>
      <w:r w:rsidRPr="00314898">
        <w:rPr>
          <w:rFonts w:ascii="Times New Roman" w:hAnsi="Times New Roman" w:cs="Times New Roman"/>
          <w:sz w:val="24"/>
          <w:szCs w:val="24"/>
        </w:rPr>
        <w:t xml:space="preserve"> to identify the link between cavin-1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w:t>
      </w:r>
    </w:p>
    <w:p w14:paraId="58428A42" w14:textId="77777777"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 xml:space="preserve">It should also be noted that while this study analysed the mixed population of EVs, the localization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seems to indicate a preference for MVBs which precede the formation of exosomes. The lack of recruitment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the plasma membrane suggests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export may be predominately through exosome release rather than </w:t>
      </w:r>
      <w:proofErr w:type="spellStart"/>
      <w:r w:rsidRPr="00314898">
        <w:rPr>
          <w:rFonts w:ascii="Times New Roman" w:hAnsi="Times New Roman" w:cs="Times New Roman"/>
          <w:sz w:val="24"/>
          <w:szCs w:val="24"/>
        </w:rPr>
        <w:t>microvesicles</w:t>
      </w:r>
      <w:proofErr w:type="spellEnd"/>
      <w:r w:rsidRPr="00314898">
        <w:rPr>
          <w:rFonts w:ascii="Times New Roman" w:hAnsi="Times New Roman" w:cs="Times New Roman"/>
          <w:sz w:val="24"/>
          <w:szCs w:val="24"/>
        </w:rPr>
        <w:t xml:space="preserve">. This distinction is important in vesicle research to define differences between EV subpopulations where some studies state subpopulations may have varying roles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&lt;EndNote&gt;&lt;Cite&gt;&lt;Author&gt;Evans-Osses&lt;/Author&gt;&lt;Year&gt;2015&lt;/Year&gt;&lt;RecNum&gt;270&lt;/RecNum&gt;&lt;DisplayText&gt;(Evans-Osses&lt;style face="italic"&gt; et al.&lt;/style&gt; 2015)&lt;/DisplayText&gt;&lt;record&gt;&lt;rec-number&gt;270&lt;/rec-number&gt;&lt;foreign-keys&gt;&lt;key app="EN" db-id="fvaw9vd5rrfez2epavc5exebz02xt0vvvwrs" timestamp="1476262510"&gt;270&lt;/key&gt;&lt;/foreign-keys&gt;&lt;ref-type name="Journal Article"&gt;17&lt;/ref-type&gt;&lt;contributors&gt;&lt;authors&gt;&lt;author&gt;Evans-Osses, I.&lt;/author&gt;&lt;author&gt;Reichembach, L. H.&lt;/author&gt;&lt;author&gt;Ramirez, M. I.&lt;/author&gt;&lt;/authors&gt;&lt;/contributors&gt;&lt;auth-address&gt;Instituto Oswaldo Cruz, Rio de Janeiro, RJ, Brazil.&lt;/auth-address&gt;&lt;titles&gt;&lt;title&gt;Exosomes or microvesicles? Two kinds of extracellular vesicles with different routes to modify protozoan-host cell interaction&lt;/title&gt;&lt;secondary-title&gt;Parasitol Res&lt;/secondary-title&gt;&lt;alt-title&gt;Parasitology research&lt;/alt-title&gt;&lt;/titles&gt;&lt;periodical&gt;&lt;full-title&gt;Parasitol Res&lt;/full-title&gt;&lt;abbr-1&gt;Parasitology research&lt;/abbr-1&gt;&lt;/periodical&gt;&lt;alt-periodical&gt;&lt;full-title&gt;Parasitol Res&lt;/full-title&gt;&lt;abbr-1&gt;Parasitology research&lt;/abbr-1&gt;&lt;/alt-periodical&gt;&lt;pages&gt;3567-75&lt;/pages&gt;&lt;volume&gt;114&lt;/volume&gt;&lt;number&gt;10&lt;/number&gt;&lt;edition&gt;2015/08/15&lt;/edition&gt;&lt;keywords&gt;&lt;keyword&gt;Animals&lt;/keyword&gt;&lt;keyword&gt;*Exosomes&lt;/keyword&gt;&lt;keyword&gt;*Extracellular Vesicles&lt;/keyword&gt;&lt;keyword&gt;Host-Parasite Interactions&lt;/keyword&gt;&lt;keyword&gt;Humans&lt;/keyword&gt;&lt;keyword&gt;Parasites/*cytology/physiology&lt;/keyword&gt;&lt;/keywords&gt;&lt;dates&gt;&lt;year&gt;2015&lt;/year&gt;&lt;pub-dates&gt;&lt;date&gt;Oct&lt;/date&gt;&lt;/pub-dates&gt;&lt;/dates&gt;&lt;isbn&gt;0932-0113&lt;/isbn&gt;&lt;accession-num&gt;26272631&lt;/accession-num&gt;&lt;urls&gt;&lt;/urls&gt;&lt;electronic-resource-num&gt;10.1007/s00436-015-4659-9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16" w:tooltip="Evans-Osses, 2015 #270" w:history="1">
        <w:r w:rsidR="00035725" w:rsidRPr="00314898">
          <w:rPr>
            <w:rFonts w:ascii="Times New Roman" w:hAnsi="Times New Roman" w:cs="Times New Roman"/>
            <w:noProof/>
            <w:sz w:val="24"/>
            <w:szCs w:val="24"/>
          </w:rPr>
          <w:t>Evans-Osses</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2015</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 2014 study determined the miRNA and protein content of EVs from colon cancer was different in different EV subpopulations </w: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 </w:instrText>
      </w:r>
      <w:r w:rsidRPr="00314898">
        <w:rPr>
          <w:rFonts w:ascii="Times New Roman" w:hAnsi="Times New Roman" w:cs="Times New Roman"/>
          <w:sz w:val="24"/>
          <w:szCs w:val="24"/>
        </w:rPr>
        <w:fldChar w:fldCharType="begin">
          <w:fldData xml:space="preserve">PEVuZE5vdGU+PENpdGU+PEF1dGhvcj5UYXVybzwvQXV0aG9yPjxZZWFyPjIwMTM8L1llYXI+PFJl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</w:fldData>
        </w:fldChar>
      </w:r>
      <w:r w:rsidRPr="00314898">
        <w:rPr>
          <w:rFonts w:ascii="Times New Roman" w:hAnsi="Times New Roman" w:cs="Times New Roman"/>
          <w:sz w:val="24"/>
          <w:szCs w:val="24"/>
        </w:rPr>
        <w:instrText xml:space="preserve"> ADDIN EN.CITE.DATA </w:instrText>
      </w:r>
      <w:r w:rsidRPr="00314898">
        <w:rPr>
          <w:rFonts w:ascii="Times New Roman" w:hAnsi="Times New Roman" w:cs="Times New Roman"/>
          <w:sz w:val="24"/>
          <w:szCs w:val="24"/>
        </w:rPr>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66" w:tooltip="Tauro, 2013 #273" w:history="1">
        <w:r w:rsidR="00035725" w:rsidRPr="00314898">
          <w:rPr>
            <w:rFonts w:ascii="Times New Roman" w:hAnsi="Times New Roman" w:cs="Times New Roman"/>
            <w:noProof/>
            <w:sz w:val="24"/>
            <w:szCs w:val="24"/>
          </w:rPr>
          <w:t>Tauro</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2013</w:t>
        </w:r>
      </w:hyperlink>
      <w:r w:rsidRPr="00314898">
        <w:rPr>
          <w:rFonts w:ascii="Times New Roman" w:hAnsi="Times New Roman" w:cs="Times New Roman"/>
          <w:noProof/>
          <w:sz w:val="24"/>
          <w:szCs w:val="24"/>
        </w:rPr>
        <w:t xml:space="preserve">; </w:t>
      </w:r>
      <w:hyperlink w:anchor="_ENREF_35" w:tooltip="Ji, 2014 #274" w:history="1">
        <w:r w:rsidR="00035725" w:rsidRPr="00314898">
          <w:rPr>
            <w:rFonts w:ascii="Times New Roman" w:hAnsi="Times New Roman" w:cs="Times New Roman"/>
            <w:noProof/>
            <w:sz w:val="24"/>
            <w:szCs w:val="24"/>
          </w:rPr>
          <w:t>Ji</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2014</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indicating that some methods of export are specific to each vesicle type. However, the </w:t>
      </w:r>
      <w:r w:rsidRPr="00314898">
        <w:rPr>
          <w:rFonts w:ascii="Times New Roman" w:hAnsi="Times New Roman" w:cs="Times New Roman"/>
          <w:sz w:val="24"/>
          <w:szCs w:val="24"/>
        </w:rPr>
        <w:lastRenderedPageBreak/>
        <w:t>functional differ</w:t>
      </w:r>
      <w:r w:rsidR="00854B3E">
        <w:rPr>
          <w:rFonts w:ascii="Times New Roman" w:hAnsi="Times New Roman" w:cs="Times New Roman"/>
          <w:sz w:val="24"/>
          <w:szCs w:val="24"/>
        </w:rPr>
        <w:t>ence of these</w:t>
      </w:r>
      <w:r w:rsidR="00FF43B7">
        <w:rPr>
          <w:rFonts w:ascii="Times New Roman" w:hAnsi="Times New Roman" w:cs="Times New Roman"/>
          <w:sz w:val="24"/>
          <w:szCs w:val="24"/>
        </w:rPr>
        <w:t xml:space="preserve"> subpopulations</w:t>
      </w:r>
      <w:r w:rsidRPr="00314898">
        <w:rPr>
          <w:rFonts w:ascii="Times New Roman" w:hAnsi="Times New Roman" w:cs="Times New Roman"/>
          <w:sz w:val="24"/>
          <w:szCs w:val="24"/>
        </w:rPr>
        <w:t xml:space="preserve"> has not been identified. Still, this finding contributes to the understanding of exosome specific export mechanisms.  </w:t>
      </w:r>
    </w:p>
    <w:p w14:paraId="0BBEEB22" w14:textId="08342AE0"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While this study analysed the rol</w:t>
      </w:r>
      <w:r w:rsidR="00147BFF">
        <w:rPr>
          <w:rFonts w:ascii="Times New Roman" w:hAnsi="Times New Roman" w:cs="Times New Roman"/>
          <w:sz w:val="24"/>
          <w:szCs w:val="24"/>
        </w:rPr>
        <w:t xml:space="preserve">e of </w:t>
      </w:r>
      <w:proofErr w:type="spellStart"/>
      <w:r w:rsidR="00147BFF">
        <w:rPr>
          <w:rFonts w:ascii="Times New Roman" w:hAnsi="Times New Roman" w:cs="Times New Roman"/>
          <w:sz w:val="24"/>
          <w:szCs w:val="24"/>
        </w:rPr>
        <w:t>hnRNPK</w:t>
      </w:r>
      <w:proofErr w:type="spellEnd"/>
      <w:r w:rsidR="00147BFF">
        <w:rPr>
          <w:rFonts w:ascii="Times New Roman" w:hAnsi="Times New Roman" w:cs="Times New Roman"/>
          <w:sz w:val="24"/>
          <w:szCs w:val="24"/>
        </w:rPr>
        <w:t xml:space="preserve"> in miRNA EV export,</w:t>
      </w:r>
      <w:r w:rsidRPr="00314898">
        <w:rPr>
          <w:rFonts w:ascii="Times New Roman" w:hAnsi="Times New Roman" w:cs="Times New Roman"/>
          <w:sz w:val="24"/>
          <w:szCs w:val="24"/>
        </w:rPr>
        <w:t xml:space="preserve"> </w:t>
      </w:r>
      <w:r w:rsidR="00803E39">
        <w:rPr>
          <w:rFonts w:ascii="Times New Roman" w:hAnsi="Times New Roman" w:cs="Times New Roman"/>
          <w:sz w:val="24"/>
          <w:szCs w:val="24"/>
        </w:rPr>
        <w:t xml:space="preserve">it is likely that </w:t>
      </w:r>
      <w:r w:rsidRPr="00314898">
        <w:rPr>
          <w:rFonts w:ascii="Times New Roman" w:hAnsi="Times New Roman" w:cs="Times New Roman"/>
          <w:sz w:val="24"/>
          <w:szCs w:val="24"/>
        </w:rPr>
        <w:t xml:space="preserve">several </w:t>
      </w:r>
      <w:r w:rsidR="00803E39">
        <w:rPr>
          <w:rFonts w:ascii="Times New Roman" w:hAnsi="Times New Roman" w:cs="Times New Roman"/>
          <w:sz w:val="24"/>
          <w:szCs w:val="24"/>
        </w:rPr>
        <w:t xml:space="preserve">RNA binding </w:t>
      </w:r>
      <w:r w:rsidRPr="00314898">
        <w:rPr>
          <w:rFonts w:ascii="Times New Roman" w:hAnsi="Times New Roman" w:cs="Times New Roman"/>
          <w:sz w:val="24"/>
          <w:szCs w:val="24"/>
        </w:rPr>
        <w:t>proteins interact</w:t>
      </w:r>
      <w:r w:rsidR="00147BFF">
        <w:rPr>
          <w:rFonts w:ascii="Times New Roman" w:hAnsi="Times New Roman" w:cs="Times New Roman"/>
          <w:sz w:val="24"/>
          <w:szCs w:val="24"/>
        </w:rPr>
        <w:t xml:space="preserve"> </w:t>
      </w:r>
      <w:r w:rsidRPr="00314898">
        <w:rPr>
          <w:rFonts w:ascii="Times New Roman" w:hAnsi="Times New Roman" w:cs="Times New Roman"/>
          <w:sz w:val="24"/>
          <w:szCs w:val="24"/>
        </w:rPr>
        <w:t>collaboratively to achieve the export of the miRNAs. The analysis of previously published proteomic data from our lab revealed 5 candidate RNA-binding proteins that may be involved in this export mechanism</w:t>
      </w:r>
      <w:r w:rsidR="00B74114">
        <w:rPr>
          <w:rFonts w:ascii="Times New Roman" w:hAnsi="Times New Roman" w:cs="Times New Roman"/>
          <w:sz w:val="24"/>
          <w:szCs w:val="24"/>
        </w:rPr>
        <w:t>;</w:t>
      </w:r>
      <w:r w:rsidRPr="00314898">
        <w:rPr>
          <w:rFonts w:ascii="Times New Roman" w:hAnsi="Times New Roman" w:cs="Times New Roman"/>
          <w:sz w:val="24"/>
          <w:szCs w:val="24"/>
        </w:rPr>
        <w:t xml:space="preserve">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was chosen as the candidate for further investigation </w:t>
      </w:r>
      <w:r w:rsidR="00B74114">
        <w:rPr>
          <w:rFonts w:ascii="Times New Roman" w:hAnsi="Times New Roman" w:cs="Times New Roman"/>
          <w:sz w:val="24"/>
          <w:szCs w:val="24"/>
        </w:rPr>
        <w:t xml:space="preserve">as its reported target RNA sequence </w:t>
      </w:r>
      <w:r w:rsidRPr="00314898">
        <w:rPr>
          <w:rFonts w:ascii="Times New Roman" w:hAnsi="Times New Roman" w:cs="Times New Roman"/>
          <w:sz w:val="24"/>
          <w:szCs w:val="24"/>
        </w:rPr>
        <w:t xml:space="preserve"> match</w:t>
      </w:r>
      <w:r w:rsidR="00B74114">
        <w:rPr>
          <w:rFonts w:ascii="Times New Roman" w:hAnsi="Times New Roman" w:cs="Times New Roman"/>
          <w:sz w:val="24"/>
          <w:szCs w:val="24"/>
        </w:rPr>
        <w:t>ed</w:t>
      </w:r>
      <w:r w:rsidRPr="00314898">
        <w:rPr>
          <w:rFonts w:ascii="Times New Roman" w:hAnsi="Times New Roman" w:cs="Times New Roman"/>
          <w:sz w:val="24"/>
          <w:szCs w:val="24"/>
        </w:rPr>
        <w:t xml:space="preserve"> to the selective export motif. FUS, another member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was not further analysed in this study merely for the fact that current RNA binding information is inadequate to determine accurate binding predictions </w:t>
      </w:r>
      <w:r w:rsidRPr="00314898">
        <w:rPr>
          <w:rFonts w:ascii="Times New Roman" w:hAnsi="Times New Roman" w:cs="Times New Roman"/>
          <w:sz w:val="24"/>
          <w:szCs w:val="24"/>
        </w:rPr>
        <w:fldChar w:fldCharType="begin"/>
      </w:r>
      <w:r w:rsidRPr="00314898">
        <w:rPr>
          <w:rFonts w:ascii="Times New Roman" w:hAnsi="Times New Roman" w:cs="Times New Roman"/>
          <w:sz w:val="24"/>
          <w:szCs w:val="24"/>
        </w:rPr>
        <w:instrText xml:space="preserve"> ADDIN EN.CITE &lt;EndNote&gt;&lt;Cite&gt;&lt;Author&gt;Lerga&lt;/Author&gt;&lt;Year&gt;2001&lt;/Year&gt;&lt;RecNum&gt;262&lt;/RecNum&gt;&lt;DisplayText&gt;(Lerga&lt;style face="italic"&gt; et al.&lt;/style&gt; 2001)&lt;/DisplayText&gt;&lt;record&gt;&lt;rec-number&gt;262&lt;/rec-number&gt;&lt;foreign-keys&gt;&lt;key app="EN" db-id="fvaw9vd5rrfez2epavc5exebz02xt0vvvwrs" timestamp="1476175933"&gt;262&lt;/key&gt;&lt;/foreign-keys&gt;&lt;ref-type name="Journal Article"&gt;17&lt;/ref-type&gt;&lt;contributors&gt;&lt;authors&gt;&lt;author&gt;Lerga, Ana&lt;/author&gt;&lt;author&gt;Hallier, Marc&lt;/author&gt;&lt;author&gt;Delva, Laurent&lt;/author&gt;&lt;author&gt;Orvain, Christophe&lt;/author&gt;&lt;author&gt;Gallais, Isabelle&lt;/author&gt;&lt;author&gt;Marie, Joëlle&lt;/author&gt;&lt;author&gt;Moreau-Gachelin, Françoise&lt;/author&gt;&lt;/authors&gt;&lt;/contributors&gt;&lt;titles&gt;&lt;title&gt;Identification of an RNA Binding Specificity for the Potential Splicing Factor TLS&lt;/title&gt;&lt;secondary-title&gt;Journal of Biological Chemistry&lt;/secondary-title&gt;&lt;/titles&gt;&lt;periodical&gt;&lt;full-title&gt;Journal of Biological Chemistry&lt;/full-title&gt;&lt;/periodical&gt;&lt;pages&gt;6807-6816&lt;/pages&gt;&lt;volume&gt;276&lt;/volume&gt;&lt;number&gt;9&lt;/number&gt;&lt;dates&gt;&lt;year&gt;2001&lt;/year&gt;&lt;pub-dates&gt;&lt;date&gt;March 2, 2001&lt;/date&gt;&lt;/pub-dates&gt;&lt;/dates&gt;&lt;urls&gt;&lt;related-urls&gt;&lt;url&gt;http://www.jbc.org/content/276/9/6807.abstract&lt;/url&gt;&lt;/related-urls&gt;&lt;/urls&gt;&lt;electronic-resource-num&gt;10.1074/jbc.M008304200&lt;/electronic-resource-num&gt;&lt;/record&gt;&lt;/Cite&gt;&lt;/EndNote&gt;</w:instrText>
      </w:r>
      <w:r w:rsidRPr="00314898">
        <w:rPr>
          <w:rFonts w:ascii="Times New Roman" w:hAnsi="Times New Roman" w:cs="Times New Roman"/>
          <w:sz w:val="24"/>
          <w:szCs w:val="24"/>
        </w:rPr>
        <w:fldChar w:fldCharType="separate"/>
      </w:r>
      <w:r w:rsidRPr="00314898">
        <w:rPr>
          <w:rFonts w:ascii="Times New Roman" w:hAnsi="Times New Roman" w:cs="Times New Roman"/>
          <w:noProof/>
          <w:sz w:val="24"/>
          <w:szCs w:val="24"/>
        </w:rPr>
        <w:t>(</w:t>
      </w:r>
      <w:hyperlink w:anchor="_ENREF_44" w:tooltip="Lerga, 2001 #262" w:history="1">
        <w:r w:rsidR="00035725" w:rsidRPr="00314898">
          <w:rPr>
            <w:rFonts w:ascii="Times New Roman" w:hAnsi="Times New Roman" w:cs="Times New Roman"/>
            <w:noProof/>
            <w:sz w:val="24"/>
            <w:szCs w:val="24"/>
          </w:rPr>
          <w:t>Lerga</w:t>
        </w:r>
        <w:r w:rsidR="00035725" w:rsidRPr="00314898">
          <w:rPr>
            <w:rFonts w:ascii="Times New Roman" w:hAnsi="Times New Roman" w:cs="Times New Roman"/>
            <w:i/>
            <w:noProof/>
            <w:sz w:val="24"/>
            <w:szCs w:val="24"/>
          </w:rPr>
          <w:t xml:space="preserve"> et al.</w:t>
        </w:r>
        <w:r w:rsidR="00035725" w:rsidRPr="00314898">
          <w:rPr>
            <w:rFonts w:ascii="Times New Roman" w:hAnsi="Times New Roman" w:cs="Times New Roman"/>
            <w:noProof/>
            <w:sz w:val="24"/>
            <w:szCs w:val="24"/>
          </w:rPr>
          <w:t xml:space="preserve"> 2001</w:t>
        </w:r>
      </w:hyperlink>
      <w:r w:rsidRPr="00314898">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However, considering that members of the </w:t>
      </w:r>
      <w:proofErr w:type="spellStart"/>
      <w:r w:rsidRPr="00314898">
        <w:rPr>
          <w:rFonts w:ascii="Times New Roman" w:hAnsi="Times New Roman" w:cs="Times New Roman"/>
          <w:sz w:val="24"/>
          <w:szCs w:val="24"/>
        </w:rPr>
        <w:t>hnRNP</w:t>
      </w:r>
      <w:proofErr w:type="spellEnd"/>
      <w:r w:rsidRPr="00314898">
        <w:rPr>
          <w:rFonts w:ascii="Times New Roman" w:hAnsi="Times New Roman" w:cs="Times New Roman"/>
          <w:sz w:val="24"/>
          <w:szCs w:val="24"/>
        </w:rPr>
        <w:t xml:space="preserve"> family usually interact in complexes, it is plausible to suggest that these proteins are working together to mediate the export </w:t>
      </w:r>
      <w:r w:rsidRPr="00314898">
        <w:rPr>
          <w:rFonts w:ascii="Times New Roman" w:hAnsi="Times New Roman" w:cs="Times New Roman"/>
          <w:sz w:val="24"/>
          <w:szCs w:val="24"/>
        </w:rPr>
        <w:fldChar w:fldCharType="begin"/>
      </w:r>
      <w:r w:rsidR="00035725">
        <w:rPr>
          <w:rFonts w:ascii="Times New Roman" w:hAnsi="Times New Roman" w:cs="Times New Roman"/>
          <w:sz w:val="24"/>
          <w:szCs w:val="24"/>
        </w:rPr>
        <w:instrText xml:space="preserve"> ADDIN EN.CITE &lt;EndNote&gt;&lt;Cite&gt;&lt;Author&gt;Krecic&lt;/Author&gt;&lt;Year&gt;1999&lt;/Year&gt;&lt;RecNum&gt;261&lt;/RecNum&gt;&lt;DisplayText&gt;(Krecic and Swanson 1999)&lt;/DisplayText&gt;&lt;record&gt;&lt;rec-number&gt;261&lt;/rec-number&gt;&lt;foreign-keys&gt;&lt;key app="EN" db-id="fvaw9vd5rrfez2epavc5exebz02xt0vvvwrs" timestamp="1476174049"&gt;261&lt;/key&gt;&lt;/foreign-keys&gt;&lt;ref-type name="Journal Article"&gt;17&lt;/ref-type&gt;&lt;contributors&gt;&lt;authors&gt;&lt;author&gt;Krecic, A. M.&lt;/author&gt;&lt;author&gt;Swanson, M. S.&lt;/author&gt;&lt;/authors&gt;&lt;/contributors&gt;&lt;auth-address&gt;Department of Molecular Pharmacology and Biological Chemistry, Northwestern University Medical School, 303 East Chicago Avenue, Chicago, IL 60611, USA.&lt;/auth-address&gt;&lt;titles&gt;&lt;title&gt;hnRNP complexes: composition, structure, and function&lt;/title&gt;&lt;secondary-title&gt;Curr Opin Cell Biol&lt;/secondary-title&gt;&lt;alt-title&gt;Current opinion in cell biology&lt;/alt-title&gt;&lt;/titles&gt;&lt;periodical&gt;&lt;full-title&gt;Curr Opin Cell Biol&lt;/full-title&gt;&lt;abbr-1&gt;Current opinion in cell biology&lt;/abbr-1&gt;&lt;/periodical&gt;&lt;alt-periodical&gt;&lt;full-title&gt;Curr Opin Cell Biol&lt;/full-title&gt;&lt;abbr-1&gt;Current opinion in cell biology&lt;/abbr-1&gt;&lt;/alt-periodical&gt;&lt;pages&gt;363-71&lt;/pages&gt;&lt;volume&gt;11&lt;/volume&gt;&lt;number&gt;3&lt;/number&gt;&lt;edition&gt;1999/07/08&lt;/edition&gt;&lt;keywords&gt;&lt;keyword&gt;Animals&lt;/keyword&gt;&lt;keyword&gt;Base Sequence&lt;/keyword&gt;&lt;keyword&gt;Heterogeneous-Nuclear Ribonucleoproteins&lt;/keyword&gt;&lt;keyword&gt;Humans&lt;/keyword&gt;&lt;keyword&gt;RNA Precursors/genetics&lt;/keyword&gt;&lt;keyword&gt;RNA Processing, Post-Transcriptional&lt;/keyword&gt;&lt;keyword&gt;RNA, Messenger/genetics/metabolism&lt;/keyword&gt;&lt;keyword&gt;RNA-Binding Proteins/chemistry/*physiology&lt;/keyword&gt;&lt;keyword&gt;Ribonucleoproteins/chemistry/*physiology&lt;/keyword&gt;&lt;keyword&gt;Transcription, Genetic&lt;/keyword&gt;&lt;/keywords&gt;&lt;dates&gt;&lt;year&gt;1999&lt;/year&gt;&lt;pub-dates&gt;&lt;date&gt;Jun&lt;/date&gt;&lt;/pub-dates&gt;&lt;/dates&gt;&lt;isbn&gt;0955-0674 (Print)&amp;#xD;0955-0674&lt;/isbn&gt;&lt;accession-num&gt;10395553&lt;/accession-num&gt;&lt;urls&gt;&lt;/urls&gt;&lt;electronic-resource-num&gt;10.1016/s0955-0674(99)80051-9&lt;/electronic-resource-num&gt;&lt;remote-database-provider&gt;Nlm&lt;/remote-database-provider&gt;&lt;language&gt;eng&lt;/language&gt;&lt;/record&gt;&lt;/Cite&gt;&lt;/EndNote&gt;</w:instrText>
      </w:r>
      <w:r w:rsidRPr="00314898">
        <w:rPr>
          <w:rFonts w:ascii="Times New Roman" w:hAnsi="Times New Roman" w:cs="Times New Roman"/>
          <w:sz w:val="24"/>
          <w:szCs w:val="24"/>
        </w:rPr>
        <w:fldChar w:fldCharType="separate"/>
      </w:r>
      <w:r w:rsidR="00035725">
        <w:rPr>
          <w:rFonts w:ascii="Times New Roman" w:hAnsi="Times New Roman" w:cs="Times New Roman"/>
          <w:noProof/>
          <w:sz w:val="24"/>
          <w:szCs w:val="24"/>
        </w:rPr>
        <w:t>(</w:t>
      </w:r>
      <w:hyperlink w:anchor="_ENREF_41" w:tooltip="Krecic, 1999 #261" w:history="1">
        <w:r w:rsidR="00035725">
          <w:rPr>
            <w:rFonts w:ascii="Times New Roman" w:hAnsi="Times New Roman" w:cs="Times New Roman"/>
            <w:noProof/>
            <w:sz w:val="24"/>
            <w:szCs w:val="24"/>
          </w:rPr>
          <w:t>Krecic and Swanson 1999</w:t>
        </w:r>
      </w:hyperlink>
      <w:r w:rsidR="00035725">
        <w:rPr>
          <w:rFonts w:ascii="Times New Roman" w:hAnsi="Times New Roman" w:cs="Times New Roman"/>
          <w:noProof/>
          <w:sz w:val="24"/>
          <w:szCs w:val="24"/>
        </w:rPr>
        <w:t>)</w:t>
      </w:r>
      <w:r w:rsidRPr="00314898">
        <w:rPr>
          <w:rFonts w:ascii="Times New Roman" w:hAnsi="Times New Roman" w:cs="Times New Roman"/>
          <w:sz w:val="24"/>
          <w:szCs w:val="24"/>
        </w:rPr>
        <w:fldChar w:fldCharType="end"/>
      </w:r>
      <w:r w:rsidRPr="00314898">
        <w:rPr>
          <w:rFonts w:ascii="Times New Roman" w:hAnsi="Times New Roman" w:cs="Times New Roman"/>
          <w:sz w:val="24"/>
          <w:szCs w:val="24"/>
        </w:rPr>
        <w:t xml:space="preserve">. Wang </w:t>
      </w:r>
      <w:r w:rsidRPr="00314898">
        <w:rPr>
          <w:rFonts w:ascii="Times New Roman" w:hAnsi="Times New Roman" w:cs="Times New Roman"/>
          <w:i/>
          <w:sz w:val="24"/>
          <w:szCs w:val="24"/>
        </w:rPr>
        <w:t>et al</w:t>
      </w:r>
      <w:r w:rsidRPr="00314898">
        <w:rPr>
          <w:rFonts w:ascii="Times New Roman" w:hAnsi="Times New Roman" w:cs="Times New Roman"/>
          <w:sz w:val="24"/>
          <w:szCs w:val="24"/>
        </w:rPr>
        <w:t xml:space="preserve"> (2014) confirmed that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FUS interact directly. Furthermore, the selective export motif identified that relates to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AGUGCA, did not correspond to all of the sel</w:t>
      </w:r>
      <w:r w:rsidR="00185399">
        <w:rPr>
          <w:rFonts w:ascii="Times New Roman" w:hAnsi="Times New Roman" w:cs="Times New Roman"/>
          <w:sz w:val="24"/>
          <w:szCs w:val="24"/>
        </w:rPr>
        <w:t>ectively exported miRNAs (Fig 5</w:t>
      </w:r>
      <w:r w:rsidRPr="00314898">
        <w:rPr>
          <w:rFonts w:ascii="Times New Roman" w:hAnsi="Times New Roman" w:cs="Times New Roman"/>
          <w:sz w:val="24"/>
          <w:szCs w:val="24"/>
        </w:rPr>
        <w:t xml:space="preserve">). Together, this suggests that multiple proteins could be working collaboratively to populate the EVs. Therefore, analysing the interaction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FUS, miRNAs and other potential RNA-bind</w:t>
      </w:r>
      <w:r w:rsidR="00FF43B7">
        <w:rPr>
          <w:rFonts w:ascii="Times New Roman" w:hAnsi="Times New Roman" w:cs="Times New Roman"/>
          <w:sz w:val="24"/>
          <w:szCs w:val="24"/>
        </w:rPr>
        <w:t>ing</w:t>
      </w:r>
      <w:r w:rsidRPr="00314898">
        <w:rPr>
          <w:rFonts w:ascii="Times New Roman" w:hAnsi="Times New Roman" w:cs="Times New Roman"/>
          <w:sz w:val="24"/>
          <w:szCs w:val="24"/>
        </w:rPr>
        <w:t xml:space="preserve"> proteins in future research may assist in further understanding the mechanism. </w:t>
      </w:r>
    </w:p>
    <w:p w14:paraId="364F3312" w14:textId="77777777" w:rsidR="00AE5917" w:rsidRDefault="00854B3E" w:rsidP="00AE5917">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Although</w:t>
      </w:r>
      <w:r w:rsidR="00314898" w:rsidRPr="00314898">
        <w:rPr>
          <w:rFonts w:ascii="Times New Roman" w:hAnsi="Times New Roman" w:cs="Times New Roman"/>
          <w:sz w:val="24"/>
          <w:szCs w:val="24"/>
        </w:rPr>
        <w:t xml:space="preserve"> the function of the selectively exported miRNAs were not assessed in this report, surveying the literature reveals that many of these miRNAs possess roles associated with cancer and cancer progression. Huang </w:t>
      </w:r>
      <w:r w:rsidR="00314898" w:rsidRPr="00314898">
        <w:rPr>
          <w:rFonts w:ascii="Times New Roman" w:hAnsi="Times New Roman" w:cs="Times New Roman"/>
          <w:i/>
          <w:sz w:val="24"/>
          <w:szCs w:val="24"/>
        </w:rPr>
        <w:t>et al</w:t>
      </w:r>
      <w:r w:rsidR="00DD6B71">
        <w:rPr>
          <w:rFonts w:ascii="Times New Roman" w:hAnsi="Times New Roman" w:cs="Times New Roman"/>
          <w:i/>
          <w:sz w:val="24"/>
          <w:szCs w:val="24"/>
        </w:rPr>
        <w:t>.</w:t>
      </w:r>
      <w:r w:rsidR="00314898" w:rsidRPr="00314898">
        <w:rPr>
          <w:rFonts w:ascii="Times New Roman" w:hAnsi="Times New Roman" w:cs="Times New Roman"/>
          <w:sz w:val="24"/>
          <w:szCs w:val="24"/>
        </w:rPr>
        <w:t xml:space="preserve"> (2014) determined that miR-98, 148b, 30e, 30a, 148a, 3615 and 20b contribute to immune response regulation in papillary thyroid carcinoma. Additionally, miR-22, 200a and 429 were found to be involved with epithelial to mesenchyme transition in various cancers</w:t>
      </w:r>
      <w:r w:rsidR="00185399">
        <w:rPr>
          <w:rFonts w:ascii="Times New Roman" w:hAnsi="Times New Roman" w:cs="Times New Roman"/>
          <w:sz w:val="24"/>
          <w:szCs w:val="24"/>
        </w:rPr>
        <w:t xml:space="preserve"> </w: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 </w:instrText>
      </w:r>
      <w:r w:rsidR="00185399">
        <w:rPr>
          <w:rFonts w:ascii="Times New Roman" w:hAnsi="Times New Roman" w:cs="Times New Roman"/>
          <w:sz w:val="24"/>
          <w:szCs w:val="24"/>
        </w:rPr>
        <w:fldChar w:fldCharType="begin">
          <w:fldData xml:space="preserve">PEVuZE5vdGU+PENpdGU+PEF1dGhvcj5ZYW48L0F1dGhvcj48WWVhcj4yMDE1PC9ZZWFyPjxSZWNO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=
</w:fldData>
        </w:fldChar>
      </w:r>
      <w:r w:rsidR="00185399">
        <w:rPr>
          <w:rFonts w:ascii="Times New Roman" w:hAnsi="Times New Roman" w:cs="Times New Roman"/>
          <w:sz w:val="24"/>
          <w:szCs w:val="24"/>
        </w:rPr>
        <w:instrText xml:space="preserve"> ADDIN EN.CITE.DATA </w:instrText>
      </w:r>
      <w:r w:rsidR="00185399">
        <w:rPr>
          <w:rFonts w:ascii="Times New Roman" w:hAnsi="Times New Roman" w:cs="Times New Roman"/>
          <w:sz w:val="24"/>
          <w:szCs w:val="24"/>
        </w:rPr>
      </w:r>
      <w:r w:rsidR="00185399">
        <w:rPr>
          <w:rFonts w:ascii="Times New Roman" w:hAnsi="Times New Roman" w:cs="Times New Roman"/>
          <w:sz w:val="24"/>
          <w:szCs w:val="24"/>
        </w:rPr>
        <w:fldChar w:fldCharType="end"/>
      </w:r>
      <w:r w:rsidR="00185399">
        <w:rPr>
          <w:rFonts w:ascii="Times New Roman" w:hAnsi="Times New Roman" w:cs="Times New Roman"/>
          <w:sz w:val="24"/>
          <w:szCs w:val="24"/>
        </w:rPr>
      </w:r>
      <w:r w:rsidR="00185399">
        <w:rPr>
          <w:rFonts w:ascii="Times New Roman" w:hAnsi="Times New Roman" w:cs="Times New Roman"/>
          <w:sz w:val="24"/>
          <w:szCs w:val="24"/>
        </w:rPr>
        <w:fldChar w:fldCharType="separate"/>
      </w:r>
      <w:r w:rsidR="00185399">
        <w:rPr>
          <w:rFonts w:ascii="Times New Roman" w:hAnsi="Times New Roman" w:cs="Times New Roman"/>
          <w:noProof/>
          <w:sz w:val="24"/>
          <w:szCs w:val="24"/>
        </w:rPr>
        <w:t>(</w:t>
      </w:r>
      <w:hyperlink w:anchor="_ENREF_59" w:tooltip="Pola, 2013 #208" w:history="1">
        <w:r w:rsidR="00035725">
          <w:rPr>
            <w:rFonts w:ascii="Times New Roman" w:hAnsi="Times New Roman" w:cs="Times New Roman"/>
            <w:noProof/>
            <w:sz w:val="24"/>
            <w:szCs w:val="24"/>
          </w:rPr>
          <w:t>Pola 2013</w:t>
        </w:r>
      </w:hyperlink>
      <w:proofErr w:type="gramStart"/>
      <w:r w:rsidR="00185399">
        <w:rPr>
          <w:rFonts w:ascii="Times New Roman" w:hAnsi="Times New Roman" w:cs="Times New Roman"/>
          <w:noProof/>
          <w:sz w:val="24"/>
          <w:szCs w:val="24"/>
        </w:rPr>
        <w:t xml:space="preserve">; </w:t>
      </w:r>
      <w:hyperlink w:anchor="_ENREF_58" w:tooltip="Pichler, 2014 #252" w:history="1">
        <w:r w:rsidR="00035725">
          <w:rPr>
            <w:rFonts w:ascii="Times New Roman" w:hAnsi="Times New Roman" w:cs="Times New Roman"/>
            <w:noProof/>
            <w:sz w:val="24"/>
            <w:szCs w:val="24"/>
          </w:rPr>
          <w:t>Pichler</w:t>
        </w:r>
        <w:r w:rsidR="00035725" w:rsidRPr="00185399">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2014</w:t>
        </w:r>
      </w:hyperlink>
      <w:r w:rsidR="00185399">
        <w:rPr>
          <w:rFonts w:ascii="Times New Roman" w:hAnsi="Times New Roman" w:cs="Times New Roman"/>
          <w:noProof/>
          <w:sz w:val="24"/>
          <w:szCs w:val="24"/>
        </w:rPr>
        <w:t>;</w:t>
      </w:r>
      <w:proofErr w:type="gramEnd"/>
      <w:r w:rsidR="00185399">
        <w:rPr>
          <w:rFonts w:ascii="Times New Roman" w:hAnsi="Times New Roman" w:cs="Times New Roman"/>
          <w:noProof/>
          <w:sz w:val="24"/>
          <w:szCs w:val="24"/>
        </w:rPr>
        <w:t xml:space="preserve"> </w:t>
      </w:r>
      <w:hyperlink w:anchor="_ENREF_74" w:tooltip="Yan, 2015 #205" w:history="1">
        <w:r w:rsidR="00035725">
          <w:rPr>
            <w:rFonts w:ascii="Times New Roman" w:hAnsi="Times New Roman" w:cs="Times New Roman"/>
            <w:noProof/>
            <w:sz w:val="24"/>
            <w:szCs w:val="24"/>
          </w:rPr>
          <w:t>Yan</w:t>
        </w:r>
        <w:r w:rsidR="00035725" w:rsidRPr="00185399">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2015</w:t>
        </w:r>
      </w:hyperlink>
      <w:r w:rsidR="00185399">
        <w:rPr>
          <w:rFonts w:ascii="Times New Roman" w:hAnsi="Times New Roman" w:cs="Times New Roman"/>
          <w:noProof/>
          <w:sz w:val="24"/>
          <w:szCs w:val="24"/>
        </w:rPr>
        <w:t>)</w:t>
      </w:r>
      <w:r w:rsidR="00185399">
        <w:rPr>
          <w:rFonts w:ascii="Times New Roman" w:hAnsi="Times New Roman" w:cs="Times New Roman"/>
          <w:sz w:val="24"/>
          <w:szCs w:val="24"/>
        </w:rPr>
        <w:fldChar w:fldCharType="end"/>
      </w:r>
      <w:r w:rsidR="00314898" w:rsidRPr="00314898">
        <w:rPr>
          <w:rFonts w:ascii="Times New Roman" w:hAnsi="Times New Roman" w:cs="Times New Roman"/>
          <w:sz w:val="24"/>
          <w:szCs w:val="24"/>
        </w:rPr>
        <w:t xml:space="preserve">. This suggests that these miRNAs play roles in modifying the tumour microenvironment and </w:t>
      </w:r>
      <w:r w:rsidR="00314898" w:rsidRPr="00314898">
        <w:rPr>
          <w:rFonts w:ascii="Times New Roman" w:hAnsi="Times New Roman" w:cs="Times New Roman"/>
          <w:sz w:val="24"/>
          <w:szCs w:val="24"/>
        </w:rPr>
        <w:lastRenderedPageBreak/>
        <w:t>establishment of the pre-metastatic niche. This is consistent with past research</w:t>
      </w:r>
      <w:r w:rsidR="00FF43B7">
        <w:rPr>
          <w:rFonts w:ascii="Times New Roman" w:hAnsi="Times New Roman" w:cs="Times New Roman"/>
          <w:sz w:val="24"/>
          <w:szCs w:val="24"/>
        </w:rPr>
        <w:t xml:space="preserve"> that linked EV contained miRNAs with these pro-metastatic functions</w:t>
      </w:r>
      <w:r w:rsidR="00185399">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 </w:instrText>
      </w:r>
      <w:r w:rsidR="005B78BB">
        <w:rPr>
          <w:rFonts w:ascii="Times New Roman" w:hAnsi="Times New Roman" w:cs="Times New Roman"/>
          <w:sz w:val="24"/>
          <w:szCs w:val="24"/>
        </w:rPr>
        <w:fldChar w:fldCharType="begin">
          <w:fldData xml:space="preserve">PEVuZE5vdGU+PENpdGU+PEF1dGhvcj5NaWxhbmU8L0F1dGhvcj48WWVhcj4yMDE1PC9ZZWFyPjxS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</w:fldData>
        </w:fldChar>
      </w:r>
      <w:r w:rsidR="005B78BB">
        <w:rPr>
          <w:rFonts w:ascii="Times New Roman" w:hAnsi="Times New Roman" w:cs="Times New Roman"/>
          <w:sz w:val="24"/>
          <w:szCs w:val="24"/>
        </w:rPr>
        <w:instrText xml:space="preserve"> ADDIN EN.CITE.DATA </w:instrText>
      </w:r>
      <w:r w:rsidR="005B78BB">
        <w:rPr>
          <w:rFonts w:ascii="Times New Roman" w:hAnsi="Times New Roman" w:cs="Times New Roman"/>
          <w:sz w:val="24"/>
          <w:szCs w:val="24"/>
        </w:rPr>
      </w:r>
      <w:r w:rsidR="005B78BB">
        <w:rPr>
          <w:rFonts w:ascii="Times New Roman" w:hAnsi="Times New Roman" w:cs="Times New Roman"/>
          <w:sz w:val="24"/>
          <w:szCs w:val="24"/>
        </w:rPr>
        <w:fldChar w:fldCharType="end"/>
      </w:r>
      <w:r w:rsidR="005B78BB">
        <w:rPr>
          <w:rFonts w:ascii="Times New Roman" w:hAnsi="Times New Roman" w:cs="Times New Roman"/>
          <w:sz w:val="24"/>
          <w:szCs w:val="24"/>
        </w:rPr>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49" w:tooltip="Milane, 2015 #285" w:history="1">
        <w:r w:rsidR="00035725">
          <w:rPr>
            <w:rFonts w:ascii="Times New Roman" w:hAnsi="Times New Roman" w:cs="Times New Roman"/>
            <w:noProof/>
            <w:sz w:val="24"/>
            <w:szCs w:val="24"/>
          </w:rPr>
          <w:t>Milane</w:t>
        </w:r>
        <w:r w:rsidR="00035725" w:rsidRPr="005B78BB">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2015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00314898" w:rsidRPr="00314898">
        <w:rPr>
          <w:rFonts w:ascii="Times New Roman" w:hAnsi="Times New Roman" w:cs="Times New Roman"/>
          <w:sz w:val="24"/>
          <w:szCs w:val="24"/>
        </w:rPr>
        <w:t>. Therefore this miRNA export mechanism may be key in modulating the pro-metastatic phenotype associated with EV secretion in this advan</w:t>
      </w:r>
      <w:r w:rsidR="00915D11">
        <w:rPr>
          <w:rFonts w:ascii="Times New Roman" w:hAnsi="Times New Roman" w:cs="Times New Roman"/>
          <w:sz w:val="24"/>
          <w:szCs w:val="24"/>
        </w:rPr>
        <w:t xml:space="preserve">ced prostate cancer cell line. </w:t>
      </w:r>
      <w:r w:rsidR="00314898" w:rsidRPr="00314898">
        <w:rPr>
          <w:rFonts w:ascii="Times New Roman" w:hAnsi="Times New Roman" w:cs="Times New Roman"/>
          <w:sz w:val="24"/>
          <w:szCs w:val="24"/>
        </w:rPr>
        <w:t xml:space="preserve"> </w:t>
      </w:r>
    </w:p>
    <w:p w14:paraId="17670A77" w14:textId="34500C0E" w:rsidR="00230077" w:rsidRDefault="00D762B8" w:rsidP="00AE5917">
      <w:pPr>
        <w:spacing w:line="480" w:lineRule="auto"/>
        <w:ind w:firstLine="142"/>
        <w:rPr>
          <w:rFonts w:ascii="Times New Roman" w:hAnsi="Times New Roman" w:cs="Times New Roman"/>
          <w:sz w:val="24"/>
          <w:szCs w:val="24"/>
        </w:rPr>
      </w:pPr>
      <w:r w:rsidRPr="00C81258">
        <w:rPr>
          <w:rFonts w:ascii="Times New Roman" w:hAnsi="Times New Roman" w:cs="Times New Roman"/>
          <w:sz w:val="24"/>
          <w:szCs w:val="24"/>
          <w:highlight w:val="yellow"/>
        </w:rPr>
        <w:t xml:space="preserve">The </w:t>
      </w:r>
      <w:proofErr w:type="spellStart"/>
      <w:r w:rsidRPr="00C81258">
        <w:rPr>
          <w:rFonts w:ascii="Times New Roman" w:hAnsi="Times New Roman" w:cs="Times New Roman"/>
          <w:sz w:val="24"/>
          <w:szCs w:val="24"/>
          <w:highlight w:val="yellow"/>
        </w:rPr>
        <w:t>hnRNPK</w:t>
      </w:r>
      <w:proofErr w:type="spellEnd"/>
      <w:r w:rsidRPr="00C81258">
        <w:rPr>
          <w:rFonts w:ascii="Times New Roman" w:hAnsi="Times New Roman" w:cs="Times New Roman"/>
          <w:sz w:val="24"/>
          <w:szCs w:val="24"/>
          <w:highlight w:val="yellow"/>
        </w:rPr>
        <w:t xml:space="preserve"> and miRNA interaction is predicted to be mediated by the selective export motif (motif 1, Fig. 5). Interesting, this motif seemed to predominately match within the first 10 nucle</w:t>
      </w:r>
      <w:r w:rsidR="00153CC0" w:rsidRPr="00C81258">
        <w:rPr>
          <w:rFonts w:ascii="Times New Roman" w:hAnsi="Times New Roman" w:cs="Times New Roman"/>
          <w:sz w:val="24"/>
          <w:szCs w:val="24"/>
          <w:highlight w:val="yellow"/>
        </w:rPr>
        <w:t xml:space="preserve">otides of its target miRNA. Position 2-10 of a miRNA is known as the seed region and is believed to be </w:t>
      </w:r>
      <w:r w:rsidR="00F22193" w:rsidRPr="00C81258">
        <w:rPr>
          <w:rFonts w:ascii="Times New Roman" w:hAnsi="Times New Roman" w:cs="Times New Roman"/>
          <w:sz w:val="24"/>
          <w:szCs w:val="24"/>
          <w:highlight w:val="yellow"/>
        </w:rPr>
        <w:t xml:space="preserve">the </w:t>
      </w:r>
      <w:r w:rsidR="00153CC0" w:rsidRPr="00C81258">
        <w:rPr>
          <w:rFonts w:ascii="Times New Roman" w:hAnsi="Times New Roman" w:cs="Times New Roman"/>
          <w:sz w:val="24"/>
          <w:szCs w:val="24"/>
          <w:highlight w:val="yellow"/>
        </w:rPr>
        <w:t>canonical binding site that mediates the selectivity of miRNA to mRNA interactions</w:t>
      </w:r>
      <w:r w:rsidR="00900AF4">
        <w:rPr>
          <w:rFonts w:ascii="Times New Roman" w:hAnsi="Times New Roman" w:cs="Times New Roman"/>
          <w:sz w:val="24"/>
          <w:szCs w:val="24"/>
          <w:highlight w:val="yellow"/>
        </w:rPr>
        <w:t xml:space="preserve"> {</w:t>
      </w:r>
      <w:proofErr w:type="spellStart"/>
      <w:r w:rsidR="00900AF4">
        <w:rPr>
          <w:rFonts w:ascii="Times New Roman" w:hAnsi="Times New Roman" w:cs="Times New Roman"/>
          <w:sz w:val="24"/>
          <w:szCs w:val="24"/>
          <w:highlight w:val="yellow"/>
        </w:rPr>
        <w:t>Mullany</w:t>
      </w:r>
      <w:proofErr w:type="spellEnd"/>
      <w:r w:rsidR="00900AF4">
        <w:rPr>
          <w:rFonts w:ascii="Times New Roman" w:hAnsi="Times New Roman" w:cs="Times New Roman"/>
          <w:sz w:val="24"/>
          <w:szCs w:val="24"/>
          <w:highlight w:val="yellow"/>
        </w:rPr>
        <w:t>, 2016 #290}</w:t>
      </w:r>
      <w:r w:rsidR="00153CC0" w:rsidRPr="00C81258">
        <w:rPr>
          <w:rFonts w:ascii="Times New Roman" w:hAnsi="Times New Roman" w:cs="Times New Roman"/>
          <w:sz w:val="24"/>
          <w:szCs w:val="24"/>
          <w:highlight w:val="yellow"/>
        </w:rPr>
        <w:t xml:space="preserve">. Therefore, these miRNAs will not be able to perform their canonical </w:t>
      </w:r>
      <w:r w:rsidR="00147BFF">
        <w:rPr>
          <w:rFonts w:ascii="Times New Roman" w:hAnsi="Times New Roman" w:cs="Times New Roman"/>
          <w:sz w:val="24"/>
          <w:szCs w:val="24"/>
          <w:highlight w:val="yellow"/>
        </w:rPr>
        <w:t>functio</w:t>
      </w:r>
      <w:r w:rsidR="00153CC0" w:rsidRPr="00C81258">
        <w:rPr>
          <w:rFonts w:ascii="Times New Roman" w:hAnsi="Times New Roman" w:cs="Times New Roman"/>
          <w:sz w:val="24"/>
          <w:szCs w:val="24"/>
          <w:highlight w:val="yellow"/>
        </w:rPr>
        <w:t>n</w:t>
      </w:r>
      <w:r w:rsidR="00147BFF">
        <w:rPr>
          <w:rFonts w:ascii="Times New Roman" w:hAnsi="Times New Roman" w:cs="Times New Roman"/>
          <w:sz w:val="24"/>
          <w:szCs w:val="24"/>
          <w:highlight w:val="yellow"/>
        </w:rPr>
        <w:t xml:space="preserve"> </w:t>
      </w:r>
      <w:r w:rsidR="00153CC0" w:rsidRPr="00C81258">
        <w:rPr>
          <w:rFonts w:ascii="Times New Roman" w:hAnsi="Times New Roman" w:cs="Times New Roman"/>
          <w:sz w:val="24"/>
          <w:szCs w:val="24"/>
          <w:highlight w:val="yellow"/>
        </w:rPr>
        <w:t xml:space="preserve">whilst bound to </w:t>
      </w:r>
      <w:proofErr w:type="spellStart"/>
      <w:r w:rsidR="00153CC0" w:rsidRPr="00C81258">
        <w:rPr>
          <w:rFonts w:ascii="Times New Roman" w:hAnsi="Times New Roman" w:cs="Times New Roman"/>
          <w:sz w:val="24"/>
          <w:szCs w:val="24"/>
          <w:highlight w:val="yellow"/>
        </w:rPr>
        <w:t>hnRNPK</w:t>
      </w:r>
      <w:proofErr w:type="spellEnd"/>
      <w:r w:rsidR="005D63B6">
        <w:rPr>
          <w:rFonts w:ascii="Times New Roman" w:hAnsi="Times New Roman" w:cs="Times New Roman"/>
          <w:sz w:val="24"/>
          <w:szCs w:val="24"/>
          <w:highlight w:val="yellow"/>
        </w:rPr>
        <w:t>.</w:t>
      </w:r>
      <w:r w:rsidR="00153CC0" w:rsidRPr="00C81258">
        <w:rPr>
          <w:rFonts w:ascii="Times New Roman" w:hAnsi="Times New Roman" w:cs="Times New Roman"/>
          <w:sz w:val="24"/>
          <w:szCs w:val="24"/>
          <w:highlight w:val="yellow"/>
        </w:rPr>
        <w:t xml:space="preserve"> </w:t>
      </w:r>
      <w:r w:rsidR="00CF636D">
        <w:rPr>
          <w:rFonts w:ascii="Times New Roman" w:hAnsi="Times New Roman" w:cs="Times New Roman"/>
          <w:sz w:val="24"/>
          <w:szCs w:val="24"/>
          <w:highlight w:val="yellow"/>
        </w:rPr>
        <w:t>T</w:t>
      </w:r>
      <w:r w:rsidR="00E425DA">
        <w:rPr>
          <w:rFonts w:ascii="Times New Roman" w:hAnsi="Times New Roman" w:cs="Times New Roman"/>
          <w:sz w:val="24"/>
          <w:szCs w:val="24"/>
          <w:highlight w:val="yellow"/>
        </w:rPr>
        <w:t>he regulatory processes that mediate miRNA function</w:t>
      </w:r>
      <w:r w:rsidR="00900AF4">
        <w:rPr>
          <w:rFonts w:ascii="Times New Roman" w:hAnsi="Times New Roman" w:cs="Times New Roman"/>
          <w:sz w:val="24"/>
          <w:szCs w:val="24"/>
          <w:highlight w:val="yellow"/>
        </w:rPr>
        <w:t xml:space="preserve"> after processing</w:t>
      </w:r>
      <w:r w:rsidR="00147BFF">
        <w:rPr>
          <w:rFonts w:ascii="Times New Roman" w:hAnsi="Times New Roman" w:cs="Times New Roman"/>
          <w:sz w:val="24"/>
          <w:szCs w:val="24"/>
          <w:highlight w:val="yellow"/>
        </w:rPr>
        <w:t xml:space="preserve"> are</w:t>
      </w:r>
      <w:r w:rsidR="00CF636D">
        <w:rPr>
          <w:rFonts w:ascii="Times New Roman" w:hAnsi="Times New Roman" w:cs="Times New Roman"/>
          <w:sz w:val="24"/>
          <w:szCs w:val="24"/>
          <w:highlight w:val="yellow"/>
        </w:rPr>
        <w:t xml:space="preserve"> not fully known</w:t>
      </w:r>
      <w:r w:rsidR="00E425DA">
        <w:rPr>
          <w:rFonts w:ascii="Times New Roman" w:hAnsi="Times New Roman" w:cs="Times New Roman"/>
          <w:sz w:val="24"/>
          <w:szCs w:val="24"/>
          <w:highlight w:val="yellow"/>
        </w:rPr>
        <w:t xml:space="preserve">, </w:t>
      </w:r>
      <w:r w:rsidR="00CF636D">
        <w:rPr>
          <w:rFonts w:ascii="Times New Roman" w:hAnsi="Times New Roman" w:cs="Times New Roman"/>
          <w:sz w:val="24"/>
          <w:szCs w:val="24"/>
          <w:highlight w:val="yellow"/>
        </w:rPr>
        <w:t>therefore identifying</w:t>
      </w:r>
      <w:r w:rsidR="00900AF4">
        <w:rPr>
          <w:rFonts w:ascii="Times New Roman" w:hAnsi="Times New Roman" w:cs="Times New Roman"/>
          <w:sz w:val="24"/>
          <w:szCs w:val="24"/>
          <w:highlight w:val="yellow"/>
        </w:rPr>
        <w:t xml:space="preserve"> proteins </w:t>
      </w:r>
      <w:r w:rsidR="005D63B6">
        <w:rPr>
          <w:rFonts w:ascii="Times New Roman" w:hAnsi="Times New Roman" w:cs="Times New Roman"/>
          <w:sz w:val="24"/>
          <w:szCs w:val="24"/>
          <w:highlight w:val="yellow"/>
        </w:rPr>
        <w:t xml:space="preserve">that </w:t>
      </w:r>
      <w:r w:rsidR="00900AF4">
        <w:rPr>
          <w:rFonts w:ascii="Times New Roman" w:hAnsi="Times New Roman" w:cs="Times New Roman"/>
          <w:sz w:val="24"/>
          <w:szCs w:val="24"/>
          <w:highlight w:val="yellow"/>
        </w:rPr>
        <w:t>can inhibit</w:t>
      </w:r>
      <w:r w:rsidR="00E425DA">
        <w:rPr>
          <w:rFonts w:ascii="Times New Roman" w:hAnsi="Times New Roman" w:cs="Times New Roman"/>
          <w:sz w:val="24"/>
          <w:szCs w:val="24"/>
          <w:highlight w:val="yellow"/>
        </w:rPr>
        <w:t xml:space="preserve"> the canonical binding site or modula</w:t>
      </w:r>
      <w:r w:rsidR="00900AF4">
        <w:rPr>
          <w:rFonts w:ascii="Times New Roman" w:hAnsi="Times New Roman" w:cs="Times New Roman"/>
          <w:sz w:val="24"/>
          <w:szCs w:val="24"/>
          <w:highlight w:val="yellow"/>
        </w:rPr>
        <w:t xml:space="preserve">te compartmentalisation of miRNAs can contribute to this understanding </w:t>
      </w:r>
      <w:r w:rsidR="00CF636D">
        <w:rPr>
          <w:rFonts w:ascii="Times New Roman" w:hAnsi="Times New Roman" w:cs="Times New Roman"/>
          <w:sz w:val="24"/>
          <w:szCs w:val="24"/>
          <w:highlight w:val="yellow"/>
        </w:rPr>
        <w:t>{Zhang, 2012 #291}</w:t>
      </w:r>
      <w:r w:rsidR="00900AF4">
        <w:rPr>
          <w:rFonts w:ascii="Times New Roman" w:hAnsi="Times New Roman" w:cs="Times New Roman"/>
          <w:sz w:val="24"/>
          <w:szCs w:val="24"/>
          <w:highlight w:val="yellow"/>
        </w:rPr>
        <w:t>.</w:t>
      </w:r>
      <w:r w:rsidR="00E425DA">
        <w:rPr>
          <w:rFonts w:ascii="Times New Roman" w:hAnsi="Times New Roman" w:cs="Times New Roman"/>
          <w:sz w:val="24"/>
          <w:szCs w:val="24"/>
          <w:highlight w:val="yellow"/>
        </w:rPr>
        <w:t xml:space="preserve"> </w:t>
      </w:r>
      <w:r w:rsidR="00F22193" w:rsidRPr="00C81258">
        <w:rPr>
          <w:rFonts w:ascii="Times New Roman" w:hAnsi="Times New Roman" w:cs="Times New Roman"/>
          <w:sz w:val="24"/>
          <w:szCs w:val="24"/>
          <w:highlight w:val="yellow"/>
        </w:rPr>
        <w:t xml:space="preserve">However, as this </w:t>
      </w:r>
      <w:r w:rsidR="00900AF4">
        <w:rPr>
          <w:rFonts w:ascii="Times New Roman" w:hAnsi="Times New Roman" w:cs="Times New Roman"/>
          <w:sz w:val="24"/>
          <w:szCs w:val="24"/>
          <w:highlight w:val="yellow"/>
        </w:rPr>
        <w:t xml:space="preserve">motif location is not </w:t>
      </w:r>
      <w:r w:rsidR="00F22193" w:rsidRPr="00C81258">
        <w:rPr>
          <w:rFonts w:ascii="Times New Roman" w:hAnsi="Times New Roman" w:cs="Times New Roman"/>
          <w:sz w:val="24"/>
          <w:szCs w:val="24"/>
          <w:highlight w:val="yellow"/>
        </w:rPr>
        <w:t xml:space="preserve">consistent across all of the miRNAs predicted to bind to </w:t>
      </w:r>
      <w:proofErr w:type="spellStart"/>
      <w:r w:rsidR="00F22193" w:rsidRPr="00C81258">
        <w:rPr>
          <w:rFonts w:ascii="Times New Roman" w:hAnsi="Times New Roman" w:cs="Times New Roman"/>
          <w:sz w:val="24"/>
          <w:szCs w:val="24"/>
          <w:highlight w:val="yellow"/>
        </w:rPr>
        <w:t>hnRNPK</w:t>
      </w:r>
      <w:proofErr w:type="spellEnd"/>
      <w:r w:rsidR="00F22193" w:rsidRPr="00C81258">
        <w:rPr>
          <w:rFonts w:ascii="Times New Roman" w:hAnsi="Times New Roman" w:cs="Times New Roman"/>
          <w:sz w:val="24"/>
          <w:szCs w:val="24"/>
          <w:highlight w:val="yellow"/>
        </w:rPr>
        <w:t>, its unlikely to be a</w:t>
      </w:r>
      <w:r w:rsidR="00E425DA">
        <w:rPr>
          <w:rFonts w:ascii="Times New Roman" w:hAnsi="Times New Roman" w:cs="Times New Roman"/>
          <w:sz w:val="24"/>
          <w:szCs w:val="24"/>
          <w:highlight w:val="yellow"/>
        </w:rPr>
        <w:t xml:space="preserve"> robust </w:t>
      </w:r>
      <w:r w:rsidR="00F22193" w:rsidRPr="00C81258">
        <w:rPr>
          <w:rFonts w:ascii="Times New Roman" w:hAnsi="Times New Roman" w:cs="Times New Roman"/>
          <w:sz w:val="24"/>
          <w:szCs w:val="24"/>
          <w:highlight w:val="yellow"/>
        </w:rPr>
        <w:t xml:space="preserve">function. Nonetheless, this may provide as </w:t>
      </w:r>
      <w:r w:rsidR="00344543" w:rsidRPr="00C81258">
        <w:rPr>
          <w:rFonts w:ascii="Times New Roman" w:hAnsi="Times New Roman" w:cs="Times New Roman"/>
          <w:sz w:val="24"/>
          <w:szCs w:val="24"/>
          <w:highlight w:val="yellow"/>
        </w:rPr>
        <w:t xml:space="preserve">an </w:t>
      </w:r>
      <w:r w:rsidR="00F22193" w:rsidRPr="00C81258">
        <w:rPr>
          <w:rFonts w:ascii="Times New Roman" w:hAnsi="Times New Roman" w:cs="Times New Roman"/>
          <w:sz w:val="24"/>
          <w:szCs w:val="24"/>
          <w:highlight w:val="yellow"/>
        </w:rPr>
        <w:t>additional miRNA regulatory</w:t>
      </w:r>
      <w:r w:rsidR="00344543" w:rsidRPr="00C81258">
        <w:rPr>
          <w:rFonts w:ascii="Times New Roman" w:hAnsi="Times New Roman" w:cs="Times New Roman"/>
          <w:sz w:val="24"/>
          <w:szCs w:val="24"/>
          <w:highlight w:val="yellow"/>
        </w:rPr>
        <w:t xml:space="preserve"> function</w:t>
      </w:r>
      <w:r w:rsidR="00F22193" w:rsidRPr="00C81258">
        <w:rPr>
          <w:rFonts w:ascii="Times New Roman" w:hAnsi="Times New Roman" w:cs="Times New Roman"/>
          <w:sz w:val="24"/>
          <w:szCs w:val="24"/>
          <w:highlight w:val="yellow"/>
        </w:rPr>
        <w:t xml:space="preserve"> induced </w:t>
      </w:r>
      <w:proofErr w:type="spellStart"/>
      <w:r w:rsidR="00F22193" w:rsidRPr="00C81258">
        <w:rPr>
          <w:rFonts w:ascii="Times New Roman" w:hAnsi="Times New Roman" w:cs="Times New Roman"/>
          <w:sz w:val="24"/>
          <w:szCs w:val="24"/>
          <w:highlight w:val="yellow"/>
        </w:rPr>
        <w:t>hnRNPK</w:t>
      </w:r>
      <w:proofErr w:type="spellEnd"/>
      <w:r w:rsidR="00F22193" w:rsidRPr="00C81258">
        <w:rPr>
          <w:rFonts w:ascii="Times New Roman" w:hAnsi="Times New Roman" w:cs="Times New Roman"/>
          <w:sz w:val="24"/>
          <w:szCs w:val="24"/>
          <w:highlight w:val="yellow"/>
        </w:rPr>
        <w:t xml:space="preserve"> </w:t>
      </w:r>
      <w:r w:rsidR="00344543" w:rsidRPr="00C81258">
        <w:rPr>
          <w:rFonts w:ascii="Times New Roman" w:hAnsi="Times New Roman" w:cs="Times New Roman"/>
          <w:sz w:val="24"/>
          <w:szCs w:val="24"/>
          <w:highlight w:val="yellow"/>
        </w:rPr>
        <w:t>in combination with modulating export.</w:t>
      </w:r>
      <w:r w:rsidR="00344543">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709314C" w14:textId="77777777"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Several technical limitations were encountered during this study, which should be further investigated in future work. Attempts to validate the EV and cellular miRNA levels was completed using RT-qPCR. While the trends from the RNA-</w:t>
      </w:r>
      <w:proofErr w:type="spellStart"/>
      <w:r w:rsidRPr="00314898">
        <w:rPr>
          <w:rFonts w:ascii="Times New Roman" w:hAnsi="Times New Roman" w:cs="Times New Roman"/>
          <w:sz w:val="24"/>
          <w:szCs w:val="24"/>
        </w:rPr>
        <w:t>seq</w:t>
      </w:r>
      <w:proofErr w:type="spellEnd"/>
      <w:r w:rsidRPr="00314898">
        <w:rPr>
          <w:rFonts w:ascii="Times New Roman" w:hAnsi="Times New Roman" w:cs="Times New Roman"/>
          <w:sz w:val="24"/>
          <w:szCs w:val="24"/>
        </w:rPr>
        <w:t xml:space="preserve"> data was maintained for these validated miRNAs, high variation of the EV data was observed. Unfortunately, this appears to be an issue with the low quantities of miRNAs extracted from the EVs in combination with the RT-qPCR sensitivity</w:t>
      </w:r>
      <w:r w:rsidR="005D63B6">
        <w:rPr>
          <w:rFonts w:ascii="Times New Roman" w:hAnsi="Times New Roman" w:cs="Times New Roman"/>
          <w:sz w:val="24"/>
          <w:szCs w:val="24"/>
        </w:rPr>
        <w:t xml:space="preserve"> limitation</w:t>
      </w:r>
      <w:r w:rsidRPr="00314898">
        <w:rPr>
          <w:rFonts w:ascii="Times New Roman" w:hAnsi="Times New Roman" w:cs="Times New Roman"/>
          <w:sz w:val="24"/>
          <w:szCs w:val="24"/>
        </w:rPr>
        <w:t>. Ideally, repeating this experiment using mor</w:t>
      </w:r>
      <w:r w:rsidR="00915D11">
        <w:rPr>
          <w:rFonts w:ascii="Times New Roman" w:hAnsi="Times New Roman" w:cs="Times New Roman"/>
          <w:sz w:val="24"/>
          <w:szCs w:val="24"/>
        </w:rPr>
        <w:t>e sensitive count based methods</w:t>
      </w:r>
      <w:r w:rsidRPr="00314898">
        <w:rPr>
          <w:rFonts w:ascii="Times New Roman" w:hAnsi="Times New Roman" w:cs="Times New Roman"/>
          <w:sz w:val="24"/>
          <w:szCs w:val="24"/>
        </w:rPr>
        <w:t xml:space="preserve"> such as the digital droplet PCR (</w:t>
      </w:r>
      <w:proofErr w:type="spellStart"/>
      <w:r w:rsidRPr="00314898">
        <w:rPr>
          <w:rFonts w:ascii="Times New Roman" w:hAnsi="Times New Roman" w:cs="Times New Roman"/>
          <w:sz w:val="24"/>
          <w:szCs w:val="24"/>
        </w:rPr>
        <w:t>ddPCR</w:t>
      </w:r>
      <w:proofErr w:type="spellEnd"/>
      <w:r w:rsidRPr="00314898">
        <w:rPr>
          <w:rFonts w:ascii="Times New Roman" w:hAnsi="Times New Roman" w:cs="Times New Roman"/>
          <w:sz w:val="24"/>
          <w:szCs w:val="24"/>
        </w:rPr>
        <w:t>)</w:t>
      </w:r>
      <w:r w:rsidR="00915D11">
        <w:rPr>
          <w:rFonts w:ascii="Times New Roman" w:hAnsi="Times New Roman" w:cs="Times New Roman"/>
          <w:sz w:val="24"/>
          <w:szCs w:val="24"/>
        </w:rPr>
        <w:t xml:space="preserve">, as described by </w:t>
      </w:r>
      <w:proofErr w:type="spellStart"/>
      <w:r w:rsidR="00915D11">
        <w:rPr>
          <w:rFonts w:ascii="Times New Roman" w:hAnsi="Times New Roman" w:cs="Times New Roman"/>
          <w:sz w:val="24"/>
          <w:szCs w:val="24"/>
        </w:rPr>
        <w:t>Chevillet</w:t>
      </w:r>
      <w:proofErr w:type="spellEnd"/>
      <w:r w:rsidR="00915D11">
        <w:rPr>
          <w:rFonts w:ascii="Times New Roman" w:hAnsi="Times New Roman" w:cs="Times New Roman"/>
          <w:sz w:val="24"/>
          <w:szCs w:val="24"/>
        </w:rPr>
        <w:t xml:space="preserve"> </w:t>
      </w:r>
      <w:r w:rsidR="00915D11">
        <w:rPr>
          <w:rFonts w:ascii="Times New Roman" w:hAnsi="Times New Roman" w:cs="Times New Roman"/>
          <w:i/>
          <w:sz w:val="24"/>
          <w:szCs w:val="24"/>
        </w:rPr>
        <w:t xml:space="preserve">et al. </w:t>
      </w:r>
      <w:r w:rsidR="00915D11">
        <w:rPr>
          <w:rFonts w:ascii="Times New Roman" w:hAnsi="Times New Roman" w:cs="Times New Roman"/>
          <w:sz w:val="24"/>
          <w:szCs w:val="24"/>
        </w:rPr>
        <w:t>(2014),</w:t>
      </w:r>
      <w:r w:rsidRPr="00314898">
        <w:rPr>
          <w:rFonts w:ascii="Times New Roman" w:hAnsi="Times New Roman" w:cs="Times New Roman"/>
          <w:sz w:val="24"/>
          <w:szCs w:val="24"/>
        </w:rPr>
        <w:t xml:space="preserve"> would limit this variation. Furthermore, experimental demonstration of the direct binding between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and selectively exported miRNAs such as miR-148a </w:t>
      </w:r>
      <w:r w:rsidRPr="00314898">
        <w:rPr>
          <w:rFonts w:ascii="Times New Roman" w:hAnsi="Times New Roman" w:cs="Times New Roman"/>
          <w:sz w:val="24"/>
          <w:szCs w:val="24"/>
        </w:rPr>
        <w:lastRenderedPageBreak/>
        <w:t xml:space="preserve">could not be completed due to time constraints and the low yield of pulldowns. Confirming binding interaction assists in determining whether these do indeed </w:t>
      </w:r>
      <w:r w:rsidR="005531F0">
        <w:rPr>
          <w:rFonts w:ascii="Times New Roman" w:hAnsi="Times New Roman" w:cs="Times New Roman"/>
          <w:sz w:val="24"/>
          <w:szCs w:val="24"/>
        </w:rPr>
        <w:t xml:space="preserve">directly </w:t>
      </w:r>
      <w:r w:rsidRPr="00314898">
        <w:rPr>
          <w:rFonts w:ascii="Times New Roman" w:hAnsi="Times New Roman" w:cs="Times New Roman"/>
          <w:sz w:val="24"/>
          <w:szCs w:val="24"/>
        </w:rPr>
        <w:t xml:space="preserve">interact as the co-localization experiments infer. Additionally, combining the pulldown with </w:t>
      </w:r>
      <w:proofErr w:type="spellStart"/>
      <w:r w:rsidRPr="00314898">
        <w:rPr>
          <w:rFonts w:ascii="Times New Roman" w:hAnsi="Times New Roman" w:cs="Times New Roman"/>
          <w:sz w:val="24"/>
          <w:szCs w:val="24"/>
        </w:rPr>
        <w:t>ddPCR</w:t>
      </w:r>
      <w:proofErr w:type="spellEnd"/>
      <w:r w:rsidRPr="00314898">
        <w:rPr>
          <w:rFonts w:ascii="Times New Roman" w:hAnsi="Times New Roman" w:cs="Times New Roman"/>
          <w:sz w:val="24"/>
          <w:szCs w:val="24"/>
        </w:rPr>
        <w:t xml:space="preserve"> and potentially sequencing can reveal whether the motif predictions were indeed correct. Given that motif discovery is a method to identify binding sites based on probabilistic models, some predictions may </w:t>
      </w:r>
      <w:r w:rsidR="009D3D5C">
        <w:rPr>
          <w:rFonts w:ascii="Times New Roman" w:hAnsi="Times New Roman" w:cs="Times New Roman"/>
          <w:sz w:val="24"/>
          <w:szCs w:val="24"/>
        </w:rPr>
        <w:t>be false positives</w:t>
      </w:r>
      <w:r w:rsidR="005B78BB">
        <w:rPr>
          <w:rFonts w:ascii="Times New Roman" w:hAnsi="Times New Roman" w:cs="Times New Roman"/>
          <w:sz w:val="24"/>
          <w:szCs w:val="24"/>
        </w:rPr>
        <w:t xml:space="preserve"> </w:t>
      </w:r>
      <w:r w:rsidR="005B78BB">
        <w:rPr>
          <w:rFonts w:ascii="Times New Roman" w:hAnsi="Times New Roman" w:cs="Times New Roman"/>
          <w:sz w:val="24"/>
          <w:szCs w:val="24"/>
        </w:rPr>
        <w:fldChar w:fldCharType="begin"/>
      </w:r>
      <w:r w:rsidR="005B78BB">
        <w:rPr>
          <w:rFonts w:ascii="Times New Roman" w:hAnsi="Times New Roman" w:cs="Times New Roman"/>
          <w:sz w:val="24"/>
          <w:szCs w:val="24"/>
        </w:rPr>
        <w:instrText xml:space="preserve"> ADDIN EN.CITE &lt;EndNote&gt;&lt;Cite&gt;&lt;Author&gt;Hu&lt;/Author&gt;&lt;Year&gt;2005&lt;/Year&gt;&lt;RecNum&gt;287&lt;/RecNum&gt;&lt;DisplayText&gt;(Hu&lt;style face="italic"&gt; et al.&lt;/style&gt; 2005)&lt;/DisplayText&gt;&lt;record&gt;&lt;rec-number&gt;287&lt;/rec-number&gt;&lt;foreign-keys&gt;&lt;key app="EN" db-id="fvaw9vd5rrfez2epavc5exebz02xt0vvvwrs" timestamp="1476601215"&gt;287&lt;/key&gt;&lt;/foreign-keys&gt;&lt;ref-type name="Journal Article"&gt;17&lt;/ref-type&gt;&lt;contributors&gt;&lt;authors&gt;&lt;author&gt;Hu, Jianjun&lt;/author&gt;&lt;author&gt;Li, Bin&lt;/author&gt;&lt;author&gt;Kihara, Daisuke&lt;/author&gt;&lt;/authors&gt;&lt;/contributors&gt;&lt;titles&gt;&lt;title&gt;Limitations and potentials of current motif discovery algorithms&lt;/title&gt;&lt;secondary-title&gt;Nucleic Acids Research&lt;/secondary-title&gt;&lt;/titles&gt;&lt;periodical&gt;&lt;full-title&gt;Nucleic Acids Research&lt;/full-title&gt;&lt;/periodical&gt;&lt;pages&gt;4899-4913&lt;/pages&gt;&lt;volume&gt;33&lt;/volume&gt;&lt;number&gt;15&lt;/number&gt;&lt;dates&gt;&lt;year&gt;2005&lt;/year&gt;&lt;pub-dates&gt;&lt;date&gt;January 1, 2005&lt;/date&gt;&lt;/pub-dates&gt;&lt;/dates&gt;&lt;urls&gt;&lt;related-urls&gt;&lt;url&gt;http://nar.oxfordjournals.org/content/33/15/4899.abstract&lt;/url&gt;&lt;/related-urls&gt;&lt;/urls&gt;&lt;electronic-resource-num&gt;10.1093/nar/gki791&lt;/electronic-resource-num&gt;&lt;/record&gt;&lt;/Cite&gt;&lt;/EndNote&gt;</w:instrText>
      </w:r>
      <w:r w:rsidR="005B78BB">
        <w:rPr>
          <w:rFonts w:ascii="Times New Roman" w:hAnsi="Times New Roman" w:cs="Times New Roman"/>
          <w:sz w:val="24"/>
          <w:szCs w:val="24"/>
        </w:rPr>
        <w:fldChar w:fldCharType="separate"/>
      </w:r>
      <w:r w:rsidR="005B78BB">
        <w:rPr>
          <w:rFonts w:ascii="Times New Roman" w:hAnsi="Times New Roman" w:cs="Times New Roman"/>
          <w:noProof/>
          <w:sz w:val="24"/>
          <w:szCs w:val="24"/>
        </w:rPr>
        <w:t>(</w:t>
      </w:r>
      <w:hyperlink w:anchor="_ENREF_30" w:tooltip="Hu, 2005 #287" w:history="1">
        <w:r w:rsidR="00035725">
          <w:rPr>
            <w:rFonts w:ascii="Times New Roman" w:hAnsi="Times New Roman" w:cs="Times New Roman"/>
            <w:noProof/>
            <w:sz w:val="24"/>
            <w:szCs w:val="24"/>
          </w:rPr>
          <w:t>Hu</w:t>
        </w:r>
        <w:r w:rsidR="00035725" w:rsidRPr="005B78BB">
          <w:rPr>
            <w:rFonts w:ascii="Times New Roman" w:hAnsi="Times New Roman" w:cs="Times New Roman"/>
            <w:i/>
            <w:noProof/>
            <w:sz w:val="24"/>
            <w:szCs w:val="24"/>
          </w:rPr>
          <w:t xml:space="preserve"> et al.</w:t>
        </w:r>
        <w:r w:rsidR="00035725">
          <w:rPr>
            <w:rFonts w:ascii="Times New Roman" w:hAnsi="Times New Roman" w:cs="Times New Roman"/>
            <w:noProof/>
            <w:sz w:val="24"/>
            <w:szCs w:val="24"/>
          </w:rPr>
          <w:t xml:space="preserve"> 2005</w:t>
        </w:r>
      </w:hyperlink>
      <w:r w:rsidR="005B78BB">
        <w:rPr>
          <w:rFonts w:ascii="Times New Roman" w:hAnsi="Times New Roman" w:cs="Times New Roman"/>
          <w:noProof/>
          <w:sz w:val="24"/>
          <w:szCs w:val="24"/>
        </w:rPr>
        <w:t>)</w:t>
      </w:r>
      <w:r w:rsidR="005B78BB">
        <w:rPr>
          <w:rFonts w:ascii="Times New Roman" w:hAnsi="Times New Roman" w:cs="Times New Roman"/>
          <w:sz w:val="24"/>
          <w:szCs w:val="24"/>
        </w:rPr>
        <w:fldChar w:fldCharType="end"/>
      </w:r>
      <w:r w:rsidRPr="00314898">
        <w:rPr>
          <w:rFonts w:ascii="Times New Roman" w:hAnsi="Times New Roman" w:cs="Times New Roman"/>
          <w:sz w:val="24"/>
          <w:szCs w:val="24"/>
        </w:rPr>
        <w:t xml:space="preserve">, and therefore experimental validation will be required. Ultimately, this will provide a clearer understanding of the selectivity of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to mediate the selective export of miRNAs.  </w:t>
      </w:r>
    </w:p>
    <w:p w14:paraId="66B5280B" w14:textId="77777777" w:rsidR="00314898" w:rsidRPr="00314898" w:rsidRDefault="00314898" w:rsidP="00314898">
      <w:pPr>
        <w:spacing w:line="480" w:lineRule="auto"/>
        <w:ind w:firstLine="142"/>
        <w:rPr>
          <w:rFonts w:ascii="Times New Roman" w:hAnsi="Times New Roman" w:cs="Times New Roman"/>
          <w:sz w:val="24"/>
          <w:szCs w:val="24"/>
        </w:rPr>
      </w:pPr>
      <w:r w:rsidRPr="00314898">
        <w:rPr>
          <w:rFonts w:ascii="Times New Roman" w:hAnsi="Times New Roman" w:cs="Times New Roman"/>
          <w:sz w:val="24"/>
          <w:szCs w:val="24"/>
        </w:rPr>
        <w:t>In conclusion, this study has identified a viable export protein that can mediate the selective export of miRNAs to E</w:t>
      </w:r>
      <w:bookmarkStart w:id="42" w:name="_GoBack"/>
      <w:bookmarkEnd w:id="42"/>
      <w:r w:rsidRPr="00314898">
        <w:rPr>
          <w:rFonts w:ascii="Times New Roman" w:hAnsi="Times New Roman" w:cs="Times New Roman"/>
          <w:sz w:val="24"/>
          <w:szCs w:val="24"/>
        </w:rPr>
        <w:t xml:space="preserve">Vs, specifically exosomes, in prostate cancer cell lines. </w:t>
      </w:r>
      <w:proofErr w:type="spellStart"/>
      <w:proofErr w:type="gramStart"/>
      <w:r w:rsidRPr="00314898">
        <w:rPr>
          <w:rFonts w:ascii="Times New Roman" w:hAnsi="Times New Roman" w:cs="Times New Roman"/>
          <w:sz w:val="24"/>
          <w:szCs w:val="24"/>
        </w:rPr>
        <w:t>hnRNPK</w:t>
      </w:r>
      <w:proofErr w:type="spellEnd"/>
      <w:proofErr w:type="gramEnd"/>
      <w:r w:rsidRPr="00314898">
        <w:rPr>
          <w:rFonts w:ascii="Times New Roman" w:hAnsi="Times New Roman" w:cs="Times New Roman"/>
          <w:sz w:val="24"/>
          <w:szCs w:val="24"/>
        </w:rPr>
        <w:t xml:space="preserve"> was found to modulate the selective export of miR-148a, and is predicted to mediate additional miRNAs, where expression of cavin-1 prevents its appropriate MVB localization to fulfil this function. However, the underlying link between cavin-1 and </w:t>
      </w:r>
      <w:proofErr w:type="spellStart"/>
      <w:r w:rsidRPr="00314898">
        <w:rPr>
          <w:rFonts w:ascii="Times New Roman" w:hAnsi="Times New Roman" w:cs="Times New Roman"/>
          <w:sz w:val="24"/>
          <w:szCs w:val="24"/>
        </w:rPr>
        <w:t>hnRNPK</w:t>
      </w:r>
      <w:proofErr w:type="spellEnd"/>
      <w:r w:rsidRPr="00314898">
        <w:rPr>
          <w:rFonts w:ascii="Times New Roman" w:hAnsi="Times New Roman" w:cs="Times New Roman"/>
          <w:sz w:val="24"/>
          <w:szCs w:val="24"/>
        </w:rPr>
        <w:t xml:space="preserve"> function/localization is currently unknown. Future efforts to identify this link and validate some of </w:t>
      </w:r>
      <w:r w:rsidR="000E4999">
        <w:rPr>
          <w:rFonts w:ascii="Times New Roman" w:hAnsi="Times New Roman" w:cs="Times New Roman"/>
          <w:sz w:val="24"/>
          <w:szCs w:val="24"/>
        </w:rPr>
        <w:t>the interactions</w:t>
      </w:r>
      <w:r w:rsidRPr="00314898">
        <w:rPr>
          <w:rFonts w:ascii="Times New Roman" w:hAnsi="Times New Roman" w:cs="Times New Roman"/>
          <w:sz w:val="24"/>
          <w:szCs w:val="24"/>
        </w:rPr>
        <w:t xml:space="preserve"> is required. Ultimately, identifying this mechanism assists in understanding how pro-oncogenic miRNAs are regulated in the EVs to facilitate their role in cancer progression</w:t>
      </w:r>
      <w:r w:rsidR="005531F0">
        <w:rPr>
          <w:rFonts w:ascii="Times New Roman" w:hAnsi="Times New Roman" w:cs="Times New Roman"/>
          <w:sz w:val="24"/>
          <w:szCs w:val="24"/>
        </w:rPr>
        <w:t xml:space="preserve"> but also, details some of the underlying mechanisms mediating miRNAs and exosome cargo sorting</w:t>
      </w:r>
      <w:r w:rsidRPr="00314898">
        <w:rPr>
          <w:rFonts w:ascii="Times New Roman" w:hAnsi="Times New Roman" w:cs="Times New Roman"/>
          <w:sz w:val="24"/>
          <w:szCs w:val="24"/>
        </w:rPr>
        <w:t xml:space="preserve">.   </w:t>
      </w:r>
    </w:p>
    <w:p w14:paraId="4ECE1C5D" w14:textId="77777777" w:rsidR="00C15703" w:rsidRPr="005B78BB" w:rsidRDefault="00DD6B71" w:rsidP="005B78BB">
      <w:pPr>
        <w:ind w:left="360"/>
        <w:rPr>
          <w:rFonts w:ascii="Times New Roman" w:hAnsi="Times New Roman" w:cs="Times New Roman"/>
          <w:color w:val="FFFFFF" w:themeColor="background1"/>
          <w:sz w:val="24"/>
          <w:szCs w:val="24"/>
          <w:lang w:val="en-US"/>
        </w:rPr>
      </w:pPr>
      <w:r w:rsidRPr="005B78BB">
        <w:rPr>
          <w:rFonts w:ascii="Times New Roman" w:hAnsi="Times New Roman" w:cs="Times New Roman"/>
          <w:sz w:val="24"/>
          <w:szCs w:val="24"/>
          <w:lang w:val="en-US"/>
        </w:rPr>
        <w:br w:type="page"/>
      </w:r>
      <w:r w:rsidRPr="005531F0">
        <w:rPr>
          <w:rFonts w:ascii="Times New Roman" w:hAnsi="Times New Roman" w:cs="Times New Roman"/>
          <w:color w:val="FFFFFF" w:themeColor="background1"/>
          <w:sz w:val="12"/>
          <w:szCs w:val="24"/>
        </w:rPr>
        <w:lastRenderedPageBreak/>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ZT4gMjAxNDsgTHUgYW5kIEdhbyAyMDE2KTwvRGlzcGxheVRleHQ+PHJlY29yZD48cmVjLW51bWJl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</w:fldData>
        </w:fldChar>
      </w:r>
      <w:r w:rsidR="00035725" w:rsidRPr="005531F0">
        <w:rPr>
          <w:rFonts w:ascii="Times New Roman" w:hAnsi="Times New Roman" w:cs="Times New Roman"/>
          <w:color w:val="FFFFFF" w:themeColor="background1"/>
          <w:sz w:val="12"/>
          <w:szCs w:val="24"/>
        </w:rPr>
        <w:instrText xml:space="preserve"> ADDIN EN.CITE </w:instrText>
      </w:r>
      <w:r w:rsidR="00035725" w:rsidRPr="005531F0">
        <w:rPr>
          <w:rFonts w:ascii="Times New Roman" w:hAnsi="Times New Roman" w:cs="Times New Roman"/>
          <w:color w:val="FFFFFF" w:themeColor="background1"/>
          <w:sz w:val="12"/>
          <w:szCs w:val="24"/>
        </w:rPr>
        <w:fldChar w:fldCharType="begin">
          <w:fldData xml:space="preserve">PEVuZE5vdGU+PENpdGU+PEF1dGhvcj5MdTwvQXV0aG9yPjxZZWFyPjIwMTY8L1llYXI+PFJlY051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</w:fldData>
        </w:fldChar>
      </w:r>
      <w:r w:rsidR="00035725" w:rsidRPr="005531F0">
        <w:rPr>
          <w:rFonts w:ascii="Times New Roman" w:hAnsi="Times New Roman" w:cs="Times New Roman"/>
          <w:color w:val="FFFFFF" w:themeColor="background1"/>
          <w:sz w:val="12"/>
          <w:szCs w:val="24"/>
        </w:rPr>
        <w:instrText xml:space="preserve"> ADDIN EN.CITE.DATA </w:instrText>
      </w:r>
      <w:r w:rsidR="00035725" w:rsidRPr="005531F0">
        <w:rPr>
          <w:rFonts w:ascii="Times New Roman" w:hAnsi="Times New Roman" w:cs="Times New Roman"/>
          <w:color w:val="FFFFFF" w:themeColor="background1"/>
          <w:sz w:val="12"/>
          <w:szCs w:val="24"/>
        </w:rPr>
      </w:r>
      <w:r w:rsidR="00035725" w:rsidRPr="005531F0">
        <w:rPr>
          <w:rFonts w:ascii="Times New Roman" w:hAnsi="Times New Roman" w:cs="Times New Roman"/>
          <w:color w:val="FFFFFF" w:themeColor="background1"/>
          <w:sz w:val="12"/>
          <w:szCs w:val="24"/>
        </w:rPr>
        <w:fldChar w:fldCharType="end"/>
      </w:r>
      <w:r w:rsidRPr="005531F0">
        <w:rPr>
          <w:rFonts w:ascii="Times New Roman" w:hAnsi="Times New Roman" w:cs="Times New Roman"/>
          <w:color w:val="FFFFFF" w:themeColor="background1"/>
          <w:sz w:val="12"/>
          <w:szCs w:val="24"/>
        </w:rPr>
      </w:r>
      <w:r w:rsidRPr="005531F0">
        <w:rPr>
          <w:rFonts w:ascii="Times New Roman" w:hAnsi="Times New Roman" w:cs="Times New Roman"/>
          <w:color w:val="FFFFFF" w:themeColor="background1"/>
          <w:sz w:val="12"/>
          <w:szCs w:val="24"/>
        </w:rPr>
        <w:fldChar w:fldCharType="separate"/>
      </w:r>
      <w:r w:rsidR="00035725" w:rsidRPr="005531F0">
        <w:rPr>
          <w:rFonts w:ascii="Times New Roman" w:hAnsi="Times New Roman" w:cs="Times New Roman"/>
          <w:noProof/>
          <w:color w:val="FFFFFF" w:themeColor="background1"/>
          <w:sz w:val="12"/>
          <w:szCs w:val="24"/>
        </w:rPr>
        <w:t>(</w:t>
      </w:r>
      <w:hyperlink w:anchor="_ENREF_31" w:tooltip="Huang, 2014 #201" w:history="1">
        <w:r w:rsidR="00035725" w:rsidRPr="005531F0">
          <w:rPr>
            <w:rFonts w:ascii="Times New Roman" w:hAnsi="Times New Roman" w:cs="Times New Roman"/>
            <w:noProof/>
            <w:color w:val="FFFFFF" w:themeColor="background1"/>
            <w:sz w:val="12"/>
            <w:szCs w:val="24"/>
          </w:rPr>
          <w:t>Huang</w:t>
        </w:r>
        <w:r w:rsidR="00035725" w:rsidRPr="005531F0">
          <w:rPr>
            <w:rFonts w:ascii="Times New Roman" w:hAnsi="Times New Roman" w:cs="Times New Roman"/>
            <w:i/>
            <w:noProof/>
            <w:color w:val="FFFFFF" w:themeColor="background1"/>
            <w:sz w:val="12"/>
            <w:szCs w:val="24"/>
          </w:rPr>
          <w:t xml:space="preserve"> et al.</w:t>
        </w:r>
        <w:r w:rsidR="00035725" w:rsidRPr="005531F0">
          <w:rPr>
            <w:rFonts w:ascii="Times New Roman" w:hAnsi="Times New Roman" w:cs="Times New Roman"/>
            <w:noProof/>
            <w:color w:val="FFFFFF" w:themeColor="background1"/>
            <w:sz w:val="12"/>
            <w:szCs w:val="24"/>
          </w:rPr>
          <w:t xml:space="preserve"> 2014</w:t>
        </w:r>
      </w:hyperlink>
      <w:r w:rsidR="00035725" w:rsidRPr="005531F0">
        <w:rPr>
          <w:rFonts w:ascii="Times New Roman" w:hAnsi="Times New Roman" w:cs="Times New Roman"/>
          <w:noProof/>
          <w:color w:val="FFFFFF" w:themeColor="background1"/>
          <w:sz w:val="12"/>
          <w:szCs w:val="24"/>
        </w:rPr>
        <w:t xml:space="preserve">; </w:t>
      </w:r>
      <w:hyperlink w:anchor="_ENREF_70" w:tooltip="Wang, 2014 #190" w:history="1">
        <w:r w:rsidR="00035725" w:rsidRPr="005531F0">
          <w:rPr>
            <w:rFonts w:ascii="Times New Roman" w:hAnsi="Times New Roman" w:cs="Times New Roman"/>
            <w:noProof/>
            <w:color w:val="FFFFFF" w:themeColor="background1"/>
            <w:sz w:val="12"/>
            <w:szCs w:val="24"/>
          </w:rPr>
          <w:t>Wang</w:t>
        </w:r>
        <w:r w:rsidR="00035725" w:rsidRPr="005531F0">
          <w:rPr>
            <w:rFonts w:ascii="Times New Roman" w:hAnsi="Times New Roman" w:cs="Times New Roman"/>
            <w:i/>
            <w:noProof/>
            <w:color w:val="FFFFFF" w:themeColor="background1"/>
            <w:sz w:val="12"/>
            <w:szCs w:val="24"/>
          </w:rPr>
          <w:t xml:space="preserve"> et al.</w:t>
        </w:r>
        <w:r w:rsidR="00035725" w:rsidRPr="005531F0">
          <w:rPr>
            <w:rFonts w:ascii="Times New Roman" w:hAnsi="Times New Roman" w:cs="Times New Roman"/>
            <w:noProof/>
            <w:color w:val="FFFFFF" w:themeColor="background1"/>
            <w:sz w:val="12"/>
            <w:szCs w:val="24"/>
          </w:rPr>
          <w:t xml:space="preserve"> 2014</w:t>
        </w:r>
      </w:hyperlink>
      <w:r w:rsidR="00035725" w:rsidRPr="005531F0">
        <w:rPr>
          <w:rFonts w:ascii="Times New Roman" w:hAnsi="Times New Roman" w:cs="Times New Roman"/>
          <w:noProof/>
          <w:color w:val="FFFFFF" w:themeColor="background1"/>
          <w:sz w:val="12"/>
          <w:szCs w:val="24"/>
        </w:rPr>
        <w:t xml:space="preserve">; </w:t>
      </w:r>
      <w:hyperlink w:anchor="_ENREF_45" w:tooltip="Lu, 2016 #266" w:history="1">
        <w:r w:rsidR="00035725" w:rsidRPr="005531F0">
          <w:rPr>
            <w:rFonts w:ascii="Times New Roman" w:hAnsi="Times New Roman" w:cs="Times New Roman"/>
            <w:noProof/>
            <w:color w:val="FFFFFF" w:themeColor="background1"/>
            <w:sz w:val="12"/>
            <w:szCs w:val="24"/>
          </w:rPr>
          <w:t>Lu and Gao 2016</w:t>
        </w:r>
      </w:hyperlink>
      <w:r w:rsidR="00035725" w:rsidRPr="005531F0">
        <w:rPr>
          <w:rFonts w:ascii="Times New Roman" w:hAnsi="Times New Roman" w:cs="Times New Roman"/>
          <w:noProof/>
          <w:color w:val="FFFFFF" w:themeColor="background1"/>
          <w:sz w:val="12"/>
          <w:szCs w:val="24"/>
        </w:rPr>
        <w:t>)</w:t>
      </w:r>
      <w:r w:rsidRPr="005531F0">
        <w:rPr>
          <w:rFonts w:ascii="Times New Roman" w:hAnsi="Times New Roman" w:cs="Times New Roman"/>
          <w:color w:val="FFFFFF" w:themeColor="background1"/>
          <w:sz w:val="12"/>
          <w:szCs w:val="24"/>
        </w:rPr>
        <w:fldChar w:fldCharType="end"/>
      </w:r>
      <w:r w:rsidR="005531F0" w:rsidRPr="005531F0">
        <w:rPr>
          <w:rFonts w:ascii="Times New Roman" w:hAnsi="Times New Roman" w:cs="Times New Roman"/>
          <w:color w:val="FFFFFF" w:themeColor="background1"/>
          <w:sz w:val="12"/>
          <w:szCs w:val="24"/>
        </w:rPr>
        <w:t xml:space="preserve"> </w:t>
      </w:r>
      <w:r w:rsidR="005531F0" w:rsidRPr="005531F0">
        <w:rPr>
          <w:rFonts w:ascii="Times New Roman" w:hAnsi="Times New Roman" w:cs="Times New Roman"/>
          <w:color w:val="FFFFFF" w:themeColor="background1"/>
          <w:sz w:val="12"/>
          <w:szCs w:val="24"/>
        </w:rPr>
        <w:fldChar w:fldCharType="begin"/>
      </w:r>
      <w:r w:rsidR="005531F0" w:rsidRPr="005531F0">
        <w:rPr>
          <w:rFonts w:ascii="Times New Roman" w:hAnsi="Times New Roman" w:cs="Times New Roman"/>
          <w:color w:val="FFFFFF" w:themeColor="background1"/>
          <w:sz w:val="12"/>
          <w:szCs w:val="24"/>
        </w:rPr>
        <w:instrText xml:space="preserve"> ADDIN EN.CITE &lt;EndNote&gt;&lt;Cite&gt;&lt;Author&gt;Chevillet&lt;/Author&gt;&lt;Year&gt;2014&lt;/Year&gt;&lt;RecNum&gt;286&lt;/RecNum&gt;&lt;DisplayText&gt;(Chevillet&lt;style face="italic"&gt; et al.&lt;/style&gt; 2014)&lt;/DisplayText&gt;&lt;record&gt;&lt;rec-number&gt;286&lt;/rec-number&gt;&lt;foreign-keys&gt;&lt;key app="EN" db-id="fvaw9vd5rrfez2epavc5exebz02xt0vvvwrs" timestamp="1476600930"&gt;286&lt;/key&gt;&lt;/foreign-keys&gt;&lt;ref-type name="Journal Article"&gt;17&lt;/ref-type&gt;&lt;contributors&gt;&lt;authors&gt;&lt;author&gt;Chevillet, John R.&lt;/author&gt;&lt;author&gt;Kang, Qing&lt;/author&gt;&lt;author&gt;Ruf, Ingrid K.&lt;/author&gt;&lt;author&gt;Briggs, Hilary A.&lt;/author&gt;&lt;author&gt;Vojtech, Lucia N.&lt;/author&gt;&lt;author&gt;Hughes, Sean M.&lt;/author&gt;&lt;author&gt;Cheng, Heather H.&lt;/author&gt;&lt;author&gt;Arroyo, Jason D.&lt;/author&gt;&lt;author&gt;Meredith, Emily K.&lt;/author&gt;&lt;author&gt;Gallichotte, Emily N.&lt;/author&gt;&lt;author&gt;Pogosova-Agadjanyan, Era L.&lt;/author&gt;&lt;author&gt;Morrissey, Colm&lt;/author&gt;&lt;author&gt;Stirewalt, Derek L.&lt;/author&gt;&lt;author&gt;Hladik, Florian&lt;/author&gt;&lt;author&gt;Yu, Evan Y.&lt;/author&gt;&lt;author&gt;Higano, Celestia S.&lt;/author&gt;&lt;author&gt;Tewari, Muneesh&lt;/author&gt;&lt;/authors&gt;&lt;/contributors&gt;&lt;titles&gt;&lt;title&gt;Quantitative and stoichiometric analysis of the microRNA content of exosomes&lt;/title&gt;&lt;secondary-title&gt;Proceedings of the National Academy of Sciences&lt;/secondary-title&gt;&lt;/titles&gt;&lt;periodical&gt;&lt;full-title&gt;Proceedings of the National Academy of Sciences&lt;/full-title&gt;&lt;/periodical&gt;&lt;pages&gt;14888-14893&lt;/pages&gt;&lt;volume&gt;111&lt;/volume&gt;&lt;number&gt;41&lt;/number&gt;&lt;dates&gt;&lt;year&gt;2014&lt;/year&gt;&lt;pub-dates&gt;&lt;date&gt;October 14, 2014&lt;/date&gt;&lt;/pub-dates&gt;&lt;/dates&gt;&lt;urls&gt;&lt;related-urls&gt;&lt;url&gt;http://www.pnas.org/content/111/41/14888.abstract&lt;/url&gt;&lt;/related-urls&gt;&lt;/urls&gt;&lt;electronic-resource-num&gt;10.1073/pnas.1408301111&lt;/electronic-resource-num&gt;&lt;/record&gt;&lt;/Cite&gt;&lt;/EndNote&gt;</w:instrText>
      </w:r>
      <w:r w:rsidR="005531F0" w:rsidRPr="005531F0">
        <w:rPr>
          <w:rFonts w:ascii="Times New Roman" w:hAnsi="Times New Roman" w:cs="Times New Roman"/>
          <w:color w:val="FFFFFF" w:themeColor="background1"/>
          <w:sz w:val="12"/>
          <w:szCs w:val="24"/>
        </w:rPr>
        <w:fldChar w:fldCharType="separate"/>
      </w:r>
      <w:r w:rsidR="005531F0" w:rsidRPr="005531F0">
        <w:rPr>
          <w:rFonts w:ascii="Times New Roman" w:hAnsi="Times New Roman" w:cs="Times New Roman"/>
          <w:noProof/>
          <w:color w:val="FFFFFF" w:themeColor="background1"/>
          <w:sz w:val="12"/>
          <w:szCs w:val="24"/>
        </w:rPr>
        <w:t>(</w:t>
      </w:r>
      <w:hyperlink w:anchor="_ENREF_9" w:tooltip="Chevillet, 2014 #286" w:history="1">
        <w:r w:rsidR="005531F0" w:rsidRPr="005531F0">
          <w:rPr>
            <w:rFonts w:ascii="Times New Roman" w:hAnsi="Times New Roman" w:cs="Times New Roman"/>
            <w:noProof/>
            <w:color w:val="FFFFFF" w:themeColor="background1"/>
            <w:sz w:val="12"/>
            <w:szCs w:val="24"/>
          </w:rPr>
          <w:t>Chevillet</w:t>
        </w:r>
        <w:r w:rsidR="005531F0" w:rsidRPr="005531F0">
          <w:rPr>
            <w:rFonts w:ascii="Times New Roman" w:hAnsi="Times New Roman" w:cs="Times New Roman"/>
            <w:i/>
            <w:noProof/>
            <w:color w:val="FFFFFF" w:themeColor="background1"/>
            <w:sz w:val="12"/>
            <w:szCs w:val="24"/>
          </w:rPr>
          <w:t xml:space="preserve"> et al.</w:t>
        </w:r>
        <w:r w:rsidR="005531F0" w:rsidRPr="005531F0">
          <w:rPr>
            <w:rFonts w:ascii="Times New Roman" w:hAnsi="Times New Roman" w:cs="Times New Roman"/>
            <w:noProof/>
            <w:color w:val="FFFFFF" w:themeColor="background1"/>
            <w:sz w:val="12"/>
            <w:szCs w:val="24"/>
          </w:rPr>
          <w:t xml:space="preserve"> 2014</w:t>
        </w:r>
      </w:hyperlink>
      <w:r w:rsidR="005531F0" w:rsidRPr="005531F0">
        <w:rPr>
          <w:rFonts w:ascii="Times New Roman" w:hAnsi="Times New Roman" w:cs="Times New Roman"/>
          <w:noProof/>
          <w:color w:val="FFFFFF" w:themeColor="background1"/>
          <w:sz w:val="12"/>
          <w:szCs w:val="24"/>
        </w:rPr>
        <w:t>)</w:t>
      </w:r>
      <w:r w:rsidR="005531F0" w:rsidRPr="005531F0">
        <w:rPr>
          <w:rFonts w:ascii="Times New Roman" w:hAnsi="Times New Roman" w:cs="Times New Roman"/>
          <w:color w:val="FFFFFF" w:themeColor="background1"/>
          <w:sz w:val="12"/>
          <w:szCs w:val="24"/>
        </w:rPr>
        <w:fldChar w:fldCharType="end"/>
      </w:r>
    </w:p>
    <w:p w14:paraId="54230AFA" w14:textId="77777777" w:rsidR="00314898" w:rsidRPr="005B78BB" w:rsidRDefault="00314898" w:rsidP="005B78BB">
      <w:pPr>
        <w:pStyle w:val="Heading1"/>
        <w:ind w:left="360"/>
        <w:rPr>
          <w:rFonts w:ascii="Times New Roman" w:hAnsi="Times New Roman" w:cs="Times New Roman"/>
          <w:szCs w:val="24"/>
          <w:lang w:val="en-US"/>
        </w:rPr>
      </w:pPr>
      <w:bookmarkStart w:id="43" w:name="_Toc464553547"/>
      <w:r w:rsidRPr="005B78BB">
        <w:rPr>
          <w:rFonts w:ascii="Times New Roman" w:hAnsi="Times New Roman" w:cs="Times New Roman"/>
          <w:szCs w:val="24"/>
          <w:lang w:val="en-US"/>
        </w:rPr>
        <w:t>References</w:t>
      </w:r>
      <w:bookmarkEnd w:id="43"/>
    </w:p>
    <w:p w14:paraId="5F6907F0" w14:textId="77777777" w:rsidR="00035725" w:rsidRPr="00035725" w:rsidRDefault="00C15703" w:rsidP="00035725">
      <w:pPr>
        <w:pStyle w:val="EndNoteBibliography"/>
      </w:pPr>
      <w:r w:rsidRPr="005B78BB">
        <w:rPr>
          <w:rFonts w:ascii="Times New Roman" w:hAnsi="Times New Roman" w:cs="Times New Roman"/>
          <w:sz w:val="24"/>
          <w:szCs w:val="24"/>
        </w:rPr>
        <w:fldChar w:fldCharType="begin"/>
      </w:r>
      <w:r w:rsidRPr="005B78BB">
        <w:rPr>
          <w:rFonts w:ascii="Times New Roman" w:hAnsi="Times New Roman" w:cs="Times New Roman"/>
          <w:sz w:val="24"/>
          <w:szCs w:val="24"/>
        </w:rPr>
        <w:instrText xml:space="preserve"> ADDIN EN.REFLIST </w:instrText>
      </w:r>
      <w:r w:rsidRPr="005B78BB">
        <w:rPr>
          <w:rFonts w:ascii="Times New Roman" w:hAnsi="Times New Roman" w:cs="Times New Roman"/>
          <w:sz w:val="24"/>
          <w:szCs w:val="24"/>
        </w:rPr>
        <w:fldChar w:fldCharType="separate"/>
      </w:r>
      <w:bookmarkStart w:id="44" w:name="_ENREF_1"/>
      <w:r w:rsidR="00035725" w:rsidRPr="00035725">
        <w:t xml:space="preserve">Alonso, M. A. and J. Millán (2001). "The role of lipid rafts in signalling and membrane trafficking in T lymphocytes." </w:t>
      </w:r>
      <w:r w:rsidR="00035725" w:rsidRPr="00035725">
        <w:rPr>
          <w:u w:val="single"/>
        </w:rPr>
        <w:t>Journal of Cell Science</w:t>
      </w:r>
      <w:r w:rsidR="00035725" w:rsidRPr="00035725">
        <w:t xml:space="preserve"> </w:t>
      </w:r>
      <w:r w:rsidR="00035725" w:rsidRPr="00035725">
        <w:rPr>
          <w:b/>
        </w:rPr>
        <w:t>114</w:t>
      </w:r>
      <w:r w:rsidR="00035725" w:rsidRPr="00035725">
        <w:t>(22): 3957.</w:t>
      </w:r>
    </w:p>
    <w:bookmarkEnd w:id="44"/>
    <w:p w14:paraId="5B626A56" w14:textId="77777777" w:rsidR="00035725" w:rsidRPr="00035725" w:rsidRDefault="00035725" w:rsidP="00035725">
      <w:pPr>
        <w:pStyle w:val="EndNoteBibliography"/>
        <w:spacing w:after="0"/>
      </w:pPr>
    </w:p>
    <w:p w14:paraId="69965183" w14:textId="77777777" w:rsidR="00035725" w:rsidRPr="00035725" w:rsidRDefault="00035725" w:rsidP="00035725">
      <w:pPr>
        <w:pStyle w:val="EndNoteBibliography"/>
      </w:pPr>
      <w:bookmarkStart w:id="45" w:name="_ENREF_2"/>
      <w:r w:rsidRPr="00035725">
        <w:t xml:space="preserve">Aung, C. S., M. M. Hill, M. Bastiani, R. G. Parton and M. O. Parat (2011). "PTRF-cavin-1 expression decreases the migration of PC3 prostate cancer cells: role of matrix metalloprotease 9." </w:t>
      </w:r>
      <w:r w:rsidRPr="00035725">
        <w:rPr>
          <w:u w:val="single"/>
        </w:rPr>
        <w:t>Eur J Cell Biol</w:t>
      </w:r>
      <w:r w:rsidRPr="00035725">
        <w:t xml:space="preserve"> </w:t>
      </w:r>
      <w:r w:rsidRPr="00035725">
        <w:rPr>
          <w:b/>
        </w:rPr>
        <w:t>90</w:t>
      </w:r>
      <w:r w:rsidRPr="00035725">
        <w:t>(2-3): 136-42.</w:t>
      </w:r>
    </w:p>
    <w:bookmarkEnd w:id="45"/>
    <w:p w14:paraId="46C1FA7D" w14:textId="77777777" w:rsidR="00035725" w:rsidRPr="00035725" w:rsidRDefault="00035725" w:rsidP="00035725">
      <w:pPr>
        <w:pStyle w:val="EndNoteBibliography"/>
        <w:spacing w:after="0"/>
      </w:pPr>
    </w:p>
    <w:p w14:paraId="1AB35678" w14:textId="77777777" w:rsidR="00035725" w:rsidRPr="00035725" w:rsidRDefault="00035725" w:rsidP="00035725">
      <w:pPr>
        <w:pStyle w:val="EndNoteBibliography"/>
      </w:pPr>
      <w:bookmarkStart w:id="46" w:name="_ENREF_3"/>
      <w:r w:rsidRPr="00035725">
        <w:t xml:space="preserve">Balcells, I., S. Cirera and P. K. Busk (2011). "Specific and sensitive quantitative RT-PCR of miRNAs with DNA primers." </w:t>
      </w:r>
      <w:r w:rsidRPr="00035725">
        <w:rPr>
          <w:u w:val="single"/>
        </w:rPr>
        <w:t>BMC Biotechnology</w:t>
      </w:r>
      <w:r w:rsidRPr="00035725">
        <w:t xml:space="preserve"> </w:t>
      </w:r>
      <w:r w:rsidRPr="00035725">
        <w:rPr>
          <w:b/>
        </w:rPr>
        <w:t>11</w:t>
      </w:r>
      <w:r w:rsidRPr="00035725">
        <w:t>(1): 1-11.</w:t>
      </w:r>
    </w:p>
    <w:bookmarkEnd w:id="46"/>
    <w:p w14:paraId="6D08F0E3" w14:textId="77777777" w:rsidR="00035725" w:rsidRPr="00035725" w:rsidRDefault="00035725" w:rsidP="00035725">
      <w:pPr>
        <w:pStyle w:val="EndNoteBibliography"/>
        <w:spacing w:after="0"/>
      </w:pPr>
    </w:p>
    <w:p w14:paraId="0B0E369E" w14:textId="77777777" w:rsidR="00035725" w:rsidRPr="00035725" w:rsidRDefault="00035725" w:rsidP="00035725">
      <w:pPr>
        <w:pStyle w:val="EndNoteBibliography"/>
      </w:pPr>
      <w:bookmarkStart w:id="47" w:name="_ENREF_4"/>
      <w:r w:rsidRPr="00035725">
        <w:t xml:space="preserve">Barboro, P., N. Ferrari and C. Balbi (2014). "Emerging roles of heterogeneous nuclear ribonucleoprotein K (hnRNP K) in cancer progression." </w:t>
      </w:r>
      <w:r w:rsidRPr="00035725">
        <w:rPr>
          <w:u w:val="single"/>
        </w:rPr>
        <w:t>Cancer Letters</w:t>
      </w:r>
      <w:r w:rsidRPr="00035725">
        <w:t xml:space="preserve"> </w:t>
      </w:r>
      <w:r w:rsidRPr="00035725">
        <w:rPr>
          <w:b/>
        </w:rPr>
        <w:t>352</w:t>
      </w:r>
      <w:r w:rsidRPr="00035725">
        <w:t>(2): 152-9.</w:t>
      </w:r>
    </w:p>
    <w:bookmarkEnd w:id="47"/>
    <w:p w14:paraId="3B521282" w14:textId="77777777" w:rsidR="00035725" w:rsidRPr="00035725" w:rsidRDefault="00035725" w:rsidP="00035725">
      <w:pPr>
        <w:pStyle w:val="EndNoteBibliography"/>
        <w:spacing w:after="0"/>
      </w:pPr>
    </w:p>
    <w:p w14:paraId="569CC72A" w14:textId="77777777" w:rsidR="00035725" w:rsidRPr="00035725" w:rsidRDefault="00035725" w:rsidP="00035725">
      <w:pPr>
        <w:pStyle w:val="EndNoteBibliography"/>
      </w:pPr>
      <w:bookmarkStart w:id="48" w:name="_ENREF_5"/>
      <w:r w:rsidRPr="00035725">
        <w:t xml:space="preserve">Brown, G. T. and G. I. Murray (2015). "Current mechanistic insights into the roles of matrix metalloproteinases in tumour invasion and metastasis." </w:t>
      </w:r>
      <w:r w:rsidRPr="00035725">
        <w:rPr>
          <w:u w:val="single"/>
        </w:rPr>
        <w:t>J Pathol</w:t>
      </w:r>
      <w:r w:rsidRPr="00035725">
        <w:t xml:space="preserve"> </w:t>
      </w:r>
      <w:r w:rsidRPr="00035725">
        <w:rPr>
          <w:b/>
        </w:rPr>
        <w:t>237</w:t>
      </w:r>
      <w:r w:rsidRPr="00035725">
        <w:t>(3): 273-81.</w:t>
      </w:r>
    </w:p>
    <w:bookmarkEnd w:id="48"/>
    <w:p w14:paraId="57916A1A" w14:textId="77777777" w:rsidR="00035725" w:rsidRPr="00035725" w:rsidRDefault="00035725" w:rsidP="00035725">
      <w:pPr>
        <w:pStyle w:val="EndNoteBibliography"/>
        <w:spacing w:after="0"/>
      </w:pPr>
    </w:p>
    <w:p w14:paraId="00A04B1B" w14:textId="77777777" w:rsidR="00035725" w:rsidRPr="00035725" w:rsidRDefault="00035725" w:rsidP="00035725">
      <w:pPr>
        <w:pStyle w:val="EndNoteBibliography"/>
      </w:pPr>
      <w:bookmarkStart w:id="49" w:name="_ENREF_6"/>
      <w:r w:rsidRPr="00035725">
        <w:t xml:space="preserve">Bubendorf, L., A. Schöpfer, U. Wagner, G. Sauter, H. Moch, N. Willi, T. C. Gasser and M. J. Mihatsch (2000). "Metastatic patterns of prostate cancer: An autopsy study of 1,589 patients." </w:t>
      </w:r>
      <w:r w:rsidRPr="00035725">
        <w:rPr>
          <w:u w:val="single"/>
        </w:rPr>
        <w:t>Human Pathology</w:t>
      </w:r>
      <w:r w:rsidRPr="00035725">
        <w:t xml:space="preserve"> </w:t>
      </w:r>
      <w:r w:rsidRPr="00035725">
        <w:rPr>
          <w:b/>
        </w:rPr>
        <w:t>31</w:t>
      </w:r>
      <w:r w:rsidRPr="00035725">
        <w:t>(5): 578-83.</w:t>
      </w:r>
    </w:p>
    <w:bookmarkEnd w:id="49"/>
    <w:p w14:paraId="206DEE40" w14:textId="77777777" w:rsidR="00035725" w:rsidRPr="00035725" w:rsidRDefault="00035725" w:rsidP="00035725">
      <w:pPr>
        <w:pStyle w:val="EndNoteBibliography"/>
        <w:spacing w:after="0"/>
      </w:pPr>
    </w:p>
    <w:p w14:paraId="3459E3DF" w14:textId="77777777" w:rsidR="00035725" w:rsidRPr="00035725" w:rsidRDefault="00035725" w:rsidP="00035725">
      <w:pPr>
        <w:pStyle w:val="EndNoteBibliography"/>
      </w:pPr>
      <w:bookmarkStart w:id="50" w:name="_ENREF_7"/>
      <w:r w:rsidRPr="00035725">
        <w:t xml:space="preserve">Chatterjee, M., E. Ben-Josef, D. G. Thomas, M. A. Morgan, M. M. Zalupski, G. Khan, C. Andrew Robinson, K. A. Griffith, C.-S. Chen, T. Ludwig, T. Bekaii-Saab, A. Chakravarti and T. M. Williams (2015). "Caveolin-1 is Associated with Tumor Progression and Confers a Multi-Modality Resistance Phenotype in Pancreatic Cancer." </w:t>
      </w:r>
      <w:r w:rsidRPr="00035725">
        <w:rPr>
          <w:u w:val="single"/>
        </w:rPr>
        <w:t>Scientific Reports</w:t>
      </w:r>
      <w:r w:rsidRPr="00035725">
        <w:t xml:space="preserve"> </w:t>
      </w:r>
      <w:r w:rsidRPr="00035725">
        <w:rPr>
          <w:b/>
        </w:rPr>
        <w:t>5</w:t>
      </w:r>
      <w:r w:rsidRPr="00035725">
        <w:t>: 10867.</w:t>
      </w:r>
    </w:p>
    <w:bookmarkEnd w:id="50"/>
    <w:p w14:paraId="7787A016" w14:textId="77777777" w:rsidR="00035725" w:rsidRPr="00035725" w:rsidRDefault="00035725" w:rsidP="00035725">
      <w:pPr>
        <w:pStyle w:val="EndNoteBibliography"/>
        <w:spacing w:after="0"/>
      </w:pPr>
    </w:p>
    <w:p w14:paraId="29156BC9" w14:textId="77777777" w:rsidR="00035725" w:rsidRPr="00035725" w:rsidRDefault="00035725" w:rsidP="00035725">
      <w:pPr>
        <w:pStyle w:val="EndNoteBibliography"/>
      </w:pPr>
      <w:bookmarkStart w:id="51" w:name="_ENREF_8"/>
      <w:r w:rsidRPr="00035725">
        <w:t xml:space="preserve">Cheng, P., C. Chen, H. B. He, R. Hu, H. D. Zhou, H. Xie, W. Zhu, R. C. Dai, X. P. Wu, E. Y. Liao and X. H. Luo (2013). "miR-148a regulates osteoclastogenesis by targeting V-maf musculoaponeurotic fibrosarcoma oncogene homolog B." </w:t>
      </w:r>
      <w:r w:rsidRPr="00035725">
        <w:rPr>
          <w:u w:val="single"/>
        </w:rPr>
        <w:t>J Bone Miner Res</w:t>
      </w:r>
      <w:r w:rsidRPr="00035725">
        <w:t xml:space="preserve"> </w:t>
      </w:r>
      <w:r w:rsidRPr="00035725">
        <w:rPr>
          <w:b/>
        </w:rPr>
        <w:t>28</w:t>
      </w:r>
      <w:r w:rsidRPr="00035725">
        <w:t>(5): 1180-90.</w:t>
      </w:r>
    </w:p>
    <w:bookmarkEnd w:id="51"/>
    <w:p w14:paraId="35D4BC96" w14:textId="77777777" w:rsidR="00035725" w:rsidRPr="00035725" w:rsidRDefault="00035725" w:rsidP="00035725">
      <w:pPr>
        <w:pStyle w:val="EndNoteBibliography"/>
        <w:spacing w:after="0"/>
      </w:pPr>
    </w:p>
    <w:p w14:paraId="3D5393AB" w14:textId="77777777" w:rsidR="00035725" w:rsidRPr="00035725" w:rsidRDefault="00035725" w:rsidP="00035725">
      <w:pPr>
        <w:pStyle w:val="EndNoteBibliography"/>
      </w:pPr>
      <w:bookmarkStart w:id="52" w:name="_ENREF_9"/>
      <w:r w:rsidRPr="00035725">
        <w:t xml:space="preserve">Chevillet, J. R., Q. Kang, I. K. Ruf, H. A. Briggs, L. N. Vojtech, S. M. Hughes, H. H. Cheng, J. D. Arroyo, E. K. Meredith, E. N. Gallichotte, E. L. Pogosova-Agadjanyan, C. Morrissey, D. L. Stirewalt, F. Hladik, E. Y. Yu, C. S. Higano and M. Tewari (2014). "Quantitative and stoichiometric analysis of the microRNA content of exosomes." </w:t>
      </w:r>
      <w:r w:rsidRPr="00035725">
        <w:rPr>
          <w:u w:val="single"/>
        </w:rPr>
        <w:t>Proceedings of the National Academy of Sciences</w:t>
      </w:r>
      <w:r w:rsidRPr="00035725">
        <w:t xml:space="preserve"> </w:t>
      </w:r>
      <w:r w:rsidRPr="00035725">
        <w:rPr>
          <w:b/>
        </w:rPr>
        <w:t>111</w:t>
      </w:r>
      <w:r w:rsidRPr="00035725">
        <w:t>(41): 14888-93.</w:t>
      </w:r>
    </w:p>
    <w:bookmarkEnd w:id="52"/>
    <w:p w14:paraId="4A54E468" w14:textId="77777777" w:rsidR="00035725" w:rsidRPr="00035725" w:rsidRDefault="00035725" w:rsidP="00035725">
      <w:pPr>
        <w:pStyle w:val="EndNoteBibliography"/>
        <w:spacing w:after="0"/>
      </w:pPr>
    </w:p>
    <w:p w14:paraId="35CB4917" w14:textId="77777777" w:rsidR="00035725" w:rsidRPr="00035725" w:rsidRDefault="00035725" w:rsidP="00035725">
      <w:pPr>
        <w:pStyle w:val="EndNoteBibliography"/>
      </w:pPr>
      <w:bookmarkStart w:id="53" w:name="_ENREF_10"/>
      <w:r w:rsidRPr="00035725">
        <w:t xml:space="preserve">Choi, D. S., J. Lee, G. Go, Y. K. Kim and Y. S. Gho (2013). "Circulating extracellular vesicles in cancer diagnosis and monitoring: an appraisal of clinical potential." </w:t>
      </w:r>
      <w:r w:rsidRPr="00035725">
        <w:rPr>
          <w:u w:val="single"/>
        </w:rPr>
        <w:t>Mol Diagn Ther</w:t>
      </w:r>
      <w:r w:rsidRPr="00035725">
        <w:t xml:space="preserve"> </w:t>
      </w:r>
      <w:r w:rsidRPr="00035725">
        <w:rPr>
          <w:b/>
        </w:rPr>
        <w:t>17</w:t>
      </w:r>
      <w:r w:rsidRPr="00035725">
        <w:t>(5): 265-71.</w:t>
      </w:r>
    </w:p>
    <w:bookmarkEnd w:id="53"/>
    <w:p w14:paraId="52BFD2FE" w14:textId="77777777" w:rsidR="00035725" w:rsidRPr="00035725" w:rsidRDefault="00035725" w:rsidP="00035725">
      <w:pPr>
        <w:pStyle w:val="EndNoteBibliography"/>
        <w:spacing w:after="0"/>
      </w:pPr>
    </w:p>
    <w:p w14:paraId="240E39BC" w14:textId="77777777" w:rsidR="00035725" w:rsidRPr="00035725" w:rsidRDefault="00035725" w:rsidP="00035725">
      <w:pPr>
        <w:pStyle w:val="EndNoteBibliography"/>
      </w:pPr>
      <w:bookmarkStart w:id="54" w:name="_ENREF_11"/>
      <w:r w:rsidRPr="00035725">
        <w:t xml:space="preserve">Costa-Silva, B., N. M. Aiello, A. J. Ocean, S. Singh, H. Zhang, B. K. Thakur, A. Becker, A. Hoshino, M. T. Mark, H. Molina, J. Xiang, T. Zhang, T.-M. Theilen, G. Garcia-Santos, C. Williams, Y. Ararso, Y. Huang, G. Rodrigues, T.-L. Shen, K. J. Labori, I. M. B. Lothe, E. H. Kure, J. Hernandez, A. Doussot, S. H. Ebbesen, P. M. Grandgenett, M. A. Hollingsworth, M. Jain, K. Mallya, S. K. Batra, W. R. Jarnagin, R. E. Schwartz, I. Matei, H. Peinado, B. Z. Stanger, J. Bromberg and D. Lyden (2015). "Pancreatic cancer exosomes initiate pre-metastatic niche formation in the liver." </w:t>
      </w:r>
      <w:r w:rsidRPr="00035725">
        <w:rPr>
          <w:u w:val="single"/>
        </w:rPr>
        <w:t>Nat Cell Biol</w:t>
      </w:r>
      <w:r w:rsidRPr="00035725">
        <w:t xml:space="preserve"> </w:t>
      </w:r>
      <w:r w:rsidRPr="00035725">
        <w:rPr>
          <w:b/>
        </w:rPr>
        <w:t>17</w:t>
      </w:r>
      <w:r w:rsidRPr="00035725">
        <w:t>(6): 816-26.</w:t>
      </w:r>
    </w:p>
    <w:bookmarkEnd w:id="54"/>
    <w:p w14:paraId="50C9A482" w14:textId="77777777" w:rsidR="00035725" w:rsidRPr="00035725" w:rsidRDefault="00035725" w:rsidP="00035725">
      <w:pPr>
        <w:pStyle w:val="EndNoteBibliography"/>
        <w:spacing w:after="0"/>
      </w:pPr>
    </w:p>
    <w:p w14:paraId="62B8E671" w14:textId="77777777" w:rsidR="00035725" w:rsidRPr="00035725" w:rsidRDefault="00035725" w:rsidP="00035725">
      <w:pPr>
        <w:pStyle w:val="EndNoteBibliography"/>
      </w:pPr>
      <w:bookmarkStart w:id="55" w:name="_ENREF_12"/>
      <w:r w:rsidRPr="00035725">
        <w:t xml:space="preserve">Djuranovic, S., A. Nahvi and R. Green (2012). "miRNA-Mediated Gene Silencing by Translational Repression Followed by mRNA Deadenylation and Decay." </w:t>
      </w:r>
      <w:r w:rsidRPr="00035725">
        <w:rPr>
          <w:u w:val="single"/>
        </w:rPr>
        <w:t>Science</w:t>
      </w:r>
      <w:r w:rsidRPr="00035725">
        <w:t xml:space="preserve"> </w:t>
      </w:r>
      <w:r w:rsidRPr="00035725">
        <w:rPr>
          <w:b/>
        </w:rPr>
        <w:t>336</w:t>
      </w:r>
      <w:r w:rsidRPr="00035725">
        <w:t>(6078): 237-40.</w:t>
      </w:r>
    </w:p>
    <w:bookmarkEnd w:id="55"/>
    <w:p w14:paraId="6A6D675F" w14:textId="77777777" w:rsidR="00035725" w:rsidRPr="00035725" w:rsidRDefault="00035725" w:rsidP="00035725">
      <w:pPr>
        <w:pStyle w:val="EndNoteBibliography"/>
        <w:spacing w:after="0"/>
      </w:pPr>
    </w:p>
    <w:p w14:paraId="02239E0D" w14:textId="77777777" w:rsidR="00035725" w:rsidRPr="00035725" w:rsidRDefault="00035725" w:rsidP="00035725">
      <w:pPr>
        <w:pStyle w:val="EndNoteBibliography"/>
      </w:pPr>
      <w:bookmarkStart w:id="56" w:name="_ENREF_13"/>
      <w:r w:rsidRPr="00035725">
        <w:t xml:space="preserve">Dovrat, S., M. Caspi, A. Zilberberg, L. Lahav, A. Firsow, H. Gur and R. Rosin-Arbesfeld (2014). "14-3-3 and β-catenin are secreted on extracellular vesicles to activate the oncogenic Wnt pathway." </w:t>
      </w:r>
      <w:r w:rsidRPr="00035725">
        <w:rPr>
          <w:u w:val="single"/>
        </w:rPr>
        <w:t>Molecular Oncology</w:t>
      </w:r>
      <w:r w:rsidRPr="00035725">
        <w:t xml:space="preserve"> </w:t>
      </w:r>
      <w:r w:rsidRPr="00035725">
        <w:rPr>
          <w:b/>
        </w:rPr>
        <w:t>8</w:t>
      </w:r>
      <w:r w:rsidRPr="00035725">
        <w:t>(5): 894-911.</w:t>
      </w:r>
    </w:p>
    <w:bookmarkEnd w:id="56"/>
    <w:p w14:paraId="2B7319D6" w14:textId="77777777" w:rsidR="00035725" w:rsidRPr="00035725" w:rsidRDefault="00035725" w:rsidP="00035725">
      <w:pPr>
        <w:pStyle w:val="EndNoteBibliography"/>
        <w:spacing w:after="0"/>
      </w:pPr>
    </w:p>
    <w:p w14:paraId="79B2FAA9" w14:textId="77777777" w:rsidR="00035725" w:rsidRPr="00035725" w:rsidRDefault="00035725" w:rsidP="00035725">
      <w:pPr>
        <w:pStyle w:val="EndNoteBibliography"/>
      </w:pPr>
      <w:bookmarkStart w:id="57" w:name="_ENREF_14"/>
      <w:r w:rsidRPr="00035725">
        <w:t xml:space="preserve">Dreyfuss, G., V. N. Kim and N. Kataoka (2002). "Messenger-RNA-binding proteins and the messages they carry." </w:t>
      </w:r>
      <w:r w:rsidRPr="00035725">
        <w:rPr>
          <w:u w:val="single"/>
        </w:rPr>
        <w:t>Nat Rev Mol Cell Biol</w:t>
      </w:r>
      <w:r w:rsidRPr="00035725">
        <w:t xml:space="preserve"> </w:t>
      </w:r>
      <w:r w:rsidRPr="00035725">
        <w:rPr>
          <w:b/>
        </w:rPr>
        <w:t>3</w:t>
      </w:r>
      <w:r w:rsidRPr="00035725">
        <w:t>(3): 195-205.</w:t>
      </w:r>
    </w:p>
    <w:bookmarkEnd w:id="57"/>
    <w:p w14:paraId="62472705" w14:textId="77777777" w:rsidR="00035725" w:rsidRPr="00035725" w:rsidRDefault="00035725" w:rsidP="00035725">
      <w:pPr>
        <w:pStyle w:val="EndNoteBibliography"/>
        <w:spacing w:after="0"/>
      </w:pPr>
    </w:p>
    <w:p w14:paraId="5EB0CDF2" w14:textId="77777777" w:rsidR="00035725" w:rsidRPr="00035725" w:rsidRDefault="00035725" w:rsidP="00035725">
      <w:pPr>
        <w:pStyle w:val="EndNoteBibliography"/>
      </w:pPr>
      <w:bookmarkStart w:id="58" w:name="_ENREF_15"/>
      <w:r w:rsidRPr="00035725">
        <w:t xml:space="preserve">Eisenhaber, B. and F. Eisenhaber (2007). "Posttranslational modifications and subcellular localization signals: indicators of sequence regions without inherent 3D structure?" </w:t>
      </w:r>
      <w:r w:rsidRPr="00035725">
        <w:rPr>
          <w:u w:val="single"/>
        </w:rPr>
        <w:t>Curr Protein Pept Sci</w:t>
      </w:r>
      <w:r w:rsidRPr="00035725">
        <w:t xml:space="preserve"> </w:t>
      </w:r>
      <w:r w:rsidRPr="00035725">
        <w:rPr>
          <w:b/>
        </w:rPr>
        <w:t>8</w:t>
      </w:r>
      <w:r w:rsidRPr="00035725">
        <w:t>(2): 197-203.</w:t>
      </w:r>
    </w:p>
    <w:bookmarkEnd w:id="58"/>
    <w:p w14:paraId="3FD9A2AB" w14:textId="77777777" w:rsidR="00035725" w:rsidRPr="00035725" w:rsidRDefault="00035725" w:rsidP="00035725">
      <w:pPr>
        <w:pStyle w:val="EndNoteBibliography"/>
        <w:spacing w:after="0"/>
      </w:pPr>
    </w:p>
    <w:p w14:paraId="1B42473A" w14:textId="77777777" w:rsidR="00035725" w:rsidRPr="00035725" w:rsidRDefault="00035725" w:rsidP="00035725">
      <w:pPr>
        <w:pStyle w:val="EndNoteBibliography"/>
      </w:pPr>
      <w:bookmarkStart w:id="59" w:name="_ENREF_16"/>
      <w:r w:rsidRPr="00035725">
        <w:t xml:space="preserve">Evans-Osses, I., L. H. Reichembach and M. I. Ramirez (2015). "Exosomes or microvesicles? Two kinds of extracellular vesicles with different routes to modify protozoan-host cell interaction." </w:t>
      </w:r>
      <w:r w:rsidRPr="00035725">
        <w:rPr>
          <w:u w:val="single"/>
        </w:rPr>
        <w:t>Parasitol Res</w:t>
      </w:r>
      <w:r w:rsidRPr="00035725">
        <w:t xml:space="preserve"> </w:t>
      </w:r>
      <w:r w:rsidRPr="00035725">
        <w:rPr>
          <w:b/>
        </w:rPr>
        <w:t>114</w:t>
      </w:r>
      <w:r w:rsidRPr="00035725">
        <w:t>(10): 3567-75.</w:t>
      </w:r>
    </w:p>
    <w:bookmarkEnd w:id="59"/>
    <w:p w14:paraId="58B32C06" w14:textId="77777777" w:rsidR="00035725" w:rsidRPr="00035725" w:rsidRDefault="00035725" w:rsidP="00035725">
      <w:pPr>
        <w:pStyle w:val="EndNoteBibliography"/>
        <w:spacing w:after="0"/>
      </w:pPr>
    </w:p>
    <w:p w14:paraId="6CACC59B" w14:textId="77777777" w:rsidR="00035725" w:rsidRPr="00035725" w:rsidRDefault="00035725" w:rsidP="00035725">
      <w:pPr>
        <w:pStyle w:val="EndNoteBibliography"/>
      </w:pPr>
      <w:bookmarkStart w:id="60" w:name="_ENREF_17"/>
      <w:r w:rsidRPr="00035725">
        <w:t xml:space="preserve">Fan, B., F. X. Sutandy, G. D. Syu, S. Middleton, G. Yi, K. Y. Lu, C. S. Chen and C. C. Kao (2015). "Heterogeneous Ribonucleoprotein K (hnRNP K) Binds miR-122, a Mature Liver-Specific MicroRNA Required for Hepatitis C Virus Replication." </w:t>
      </w:r>
      <w:r w:rsidRPr="00035725">
        <w:rPr>
          <w:u w:val="single"/>
        </w:rPr>
        <w:t>Mol Cell Proteomics</w:t>
      </w:r>
      <w:r w:rsidRPr="00035725">
        <w:t xml:space="preserve"> </w:t>
      </w:r>
      <w:r w:rsidRPr="00035725">
        <w:rPr>
          <w:b/>
        </w:rPr>
        <w:t>14</w:t>
      </w:r>
      <w:r w:rsidRPr="00035725">
        <w:t>(11): 2878-86.</w:t>
      </w:r>
    </w:p>
    <w:bookmarkEnd w:id="60"/>
    <w:p w14:paraId="3B25CCEF" w14:textId="77777777" w:rsidR="00035725" w:rsidRPr="00035725" w:rsidRDefault="00035725" w:rsidP="00035725">
      <w:pPr>
        <w:pStyle w:val="EndNoteBibliography"/>
        <w:spacing w:after="0"/>
      </w:pPr>
    </w:p>
    <w:p w14:paraId="3433CFF5" w14:textId="77777777" w:rsidR="00035725" w:rsidRPr="00035725" w:rsidRDefault="00035725" w:rsidP="00035725">
      <w:pPr>
        <w:pStyle w:val="EndNoteBibliography"/>
      </w:pPr>
      <w:bookmarkStart w:id="61" w:name="_ENREF_18"/>
      <w:r w:rsidRPr="00035725">
        <w:t xml:space="preserve">Friedman, R. C., K. K. Farh, C. B. Burge and D. P. Bartel (2009). "Most mammalian mRNAs are conserved targets of microRNAs." </w:t>
      </w:r>
      <w:r w:rsidRPr="00035725">
        <w:rPr>
          <w:u w:val="single"/>
        </w:rPr>
        <w:t>Genome Res</w:t>
      </w:r>
      <w:r w:rsidRPr="00035725">
        <w:t xml:space="preserve"> </w:t>
      </w:r>
      <w:r w:rsidRPr="00035725">
        <w:rPr>
          <w:b/>
        </w:rPr>
        <w:t>19</w:t>
      </w:r>
      <w:r w:rsidRPr="00035725">
        <w:t>(1): 92-105.</w:t>
      </w:r>
    </w:p>
    <w:bookmarkEnd w:id="61"/>
    <w:p w14:paraId="42BDA965" w14:textId="77777777" w:rsidR="00035725" w:rsidRPr="00035725" w:rsidRDefault="00035725" w:rsidP="00035725">
      <w:pPr>
        <w:pStyle w:val="EndNoteBibliography"/>
        <w:spacing w:after="0"/>
      </w:pPr>
    </w:p>
    <w:p w14:paraId="011854CC" w14:textId="77777777" w:rsidR="00035725" w:rsidRPr="00035725" w:rsidRDefault="00035725" w:rsidP="00035725">
      <w:pPr>
        <w:pStyle w:val="EndNoteBibliography"/>
      </w:pPr>
      <w:bookmarkStart w:id="62" w:name="_ENREF_19"/>
      <w:r w:rsidRPr="00035725">
        <w:t xml:space="preserve">Gao, R., Y. Yu, A. Inoue, N. Widodo, S. C. Kaul and R. Wadhwa (2013). "Heterogeneous nuclear ribonucleoprotein K (hnRNP-K) promotes tumor metastasis by induction of genes involved in extracellular matrix, cell movement, and angiogenesis." </w:t>
      </w:r>
      <w:r w:rsidRPr="00035725">
        <w:rPr>
          <w:u w:val="single"/>
        </w:rPr>
        <w:t>J Biol Chem</w:t>
      </w:r>
      <w:r w:rsidRPr="00035725">
        <w:t xml:space="preserve"> </w:t>
      </w:r>
      <w:r w:rsidRPr="00035725">
        <w:rPr>
          <w:b/>
        </w:rPr>
        <w:t>288</w:t>
      </w:r>
      <w:r w:rsidRPr="00035725">
        <w:t>(21): 15046-56.</w:t>
      </w:r>
    </w:p>
    <w:bookmarkEnd w:id="62"/>
    <w:p w14:paraId="1D79C611" w14:textId="77777777" w:rsidR="00035725" w:rsidRPr="00035725" w:rsidRDefault="00035725" w:rsidP="00035725">
      <w:pPr>
        <w:pStyle w:val="EndNoteBibliography"/>
        <w:spacing w:after="0"/>
      </w:pPr>
    </w:p>
    <w:p w14:paraId="63B0373E" w14:textId="77777777" w:rsidR="00035725" w:rsidRPr="00035725" w:rsidRDefault="00035725" w:rsidP="00035725">
      <w:pPr>
        <w:pStyle w:val="EndNoteBibliography"/>
      </w:pPr>
      <w:bookmarkStart w:id="63" w:name="_ENREF_20"/>
      <w:r w:rsidRPr="00035725">
        <w:t xml:space="preserve">Grande-García, A., A. Echarri, J. de Rooij, N. B. Alderson, C. M. Waterman-Storer, J. M. Valdivielso and M. A. del Pozo (2007). "Caveolin-1 regulates cell polarization and directional migration through Src kinase and Rho GTPases." </w:t>
      </w:r>
      <w:r w:rsidRPr="00035725">
        <w:rPr>
          <w:u w:val="single"/>
        </w:rPr>
        <w:t>The Journal of Cell Biology</w:t>
      </w:r>
      <w:r w:rsidRPr="00035725">
        <w:t xml:space="preserve"> </w:t>
      </w:r>
      <w:r w:rsidRPr="00035725">
        <w:rPr>
          <w:b/>
        </w:rPr>
        <w:t>177</w:t>
      </w:r>
      <w:r w:rsidRPr="00035725">
        <w:t>(4): 683-94.</w:t>
      </w:r>
    </w:p>
    <w:bookmarkEnd w:id="63"/>
    <w:p w14:paraId="7A442C49" w14:textId="77777777" w:rsidR="00035725" w:rsidRPr="00035725" w:rsidRDefault="00035725" w:rsidP="00035725">
      <w:pPr>
        <w:pStyle w:val="EndNoteBibliography"/>
        <w:spacing w:after="0"/>
      </w:pPr>
    </w:p>
    <w:p w14:paraId="2463DE1D" w14:textId="77777777" w:rsidR="00035725" w:rsidRPr="00035725" w:rsidRDefault="00035725" w:rsidP="00035725">
      <w:pPr>
        <w:pStyle w:val="EndNoteBibliography"/>
      </w:pPr>
      <w:bookmarkStart w:id="64" w:name="_ENREF_21"/>
      <w:r w:rsidRPr="00035725">
        <w:t xml:space="preserve">Gumulec, J., J. Sochor, M. Hlavna, M. Sztalmachova, S. Krizkova, P. Babula, R. Hrabec, A. Rovny, V. Adam, T. Eckschlager, R. Kizek and M. Masarik (2012). "Caveolin-1 as a potential high-risk prostate cancer biomarker." </w:t>
      </w:r>
      <w:r w:rsidRPr="00035725">
        <w:rPr>
          <w:u w:val="single"/>
        </w:rPr>
        <w:t>Oncology Reports</w:t>
      </w:r>
      <w:r w:rsidRPr="00035725">
        <w:t xml:space="preserve"> </w:t>
      </w:r>
      <w:r w:rsidRPr="00035725">
        <w:rPr>
          <w:b/>
        </w:rPr>
        <w:t>27</w:t>
      </w:r>
      <w:r w:rsidRPr="00035725">
        <w:t>(3): 831-41.</w:t>
      </w:r>
    </w:p>
    <w:bookmarkEnd w:id="64"/>
    <w:p w14:paraId="264CC019" w14:textId="77777777" w:rsidR="00035725" w:rsidRPr="00035725" w:rsidRDefault="00035725" w:rsidP="00035725">
      <w:pPr>
        <w:pStyle w:val="EndNoteBibliography"/>
        <w:spacing w:after="0"/>
      </w:pPr>
    </w:p>
    <w:p w14:paraId="69725672" w14:textId="77777777" w:rsidR="00035725" w:rsidRPr="00035725" w:rsidRDefault="00035725" w:rsidP="00035725">
      <w:pPr>
        <w:pStyle w:val="EndNoteBibliography"/>
      </w:pPr>
      <w:bookmarkStart w:id="65" w:name="_ENREF_22"/>
      <w:r w:rsidRPr="00035725">
        <w:t xml:space="preserve">Ha, M. and V. N. Kim (2014). "Regulation of microRNA biogenesis." </w:t>
      </w:r>
      <w:r w:rsidRPr="00035725">
        <w:rPr>
          <w:u w:val="single"/>
        </w:rPr>
        <w:t>Nat Rev Mol Cell Biol</w:t>
      </w:r>
      <w:r w:rsidRPr="00035725">
        <w:t xml:space="preserve"> </w:t>
      </w:r>
      <w:r w:rsidRPr="00035725">
        <w:rPr>
          <w:b/>
        </w:rPr>
        <w:t>15</w:t>
      </w:r>
      <w:r w:rsidRPr="00035725">
        <w:t>(8): 509-24.</w:t>
      </w:r>
    </w:p>
    <w:bookmarkEnd w:id="65"/>
    <w:p w14:paraId="626B4BAC" w14:textId="77777777" w:rsidR="00035725" w:rsidRPr="00035725" w:rsidRDefault="00035725" w:rsidP="00035725">
      <w:pPr>
        <w:pStyle w:val="EndNoteBibliography"/>
        <w:spacing w:after="0"/>
      </w:pPr>
    </w:p>
    <w:p w14:paraId="4942F3C7" w14:textId="77777777" w:rsidR="00035725" w:rsidRPr="00035725" w:rsidRDefault="00035725" w:rsidP="00035725">
      <w:pPr>
        <w:pStyle w:val="EndNoteBibliography"/>
      </w:pPr>
      <w:bookmarkStart w:id="66" w:name="_ENREF_23"/>
      <w:r w:rsidRPr="00035725">
        <w:t xml:space="preserve">Habelhah, H., K. Shah, L. Huang, A. Ostareck-Lederer, A. L. Burlingame, K. M. Shokat, M. W. Hentze and Z. e. Ronai (2001). "ERK phosphorylation drives cytoplasmic accumulation of hnRNP-K and inhibition of mRNA translation." </w:t>
      </w:r>
      <w:r w:rsidRPr="00035725">
        <w:rPr>
          <w:u w:val="single"/>
        </w:rPr>
        <w:t>Nat Cell Biol</w:t>
      </w:r>
      <w:r w:rsidRPr="00035725">
        <w:t xml:space="preserve"> </w:t>
      </w:r>
      <w:r w:rsidRPr="00035725">
        <w:rPr>
          <w:b/>
        </w:rPr>
        <w:t>3</w:t>
      </w:r>
      <w:r w:rsidRPr="00035725">
        <w:t>(3): 325-30.</w:t>
      </w:r>
    </w:p>
    <w:bookmarkEnd w:id="66"/>
    <w:p w14:paraId="288F0185" w14:textId="77777777" w:rsidR="00035725" w:rsidRPr="00035725" w:rsidRDefault="00035725" w:rsidP="00035725">
      <w:pPr>
        <w:pStyle w:val="EndNoteBibliography"/>
        <w:spacing w:after="0"/>
      </w:pPr>
    </w:p>
    <w:p w14:paraId="113A1832" w14:textId="77777777" w:rsidR="00035725" w:rsidRPr="00035725" w:rsidRDefault="00035725" w:rsidP="00035725">
      <w:pPr>
        <w:pStyle w:val="EndNoteBibliography"/>
      </w:pPr>
      <w:bookmarkStart w:id="67" w:name="_ENREF_24"/>
      <w:r w:rsidRPr="00035725">
        <w:t xml:space="preserve">Hansen, C. G., N. A. Bright, G. Howard and B. J. Nichols (2009). "SDPR induces membrane curvature and functions in the formation of caveolae." </w:t>
      </w:r>
      <w:r w:rsidRPr="00035725">
        <w:rPr>
          <w:u w:val="single"/>
        </w:rPr>
        <w:t>Nature Cell Biology</w:t>
      </w:r>
      <w:r w:rsidRPr="00035725">
        <w:t xml:space="preserve"> </w:t>
      </w:r>
      <w:r w:rsidRPr="00035725">
        <w:rPr>
          <w:b/>
        </w:rPr>
        <w:t>11</w:t>
      </w:r>
      <w:r w:rsidRPr="00035725">
        <w:t>(7): 807-14.</w:t>
      </w:r>
    </w:p>
    <w:bookmarkEnd w:id="67"/>
    <w:p w14:paraId="7CBEF793" w14:textId="77777777" w:rsidR="00035725" w:rsidRPr="00035725" w:rsidRDefault="00035725" w:rsidP="00035725">
      <w:pPr>
        <w:pStyle w:val="EndNoteBibliography"/>
        <w:spacing w:after="0"/>
      </w:pPr>
    </w:p>
    <w:p w14:paraId="452CB232" w14:textId="77777777" w:rsidR="00035725" w:rsidRPr="00035725" w:rsidRDefault="00035725" w:rsidP="00035725">
      <w:pPr>
        <w:pStyle w:val="EndNoteBibliography"/>
      </w:pPr>
      <w:bookmarkStart w:id="68" w:name="_ENREF_25"/>
      <w:r w:rsidRPr="00035725">
        <w:t xml:space="preserve">Harder, T., P. Scheiffele, P. Verkade and K. Simons (1998). "Lipid Domain Structure of the Plasma Membrane Revealed by Patching of Membrane Components." </w:t>
      </w:r>
      <w:r w:rsidRPr="00035725">
        <w:rPr>
          <w:u w:val="single"/>
        </w:rPr>
        <w:t>The Journal of Cell Biology</w:t>
      </w:r>
      <w:r w:rsidRPr="00035725">
        <w:t xml:space="preserve"> </w:t>
      </w:r>
      <w:r w:rsidRPr="00035725">
        <w:rPr>
          <w:b/>
        </w:rPr>
        <w:t>141</w:t>
      </w:r>
      <w:r w:rsidRPr="00035725">
        <w:t>(4): 929-42.</w:t>
      </w:r>
    </w:p>
    <w:bookmarkEnd w:id="68"/>
    <w:p w14:paraId="5EBD024D" w14:textId="77777777" w:rsidR="00035725" w:rsidRPr="00035725" w:rsidRDefault="00035725" w:rsidP="00035725">
      <w:pPr>
        <w:pStyle w:val="EndNoteBibliography"/>
        <w:spacing w:after="0"/>
      </w:pPr>
    </w:p>
    <w:p w14:paraId="140E3185" w14:textId="77777777" w:rsidR="00035725" w:rsidRPr="00035725" w:rsidRDefault="00035725" w:rsidP="00035725">
      <w:pPr>
        <w:pStyle w:val="EndNoteBibliography"/>
      </w:pPr>
      <w:bookmarkStart w:id="69" w:name="_ENREF_26"/>
      <w:r w:rsidRPr="00035725">
        <w:t xml:space="preserve">Hayashi, T., T. Ichimura, N. Yaegashi, T. Shiozawa and I. Konishi (2015). "Expression of CAVEOLIN 1 in uterine mesenchymal tumors: No relationship between malignancy and CAVEOLIN 1 expression." </w:t>
      </w:r>
      <w:r w:rsidRPr="00035725">
        <w:rPr>
          <w:u w:val="single"/>
        </w:rPr>
        <w:t>Biochemical and Biophysical Research Communications</w:t>
      </w:r>
      <w:r w:rsidRPr="00035725">
        <w:t xml:space="preserve"> </w:t>
      </w:r>
      <w:r w:rsidRPr="00035725">
        <w:rPr>
          <w:b/>
        </w:rPr>
        <w:t>463</w:t>
      </w:r>
      <w:r w:rsidRPr="00035725">
        <w:t>(4): 982-7.</w:t>
      </w:r>
    </w:p>
    <w:bookmarkEnd w:id="69"/>
    <w:p w14:paraId="7F8E8438" w14:textId="77777777" w:rsidR="00035725" w:rsidRPr="00035725" w:rsidRDefault="00035725" w:rsidP="00035725">
      <w:pPr>
        <w:pStyle w:val="EndNoteBibliography"/>
        <w:spacing w:after="0"/>
      </w:pPr>
    </w:p>
    <w:p w14:paraId="19734E6F" w14:textId="77777777" w:rsidR="00035725" w:rsidRPr="00035725" w:rsidRDefault="00035725" w:rsidP="00035725">
      <w:pPr>
        <w:pStyle w:val="EndNoteBibliography"/>
      </w:pPr>
      <w:bookmarkStart w:id="70" w:name="_ENREF_27"/>
      <w:r w:rsidRPr="00035725">
        <w:t xml:space="preserve">Hedlund, M., O. Nagaeva, D. Kargl, V. Baranov and L. Mincheva-Nilsson (2011). "Thermal- and Oxidative Stress Causes Enhanced Release of NKG2D Ligand-Bearing Immunosuppressive Exosomes in Leukemia/Lymphoma T and B Cells." </w:t>
      </w:r>
      <w:r w:rsidRPr="00035725">
        <w:rPr>
          <w:u w:val="single"/>
        </w:rPr>
        <w:t>PLoS ONE</w:t>
      </w:r>
      <w:r w:rsidRPr="00035725">
        <w:t xml:space="preserve"> </w:t>
      </w:r>
      <w:r w:rsidRPr="00035725">
        <w:rPr>
          <w:b/>
        </w:rPr>
        <w:t>6</w:t>
      </w:r>
      <w:r w:rsidRPr="00035725">
        <w:t>(2): e16899.</w:t>
      </w:r>
    </w:p>
    <w:bookmarkEnd w:id="70"/>
    <w:p w14:paraId="7794B5FD" w14:textId="77777777" w:rsidR="00035725" w:rsidRPr="00035725" w:rsidRDefault="00035725" w:rsidP="00035725">
      <w:pPr>
        <w:pStyle w:val="EndNoteBibliography"/>
        <w:spacing w:after="0"/>
      </w:pPr>
    </w:p>
    <w:p w14:paraId="1F16978F" w14:textId="77777777" w:rsidR="00035725" w:rsidRPr="00035725" w:rsidRDefault="00035725" w:rsidP="00035725">
      <w:pPr>
        <w:pStyle w:val="EndNoteBibliography"/>
      </w:pPr>
      <w:bookmarkStart w:id="71" w:name="_ENREF_28"/>
      <w:r w:rsidRPr="00035725">
        <w:t xml:space="preserve">Hill, M. M., M. Bastiani, R. Luetterforst, M. Kirkham, A. Kirkham, S. J. Nixon, P. Walser, D. Abankwa, V. M. J. Oorschot, S. Martin, J. F. Hancock and R. G. Parton (2008). "PTRF-Cavin, a Conserved Cytoplasmic Protein Required for Caveola Formation and Function." </w:t>
      </w:r>
      <w:r w:rsidRPr="00035725">
        <w:rPr>
          <w:u w:val="single"/>
        </w:rPr>
        <w:t>Cell</w:t>
      </w:r>
      <w:r w:rsidRPr="00035725">
        <w:t xml:space="preserve"> </w:t>
      </w:r>
      <w:r w:rsidRPr="00035725">
        <w:rPr>
          <w:b/>
        </w:rPr>
        <w:t>132</w:t>
      </w:r>
      <w:r w:rsidRPr="00035725">
        <w:t>(1): 113-24.</w:t>
      </w:r>
    </w:p>
    <w:bookmarkEnd w:id="71"/>
    <w:p w14:paraId="40C10B1C" w14:textId="77777777" w:rsidR="00035725" w:rsidRPr="00035725" w:rsidRDefault="00035725" w:rsidP="00035725">
      <w:pPr>
        <w:pStyle w:val="EndNoteBibliography"/>
        <w:spacing w:after="0"/>
      </w:pPr>
    </w:p>
    <w:p w14:paraId="48D419EC" w14:textId="77777777" w:rsidR="00035725" w:rsidRPr="00035725" w:rsidRDefault="00035725" w:rsidP="00035725">
      <w:pPr>
        <w:pStyle w:val="EndNoteBibliography"/>
      </w:pPr>
      <w:bookmarkStart w:id="72" w:name="_ENREF_29"/>
      <w:r w:rsidRPr="00035725">
        <w:t xml:space="preserve">Hope, N. R. and G. I. Murray (2011). "The expression profile of RNA-binding proteins in primary and metastatic colorectal cancer: relationship of heterogeneous nuclear ribonucleoproteins with prognosis." </w:t>
      </w:r>
      <w:r w:rsidRPr="00035725">
        <w:rPr>
          <w:u w:val="single"/>
        </w:rPr>
        <w:t>Human Pathology</w:t>
      </w:r>
      <w:r w:rsidRPr="00035725">
        <w:t xml:space="preserve"> </w:t>
      </w:r>
      <w:r w:rsidRPr="00035725">
        <w:rPr>
          <w:b/>
        </w:rPr>
        <w:t>42</w:t>
      </w:r>
      <w:r w:rsidRPr="00035725">
        <w:t>(3): 393-402.</w:t>
      </w:r>
    </w:p>
    <w:bookmarkEnd w:id="72"/>
    <w:p w14:paraId="0BF34A08" w14:textId="77777777" w:rsidR="00035725" w:rsidRPr="00035725" w:rsidRDefault="00035725" w:rsidP="00035725">
      <w:pPr>
        <w:pStyle w:val="EndNoteBibliography"/>
        <w:spacing w:after="0"/>
      </w:pPr>
    </w:p>
    <w:p w14:paraId="0F6BB979" w14:textId="77777777" w:rsidR="00035725" w:rsidRPr="00035725" w:rsidRDefault="00035725" w:rsidP="00035725">
      <w:pPr>
        <w:pStyle w:val="EndNoteBibliography"/>
      </w:pPr>
      <w:bookmarkStart w:id="73" w:name="_ENREF_30"/>
      <w:r w:rsidRPr="00035725">
        <w:t xml:space="preserve">Hu, J., B. Li and D. Kihara (2005). "Limitations and potentials of current motif discovery algorithms." </w:t>
      </w:r>
      <w:r w:rsidRPr="00035725">
        <w:rPr>
          <w:u w:val="single"/>
        </w:rPr>
        <w:t>Nucleic Acids Research</w:t>
      </w:r>
      <w:r w:rsidRPr="00035725">
        <w:t xml:space="preserve"> </w:t>
      </w:r>
      <w:r w:rsidRPr="00035725">
        <w:rPr>
          <w:b/>
        </w:rPr>
        <w:t>33</w:t>
      </w:r>
      <w:r w:rsidRPr="00035725">
        <w:t>(15): 4899-913.</w:t>
      </w:r>
    </w:p>
    <w:bookmarkEnd w:id="73"/>
    <w:p w14:paraId="32B72303" w14:textId="77777777" w:rsidR="00035725" w:rsidRPr="00035725" w:rsidRDefault="00035725" w:rsidP="00035725">
      <w:pPr>
        <w:pStyle w:val="EndNoteBibliography"/>
        <w:spacing w:after="0"/>
      </w:pPr>
    </w:p>
    <w:p w14:paraId="36C6EB94" w14:textId="77777777" w:rsidR="00035725" w:rsidRPr="00035725" w:rsidRDefault="00035725" w:rsidP="00035725">
      <w:pPr>
        <w:pStyle w:val="EndNoteBibliography"/>
      </w:pPr>
      <w:bookmarkStart w:id="74" w:name="_ENREF_31"/>
      <w:r w:rsidRPr="00035725">
        <w:t xml:space="preserve">Huang, C.-T., Y.-J. Oyang, H.-C. Huang and H.-F. Juan (2014). "MicroRNA-mediated networks underlie immune response regulation in papillary thyroid carcinoma." </w:t>
      </w:r>
      <w:r w:rsidRPr="00035725">
        <w:rPr>
          <w:u w:val="single"/>
        </w:rPr>
        <w:t>Scientific Reports</w:t>
      </w:r>
      <w:r w:rsidRPr="00035725">
        <w:t xml:space="preserve"> </w:t>
      </w:r>
      <w:r w:rsidRPr="00035725">
        <w:rPr>
          <w:b/>
        </w:rPr>
        <w:t>4</w:t>
      </w:r>
      <w:r w:rsidRPr="00035725">
        <w:t>: 6495.</w:t>
      </w:r>
    </w:p>
    <w:bookmarkEnd w:id="74"/>
    <w:p w14:paraId="08485D2B" w14:textId="77777777" w:rsidR="00035725" w:rsidRPr="00035725" w:rsidRDefault="00035725" w:rsidP="00035725">
      <w:pPr>
        <w:pStyle w:val="EndNoteBibliography"/>
        <w:spacing w:after="0"/>
      </w:pPr>
    </w:p>
    <w:p w14:paraId="5B2AEA46" w14:textId="77777777" w:rsidR="00035725" w:rsidRPr="00035725" w:rsidRDefault="00035725" w:rsidP="00035725">
      <w:pPr>
        <w:pStyle w:val="EndNoteBibliography"/>
      </w:pPr>
      <w:bookmarkStart w:id="75" w:name="_ENREF_32"/>
      <w:r w:rsidRPr="00035725">
        <w:t xml:space="preserve">Hunter, M. P., N. Ismail, X. Zhang, B. D. Aguda, E. J. Lee, L. Yu, T. Xiao, J. Schafer, M.-L. T. Lee, T. D. Schmittgen, S. P. Nana-Sinkam, D. Jarjoura and C. B. Marsh (2008). "Detection of microRNA Expression in Human Peripheral Blood Microvesicles." </w:t>
      </w:r>
      <w:r w:rsidRPr="00035725">
        <w:rPr>
          <w:u w:val="single"/>
        </w:rPr>
        <w:t>PLoS ONE</w:t>
      </w:r>
      <w:r w:rsidRPr="00035725">
        <w:t xml:space="preserve"> </w:t>
      </w:r>
      <w:r w:rsidRPr="00035725">
        <w:rPr>
          <w:b/>
        </w:rPr>
        <w:t>3</w:t>
      </w:r>
      <w:r w:rsidRPr="00035725">
        <w:t>(11): e3694.</w:t>
      </w:r>
    </w:p>
    <w:bookmarkEnd w:id="75"/>
    <w:p w14:paraId="186A6D5A" w14:textId="77777777" w:rsidR="00035725" w:rsidRPr="00035725" w:rsidRDefault="00035725" w:rsidP="00035725">
      <w:pPr>
        <w:pStyle w:val="EndNoteBibliography"/>
        <w:spacing w:after="0"/>
      </w:pPr>
    </w:p>
    <w:p w14:paraId="45F1DB14" w14:textId="77777777" w:rsidR="00035725" w:rsidRPr="00035725" w:rsidRDefault="00035725" w:rsidP="00035725">
      <w:pPr>
        <w:pStyle w:val="EndNoteBibliography"/>
      </w:pPr>
      <w:bookmarkStart w:id="76" w:name="_ENREF_33"/>
      <w:r w:rsidRPr="00035725">
        <w:t xml:space="preserve">Inder, K. L., J. E. Ruelcke, L. Petelin, H. Moon, E. Choi, J. Rae, A. Blumenthal, D. Hutmacher, N. A. Saunders, J. L. Stow, R. G. Parton and M. M. Hill (2014). "Cavin-1/PTRF alters prostate cancer cell-derived extracellular vesicle content and internalization to attenuate extracellular vesicle-mediated osteoclastogenesis and osteoblast proliferation." </w:t>
      </w:r>
      <w:r w:rsidRPr="00035725">
        <w:rPr>
          <w:u w:val="single"/>
        </w:rPr>
        <w:t>J Extracell Vesicles</w:t>
      </w:r>
      <w:r w:rsidRPr="00035725">
        <w:t xml:space="preserve"> </w:t>
      </w:r>
      <w:r w:rsidRPr="00035725">
        <w:rPr>
          <w:b/>
        </w:rPr>
        <w:t>3</w:t>
      </w:r>
      <w:r w:rsidRPr="00035725">
        <w:t>.</w:t>
      </w:r>
    </w:p>
    <w:bookmarkEnd w:id="76"/>
    <w:p w14:paraId="6A6E6FBF" w14:textId="77777777" w:rsidR="00035725" w:rsidRPr="00035725" w:rsidRDefault="00035725" w:rsidP="00035725">
      <w:pPr>
        <w:pStyle w:val="EndNoteBibliography"/>
        <w:spacing w:after="0"/>
      </w:pPr>
    </w:p>
    <w:p w14:paraId="29C1D84A" w14:textId="77777777" w:rsidR="00035725" w:rsidRPr="00035725" w:rsidRDefault="00035725" w:rsidP="00035725">
      <w:pPr>
        <w:pStyle w:val="EndNoteBibliography"/>
      </w:pPr>
      <w:bookmarkStart w:id="77" w:name="_ENREF_34"/>
      <w:r w:rsidRPr="00035725">
        <w:t xml:space="preserve">Inder, K. L., Y. Z. Zheng, M. J. Davis, H. Moon, D. Loo, H. Nguyen, J. A. Clements, R. G. Parton, L. J. Foster and M. M. Hill (2012). "Expression of PTRF in PC-3 Cells modulates cholesterol dynamics and the actin cytoskeleton impacting secretion pathways." </w:t>
      </w:r>
      <w:r w:rsidRPr="00035725">
        <w:rPr>
          <w:u w:val="single"/>
        </w:rPr>
        <w:t>Mol Cell Proteomics</w:t>
      </w:r>
      <w:r w:rsidRPr="00035725">
        <w:t xml:space="preserve"> </w:t>
      </w:r>
      <w:r w:rsidRPr="00035725">
        <w:rPr>
          <w:b/>
        </w:rPr>
        <w:t>11</w:t>
      </w:r>
      <w:r w:rsidRPr="00035725">
        <w:t>(2): M111.012245.</w:t>
      </w:r>
    </w:p>
    <w:bookmarkEnd w:id="77"/>
    <w:p w14:paraId="0C9369ED" w14:textId="77777777" w:rsidR="00035725" w:rsidRPr="00035725" w:rsidRDefault="00035725" w:rsidP="00035725">
      <w:pPr>
        <w:pStyle w:val="EndNoteBibliography"/>
        <w:spacing w:after="0"/>
      </w:pPr>
    </w:p>
    <w:p w14:paraId="0E5350D0" w14:textId="77777777" w:rsidR="00035725" w:rsidRPr="00035725" w:rsidRDefault="00035725" w:rsidP="00035725">
      <w:pPr>
        <w:pStyle w:val="EndNoteBibliography"/>
      </w:pPr>
      <w:bookmarkStart w:id="78" w:name="_ENREF_35"/>
      <w:r w:rsidRPr="00035725">
        <w:lastRenderedPageBreak/>
        <w:t xml:space="preserve">Ji, H., M. Chen, D. W. Greening, W. He, A. Rai, W. Zhang and R. J. Simpson (2014). "Deep Sequencing of RNA from Three Different Extracellular Vesicle (EV) Subtypes Released from the Human LIM1863 Colon Cancer Cell Line Uncovers Distinct Mirna-Enrichment Signatures." </w:t>
      </w:r>
      <w:r w:rsidRPr="00035725">
        <w:rPr>
          <w:u w:val="single"/>
        </w:rPr>
        <w:t>PLoS ONE</w:t>
      </w:r>
      <w:r w:rsidRPr="00035725">
        <w:t xml:space="preserve"> </w:t>
      </w:r>
      <w:r w:rsidRPr="00035725">
        <w:rPr>
          <w:b/>
        </w:rPr>
        <w:t>9</w:t>
      </w:r>
      <w:r w:rsidRPr="00035725">
        <w:t>(10): e110314.</w:t>
      </w:r>
    </w:p>
    <w:bookmarkEnd w:id="78"/>
    <w:p w14:paraId="2D4FF961" w14:textId="77777777" w:rsidR="00035725" w:rsidRPr="00035725" w:rsidRDefault="00035725" w:rsidP="00035725">
      <w:pPr>
        <w:pStyle w:val="EndNoteBibliography"/>
        <w:spacing w:after="0"/>
      </w:pPr>
    </w:p>
    <w:p w14:paraId="701ED274" w14:textId="77777777" w:rsidR="00035725" w:rsidRPr="00035725" w:rsidRDefault="00035725" w:rsidP="00035725">
      <w:pPr>
        <w:pStyle w:val="EndNoteBibliography"/>
      </w:pPr>
      <w:bookmarkStart w:id="79" w:name="_ENREF_36"/>
      <w:r w:rsidRPr="00035725">
        <w:t xml:space="preserve">Ji, H., D. W. Greening, T. W. Barnes, J. W. Lim, B. J. Tauro, A. Rai, R. Xu, C. Adda, S. Mathivanan, W. Zhao, Y. Xue, T. Xu, H.-J. Zhu and R. J. Simpson (2013). "Proteome profiling of exosomes derived from human primary and metastatic colorectal cancer cells reveal differential expression of key metastatic factors and signal transduction components." </w:t>
      </w:r>
      <w:r w:rsidRPr="00035725">
        <w:rPr>
          <w:u w:val="single"/>
        </w:rPr>
        <w:t>PROTEOMICS</w:t>
      </w:r>
      <w:r w:rsidRPr="00035725">
        <w:t xml:space="preserve"> </w:t>
      </w:r>
      <w:r w:rsidRPr="00035725">
        <w:rPr>
          <w:b/>
        </w:rPr>
        <w:t>13</w:t>
      </w:r>
      <w:r w:rsidRPr="00035725">
        <w:t>(10-11): 1672-86.</w:t>
      </w:r>
    </w:p>
    <w:bookmarkEnd w:id="79"/>
    <w:p w14:paraId="697CB2A2" w14:textId="77777777" w:rsidR="00035725" w:rsidRPr="00035725" w:rsidRDefault="00035725" w:rsidP="00035725">
      <w:pPr>
        <w:pStyle w:val="EndNoteBibliography"/>
        <w:spacing w:after="0"/>
      </w:pPr>
    </w:p>
    <w:p w14:paraId="6FDDF2D9" w14:textId="77777777" w:rsidR="00035725" w:rsidRPr="00035725" w:rsidRDefault="00035725" w:rsidP="00035725">
      <w:pPr>
        <w:pStyle w:val="EndNoteBibliography"/>
      </w:pPr>
      <w:bookmarkStart w:id="80" w:name="_ENREF_37"/>
      <w:r w:rsidRPr="00035725">
        <w:t xml:space="preserve">Kharmate, G., E. Hosseini-Beheshti, J. Caradec, M. Y. Chin and E. S. Tomlinson Guns (2016). "Epidermal Growth Factor Receptor in Prostate Cancer Derived Exosomes." </w:t>
      </w:r>
      <w:r w:rsidRPr="00035725">
        <w:rPr>
          <w:u w:val="single"/>
        </w:rPr>
        <w:t>PLoS ONE</w:t>
      </w:r>
      <w:r w:rsidRPr="00035725">
        <w:t xml:space="preserve"> </w:t>
      </w:r>
      <w:r w:rsidRPr="00035725">
        <w:rPr>
          <w:b/>
        </w:rPr>
        <w:t>11</w:t>
      </w:r>
      <w:r w:rsidRPr="00035725">
        <w:t>(5): e0154967.</w:t>
      </w:r>
    </w:p>
    <w:bookmarkEnd w:id="80"/>
    <w:p w14:paraId="30BA74A8" w14:textId="77777777" w:rsidR="00035725" w:rsidRPr="00035725" w:rsidRDefault="00035725" w:rsidP="00035725">
      <w:pPr>
        <w:pStyle w:val="EndNoteBibliography"/>
        <w:spacing w:after="0"/>
      </w:pPr>
    </w:p>
    <w:p w14:paraId="7C1A1463" w14:textId="77777777" w:rsidR="00035725" w:rsidRPr="00035725" w:rsidRDefault="00035725" w:rsidP="00035725">
      <w:pPr>
        <w:pStyle w:val="EndNoteBibliography"/>
      </w:pPr>
      <w:bookmarkStart w:id="81" w:name="_ENREF_38"/>
      <w:r w:rsidRPr="00035725">
        <w:t xml:space="preserve">Kincaid, M. M. and A. A. Cooper (2007). "Misfolded Proteins Traffic from the Endoplasmic Reticulum (ER) Due to ER Export Signals." </w:t>
      </w:r>
      <w:r w:rsidRPr="00035725">
        <w:rPr>
          <w:u w:val="single"/>
        </w:rPr>
        <w:t>Mol Biol Cell</w:t>
      </w:r>
      <w:r w:rsidRPr="00035725">
        <w:t xml:space="preserve"> </w:t>
      </w:r>
      <w:r w:rsidRPr="00035725">
        <w:rPr>
          <w:b/>
        </w:rPr>
        <w:t>18</w:t>
      </w:r>
      <w:r w:rsidRPr="00035725">
        <w:t>(2): 455-63.</w:t>
      </w:r>
    </w:p>
    <w:bookmarkEnd w:id="81"/>
    <w:p w14:paraId="0F8D257C" w14:textId="77777777" w:rsidR="00035725" w:rsidRPr="00035725" w:rsidRDefault="00035725" w:rsidP="00035725">
      <w:pPr>
        <w:pStyle w:val="EndNoteBibliography"/>
        <w:spacing w:after="0"/>
      </w:pPr>
    </w:p>
    <w:p w14:paraId="34E3C1EA" w14:textId="77777777" w:rsidR="00035725" w:rsidRPr="00035725" w:rsidRDefault="00035725" w:rsidP="00035725">
      <w:pPr>
        <w:pStyle w:val="EndNoteBibliography"/>
      </w:pPr>
      <w:bookmarkStart w:id="82" w:name="_ENREF_39"/>
      <w:r w:rsidRPr="00035725">
        <w:t xml:space="preserve">Klimek-Tomczak, K., L. S. Wyrwicz, S. Jain, K. Bomsztyk and J. Ostrowski (2004). "Characterization of hnRNP K protein-RNA interactions." </w:t>
      </w:r>
      <w:r w:rsidRPr="00035725">
        <w:rPr>
          <w:u w:val="single"/>
        </w:rPr>
        <w:t>J Mol Biol</w:t>
      </w:r>
      <w:r w:rsidRPr="00035725">
        <w:t xml:space="preserve"> </w:t>
      </w:r>
      <w:r w:rsidRPr="00035725">
        <w:rPr>
          <w:b/>
        </w:rPr>
        <w:t>342</w:t>
      </w:r>
      <w:r w:rsidRPr="00035725">
        <w:t>(4): 1131-41.</w:t>
      </w:r>
    </w:p>
    <w:bookmarkEnd w:id="82"/>
    <w:p w14:paraId="20930CDF" w14:textId="77777777" w:rsidR="00035725" w:rsidRPr="00035725" w:rsidRDefault="00035725" w:rsidP="00035725">
      <w:pPr>
        <w:pStyle w:val="EndNoteBibliography"/>
        <w:spacing w:after="0"/>
      </w:pPr>
    </w:p>
    <w:p w14:paraId="446178D7" w14:textId="77777777" w:rsidR="00035725" w:rsidRPr="00035725" w:rsidRDefault="00035725" w:rsidP="00035725">
      <w:pPr>
        <w:pStyle w:val="EndNoteBibliography"/>
      </w:pPr>
      <w:bookmarkStart w:id="83" w:name="_ENREF_40"/>
      <w:r w:rsidRPr="00035725">
        <w:t xml:space="preserve">Kosaka, N., H. Iguchi, Y. Yoshioka, F. Takeshita, Y. Matsuki and T. Ochiya (2010). "Secretory mechanisms and intercellular transfer of microRNAs in living cells." </w:t>
      </w:r>
      <w:r w:rsidRPr="00035725">
        <w:rPr>
          <w:u w:val="single"/>
        </w:rPr>
        <w:t>J Biol Chem</w:t>
      </w:r>
      <w:r w:rsidRPr="00035725">
        <w:t xml:space="preserve"> </w:t>
      </w:r>
      <w:r w:rsidRPr="00035725">
        <w:rPr>
          <w:b/>
        </w:rPr>
        <w:t>285</w:t>
      </w:r>
      <w:r w:rsidRPr="00035725">
        <w:t>(23): 17442-52.</w:t>
      </w:r>
    </w:p>
    <w:bookmarkEnd w:id="83"/>
    <w:p w14:paraId="6A65A1ED" w14:textId="77777777" w:rsidR="00035725" w:rsidRPr="00035725" w:rsidRDefault="00035725" w:rsidP="00035725">
      <w:pPr>
        <w:pStyle w:val="EndNoteBibliography"/>
        <w:spacing w:after="0"/>
      </w:pPr>
    </w:p>
    <w:p w14:paraId="5801E86C" w14:textId="77777777" w:rsidR="00035725" w:rsidRPr="00035725" w:rsidRDefault="00035725" w:rsidP="00035725">
      <w:pPr>
        <w:pStyle w:val="EndNoteBibliography"/>
      </w:pPr>
      <w:bookmarkStart w:id="84" w:name="_ENREF_41"/>
      <w:r w:rsidRPr="00035725">
        <w:t xml:space="preserve">Krecic, A. M. and M. S. Swanson (1999). "hnRNP complexes: composition, structure, and function." </w:t>
      </w:r>
      <w:r w:rsidRPr="00035725">
        <w:rPr>
          <w:u w:val="single"/>
        </w:rPr>
        <w:t>Curr Opin Cell Biol</w:t>
      </w:r>
      <w:r w:rsidRPr="00035725">
        <w:t xml:space="preserve"> </w:t>
      </w:r>
      <w:r w:rsidRPr="00035725">
        <w:rPr>
          <w:b/>
        </w:rPr>
        <w:t>11</w:t>
      </w:r>
      <w:r w:rsidRPr="00035725">
        <w:t>(3): 363-71.</w:t>
      </w:r>
    </w:p>
    <w:bookmarkEnd w:id="84"/>
    <w:p w14:paraId="5C3E6394" w14:textId="77777777" w:rsidR="00035725" w:rsidRPr="00035725" w:rsidRDefault="00035725" w:rsidP="00035725">
      <w:pPr>
        <w:pStyle w:val="EndNoteBibliography"/>
        <w:spacing w:after="0"/>
      </w:pPr>
    </w:p>
    <w:p w14:paraId="607F17A1" w14:textId="77777777" w:rsidR="00035725" w:rsidRPr="00035725" w:rsidRDefault="00035725" w:rsidP="00035725">
      <w:pPr>
        <w:pStyle w:val="EndNoteBibliography"/>
      </w:pPr>
      <w:bookmarkStart w:id="85" w:name="_ENREF_42"/>
      <w:r w:rsidRPr="00035725">
        <w:t xml:space="preserve">Lee, J. T. Y., W. H. Tsang and K. L. Chow (2011). "Simple Modifications to Standard TRIzol® Protocol Allow High-Yield RNA Extraction from Cells on Resorbable Materials." </w:t>
      </w:r>
      <w:r w:rsidRPr="00035725">
        <w:rPr>
          <w:u w:val="single"/>
        </w:rPr>
        <w:t>Journal of Biomaterials and Nanobiotechnology</w:t>
      </w:r>
      <w:r w:rsidRPr="00035725">
        <w:t xml:space="preserve"> </w:t>
      </w:r>
      <w:r w:rsidRPr="00035725">
        <w:rPr>
          <w:b/>
        </w:rPr>
        <w:t>02</w:t>
      </w:r>
      <w:r w:rsidRPr="00035725">
        <w:t>(01): 41-8.</w:t>
      </w:r>
    </w:p>
    <w:bookmarkEnd w:id="85"/>
    <w:p w14:paraId="06BA66CA" w14:textId="77777777" w:rsidR="00035725" w:rsidRPr="00035725" w:rsidRDefault="00035725" w:rsidP="00035725">
      <w:pPr>
        <w:pStyle w:val="EndNoteBibliography"/>
        <w:spacing w:after="0"/>
      </w:pPr>
    </w:p>
    <w:p w14:paraId="38060B0E" w14:textId="77777777" w:rsidR="00035725" w:rsidRPr="00035725" w:rsidRDefault="00035725" w:rsidP="00035725">
      <w:pPr>
        <w:pStyle w:val="EndNoteBibliography"/>
      </w:pPr>
      <w:bookmarkStart w:id="86" w:name="_ENREF_43"/>
      <w:r w:rsidRPr="00035725">
        <w:t xml:space="preserve">Lee, S. W., M. H. Lee, J. H. Park, S. H. Kang, H. M. Yoo, S. H. Ka, Y. M. Oh, Y. J. Jeon and C. H. Chung (2012). "SUMOylation of hnRNP-K is required for p53-mediated cell-cycle arrest in response to DNA damage." </w:t>
      </w:r>
      <w:r w:rsidRPr="00035725">
        <w:rPr>
          <w:u w:val="single"/>
        </w:rPr>
        <w:t>The EMBO Journal</w:t>
      </w:r>
      <w:r w:rsidRPr="00035725">
        <w:t xml:space="preserve"> </w:t>
      </w:r>
      <w:r w:rsidRPr="00035725">
        <w:rPr>
          <w:b/>
        </w:rPr>
        <w:t>31</w:t>
      </w:r>
      <w:r w:rsidRPr="00035725">
        <w:t>(23): 4441-52.</w:t>
      </w:r>
    </w:p>
    <w:bookmarkEnd w:id="86"/>
    <w:p w14:paraId="5AE2F05A" w14:textId="77777777" w:rsidR="00035725" w:rsidRPr="00035725" w:rsidRDefault="00035725" w:rsidP="00035725">
      <w:pPr>
        <w:pStyle w:val="EndNoteBibliography"/>
        <w:spacing w:after="0"/>
      </w:pPr>
    </w:p>
    <w:p w14:paraId="4F2B857C" w14:textId="77777777" w:rsidR="00035725" w:rsidRPr="00035725" w:rsidRDefault="00035725" w:rsidP="00035725">
      <w:pPr>
        <w:pStyle w:val="EndNoteBibliography"/>
      </w:pPr>
      <w:bookmarkStart w:id="87" w:name="_ENREF_44"/>
      <w:r w:rsidRPr="00035725">
        <w:t xml:space="preserve">Lerga, A., M. Hallier, L. Delva, C. Orvain, I. Gallais, J. Marie and F. Moreau-Gachelin (2001). "Identification of an RNA Binding Specificity for the Potential Splicing Factor TLS." </w:t>
      </w:r>
      <w:r w:rsidRPr="00035725">
        <w:rPr>
          <w:u w:val="single"/>
        </w:rPr>
        <w:t>Journal of Biological Chemistry</w:t>
      </w:r>
      <w:r w:rsidRPr="00035725">
        <w:t xml:space="preserve"> </w:t>
      </w:r>
      <w:r w:rsidRPr="00035725">
        <w:rPr>
          <w:b/>
        </w:rPr>
        <w:t>276</w:t>
      </w:r>
      <w:r w:rsidRPr="00035725">
        <w:t>(9): 6807-16.</w:t>
      </w:r>
    </w:p>
    <w:bookmarkEnd w:id="87"/>
    <w:p w14:paraId="53ACC940" w14:textId="77777777" w:rsidR="00035725" w:rsidRPr="00035725" w:rsidRDefault="00035725" w:rsidP="00035725">
      <w:pPr>
        <w:pStyle w:val="EndNoteBibliography"/>
        <w:spacing w:after="0"/>
      </w:pPr>
    </w:p>
    <w:p w14:paraId="26B188F9" w14:textId="77777777" w:rsidR="00035725" w:rsidRPr="00035725" w:rsidRDefault="00035725" w:rsidP="00035725">
      <w:pPr>
        <w:pStyle w:val="EndNoteBibliography"/>
      </w:pPr>
      <w:bookmarkStart w:id="88" w:name="_ENREF_45"/>
      <w:r w:rsidRPr="00035725">
        <w:t xml:space="preserve">Lu, J. and F. H. Gao (2016). "Role and molecular mechanism of heterogeneous nuclear ribonucleoprotein K in tumor development and progression." </w:t>
      </w:r>
      <w:r w:rsidRPr="00035725">
        <w:rPr>
          <w:u w:val="single"/>
        </w:rPr>
        <w:t>Biomed Rep</w:t>
      </w:r>
      <w:r w:rsidRPr="00035725">
        <w:t xml:space="preserve"> </w:t>
      </w:r>
      <w:r w:rsidRPr="00035725">
        <w:rPr>
          <w:b/>
        </w:rPr>
        <w:t>4</w:t>
      </w:r>
      <w:r w:rsidRPr="00035725">
        <w:t>(6): 657-63.</w:t>
      </w:r>
    </w:p>
    <w:bookmarkEnd w:id="88"/>
    <w:p w14:paraId="03E08171" w14:textId="77777777" w:rsidR="00035725" w:rsidRPr="00035725" w:rsidRDefault="00035725" w:rsidP="00035725">
      <w:pPr>
        <w:pStyle w:val="EndNoteBibliography"/>
        <w:spacing w:after="0"/>
      </w:pPr>
    </w:p>
    <w:p w14:paraId="56D27C61" w14:textId="77777777" w:rsidR="00035725" w:rsidRPr="00035725" w:rsidRDefault="00035725" w:rsidP="00035725">
      <w:pPr>
        <w:pStyle w:val="EndNoteBibliography"/>
      </w:pPr>
      <w:bookmarkStart w:id="89" w:name="_ENREF_46"/>
      <w:r w:rsidRPr="00035725">
        <w:t xml:space="preserve">Luz, M. A. and A. G. Aprikian (2010). "Preventing bone complications in advanced prostate cancer." </w:t>
      </w:r>
      <w:r w:rsidRPr="00035725">
        <w:rPr>
          <w:u w:val="single"/>
        </w:rPr>
        <w:t>Current Oncology</w:t>
      </w:r>
      <w:r w:rsidRPr="00035725">
        <w:t xml:space="preserve"> </w:t>
      </w:r>
      <w:r w:rsidRPr="00035725">
        <w:rPr>
          <w:b/>
        </w:rPr>
        <w:t>17</w:t>
      </w:r>
      <w:r w:rsidRPr="00035725">
        <w:t>(Suppl 2): S65-S71.</w:t>
      </w:r>
    </w:p>
    <w:bookmarkEnd w:id="89"/>
    <w:p w14:paraId="63FA7525" w14:textId="77777777" w:rsidR="00035725" w:rsidRPr="00035725" w:rsidRDefault="00035725" w:rsidP="00035725">
      <w:pPr>
        <w:pStyle w:val="EndNoteBibliography"/>
        <w:spacing w:after="0"/>
      </w:pPr>
    </w:p>
    <w:p w14:paraId="1A6CF977" w14:textId="77777777" w:rsidR="00035725" w:rsidRPr="00035725" w:rsidRDefault="00035725" w:rsidP="00035725">
      <w:pPr>
        <w:pStyle w:val="EndNoteBibliography"/>
      </w:pPr>
      <w:bookmarkStart w:id="90" w:name="_ENREF_47"/>
      <w:r w:rsidRPr="00035725">
        <w:lastRenderedPageBreak/>
        <w:t xml:space="preserve">McKechnie, N. M., B. C. R. King, E. Fletcher and G. Braun (2006). "Fas-ligand is stored in secretory lysosomes of ocular barrier epithelia and released with microvesicles." </w:t>
      </w:r>
      <w:r w:rsidRPr="00035725">
        <w:rPr>
          <w:u w:val="single"/>
        </w:rPr>
        <w:t>Experimental Eye Research</w:t>
      </w:r>
      <w:r w:rsidRPr="00035725">
        <w:t xml:space="preserve"> </w:t>
      </w:r>
      <w:r w:rsidRPr="00035725">
        <w:rPr>
          <w:b/>
        </w:rPr>
        <w:t>83</w:t>
      </w:r>
      <w:r w:rsidRPr="00035725">
        <w:t>(2): 304-14.</w:t>
      </w:r>
    </w:p>
    <w:bookmarkEnd w:id="90"/>
    <w:p w14:paraId="61AB08B8" w14:textId="77777777" w:rsidR="00035725" w:rsidRPr="00035725" w:rsidRDefault="00035725" w:rsidP="00035725">
      <w:pPr>
        <w:pStyle w:val="EndNoteBibliography"/>
        <w:spacing w:after="0"/>
      </w:pPr>
    </w:p>
    <w:p w14:paraId="797A6769" w14:textId="77777777" w:rsidR="00035725" w:rsidRPr="00035725" w:rsidRDefault="00035725" w:rsidP="00035725">
      <w:pPr>
        <w:pStyle w:val="EndNoteBibliography"/>
      </w:pPr>
      <w:bookmarkStart w:id="91" w:name="_ENREF_48"/>
      <w:r w:rsidRPr="00035725">
        <w:t xml:space="preserve">McMahon, K.-A., H. Zajicek, W.-P. Li, M. J. Peyton, J. D. Minna, V. J. Hernandez, K. Luby-Phelps and R. G. W. Anderson (2009). "SRBC/cavin-3 is a caveolin adapter protein that regulates caveolae function." </w:t>
      </w:r>
      <w:r w:rsidRPr="00035725">
        <w:rPr>
          <w:u w:val="single"/>
        </w:rPr>
        <w:t>The EMBO Journal</w:t>
      </w:r>
      <w:r w:rsidRPr="00035725">
        <w:t xml:space="preserve"> </w:t>
      </w:r>
      <w:r w:rsidRPr="00035725">
        <w:rPr>
          <w:b/>
        </w:rPr>
        <w:t>28</w:t>
      </w:r>
      <w:r w:rsidRPr="00035725">
        <w:t>(8): 1001-15.</w:t>
      </w:r>
    </w:p>
    <w:bookmarkEnd w:id="91"/>
    <w:p w14:paraId="67DE2EEA" w14:textId="77777777" w:rsidR="00035725" w:rsidRPr="00035725" w:rsidRDefault="00035725" w:rsidP="00035725">
      <w:pPr>
        <w:pStyle w:val="EndNoteBibliography"/>
        <w:spacing w:after="0"/>
      </w:pPr>
    </w:p>
    <w:p w14:paraId="51BAA5F1" w14:textId="77777777" w:rsidR="00035725" w:rsidRPr="00035725" w:rsidRDefault="00035725" w:rsidP="00035725">
      <w:pPr>
        <w:pStyle w:val="EndNoteBibliography"/>
      </w:pPr>
      <w:bookmarkStart w:id="92" w:name="_ENREF_49"/>
      <w:r w:rsidRPr="00035725">
        <w:t xml:space="preserve">Milane, L., A. Singh, G. Mattheolabakis, M. Suresh and M. M. Amiji (2015). "Exosome mediated communication within the tumor microenvironment." </w:t>
      </w:r>
      <w:r w:rsidRPr="00035725">
        <w:rPr>
          <w:u w:val="single"/>
        </w:rPr>
        <w:t>J Control Release</w:t>
      </w:r>
      <w:r w:rsidRPr="00035725">
        <w:t xml:space="preserve"> </w:t>
      </w:r>
      <w:r w:rsidRPr="00035725">
        <w:rPr>
          <w:b/>
        </w:rPr>
        <w:t>219</w:t>
      </w:r>
      <w:r w:rsidRPr="00035725">
        <w:t>: 278-94.</w:t>
      </w:r>
    </w:p>
    <w:bookmarkEnd w:id="92"/>
    <w:p w14:paraId="007CEDB7" w14:textId="77777777" w:rsidR="00035725" w:rsidRPr="00035725" w:rsidRDefault="00035725" w:rsidP="00035725">
      <w:pPr>
        <w:pStyle w:val="EndNoteBibliography"/>
        <w:spacing w:after="0"/>
      </w:pPr>
    </w:p>
    <w:p w14:paraId="53B82CD1" w14:textId="77777777" w:rsidR="00035725" w:rsidRPr="00035725" w:rsidRDefault="00035725" w:rsidP="00035725">
      <w:pPr>
        <w:pStyle w:val="EndNoteBibliography"/>
      </w:pPr>
      <w:bookmarkStart w:id="93" w:name="_ENREF_50"/>
      <w:r w:rsidRPr="00035725">
        <w:t xml:space="preserve">Mili, S., H. J. Shu, Y. Zhao and S. Pinol-Roma (2001). "Distinct RNP complexes of shuttling hnRNP proteins with pre-mRNA and mRNA: candidate intermediates in formation and export of mRNA." </w:t>
      </w:r>
      <w:r w:rsidRPr="00035725">
        <w:rPr>
          <w:u w:val="single"/>
        </w:rPr>
        <w:t>Mol Cell Biol</w:t>
      </w:r>
      <w:r w:rsidRPr="00035725">
        <w:t xml:space="preserve"> </w:t>
      </w:r>
      <w:r w:rsidRPr="00035725">
        <w:rPr>
          <w:b/>
        </w:rPr>
        <w:t>21</w:t>
      </w:r>
      <w:r w:rsidRPr="00035725">
        <w:t>(21): 7307-19.</w:t>
      </w:r>
    </w:p>
    <w:bookmarkEnd w:id="93"/>
    <w:p w14:paraId="5B9C35A0" w14:textId="77777777" w:rsidR="00035725" w:rsidRPr="00035725" w:rsidRDefault="00035725" w:rsidP="00035725">
      <w:pPr>
        <w:pStyle w:val="EndNoteBibliography"/>
        <w:spacing w:after="0"/>
      </w:pPr>
    </w:p>
    <w:p w14:paraId="12C22F6B" w14:textId="77777777" w:rsidR="00035725" w:rsidRPr="00035725" w:rsidRDefault="00035725" w:rsidP="00035725">
      <w:pPr>
        <w:pStyle w:val="EndNoteBibliography"/>
      </w:pPr>
      <w:bookmarkStart w:id="94" w:name="_ENREF_51"/>
      <w:r w:rsidRPr="00035725">
        <w:t xml:space="preserve">Montecalvo, A., A. T. Larregina, W. J. Shufesky, D. B. Stolz, M. L. Sullivan, J. M. Karlsson, C. J. Baty, G. A. Gibson, G. Erdos, Z. Wang, J. Milosevic, O. A. Tkacheva, S. J. Divito, R. Jordan, J. Lyons-Weiler, S. C. Watkins and A. E. Morelli (2012). "Mechanism of transfer of functional microRNAs between mouse dendritic cells via exosomes." </w:t>
      </w:r>
      <w:r w:rsidRPr="00035725">
        <w:rPr>
          <w:u w:val="single"/>
        </w:rPr>
        <w:t>Blood</w:t>
      </w:r>
      <w:r w:rsidRPr="00035725">
        <w:t xml:space="preserve"> </w:t>
      </w:r>
      <w:r w:rsidRPr="00035725">
        <w:rPr>
          <w:b/>
        </w:rPr>
        <w:t>119</w:t>
      </w:r>
      <w:r w:rsidRPr="00035725">
        <w:t>(3): 756-66.</w:t>
      </w:r>
    </w:p>
    <w:bookmarkEnd w:id="94"/>
    <w:p w14:paraId="3EA1CBC0" w14:textId="77777777" w:rsidR="00035725" w:rsidRPr="00035725" w:rsidRDefault="00035725" w:rsidP="00035725">
      <w:pPr>
        <w:pStyle w:val="EndNoteBibliography"/>
        <w:spacing w:after="0"/>
      </w:pPr>
    </w:p>
    <w:p w14:paraId="60126136" w14:textId="77777777" w:rsidR="00035725" w:rsidRPr="00035725" w:rsidRDefault="00035725" w:rsidP="00035725">
      <w:pPr>
        <w:pStyle w:val="EndNoteBibliography"/>
      </w:pPr>
      <w:bookmarkStart w:id="95" w:name="_ENREF_52"/>
      <w:r w:rsidRPr="00035725">
        <w:t xml:space="preserve">Moon, H., C. S. Lee, K. L. Inder, S. Sharma, E. Choi, D. M. Black, K. A. Le Cao, C. Winterford, J. I. Coward, M. T. Ling, D. J. Craik, R. G. Parton, P. J. Russell and M. M. Hill (2014). "PTRF/cavin-1 neutralizes non-caveolar caveolin-1 microdomains in prostate cancer." </w:t>
      </w:r>
      <w:r w:rsidRPr="00035725">
        <w:rPr>
          <w:u w:val="single"/>
        </w:rPr>
        <w:t>Oncogene</w:t>
      </w:r>
      <w:r w:rsidRPr="00035725">
        <w:t xml:space="preserve"> </w:t>
      </w:r>
      <w:r w:rsidRPr="00035725">
        <w:rPr>
          <w:b/>
        </w:rPr>
        <w:t>33</w:t>
      </w:r>
      <w:r w:rsidRPr="00035725">
        <w:t>(27): 3561-70.</w:t>
      </w:r>
    </w:p>
    <w:bookmarkEnd w:id="95"/>
    <w:p w14:paraId="3C283400" w14:textId="77777777" w:rsidR="00035725" w:rsidRPr="00035725" w:rsidRDefault="00035725" w:rsidP="00035725">
      <w:pPr>
        <w:pStyle w:val="EndNoteBibliography"/>
        <w:spacing w:after="0"/>
      </w:pPr>
    </w:p>
    <w:p w14:paraId="6D5FC69A" w14:textId="77777777" w:rsidR="00035725" w:rsidRPr="00035725" w:rsidRDefault="00035725" w:rsidP="00035725">
      <w:pPr>
        <w:pStyle w:val="EndNoteBibliography"/>
      </w:pPr>
      <w:bookmarkStart w:id="96" w:name="_ENREF_53"/>
      <w:r w:rsidRPr="00035725">
        <w:t xml:space="preserve">Moumita, C., B.-J. Edgar, G. T. Dafydd, A. M. Meredith, M. Z. Mark, K. Gazala, R. Charles Andrew, A. G. Kent, C. Ching-Shih, L. Thomas, B.-S. Tanios, C. Arnab and M. W. Terence (2015). "Caveolin-1 is Associated with Tumor Progression and Confers a Multi-Modality Resistance Phenotype in Pancreatic Cancer." </w:t>
      </w:r>
      <w:r w:rsidRPr="00035725">
        <w:rPr>
          <w:u w:val="single"/>
        </w:rPr>
        <w:t>Scientific Reports</w:t>
      </w:r>
      <w:r w:rsidRPr="00035725">
        <w:t xml:space="preserve"> </w:t>
      </w:r>
      <w:r w:rsidRPr="00035725">
        <w:rPr>
          <w:b/>
        </w:rPr>
        <w:t>5</w:t>
      </w:r>
      <w:r w:rsidRPr="00035725">
        <w:t>.</w:t>
      </w:r>
    </w:p>
    <w:bookmarkEnd w:id="96"/>
    <w:p w14:paraId="0E5303A6" w14:textId="77777777" w:rsidR="00035725" w:rsidRPr="00035725" w:rsidRDefault="00035725" w:rsidP="00035725">
      <w:pPr>
        <w:pStyle w:val="EndNoteBibliography"/>
        <w:spacing w:after="0"/>
      </w:pPr>
    </w:p>
    <w:p w14:paraId="21BFBAF8" w14:textId="77777777" w:rsidR="00035725" w:rsidRPr="00035725" w:rsidRDefault="00035725" w:rsidP="00035725">
      <w:pPr>
        <w:pStyle w:val="EndNoteBibliography"/>
      </w:pPr>
      <w:bookmarkStart w:id="97" w:name="_ENREF_54"/>
      <w:r w:rsidRPr="00035725">
        <w:t xml:space="preserve">Notari, M., P. Neviani, R. Santhanam, B. W. Blaser, J. S. Chang, A. Galietta, A. E. Willis, D. C. Roy, M. A. Caligiuri, G. Marcucci and D. Perrotti (2006). "A MAPK/HNRPK pathway controls BCR/ABL oncogenic potential by regulating MYC mRNA translation." </w:t>
      </w:r>
      <w:r w:rsidRPr="00035725">
        <w:rPr>
          <w:u w:val="single"/>
        </w:rPr>
        <w:t>Blood</w:t>
      </w:r>
      <w:r w:rsidRPr="00035725">
        <w:t xml:space="preserve"> </w:t>
      </w:r>
      <w:r w:rsidRPr="00035725">
        <w:rPr>
          <w:b/>
        </w:rPr>
        <w:t>107</w:t>
      </w:r>
      <w:r w:rsidRPr="00035725">
        <w:t>(6): 2507-16.</w:t>
      </w:r>
    </w:p>
    <w:bookmarkEnd w:id="97"/>
    <w:p w14:paraId="53747065" w14:textId="77777777" w:rsidR="00035725" w:rsidRPr="00035725" w:rsidRDefault="00035725" w:rsidP="00035725">
      <w:pPr>
        <w:pStyle w:val="EndNoteBibliography"/>
        <w:spacing w:after="0"/>
      </w:pPr>
    </w:p>
    <w:p w14:paraId="3508A44A" w14:textId="77777777" w:rsidR="00035725" w:rsidRPr="00035725" w:rsidRDefault="00035725" w:rsidP="00035725">
      <w:pPr>
        <w:pStyle w:val="EndNoteBibliography"/>
      </w:pPr>
      <w:bookmarkStart w:id="98" w:name="_ENREF_55"/>
      <w:r w:rsidRPr="00035725">
        <w:t xml:space="preserve">Palma, J., S. C. Yaddanapudi, L. Pigati, M. A. Havens, S. Jeong, G. A. Weiner, K. M. E. Weimer, B. Stern, M. L. Hastings and D. M. Duelli (2012). "MicroRNAs are exported from malignant cells in customized particles." </w:t>
      </w:r>
      <w:r w:rsidRPr="00035725">
        <w:rPr>
          <w:u w:val="single"/>
        </w:rPr>
        <w:t>Nucleic Acids Research</w:t>
      </w:r>
      <w:r w:rsidRPr="00035725">
        <w:t xml:space="preserve"> </w:t>
      </w:r>
      <w:r w:rsidRPr="00035725">
        <w:rPr>
          <w:b/>
        </w:rPr>
        <w:t>40</w:t>
      </w:r>
      <w:r w:rsidRPr="00035725">
        <w:t>(18): 9125-38.</w:t>
      </w:r>
    </w:p>
    <w:bookmarkEnd w:id="98"/>
    <w:p w14:paraId="27937D4E" w14:textId="77777777" w:rsidR="00035725" w:rsidRPr="00035725" w:rsidRDefault="00035725" w:rsidP="00035725">
      <w:pPr>
        <w:pStyle w:val="EndNoteBibliography"/>
        <w:spacing w:after="0"/>
      </w:pPr>
    </w:p>
    <w:p w14:paraId="603AEBAE" w14:textId="77777777" w:rsidR="00035725" w:rsidRPr="00035725" w:rsidRDefault="00035725" w:rsidP="00035725">
      <w:pPr>
        <w:pStyle w:val="EndNoteBibliography"/>
      </w:pPr>
      <w:bookmarkStart w:id="99" w:name="_ENREF_56"/>
      <w:r w:rsidRPr="00035725">
        <w:t xml:space="preserve">Paziewska, A., L. S. Wyrwicz, J. M. Bujnicki, K. Bomsztyk and J. Ostrowski (2004). "Cooperative binding of the hnRNP K three KH domains to mRNA targets." </w:t>
      </w:r>
      <w:r w:rsidRPr="00035725">
        <w:rPr>
          <w:u w:val="single"/>
        </w:rPr>
        <w:t>FEBS letters</w:t>
      </w:r>
      <w:r w:rsidRPr="00035725">
        <w:t xml:space="preserve"> </w:t>
      </w:r>
      <w:r w:rsidRPr="00035725">
        <w:rPr>
          <w:b/>
        </w:rPr>
        <w:t>577</w:t>
      </w:r>
      <w:r w:rsidRPr="00035725">
        <w:t>(1–2): 134-40.</w:t>
      </w:r>
    </w:p>
    <w:bookmarkEnd w:id="99"/>
    <w:p w14:paraId="4F7063F4" w14:textId="77777777" w:rsidR="00035725" w:rsidRPr="00035725" w:rsidRDefault="00035725" w:rsidP="00035725">
      <w:pPr>
        <w:pStyle w:val="EndNoteBibliography"/>
        <w:spacing w:after="0"/>
      </w:pPr>
    </w:p>
    <w:p w14:paraId="25B75724" w14:textId="77777777" w:rsidR="00035725" w:rsidRPr="00035725" w:rsidRDefault="00035725" w:rsidP="00035725">
      <w:pPr>
        <w:pStyle w:val="EndNoteBibliography"/>
      </w:pPr>
      <w:bookmarkStart w:id="100" w:name="_ENREF_57"/>
      <w:r w:rsidRPr="00035725">
        <w:t xml:space="preserve">Pegtel, D. M., L. Peferoen and S. Amor (2014). "Extracellular vesicles as modulators of cell-to-cell communication in the healthy and diseased brain." </w:t>
      </w:r>
      <w:r w:rsidRPr="00035725">
        <w:rPr>
          <w:u w:val="single"/>
        </w:rPr>
        <w:t>Philosophical Transactions of the Royal Society B: Biological Sciences</w:t>
      </w:r>
      <w:r w:rsidRPr="00035725">
        <w:t xml:space="preserve"> </w:t>
      </w:r>
      <w:r w:rsidRPr="00035725">
        <w:rPr>
          <w:b/>
        </w:rPr>
        <w:t>369</w:t>
      </w:r>
      <w:r w:rsidRPr="00035725">
        <w:t>(1652): 20130516.</w:t>
      </w:r>
    </w:p>
    <w:bookmarkEnd w:id="100"/>
    <w:p w14:paraId="0596CF35" w14:textId="77777777" w:rsidR="00035725" w:rsidRPr="00035725" w:rsidRDefault="00035725" w:rsidP="00035725">
      <w:pPr>
        <w:pStyle w:val="EndNoteBibliography"/>
        <w:spacing w:after="0"/>
      </w:pPr>
    </w:p>
    <w:p w14:paraId="0597D08A" w14:textId="77777777" w:rsidR="00035725" w:rsidRPr="00035725" w:rsidRDefault="00035725" w:rsidP="00035725">
      <w:pPr>
        <w:pStyle w:val="EndNoteBibliography"/>
      </w:pPr>
      <w:bookmarkStart w:id="101" w:name="_ENREF_58"/>
      <w:r w:rsidRPr="00035725">
        <w:lastRenderedPageBreak/>
        <w:t xml:space="preserve">Pichler, M., A. L. Ress, E. Winter, V. Stiegelbauer, M. Karbiener, D. Schwarzenbacher, M. Scheideler, C. Ivan, S. W. Jahn, T. Kiesslich, A. Gerger, T. Bauernhofer, G. A. Calin and G. Hoefler (2014). "MiR-200a regulates epithelial to mesenchymal transition-related gene expression and determines prognosis in colorectal cancer patients." </w:t>
      </w:r>
      <w:r w:rsidRPr="00035725">
        <w:rPr>
          <w:u w:val="single"/>
        </w:rPr>
        <w:t>Br J Cancer</w:t>
      </w:r>
      <w:r w:rsidRPr="00035725">
        <w:t xml:space="preserve"> </w:t>
      </w:r>
      <w:r w:rsidRPr="00035725">
        <w:rPr>
          <w:b/>
        </w:rPr>
        <w:t>110</w:t>
      </w:r>
      <w:r w:rsidRPr="00035725">
        <w:t>(6): 1614-21.</w:t>
      </w:r>
    </w:p>
    <w:bookmarkEnd w:id="101"/>
    <w:p w14:paraId="2C27FF06" w14:textId="77777777" w:rsidR="00035725" w:rsidRPr="00035725" w:rsidRDefault="00035725" w:rsidP="00035725">
      <w:pPr>
        <w:pStyle w:val="EndNoteBibliography"/>
        <w:spacing w:after="0"/>
      </w:pPr>
    </w:p>
    <w:p w14:paraId="156F4833" w14:textId="77777777" w:rsidR="00035725" w:rsidRPr="00035725" w:rsidRDefault="00035725" w:rsidP="00035725">
      <w:pPr>
        <w:pStyle w:val="EndNoteBibliography"/>
      </w:pPr>
      <w:bookmarkStart w:id="102" w:name="_ENREF_59"/>
      <w:r w:rsidRPr="00035725">
        <w:t xml:space="preserve">Pola, C. (2013). "Cancer: miR-22 attacks on several fronts." </w:t>
      </w:r>
      <w:r w:rsidRPr="00035725">
        <w:rPr>
          <w:u w:val="single"/>
        </w:rPr>
        <w:t>Nat Med</w:t>
      </w:r>
      <w:r w:rsidRPr="00035725">
        <w:t xml:space="preserve"> </w:t>
      </w:r>
      <w:r w:rsidRPr="00035725">
        <w:rPr>
          <w:b/>
        </w:rPr>
        <w:t>19</w:t>
      </w:r>
      <w:r w:rsidRPr="00035725">
        <w:t>(8): 980-.</w:t>
      </w:r>
    </w:p>
    <w:bookmarkEnd w:id="102"/>
    <w:p w14:paraId="693176C9" w14:textId="77777777" w:rsidR="00035725" w:rsidRPr="00035725" w:rsidRDefault="00035725" w:rsidP="00035725">
      <w:pPr>
        <w:pStyle w:val="EndNoteBibliography"/>
        <w:spacing w:after="0"/>
      </w:pPr>
    </w:p>
    <w:p w14:paraId="29A6E7F2" w14:textId="77777777" w:rsidR="00035725" w:rsidRPr="00035725" w:rsidRDefault="00035725" w:rsidP="00035725">
      <w:pPr>
        <w:pStyle w:val="EndNoteBibliography"/>
      </w:pPr>
      <w:bookmarkStart w:id="103" w:name="_ENREF_60"/>
      <w:r w:rsidRPr="00035725">
        <w:t xml:space="preserve">Proepper, C., K. Steinestel, M. J. Schmeisser, J. Heinrich, J. Steinestel, J. Bockmann, S. Liebau and T. M. Boeckers (2011). "Heterogeneous Nuclear Ribonucleoprotein K Interacts with Abi-1 at Postsynaptic Sites and Modulates Dendritic Spine Morphology." </w:t>
      </w:r>
      <w:r w:rsidRPr="00035725">
        <w:rPr>
          <w:u w:val="single"/>
        </w:rPr>
        <w:t>PLoS ONE</w:t>
      </w:r>
      <w:r w:rsidRPr="00035725">
        <w:t xml:space="preserve"> </w:t>
      </w:r>
      <w:r w:rsidRPr="00035725">
        <w:rPr>
          <w:b/>
        </w:rPr>
        <w:t>6</w:t>
      </w:r>
      <w:r w:rsidRPr="00035725">
        <w:t>(11): e27045.</w:t>
      </w:r>
    </w:p>
    <w:bookmarkEnd w:id="103"/>
    <w:p w14:paraId="031CEA1D" w14:textId="77777777" w:rsidR="00035725" w:rsidRPr="00035725" w:rsidRDefault="00035725" w:rsidP="00035725">
      <w:pPr>
        <w:pStyle w:val="EndNoteBibliography"/>
        <w:spacing w:after="0"/>
      </w:pPr>
    </w:p>
    <w:p w14:paraId="074DFAAF" w14:textId="77777777" w:rsidR="00035725" w:rsidRPr="00035725" w:rsidRDefault="00035725" w:rsidP="00035725">
      <w:pPr>
        <w:pStyle w:val="EndNoteBibliography"/>
      </w:pPr>
      <w:bookmarkStart w:id="104" w:name="_ENREF_61"/>
      <w:r w:rsidRPr="00035725">
        <w:t xml:space="preserve">Ramteke, A., H. Ting, C. Agarwal, S. Mateen, R. Somasagara, A. Hussain, M. Graner, B. Frederick, R. Agarwal and G. Deep (2015). "Exosomes secreted under hypoxia enhance invasiveness and stemness of prostate cancer cells by targeting adherens junction molecules." </w:t>
      </w:r>
      <w:r w:rsidRPr="00035725">
        <w:rPr>
          <w:u w:val="single"/>
        </w:rPr>
        <w:t>Mol Carcinog</w:t>
      </w:r>
      <w:r w:rsidRPr="00035725">
        <w:t xml:space="preserve"> </w:t>
      </w:r>
      <w:r w:rsidRPr="00035725">
        <w:rPr>
          <w:b/>
        </w:rPr>
        <w:t>54</w:t>
      </w:r>
      <w:r w:rsidRPr="00035725">
        <w:t>(7): 554-65.</w:t>
      </w:r>
    </w:p>
    <w:bookmarkEnd w:id="104"/>
    <w:p w14:paraId="5596BC21" w14:textId="77777777" w:rsidR="00035725" w:rsidRPr="00035725" w:rsidRDefault="00035725" w:rsidP="00035725">
      <w:pPr>
        <w:pStyle w:val="EndNoteBibliography"/>
        <w:spacing w:after="0"/>
      </w:pPr>
    </w:p>
    <w:p w14:paraId="12BC236F" w14:textId="77777777" w:rsidR="00035725" w:rsidRPr="00035725" w:rsidRDefault="00035725" w:rsidP="00035725">
      <w:pPr>
        <w:pStyle w:val="EndNoteBibliography"/>
      </w:pPr>
      <w:bookmarkStart w:id="105" w:name="_ENREF_62"/>
      <w:r w:rsidRPr="00035725">
        <w:t xml:space="preserve">Reddi, K. K. and J. F. Holland (1976). "Elevated serum ribonuclease in patients with pancreatic cancer." </w:t>
      </w:r>
      <w:r w:rsidRPr="00035725">
        <w:rPr>
          <w:u w:val="single"/>
        </w:rPr>
        <w:t>Proceedings of the National Academy of Sciences</w:t>
      </w:r>
      <w:r w:rsidRPr="00035725">
        <w:t xml:space="preserve"> </w:t>
      </w:r>
      <w:r w:rsidRPr="00035725">
        <w:rPr>
          <w:b/>
        </w:rPr>
        <w:t>73</w:t>
      </w:r>
      <w:r w:rsidRPr="00035725">
        <w:t>(7): 2308-10.</w:t>
      </w:r>
    </w:p>
    <w:bookmarkEnd w:id="105"/>
    <w:p w14:paraId="56A821A1" w14:textId="77777777" w:rsidR="00035725" w:rsidRPr="00035725" w:rsidRDefault="00035725" w:rsidP="00035725">
      <w:pPr>
        <w:pStyle w:val="EndNoteBibliography"/>
        <w:spacing w:after="0"/>
      </w:pPr>
    </w:p>
    <w:p w14:paraId="0B1F0232" w14:textId="77777777" w:rsidR="00035725" w:rsidRPr="00035725" w:rsidRDefault="00035725" w:rsidP="00035725">
      <w:pPr>
        <w:pStyle w:val="EndNoteBibliography"/>
      </w:pPr>
      <w:bookmarkStart w:id="106" w:name="_ENREF_63"/>
      <w:r w:rsidRPr="00035725">
        <w:t xml:space="preserve">Revil, T., J. Pelletier, J. Toutant, A. Cloutier and B. Chabot (2009). "Heterogeneous Nuclear Ribonucleoprotein K Represses the Production of Pro-apoptotic Bcl-x(S) Splice Isoform." </w:t>
      </w:r>
      <w:r w:rsidRPr="00035725">
        <w:rPr>
          <w:u w:val="single"/>
        </w:rPr>
        <w:t>J Biol Chem</w:t>
      </w:r>
      <w:r w:rsidRPr="00035725">
        <w:t xml:space="preserve"> </w:t>
      </w:r>
      <w:r w:rsidRPr="00035725">
        <w:rPr>
          <w:b/>
        </w:rPr>
        <w:t>284</w:t>
      </w:r>
      <w:r w:rsidRPr="00035725">
        <w:t>(32): 21458-67.</w:t>
      </w:r>
    </w:p>
    <w:bookmarkEnd w:id="106"/>
    <w:p w14:paraId="3FA3F070" w14:textId="77777777" w:rsidR="00035725" w:rsidRPr="00035725" w:rsidRDefault="00035725" w:rsidP="00035725">
      <w:pPr>
        <w:pStyle w:val="EndNoteBibliography"/>
        <w:spacing w:after="0"/>
      </w:pPr>
    </w:p>
    <w:p w14:paraId="0F4BBBFA" w14:textId="77777777" w:rsidR="00035725" w:rsidRPr="00035725" w:rsidRDefault="00035725" w:rsidP="00035725">
      <w:pPr>
        <w:pStyle w:val="EndNoteBibliography"/>
      </w:pPr>
      <w:bookmarkStart w:id="107" w:name="_ENREF_64"/>
      <w:r w:rsidRPr="00035725">
        <w:t xml:space="preserve">Ritland Politz, J. C., E. M. Hogan and T. Pederson (2009). "MicroRNAs with a nucleolar location." </w:t>
      </w:r>
      <w:r w:rsidRPr="00035725">
        <w:rPr>
          <w:u w:val="single"/>
        </w:rPr>
        <w:t>RNA</w:t>
      </w:r>
      <w:r w:rsidRPr="00035725">
        <w:t xml:space="preserve"> </w:t>
      </w:r>
      <w:r w:rsidRPr="00035725">
        <w:rPr>
          <w:b/>
        </w:rPr>
        <w:t>15</w:t>
      </w:r>
      <w:r w:rsidRPr="00035725">
        <w:t>(9): 1705-15.</w:t>
      </w:r>
    </w:p>
    <w:bookmarkEnd w:id="107"/>
    <w:p w14:paraId="67771DA4" w14:textId="77777777" w:rsidR="00035725" w:rsidRPr="00035725" w:rsidRDefault="00035725" w:rsidP="00035725">
      <w:pPr>
        <w:pStyle w:val="EndNoteBibliography"/>
        <w:spacing w:after="0"/>
      </w:pPr>
    </w:p>
    <w:p w14:paraId="5FB902C7" w14:textId="77777777" w:rsidR="00035725" w:rsidRPr="00035725" w:rsidRDefault="00035725" w:rsidP="00035725">
      <w:pPr>
        <w:pStyle w:val="EndNoteBibliography"/>
      </w:pPr>
      <w:bookmarkStart w:id="108" w:name="_ENREF_65"/>
      <w:r w:rsidRPr="00035725">
        <w:t xml:space="preserve">Song, X., Y. Ding, G. Liu, X. Yang, R. Zhao, Y. Zhang, X. Zhao, G. J. Anderson and G. Nie (2016). "Cancer Cell-Derived Exosomes Induce Mitogen-Activated Protein Kinase-Dependent Monocyte Survival by Transport of Functional Receptor Tyrosine Kinases." </w:t>
      </w:r>
      <w:r w:rsidRPr="00035725">
        <w:rPr>
          <w:u w:val="single"/>
        </w:rPr>
        <w:t>Journal of Biological Chemistry</w:t>
      </w:r>
      <w:r w:rsidRPr="00035725">
        <w:t>.</w:t>
      </w:r>
    </w:p>
    <w:bookmarkEnd w:id="108"/>
    <w:p w14:paraId="57AC8334" w14:textId="77777777" w:rsidR="00035725" w:rsidRPr="00035725" w:rsidRDefault="00035725" w:rsidP="00035725">
      <w:pPr>
        <w:pStyle w:val="EndNoteBibliography"/>
        <w:spacing w:after="0"/>
      </w:pPr>
    </w:p>
    <w:p w14:paraId="103245D9" w14:textId="77777777" w:rsidR="00035725" w:rsidRPr="00035725" w:rsidRDefault="00035725" w:rsidP="00035725">
      <w:pPr>
        <w:pStyle w:val="EndNoteBibliography"/>
      </w:pPr>
      <w:bookmarkStart w:id="109" w:name="_ENREF_66"/>
      <w:r w:rsidRPr="00035725">
        <w:t xml:space="preserve">Tauro, B. J., D. W. Greening, R. A. Mathias, S. Mathivanan, H. Ji and R. J. Simpson (2013). "Two Distinct Populations of Exosomes Are Released from LIM1863 Colon Carcinoma Cell-derived Organoids." </w:t>
      </w:r>
      <w:r w:rsidRPr="00035725">
        <w:rPr>
          <w:u w:val="single"/>
        </w:rPr>
        <w:t>Mol Cell Proteomics</w:t>
      </w:r>
      <w:r w:rsidRPr="00035725">
        <w:t xml:space="preserve"> </w:t>
      </w:r>
      <w:r w:rsidRPr="00035725">
        <w:rPr>
          <w:b/>
        </w:rPr>
        <w:t>12</w:t>
      </w:r>
      <w:r w:rsidRPr="00035725">
        <w:t>(3): 587-98.</w:t>
      </w:r>
    </w:p>
    <w:bookmarkEnd w:id="109"/>
    <w:p w14:paraId="73AE5525" w14:textId="77777777" w:rsidR="00035725" w:rsidRPr="00035725" w:rsidRDefault="00035725" w:rsidP="00035725">
      <w:pPr>
        <w:pStyle w:val="EndNoteBibliography"/>
        <w:spacing w:after="0"/>
      </w:pPr>
    </w:p>
    <w:p w14:paraId="020558F1" w14:textId="77777777" w:rsidR="00035725" w:rsidRPr="00035725" w:rsidRDefault="00035725" w:rsidP="00035725">
      <w:pPr>
        <w:pStyle w:val="EndNoteBibliography"/>
      </w:pPr>
      <w:bookmarkStart w:id="110" w:name="_ENREF_67"/>
      <w:r w:rsidRPr="00035725">
        <w:t xml:space="preserve">Towbin, H., T. Staehelin and J. Gordon (1979). "Electrophoretic transfer of proteins from polyacrylamide gels to nitrocellulose sheets: procedure and some applications." </w:t>
      </w:r>
      <w:r w:rsidRPr="00035725">
        <w:rPr>
          <w:u w:val="single"/>
        </w:rPr>
        <w:t>Proc Natl Acad Sci U S A</w:t>
      </w:r>
      <w:r w:rsidRPr="00035725">
        <w:t xml:space="preserve"> </w:t>
      </w:r>
      <w:r w:rsidRPr="00035725">
        <w:rPr>
          <w:b/>
        </w:rPr>
        <w:t>76</w:t>
      </w:r>
      <w:r w:rsidRPr="00035725">
        <w:t>(9): 4350-4.</w:t>
      </w:r>
    </w:p>
    <w:bookmarkEnd w:id="110"/>
    <w:p w14:paraId="2231C9A1" w14:textId="77777777" w:rsidR="00035725" w:rsidRPr="00035725" w:rsidRDefault="00035725" w:rsidP="00035725">
      <w:pPr>
        <w:pStyle w:val="EndNoteBibliography"/>
        <w:spacing w:after="0"/>
      </w:pPr>
    </w:p>
    <w:p w14:paraId="6B10E22E" w14:textId="77777777" w:rsidR="00035725" w:rsidRPr="00035725" w:rsidRDefault="00035725" w:rsidP="00035725">
      <w:pPr>
        <w:pStyle w:val="EndNoteBibliography"/>
      </w:pPr>
      <w:bookmarkStart w:id="111" w:name="_ENREF_68"/>
      <w:r w:rsidRPr="00035725">
        <w:t xml:space="preserve">Tsui, N. B., E. K. Ng and Y. M. Lo (2002). "Stability of endogenous and added RNA in blood specimens, serum, and plasma." </w:t>
      </w:r>
      <w:r w:rsidRPr="00035725">
        <w:rPr>
          <w:u w:val="single"/>
        </w:rPr>
        <w:t>Clin Chem</w:t>
      </w:r>
      <w:r w:rsidRPr="00035725">
        <w:t xml:space="preserve"> </w:t>
      </w:r>
      <w:r w:rsidRPr="00035725">
        <w:rPr>
          <w:b/>
        </w:rPr>
        <w:t>48</w:t>
      </w:r>
      <w:r w:rsidRPr="00035725">
        <w:t>(10): 1647-53.</w:t>
      </w:r>
    </w:p>
    <w:bookmarkEnd w:id="111"/>
    <w:p w14:paraId="01C1F481" w14:textId="77777777" w:rsidR="00035725" w:rsidRPr="00035725" w:rsidRDefault="00035725" w:rsidP="00035725">
      <w:pPr>
        <w:pStyle w:val="EndNoteBibliography"/>
        <w:spacing w:after="0"/>
      </w:pPr>
    </w:p>
    <w:p w14:paraId="08CD9AA9" w14:textId="77777777" w:rsidR="00035725" w:rsidRPr="00035725" w:rsidRDefault="00035725" w:rsidP="00035725">
      <w:pPr>
        <w:pStyle w:val="EndNoteBibliography"/>
      </w:pPr>
      <w:bookmarkStart w:id="112" w:name="_ENREF_69"/>
      <w:r w:rsidRPr="00035725">
        <w:t xml:space="preserve">Villarroya-Beltri, C., C. Gutiérrez-Vázquez, F. Sánchez-Cabo, D. Pérez-Hernández, J. Vázquez, N. Martin-Cofreces, D. J. Martinez-Herrera, A. Pascual-Montano, M. Mittelbrunn and F. Sánchez-Madrid (2013). "Sumoylated hnRNPA2B1 controls the sorting of miRNAs into exosomes through binding to specific motifs." </w:t>
      </w:r>
      <w:r w:rsidRPr="00035725">
        <w:rPr>
          <w:u w:val="single"/>
        </w:rPr>
        <w:t>Nat Commun</w:t>
      </w:r>
      <w:r w:rsidRPr="00035725">
        <w:t xml:space="preserve"> </w:t>
      </w:r>
      <w:r w:rsidRPr="00035725">
        <w:rPr>
          <w:b/>
        </w:rPr>
        <w:t>4</w:t>
      </w:r>
      <w:r w:rsidRPr="00035725">
        <w:t>.</w:t>
      </w:r>
    </w:p>
    <w:bookmarkEnd w:id="112"/>
    <w:p w14:paraId="52B2F5CD" w14:textId="77777777" w:rsidR="00035725" w:rsidRPr="00035725" w:rsidRDefault="00035725" w:rsidP="00035725">
      <w:pPr>
        <w:pStyle w:val="EndNoteBibliography"/>
        <w:spacing w:after="0"/>
      </w:pPr>
    </w:p>
    <w:p w14:paraId="368C90FB" w14:textId="77777777" w:rsidR="00035725" w:rsidRPr="00035725" w:rsidRDefault="00035725" w:rsidP="00035725">
      <w:pPr>
        <w:pStyle w:val="EndNoteBibliography"/>
      </w:pPr>
      <w:bookmarkStart w:id="113" w:name="_ENREF_70"/>
      <w:r w:rsidRPr="00035725">
        <w:t xml:space="preserve">Wang, R., Z. Li, H. Guo, W. Shi, Y. Xin, W. Chang and T. Huang (2014). "Caveolin 1 knockdown inhibits the proliferation, migration and invasion of human breast cancer BT474 cells." </w:t>
      </w:r>
      <w:r w:rsidRPr="00035725">
        <w:rPr>
          <w:u w:val="single"/>
        </w:rPr>
        <w:t>Mol Med Rep</w:t>
      </w:r>
      <w:r w:rsidRPr="00035725">
        <w:t xml:space="preserve"> </w:t>
      </w:r>
      <w:r w:rsidRPr="00035725">
        <w:rPr>
          <w:b/>
        </w:rPr>
        <w:t>9</w:t>
      </w:r>
      <w:r w:rsidRPr="00035725">
        <w:t>(5): 1723-8.</w:t>
      </w:r>
    </w:p>
    <w:bookmarkEnd w:id="113"/>
    <w:p w14:paraId="49A2BDBB" w14:textId="77777777" w:rsidR="00035725" w:rsidRPr="00035725" w:rsidRDefault="00035725" w:rsidP="00035725">
      <w:pPr>
        <w:pStyle w:val="EndNoteBibliography"/>
        <w:spacing w:after="0"/>
      </w:pPr>
    </w:p>
    <w:p w14:paraId="035592E4" w14:textId="77777777" w:rsidR="00035725" w:rsidRPr="00035725" w:rsidRDefault="00035725" w:rsidP="00035725">
      <w:pPr>
        <w:pStyle w:val="EndNoteBibliography"/>
      </w:pPr>
      <w:bookmarkStart w:id="114" w:name="_ENREF_71"/>
      <w:r w:rsidRPr="00035725">
        <w:t xml:space="preserve">Welton, J. L., S. Khanna, P. J. Giles, P. Brennan, I. A. Brewis, J. Staffurth, M. D. Mason and A. Clayton (2010). "Proteomics analysis of bladder cancer exosomes." </w:t>
      </w:r>
      <w:r w:rsidRPr="00035725">
        <w:rPr>
          <w:u w:val="single"/>
        </w:rPr>
        <w:t>Mol Cell Proteomics</w:t>
      </w:r>
      <w:r w:rsidRPr="00035725">
        <w:t xml:space="preserve"> </w:t>
      </w:r>
      <w:r w:rsidRPr="00035725">
        <w:rPr>
          <w:b/>
        </w:rPr>
        <w:t>9</w:t>
      </w:r>
      <w:r w:rsidRPr="00035725">
        <w:t>(6): 1324-38.</w:t>
      </w:r>
    </w:p>
    <w:bookmarkEnd w:id="114"/>
    <w:p w14:paraId="04F0F425" w14:textId="77777777" w:rsidR="00035725" w:rsidRPr="00035725" w:rsidRDefault="00035725" w:rsidP="00035725">
      <w:pPr>
        <w:pStyle w:val="EndNoteBibliography"/>
        <w:spacing w:after="0"/>
      </w:pPr>
    </w:p>
    <w:p w14:paraId="2AD2F593" w14:textId="77777777" w:rsidR="00035725" w:rsidRPr="00035725" w:rsidRDefault="00035725" w:rsidP="00035725">
      <w:pPr>
        <w:pStyle w:val="EndNoteBibliography"/>
      </w:pPr>
      <w:bookmarkStart w:id="115" w:name="_ENREF_72"/>
      <w:r w:rsidRPr="00035725">
        <w:t xml:space="preserve">Wu, H.-C., C.-H. Chang, Y.-A. Tsou, C.-W. Tsai, C.-C. Lin and D.-T. Bau (2011). "Significant Association of Caveolin-1 (CAV1) Genotypes with Prostate Cancer Susceptibility in Taiwan." </w:t>
      </w:r>
      <w:r w:rsidRPr="00035725">
        <w:rPr>
          <w:u w:val="single"/>
        </w:rPr>
        <w:t>Anticancer Research</w:t>
      </w:r>
      <w:r w:rsidRPr="00035725">
        <w:t xml:space="preserve"> </w:t>
      </w:r>
      <w:r w:rsidRPr="00035725">
        <w:rPr>
          <w:b/>
        </w:rPr>
        <w:t>31</w:t>
      </w:r>
      <w:r w:rsidRPr="00035725">
        <w:t>(2): 745-9.</w:t>
      </w:r>
    </w:p>
    <w:bookmarkEnd w:id="115"/>
    <w:p w14:paraId="7A23E2D6" w14:textId="77777777" w:rsidR="00035725" w:rsidRPr="00035725" w:rsidRDefault="00035725" w:rsidP="00035725">
      <w:pPr>
        <w:pStyle w:val="EndNoteBibliography"/>
        <w:spacing w:after="0"/>
      </w:pPr>
    </w:p>
    <w:p w14:paraId="4DC23529" w14:textId="77777777" w:rsidR="00035725" w:rsidRPr="00035725" w:rsidRDefault="00035725" w:rsidP="00035725">
      <w:pPr>
        <w:pStyle w:val="EndNoteBibliography"/>
      </w:pPr>
      <w:bookmarkStart w:id="116" w:name="_ENREF_73"/>
      <w:r w:rsidRPr="00035725">
        <w:t xml:space="preserve">Wysoczynski, M. and M. Z. Ratajczak (2009). "LUNG CANCER SECRETED MICROVESCILES: UNDERAPPRECIATED MODULATORS OF MICROENVIRONMENT IN EXPANDING TUMORS." </w:t>
      </w:r>
      <w:r w:rsidRPr="00035725">
        <w:rPr>
          <w:u w:val="single"/>
        </w:rPr>
        <w:t>International journal of cancer. Journal international du cancer</w:t>
      </w:r>
      <w:r w:rsidRPr="00035725">
        <w:t xml:space="preserve"> </w:t>
      </w:r>
      <w:r w:rsidRPr="00035725">
        <w:rPr>
          <w:b/>
        </w:rPr>
        <w:t>125</w:t>
      </w:r>
      <w:r w:rsidRPr="00035725">
        <w:t>(7): 1595-603.</w:t>
      </w:r>
    </w:p>
    <w:bookmarkEnd w:id="116"/>
    <w:p w14:paraId="2E7E44D4" w14:textId="77777777" w:rsidR="00035725" w:rsidRPr="00035725" w:rsidRDefault="00035725" w:rsidP="00035725">
      <w:pPr>
        <w:pStyle w:val="EndNoteBibliography"/>
        <w:spacing w:after="0"/>
      </w:pPr>
    </w:p>
    <w:p w14:paraId="3D23582D" w14:textId="77777777" w:rsidR="00035725" w:rsidRPr="00035725" w:rsidRDefault="00035725" w:rsidP="00035725">
      <w:pPr>
        <w:pStyle w:val="EndNoteBibliography"/>
      </w:pPr>
      <w:bookmarkStart w:id="117" w:name="_ENREF_74"/>
      <w:r w:rsidRPr="00035725">
        <w:t xml:space="preserve">Yan, Y., Q. Wang, X.-L. Yan, Y. Zhang, W. Li, F. Tang, X. Li and P. Yang (2015). "miR‐10a controls glioma migration and invasion through regulating epithelial–mesenchymal transition via EphA8." </w:t>
      </w:r>
      <w:r w:rsidRPr="00035725">
        <w:rPr>
          <w:u w:val="single"/>
        </w:rPr>
        <w:t>FEBS letters</w:t>
      </w:r>
      <w:r w:rsidRPr="00035725">
        <w:t xml:space="preserve"> </w:t>
      </w:r>
      <w:r w:rsidRPr="00035725">
        <w:rPr>
          <w:b/>
        </w:rPr>
        <w:t>589</w:t>
      </w:r>
      <w:r w:rsidRPr="00035725">
        <w:t>(6): 756-65.</w:t>
      </w:r>
    </w:p>
    <w:bookmarkEnd w:id="117"/>
    <w:p w14:paraId="0FFA840D" w14:textId="77777777" w:rsidR="00035725" w:rsidRPr="00035725" w:rsidRDefault="00035725" w:rsidP="00035725">
      <w:pPr>
        <w:pStyle w:val="EndNoteBibliography"/>
        <w:spacing w:after="0"/>
      </w:pPr>
    </w:p>
    <w:p w14:paraId="18A8A810" w14:textId="77777777" w:rsidR="00035725" w:rsidRPr="00035725" w:rsidRDefault="00035725" w:rsidP="00035725">
      <w:pPr>
        <w:pStyle w:val="EndNoteBibliography"/>
      </w:pPr>
      <w:bookmarkStart w:id="118" w:name="_ENREF_75"/>
      <w:r w:rsidRPr="00035725">
        <w:t xml:space="preserve">Zhang, P., Z. Guo, Y. Zhang, Z. Gao, N. Ji, D. Wang, L. Zou, W. Sun and L. Zhang (2015). "A preliminary quantitative proteomic analysis of glioblastoma pseudoprogression." </w:t>
      </w:r>
      <w:r w:rsidRPr="00035725">
        <w:rPr>
          <w:u w:val="single"/>
        </w:rPr>
        <w:t>Proteome science</w:t>
      </w:r>
      <w:r w:rsidRPr="00035725">
        <w:t xml:space="preserve"> </w:t>
      </w:r>
      <w:r w:rsidRPr="00035725">
        <w:rPr>
          <w:b/>
        </w:rPr>
        <w:t>13</w:t>
      </w:r>
      <w:r w:rsidRPr="00035725">
        <w:t>(1): 12.</w:t>
      </w:r>
    </w:p>
    <w:bookmarkEnd w:id="118"/>
    <w:p w14:paraId="19443047" w14:textId="77777777" w:rsidR="00035725" w:rsidRPr="00035725" w:rsidRDefault="00035725" w:rsidP="00035725">
      <w:pPr>
        <w:pStyle w:val="EndNoteBibliography"/>
        <w:spacing w:after="0"/>
      </w:pPr>
    </w:p>
    <w:p w14:paraId="67FCCBB0" w14:textId="77777777" w:rsidR="00035725" w:rsidRPr="00035725" w:rsidRDefault="00035725" w:rsidP="00035725">
      <w:pPr>
        <w:pStyle w:val="EndNoteBibliography"/>
      </w:pPr>
      <w:bookmarkStart w:id="119" w:name="_ENREF_76"/>
      <w:r w:rsidRPr="00035725">
        <w:t xml:space="preserve">Zhou, W., M. Y. Fong, Y. Min, G. Somlo, L. Liu, M. R. Palomares, Y. Yu, A. Chow, S. T. F. O’Connor, A. R. Chin, Y. Yen, Y. Wang, E. G. Marcusson, P. Chu, J. Wu, X. Wu, A. X. Li, Z. Li, H. Gao, X. Ren, M. P. Boldin, P. C. Lin and S. E. Wang (2014). "Cancer-secreted miR-105 destroys vascular endothelial barriers to promote metastasis." </w:t>
      </w:r>
      <w:r w:rsidRPr="00035725">
        <w:rPr>
          <w:u w:val="single"/>
        </w:rPr>
        <w:t>Cancer Cell</w:t>
      </w:r>
      <w:r w:rsidRPr="00035725">
        <w:t xml:space="preserve"> </w:t>
      </w:r>
      <w:r w:rsidRPr="00035725">
        <w:rPr>
          <w:b/>
        </w:rPr>
        <w:t>25</w:t>
      </w:r>
      <w:r w:rsidRPr="00035725">
        <w:t>(4): 501-15.</w:t>
      </w:r>
    </w:p>
    <w:bookmarkEnd w:id="119"/>
    <w:p w14:paraId="681F0C1B" w14:textId="77777777" w:rsidR="00035725" w:rsidRPr="00035725" w:rsidRDefault="00035725" w:rsidP="00035725">
      <w:pPr>
        <w:pStyle w:val="EndNoteBibliography"/>
      </w:pPr>
    </w:p>
    <w:p w14:paraId="0A205A9A" w14:textId="77777777" w:rsidR="00B057DA" w:rsidRPr="005B78BB" w:rsidRDefault="00C15703" w:rsidP="005B78BB">
      <w:pPr>
        <w:ind w:left="360"/>
        <w:rPr>
          <w:rFonts w:ascii="Times New Roman" w:hAnsi="Times New Roman" w:cs="Times New Roman"/>
          <w:sz w:val="24"/>
          <w:szCs w:val="24"/>
          <w:lang w:val="en-US"/>
        </w:rPr>
      </w:pPr>
      <w:r w:rsidRPr="005B78BB">
        <w:rPr>
          <w:rFonts w:ascii="Times New Roman" w:hAnsi="Times New Roman" w:cs="Times New Roman"/>
          <w:sz w:val="24"/>
          <w:szCs w:val="24"/>
          <w:lang w:val="en-US"/>
        </w:rPr>
        <w:fldChar w:fldCharType="end"/>
      </w:r>
    </w:p>
    <w:sectPr w:rsidR="00B057DA" w:rsidRPr="005B78BB" w:rsidSect="009A0AD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ichelle Hill" w:date="2016-10-18T23:01:00Z" w:initials="MH">
    <w:p w14:paraId="49862928" w14:textId="77777777" w:rsidR="005A410D" w:rsidRDefault="005A410D">
      <w:pPr>
        <w:pStyle w:val="CommentText"/>
      </w:pPr>
      <w:r>
        <w:rPr>
          <w:rStyle w:val="CommentReference"/>
        </w:rPr>
        <w:annotationRef/>
      </w:r>
      <w:proofErr w:type="gramStart"/>
      <w:r>
        <w:t>correct</w:t>
      </w:r>
      <w:proofErr w:type="gramEnd"/>
      <w:r>
        <w:t>?</w:t>
      </w:r>
    </w:p>
  </w:comment>
  <w:comment w:id="10" w:author="Michelle Hill" w:date="2016-10-18T20:25:00Z" w:initials="MH">
    <w:p w14:paraId="3AE5B13C" w14:textId="77777777" w:rsidR="005A410D" w:rsidRDefault="005A410D">
      <w:pPr>
        <w:pStyle w:val="CommentText"/>
      </w:pPr>
      <w:r>
        <w:rPr>
          <w:rStyle w:val="CommentReference"/>
        </w:rPr>
        <w:annotationRef/>
      </w:r>
      <w:r>
        <w:t>Don’t like this sentence</w:t>
      </w:r>
    </w:p>
  </w:comment>
  <w:comment w:id="13" w:author="Michelle Hill" w:date="2016-10-18T20:34:00Z" w:initials="MH">
    <w:p w14:paraId="18CD0C23" w14:textId="77777777" w:rsidR="005A410D" w:rsidRDefault="005A410D">
      <w:pPr>
        <w:pStyle w:val="CommentText"/>
      </w:pPr>
      <w:r>
        <w:rPr>
          <w:rStyle w:val="CommentReference"/>
        </w:rPr>
        <w:annotationRef/>
      </w:r>
      <w:r>
        <w:t>This is a nice hypothesis. Would it work in abstract instead of current sentence?</w:t>
      </w:r>
    </w:p>
  </w:comment>
  <w:comment w:id="16" w:author="Microsoft account" w:date="2016-10-18T09:06:00Z" w:initials="Ma">
    <w:p w14:paraId="0D575D2E" w14:textId="77777777" w:rsidR="005A410D" w:rsidRDefault="005A410D">
      <w:pPr>
        <w:pStyle w:val="CommentText"/>
      </w:pPr>
      <w:r>
        <w:rPr>
          <w:rStyle w:val="CommentReference"/>
        </w:rPr>
        <w:annotationRef/>
      </w:r>
      <w:r>
        <w:t xml:space="preserve">I just need the company name. Look up when you get into lab next. </w:t>
      </w:r>
    </w:p>
  </w:comment>
  <w:comment w:id="31" w:author="Michelle Hill" w:date="2016-10-18T21:51:00Z" w:initials="MH">
    <w:p w14:paraId="6B9E659B" w14:textId="77777777" w:rsidR="005A410D" w:rsidRDefault="005A410D">
      <w:pPr>
        <w:pStyle w:val="CommentText"/>
      </w:pPr>
      <w:r>
        <w:rPr>
          <w:rStyle w:val="CommentReference"/>
        </w:rPr>
        <w:annotationRef/>
      </w:r>
      <w:r>
        <w:t xml:space="preserve">I’m not sure, but I feel that you should explain the </w:t>
      </w:r>
      <w:proofErr w:type="spellStart"/>
      <w:r>
        <w:t>omparison</w:t>
      </w:r>
      <w:proofErr w:type="spellEnd"/>
      <w:r>
        <w:t xml:space="preserve"> data, particularly the background (sampled miRNA?) in a sentence here. </w:t>
      </w:r>
    </w:p>
    <w:p w14:paraId="36ACD87B" w14:textId="77777777" w:rsidR="005A410D" w:rsidRDefault="005A410D">
      <w:pPr>
        <w:pStyle w:val="CommentText"/>
      </w:pPr>
    </w:p>
    <w:p w14:paraId="1FF9B330" w14:textId="77777777" w:rsidR="005A410D" w:rsidRDefault="005A410D">
      <w:pPr>
        <w:pStyle w:val="CommentText"/>
      </w:pPr>
      <w:r>
        <w:t xml:space="preserve">It is probably stated in the methods, but I feel this information is important and should be either here, or in figure </w:t>
      </w:r>
      <w:proofErr w:type="spellStart"/>
      <w:r>
        <w:t>legened</w:t>
      </w:r>
      <w:proofErr w:type="spellEnd"/>
      <w:r>
        <w:t>.</w:t>
      </w:r>
    </w:p>
    <w:p w14:paraId="495BFD5F" w14:textId="77777777" w:rsidR="005A410D" w:rsidRDefault="005A410D">
      <w:pPr>
        <w:pStyle w:val="CommentText"/>
      </w:pPr>
      <w:r>
        <w:br/>
        <w:t xml:space="preserve">Probably a personal preference so up to you. </w:t>
      </w:r>
    </w:p>
  </w:comment>
  <w:comment w:id="33" w:author="Michelle Hill" w:date="2016-10-18T21:55:00Z" w:initials="MH">
    <w:p w14:paraId="6914038B" w14:textId="77777777" w:rsidR="005A410D" w:rsidRDefault="005A410D">
      <w:pPr>
        <w:pStyle w:val="CommentText"/>
      </w:pPr>
      <w:r>
        <w:rPr>
          <w:rStyle w:val="CommentReference"/>
        </w:rPr>
        <w:annotationRef/>
      </w:r>
      <w:r>
        <w:t>Compare what with what?</w:t>
      </w:r>
    </w:p>
  </w:comment>
  <w:comment w:id="37" w:author="Michelle Hill" w:date="2016-10-18T22:39:00Z" w:initials="MH">
    <w:p w14:paraId="7F9AA669" w14:textId="77777777" w:rsidR="005A410D" w:rsidRDefault="005A410D">
      <w:pPr>
        <w:pStyle w:val="CommentText"/>
      </w:pPr>
      <w:r>
        <w:rPr>
          <w:rStyle w:val="CommentReference"/>
        </w:rPr>
        <w:annotationRef/>
      </w:r>
      <w:r>
        <w:t xml:space="preserve">Label the bottom of panel B with </w:t>
      </w:r>
    </w:p>
    <w:p w14:paraId="6AEF13B6" w14:textId="77777777" w:rsidR="005A410D" w:rsidRDefault="005A410D">
      <w:pPr>
        <w:pStyle w:val="CommentText"/>
      </w:pPr>
    </w:p>
    <w:p w14:paraId="70D419D6" w14:textId="77777777" w:rsidR="005A410D" w:rsidRDefault="005A410D">
      <w:pPr>
        <w:pStyle w:val="CommentText"/>
      </w:pPr>
      <w:r>
        <w:t>IP to make it more clear at a glance</w:t>
      </w:r>
    </w:p>
  </w:comment>
  <w:comment w:id="40" w:author="Michelle Hill" w:date="2016-10-18T22:48:00Z" w:initials="MH">
    <w:p w14:paraId="13F0162A" w14:textId="77777777" w:rsidR="005A410D" w:rsidRDefault="005A410D">
      <w:pPr>
        <w:pStyle w:val="CommentText"/>
      </w:pPr>
      <w:r>
        <w:rPr>
          <w:rStyle w:val="CommentReference"/>
        </w:rPr>
        <w:annotationRef/>
      </w:r>
      <w:r>
        <w:t>Don’t think you need this sentence?</w:t>
      </w:r>
    </w:p>
  </w:comment>
  <w:comment w:id="41" w:author="Michelle Hill" w:date="2016-10-18T22:53:00Z" w:initials="MH">
    <w:p w14:paraId="7C8F00A0" w14:textId="77777777" w:rsidR="005A410D" w:rsidRDefault="005A410D">
      <w:pPr>
        <w:pStyle w:val="CommentText"/>
      </w:pPr>
      <w:r>
        <w:rPr>
          <w:rStyle w:val="CommentReference"/>
        </w:rPr>
        <w:annotationRef/>
      </w:r>
      <w:r>
        <w:t>No lipid raft proteomics in this paper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862928" w15:done="0"/>
  <w15:commentEx w15:paraId="3AE5B13C" w15:done="0"/>
  <w15:commentEx w15:paraId="18CD0C23" w15:done="0"/>
  <w15:commentEx w15:paraId="0D575D2E" w15:done="0"/>
  <w15:commentEx w15:paraId="495BFD5F" w15:done="0"/>
  <w15:commentEx w15:paraId="6914038B" w15:done="0"/>
  <w15:commentEx w15:paraId="70D419D6" w15:done="0"/>
  <w15:commentEx w15:paraId="13F0162A" w15:done="0"/>
  <w15:commentEx w15:paraId="7C8F00A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9B4BF4" w14:textId="77777777" w:rsidR="0079289F" w:rsidRDefault="0079289F" w:rsidP="00DC4A17">
      <w:pPr>
        <w:spacing w:after="0" w:line="240" w:lineRule="auto"/>
      </w:pPr>
      <w:r>
        <w:separator/>
      </w:r>
    </w:p>
  </w:endnote>
  <w:endnote w:type="continuationSeparator" w:id="0">
    <w:p w14:paraId="5BD6D3F8" w14:textId="77777777" w:rsidR="0079289F" w:rsidRDefault="0079289F" w:rsidP="00DC4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1454016759"/>
      <w:docPartObj>
        <w:docPartGallery w:val="Page Numbers (Bottom of Page)"/>
        <w:docPartUnique/>
      </w:docPartObj>
    </w:sdtPr>
    <w:sdtContent>
      <w:sdt>
        <w:sdtPr>
          <w:rPr>
            <w:sz w:val="20"/>
            <w:szCs w:val="20"/>
          </w:rPr>
          <w:id w:val="-1769616900"/>
          <w:docPartObj>
            <w:docPartGallery w:val="Page Numbers (Top of Page)"/>
            <w:docPartUnique/>
          </w:docPartObj>
        </w:sdtPr>
        <w:sdtContent>
          <w:p w14:paraId="4B4957E1" w14:textId="77777777" w:rsidR="005A410D" w:rsidRPr="00DE7F95" w:rsidRDefault="005A410D">
            <w:pPr>
              <w:pStyle w:val="Footer"/>
              <w:jc w:val="right"/>
              <w:rPr>
                <w:sz w:val="20"/>
                <w:szCs w:val="20"/>
              </w:rPr>
            </w:pPr>
            <w:r w:rsidRPr="00DE7F95">
              <w:rPr>
                <w:sz w:val="20"/>
                <w:szCs w:val="20"/>
              </w:rPr>
              <w:t xml:space="preserve">Page </w:t>
            </w:r>
            <w:r w:rsidRPr="00DE7F95">
              <w:rPr>
                <w:b/>
                <w:bCs/>
                <w:sz w:val="20"/>
                <w:szCs w:val="20"/>
              </w:rPr>
              <w:fldChar w:fldCharType="begin"/>
            </w:r>
            <w:r w:rsidRPr="00DE7F95">
              <w:rPr>
                <w:b/>
                <w:bCs/>
                <w:sz w:val="20"/>
                <w:szCs w:val="20"/>
              </w:rPr>
              <w:instrText xml:space="preserve"> PAGE </w:instrText>
            </w:r>
            <w:r w:rsidRPr="00DE7F95">
              <w:rPr>
                <w:b/>
                <w:bCs/>
                <w:sz w:val="20"/>
                <w:szCs w:val="20"/>
              </w:rPr>
              <w:fldChar w:fldCharType="separate"/>
            </w:r>
            <w:r w:rsidR="007B4826">
              <w:rPr>
                <w:b/>
                <w:bCs/>
                <w:noProof/>
                <w:sz w:val="20"/>
                <w:szCs w:val="20"/>
              </w:rPr>
              <w:t>47</w:t>
            </w:r>
            <w:r w:rsidRPr="00DE7F95">
              <w:rPr>
                <w:b/>
                <w:bCs/>
                <w:sz w:val="20"/>
                <w:szCs w:val="20"/>
              </w:rPr>
              <w:fldChar w:fldCharType="end"/>
            </w:r>
            <w:r w:rsidRPr="00DE7F95">
              <w:rPr>
                <w:sz w:val="20"/>
                <w:szCs w:val="20"/>
              </w:rPr>
              <w:t xml:space="preserve"> of </w:t>
            </w:r>
            <w:r w:rsidRPr="00DE7F95">
              <w:rPr>
                <w:b/>
                <w:bCs/>
                <w:sz w:val="20"/>
                <w:szCs w:val="20"/>
              </w:rPr>
              <w:fldChar w:fldCharType="begin"/>
            </w:r>
            <w:r w:rsidRPr="00DE7F95">
              <w:rPr>
                <w:b/>
                <w:bCs/>
                <w:sz w:val="20"/>
                <w:szCs w:val="20"/>
              </w:rPr>
              <w:instrText xml:space="preserve"> NUMPAGES  </w:instrText>
            </w:r>
            <w:r w:rsidRPr="00DE7F95">
              <w:rPr>
                <w:b/>
                <w:bCs/>
                <w:sz w:val="20"/>
                <w:szCs w:val="20"/>
              </w:rPr>
              <w:fldChar w:fldCharType="separate"/>
            </w:r>
            <w:r w:rsidR="007B4826">
              <w:rPr>
                <w:b/>
                <w:bCs/>
                <w:noProof/>
                <w:sz w:val="20"/>
                <w:szCs w:val="20"/>
              </w:rPr>
              <w:t>48</w:t>
            </w:r>
            <w:r w:rsidRPr="00DE7F95">
              <w:rPr>
                <w:b/>
                <w:bCs/>
                <w:sz w:val="20"/>
                <w:szCs w:val="20"/>
              </w:rPr>
              <w:fldChar w:fldCharType="end"/>
            </w:r>
          </w:p>
        </w:sdtContent>
      </w:sdt>
    </w:sdtContent>
  </w:sdt>
  <w:p w14:paraId="57BD3711" w14:textId="77777777" w:rsidR="005A410D" w:rsidRDefault="005A410D" w:rsidP="001257B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9F81DD" w14:textId="77777777" w:rsidR="0079289F" w:rsidRDefault="0079289F" w:rsidP="00DC4A17">
      <w:pPr>
        <w:spacing w:after="0" w:line="240" w:lineRule="auto"/>
      </w:pPr>
      <w:r>
        <w:separator/>
      </w:r>
    </w:p>
  </w:footnote>
  <w:footnote w:type="continuationSeparator" w:id="0">
    <w:p w14:paraId="7A73F5D9" w14:textId="77777777" w:rsidR="0079289F" w:rsidRDefault="0079289F" w:rsidP="00DC4A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51E0340"/>
    <w:multiLevelType w:val="hybridMultilevel"/>
    <w:tmpl w:val="BD421DF4"/>
    <w:lvl w:ilvl="0" w:tplc="D90E7E06">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elle Hill">
    <w15:presenceInfo w15:providerId="AD" w15:userId="S-1-5-21-157896902-3385474465-166438253-3230"/>
  </w15:person>
  <w15:person w15:author="Microsoft account">
    <w15:presenceInfo w15:providerId="Windows Live" w15:userId="5dd5a412a82646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Annotated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vaw9vd5rrfez2epavc5exebz02xt0vvvwrs&quot;&gt;HonoursReferences&lt;record-ids&gt;&lt;item&gt;8&lt;/item&gt;&lt;item&gt;9&lt;/item&gt;&lt;item&gt;10&lt;/item&gt;&lt;item&gt;33&lt;/item&gt;&lt;item&gt;114&lt;/item&gt;&lt;item&gt;142&lt;/item&gt;&lt;item&gt;143&lt;/item&gt;&lt;item&gt;150&lt;/item&gt;&lt;item&gt;151&lt;/item&gt;&lt;item&gt;153&lt;/item&gt;&lt;item&gt;156&lt;/item&gt;&lt;item&gt;164&lt;/item&gt;&lt;item&gt;165&lt;/item&gt;&lt;item&gt;166&lt;/item&gt;&lt;item&gt;167&lt;/item&gt;&lt;item&gt;168&lt;/item&gt;&lt;item&gt;169&lt;/item&gt;&lt;item&gt;170&lt;/item&gt;&lt;item&gt;171&lt;/item&gt;&lt;item&gt;172&lt;/item&gt;&lt;item&gt;173&lt;/item&gt;&lt;item&gt;174&lt;/item&gt;&lt;item&gt;175&lt;/item&gt;&lt;item&gt;176&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4&lt;/item&gt;&lt;item&gt;201&lt;/item&gt;&lt;item&gt;205&lt;/item&gt;&lt;item&gt;208&lt;/item&gt;&lt;item&gt;252&lt;/item&gt;&lt;item&gt;254&lt;/item&gt;&lt;item&gt;255&lt;/item&gt;&lt;item&gt;256&lt;/item&gt;&lt;item&gt;257&lt;/item&gt;&lt;item&gt;258&lt;/item&gt;&lt;item&gt;261&lt;/item&gt;&lt;item&gt;262&lt;/item&gt;&lt;item&gt;263&lt;/item&gt;&lt;item&gt;264&lt;/item&gt;&lt;item&gt;265&lt;/item&gt;&lt;item&gt;266&lt;/item&gt;&lt;item&gt;267&lt;/item&gt;&lt;item&gt;268&lt;/item&gt;&lt;item&gt;269&lt;/item&gt;&lt;item&gt;270&lt;/item&gt;&lt;item&gt;271&lt;/item&gt;&lt;item&gt;272&lt;/item&gt;&lt;item&gt;273&lt;/item&gt;&lt;item&gt;274&lt;/item&gt;&lt;item&gt;275&lt;/item&gt;&lt;item&gt;276&lt;/item&gt;&lt;item&gt;277&lt;/item&gt;&lt;item&gt;278&lt;/item&gt;&lt;item&gt;279&lt;/item&gt;&lt;item&gt;280&lt;/item&gt;&lt;item&gt;281&lt;/item&gt;&lt;item&gt;282&lt;/item&gt;&lt;item&gt;283&lt;/item&gt;&lt;item&gt;284&lt;/item&gt;&lt;item&gt;285&lt;/item&gt;&lt;item&gt;286&lt;/item&gt;&lt;item&gt;287&lt;/item&gt;&lt;item&gt;289&lt;/item&gt;&lt;/record-ids&gt;&lt;/item&gt;&lt;/Libraries&gt;"/>
  </w:docVars>
  <w:rsids>
    <w:rsidRoot w:val="00D269F5"/>
    <w:rsid w:val="000023F2"/>
    <w:rsid w:val="00002789"/>
    <w:rsid w:val="00010321"/>
    <w:rsid w:val="00020AC1"/>
    <w:rsid w:val="000279A3"/>
    <w:rsid w:val="00027D40"/>
    <w:rsid w:val="000300CB"/>
    <w:rsid w:val="00030F21"/>
    <w:rsid w:val="000348FB"/>
    <w:rsid w:val="00035725"/>
    <w:rsid w:val="00035CC2"/>
    <w:rsid w:val="00043118"/>
    <w:rsid w:val="00043A96"/>
    <w:rsid w:val="0004764B"/>
    <w:rsid w:val="000555D6"/>
    <w:rsid w:val="00062372"/>
    <w:rsid w:val="000641CF"/>
    <w:rsid w:val="000643A5"/>
    <w:rsid w:val="000645B4"/>
    <w:rsid w:val="000804BE"/>
    <w:rsid w:val="000860B7"/>
    <w:rsid w:val="000917AC"/>
    <w:rsid w:val="0009488E"/>
    <w:rsid w:val="00094BB8"/>
    <w:rsid w:val="000A2505"/>
    <w:rsid w:val="000A30D4"/>
    <w:rsid w:val="000A3F69"/>
    <w:rsid w:val="000E035A"/>
    <w:rsid w:val="000E4402"/>
    <w:rsid w:val="000E4999"/>
    <w:rsid w:val="000E4D9A"/>
    <w:rsid w:val="000E6E61"/>
    <w:rsid w:val="000F01C6"/>
    <w:rsid w:val="0011298A"/>
    <w:rsid w:val="00112D53"/>
    <w:rsid w:val="001134B5"/>
    <w:rsid w:val="00113D1F"/>
    <w:rsid w:val="001257BD"/>
    <w:rsid w:val="00127267"/>
    <w:rsid w:val="001347E3"/>
    <w:rsid w:val="00136531"/>
    <w:rsid w:val="00136C56"/>
    <w:rsid w:val="001442CB"/>
    <w:rsid w:val="001454D5"/>
    <w:rsid w:val="00147BFF"/>
    <w:rsid w:val="00153CC0"/>
    <w:rsid w:val="00155EAD"/>
    <w:rsid w:val="0016216F"/>
    <w:rsid w:val="00185399"/>
    <w:rsid w:val="001902BA"/>
    <w:rsid w:val="001A271C"/>
    <w:rsid w:val="001B23BC"/>
    <w:rsid w:val="001B4682"/>
    <w:rsid w:val="001B4A19"/>
    <w:rsid w:val="001B5720"/>
    <w:rsid w:val="001B7DC8"/>
    <w:rsid w:val="001C02BE"/>
    <w:rsid w:val="001C7F4E"/>
    <w:rsid w:val="001E35AB"/>
    <w:rsid w:val="001E3BB8"/>
    <w:rsid w:val="001E41AA"/>
    <w:rsid w:val="001F71C2"/>
    <w:rsid w:val="00201C2E"/>
    <w:rsid w:val="00216F44"/>
    <w:rsid w:val="002170BC"/>
    <w:rsid w:val="0022148F"/>
    <w:rsid w:val="002225DD"/>
    <w:rsid w:val="00230077"/>
    <w:rsid w:val="0024072A"/>
    <w:rsid w:val="0024117C"/>
    <w:rsid w:val="002473C5"/>
    <w:rsid w:val="002504F5"/>
    <w:rsid w:val="00250CF6"/>
    <w:rsid w:val="00252A86"/>
    <w:rsid w:val="002603A5"/>
    <w:rsid w:val="002744C9"/>
    <w:rsid w:val="00277D50"/>
    <w:rsid w:val="00285D59"/>
    <w:rsid w:val="002862C5"/>
    <w:rsid w:val="0028737D"/>
    <w:rsid w:val="002A1A4D"/>
    <w:rsid w:val="002A4999"/>
    <w:rsid w:val="002A553D"/>
    <w:rsid w:val="002B0591"/>
    <w:rsid w:val="002B260D"/>
    <w:rsid w:val="002C6145"/>
    <w:rsid w:val="002D06C8"/>
    <w:rsid w:val="002D33F7"/>
    <w:rsid w:val="002D3A9B"/>
    <w:rsid w:val="002D6BD5"/>
    <w:rsid w:val="002D712F"/>
    <w:rsid w:val="002E2055"/>
    <w:rsid w:val="002E573A"/>
    <w:rsid w:val="002F00F0"/>
    <w:rsid w:val="002F238D"/>
    <w:rsid w:val="0030456C"/>
    <w:rsid w:val="003075B4"/>
    <w:rsid w:val="00314898"/>
    <w:rsid w:val="00315510"/>
    <w:rsid w:val="00316ED4"/>
    <w:rsid w:val="00325343"/>
    <w:rsid w:val="00330A26"/>
    <w:rsid w:val="003322E3"/>
    <w:rsid w:val="003417F1"/>
    <w:rsid w:val="00344543"/>
    <w:rsid w:val="0035527B"/>
    <w:rsid w:val="00355362"/>
    <w:rsid w:val="00360908"/>
    <w:rsid w:val="00375389"/>
    <w:rsid w:val="00375DDC"/>
    <w:rsid w:val="00383897"/>
    <w:rsid w:val="00394C43"/>
    <w:rsid w:val="00394FA6"/>
    <w:rsid w:val="00396257"/>
    <w:rsid w:val="003A122B"/>
    <w:rsid w:val="003A4606"/>
    <w:rsid w:val="003B1AAE"/>
    <w:rsid w:val="003B5B36"/>
    <w:rsid w:val="003D5B01"/>
    <w:rsid w:val="003D6E49"/>
    <w:rsid w:val="003E64B9"/>
    <w:rsid w:val="003E7B01"/>
    <w:rsid w:val="003F57D1"/>
    <w:rsid w:val="003F6584"/>
    <w:rsid w:val="00407027"/>
    <w:rsid w:val="00417F29"/>
    <w:rsid w:val="00421251"/>
    <w:rsid w:val="00421625"/>
    <w:rsid w:val="00425FC6"/>
    <w:rsid w:val="00427465"/>
    <w:rsid w:val="00430A91"/>
    <w:rsid w:val="00445364"/>
    <w:rsid w:val="004456B9"/>
    <w:rsid w:val="00447F02"/>
    <w:rsid w:val="00460C36"/>
    <w:rsid w:val="004734F8"/>
    <w:rsid w:val="0047413B"/>
    <w:rsid w:val="00475D4D"/>
    <w:rsid w:val="004817CB"/>
    <w:rsid w:val="004923A7"/>
    <w:rsid w:val="00494299"/>
    <w:rsid w:val="00494B06"/>
    <w:rsid w:val="004A1078"/>
    <w:rsid w:val="004A1828"/>
    <w:rsid w:val="004A214F"/>
    <w:rsid w:val="004A27A6"/>
    <w:rsid w:val="004A7530"/>
    <w:rsid w:val="004B11EC"/>
    <w:rsid w:val="004B61D4"/>
    <w:rsid w:val="004B7AEC"/>
    <w:rsid w:val="004D05EA"/>
    <w:rsid w:val="004D06C8"/>
    <w:rsid w:val="004D0FAF"/>
    <w:rsid w:val="004F3EB9"/>
    <w:rsid w:val="00503655"/>
    <w:rsid w:val="00505F1A"/>
    <w:rsid w:val="00511A06"/>
    <w:rsid w:val="00517407"/>
    <w:rsid w:val="00520A5A"/>
    <w:rsid w:val="00525421"/>
    <w:rsid w:val="00541678"/>
    <w:rsid w:val="00546E8D"/>
    <w:rsid w:val="0055047C"/>
    <w:rsid w:val="005531F0"/>
    <w:rsid w:val="00564812"/>
    <w:rsid w:val="00567825"/>
    <w:rsid w:val="00580FC3"/>
    <w:rsid w:val="005919CD"/>
    <w:rsid w:val="005A1261"/>
    <w:rsid w:val="005A410D"/>
    <w:rsid w:val="005A43BD"/>
    <w:rsid w:val="005A7CDE"/>
    <w:rsid w:val="005A7E5F"/>
    <w:rsid w:val="005B5088"/>
    <w:rsid w:val="005B78BB"/>
    <w:rsid w:val="005C5C11"/>
    <w:rsid w:val="005D5ADB"/>
    <w:rsid w:val="005D63B6"/>
    <w:rsid w:val="005D63E8"/>
    <w:rsid w:val="005E60B2"/>
    <w:rsid w:val="00601ED3"/>
    <w:rsid w:val="00613B88"/>
    <w:rsid w:val="00626D65"/>
    <w:rsid w:val="00626E3B"/>
    <w:rsid w:val="00632F91"/>
    <w:rsid w:val="00634F62"/>
    <w:rsid w:val="00636DA8"/>
    <w:rsid w:val="00655387"/>
    <w:rsid w:val="0066460C"/>
    <w:rsid w:val="006705E5"/>
    <w:rsid w:val="00676FB6"/>
    <w:rsid w:val="00683CAA"/>
    <w:rsid w:val="006915C7"/>
    <w:rsid w:val="006A29A2"/>
    <w:rsid w:val="006A2E4E"/>
    <w:rsid w:val="006B0438"/>
    <w:rsid w:val="006B0B10"/>
    <w:rsid w:val="006B1AE1"/>
    <w:rsid w:val="006C344A"/>
    <w:rsid w:val="006D39E5"/>
    <w:rsid w:val="006D430D"/>
    <w:rsid w:val="006D5F4E"/>
    <w:rsid w:val="006E3613"/>
    <w:rsid w:val="006E3FB7"/>
    <w:rsid w:val="006E5208"/>
    <w:rsid w:val="006E73A2"/>
    <w:rsid w:val="006F1A49"/>
    <w:rsid w:val="006F3121"/>
    <w:rsid w:val="007045E6"/>
    <w:rsid w:val="00704850"/>
    <w:rsid w:val="00706A6E"/>
    <w:rsid w:val="00712621"/>
    <w:rsid w:val="00715836"/>
    <w:rsid w:val="00716E22"/>
    <w:rsid w:val="00720219"/>
    <w:rsid w:val="00726A10"/>
    <w:rsid w:val="007329CB"/>
    <w:rsid w:val="00736F4E"/>
    <w:rsid w:val="00740B7F"/>
    <w:rsid w:val="00757923"/>
    <w:rsid w:val="00761818"/>
    <w:rsid w:val="0076261E"/>
    <w:rsid w:val="007674B7"/>
    <w:rsid w:val="0077364C"/>
    <w:rsid w:val="00773A50"/>
    <w:rsid w:val="0077525E"/>
    <w:rsid w:val="0079289F"/>
    <w:rsid w:val="007A2F48"/>
    <w:rsid w:val="007A639E"/>
    <w:rsid w:val="007B134F"/>
    <w:rsid w:val="007B4826"/>
    <w:rsid w:val="007C2621"/>
    <w:rsid w:val="007C471C"/>
    <w:rsid w:val="007C5847"/>
    <w:rsid w:val="007C5D32"/>
    <w:rsid w:val="007C751B"/>
    <w:rsid w:val="007D023E"/>
    <w:rsid w:val="007D3CC9"/>
    <w:rsid w:val="007D5FE8"/>
    <w:rsid w:val="007E0630"/>
    <w:rsid w:val="007E06CD"/>
    <w:rsid w:val="007E0A48"/>
    <w:rsid w:val="007F7D0B"/>
    <w:rsid w:val="00803E39"/>
    <w:rsid w:val="008059B0"/>
    <w:rsid w:val="00805D07"/>
    <w:rsid w:val="008072F7"/>
    <w:rsid w:val="00816B3C"/>
    <w:rsid w:val="008234F8"/>
    <w:rsid w:val="0083655E"/>
    <w:rsid w:val="00840CAE"/>
    <w:rsid w:val="00841A4D"/>
    <w:rsid w:val="008443D3"/>
    <w:rsid w:val="008445C6"/>
    <w:rsid w:val="00845533"/>
    <w:rsid w:val="0085482E"/>
    <w:rsid w:val="00854B3E"/>
    <w:rsid w:val="0086220B"/>
    <w:rsid w:val="00876D6A"/>
    <w:rsid w:val="00877C9C"/>
    <w:rsid w:val="00880E4C"/>
    <w:rsid w:val="00881806"/>
    <w:rsid w:val="008825E5"/>
    <w:rsid w:val="00894CBB"/>
    <w:rsid w:val="00894DCB"/>
    <w:rsid w:val="008A2157"/>
    <w:rsid w:val="008A70A1"/>
    <w:rsid w:val="008B3588"/>
    <w:rsid w:val="008C3CF3"/>
    <w:rsid w:val="008C5AE0"/>
    <w:rsid w:val="008D22E6"/>
    <w:rsid w:val="008D6192"/>
    <w:rsid w:val="008E4812"/>
    <w:rsid w:val="008E6930"/>
    <w:rsid w:val="008E7085"/>
    <w:rsid w:val="00900AF4"/>
    <w:rsid w:val="00902A9B"/>
    <w:rsid w:val="0090637B"/>
    <w:rsid w:val="009110F6"/>
    <w:rsid w:val="009150C5"/>
    <w:rsid w:val="00915D11"/>
    <w:rsid w:val="00923E89"/>
    <w:rsid w:val="00933319"/>
    <w:rsid w:val="00934DDB"/>
    <w:rsid w:val="0094171C"/>
    <w:rsid w:val="0094249A"/>
    <w:rsid w:val="00946032"/>
    <w:rsid w:val="00956259"/>
    <w:rsid w:val="00960CF3"/>
    <w:rsid w:val="00964E21"/>
    <w:rsid w:val="00973BAF"/>
    <w:rsid w:val="00983950"/>
    <w:rsid w:val="009936BE"/>
    <w:rsid w:val="00993F1C"/>
    <w:rsid w:val="009967D8"/>
    <w:rsid w:val="009A0AD7"/>
    <w:rsid w:val="009B1CC1"/>
    <w:rsid w:val="009B6B83"/>
    <w:rsid w:val="009C0CE2"/>
    <w:rsid w:val="009C332A"/>
    <w:rsid w:val="009C53F8"/>
    <w:rsid w:val="009D1B8C"/>
    <w:rsid w:val="009D2596"/>
    <w:rsid w:val="009D3D5C"/>
    <w:rsid w:val="009F3165"/>
    <w:rsid w:val="009F3381"/>
    <w:rsid w:val="009F58F0"/>
    <w:rsid w:val="00A014EB"/>
    <w:rsid w:val="00A02A0E"/>
    <w:rsid w:val="00A133CD"/>
    <w:rsid w:val="00A15EC8"/>
    <w:rsid w:val="00A16C70"/>
    <w:rsid w:val="00A202A4"/>
    <w:rsid w:val="00A277CC"/>
    <w:rsid w:val="00A35B80"/>
    <w:rsid w:val="00A5029F"/>
    <w:rsid w:val="00A50A85"/>
    <w:rsid w:val="00A52485"/>
    <w:rsid w:val="00A52994"/>
    <w:rsid w:val="00A56504"/>
    <w:rsid w:val="00A56886"/>
    <w:rsid w:val="00A635AD"/>
    <w:rsid w:val="00A637FE"/>
    <w:rsid w:val="00A6749D"/>
    <w:rsid w:val="00A7150A"/>
    <w:rsid w:val="00A83C3A"/>
    <w:rsid w:val="00A87C65"/>
    <w:rsid w:val="00A96B25"/>
    <w:rsid w:val="00AB27A9"/>
    <w:rsid w:val="00AB3B21"/>
    <w:rsid w:val="00AC37CA"/>
    <w:rsid w:val="00AD305F"/>
    <w:rsid w:val="00AD398C"/>
    <w:rsid w:val="00AD7571"/>
    <w:rsid w:val="00AE5917"/>
    <w:rsid w:val="00AF1DF6"/>
    <w:rsid w:val="00B057DA"/>
    <w:rsid w:val="00B12BF0"/>
    <w:rsid w:val="00B31E2D"/>
    <w:rsid w:val="00B37DEF"/>
    <w:rsid w:val="00B4575F"/>
    <w:rsid w:val="00B57D19"/>
    <w:rsid w:val="00B62C7D"/>
    <w:rsid w:val="00B6458D"/>
    <w:rsid w:val="00B74114"/>
    <w:rsid w:val="00B842A0"/>
    <w:rsid w:val="00B84DC6"/>
    <w:rsid w:val="00B955D4"/>
    <w:rsid w:val="00BA451D"/>
    <w:rsid w:val="00BA46C5"/>
    <w:rsid w:val="00BA51F5"/>
    <w:rsid w:val="00BC4634"/>
    <w:rsid w:val="00BE2935"/>
    <w:rsid w:val="00BE3A99"/>
    <w:rsid w:val="00BE4094"/>
    <w:rsid w:val="00BE4FD6"/>
    <w:rsid w:val="00C13EE0"/>
    <w:rsid w:val="00C15703"/>
    <w:rsid w:val="00C16997"/>
    <w:rsid w:val="00C26E2A"/>
    <w:rsid w:val="00C34159"/>
    <w:rsid w:val="00C547B4"/>
    <w:rsid w:val="00C723EA"/>
    <w:rsid w:val="00C725BE"/>
    <w:rsid w:val="00C77B67"/>
    <w:rsid w:val="00C81258"/>
    <w:rsid w:val="00C90099"/>
    <w:rsid w:val="00C96FD3"/>
    <w:rsid w:val="00CB378A"/>
    <w:rsid w:val="00CC73AC"/>
    <w:rsid w:val="00CD0C67"/>
    <w:rsid w:val="00CE0CB5"/>
    <w:rsid w:val="00CE5661"/>
    <w:rsid w:val="00CF2693"/>
    <w:rsid w:val="00CF636D"/>
    <w:rsid w:val="00CF6426"/>
    <w:rsid w:val="00D10ABE"/>
    <w:rsid w:val="00D14595"/>
    <w:rsid w:val="00D15079"/>
    <w:rsid w:val="00D25CB9"/>
    <w:rsid w:val="00D269F5"/>
    <w:rsid w:val="00D3020A"/>
    <w:rsid w:val="00D42107"/>
    <w:rsid w:val="00D4440A"/>
    <w:rsid w:val="00D55C8E"/>
    <w:rsid w:val="00D60996"/>
    <w:rsid w:val="00D762B8"/>
    <w:rsid w:val="00D77640"/>
    <w:rsid w:val="00D8229E"/>
    <w:rsid w:val="00D82430"/>
    <w:rsid w:val="00D858C7"/>
    <w:rsid w:val="00D928BF"/>
    <w:rsid w:val="00DA6E08"/>
    <w:rsid w:val="00DB5FE8"/>
    <w:rsid w:val="00DC4A17"/>
    <w:rsid w:val="00DC7168"/>
    <w:rsid w:val="00DD26A3"/>
    <w:rsid w:val="00DD28A2"/>
    <w:rsid w:val="00DD4EDD"/>
    <w:rsid w:val="00DD51C4"/>
    <w:rsid w:val="00DD6B71"/>
    <w:rsid w:val="00DE3C36"/>
    <w:rsid w:val="00DE650A"/>
    <w:rsid w:val="00DE7F95"/>
    <w:rsid w:val="00E053D5"/>
    <w:rsid w:val="00E10F8A"/>
    <w:rsid w:val="00E146DB"/>
    <w:rsid w:val="00E14C78"/>
    <w:rsid w:val="00E15E57"/>
    <w:rsid w:val="00E2550D"/>
    <w:rsid w:val="00E26679"/>
    <w:rsid w:val="00E276E7"/>
    <w:rsid w:val="00E31EF9"/>
    <w:rsid w:val="00E4052B"/>
    <w:rsid w:val="00E40F7F"/>
    <w:rsid w:val="00E425DA"/>
    <w:rsid w:val="00E52FCA"/>
    <w:rsid w:val="00E60F95"/>
    <w:rsid w:val="00E633EF"/>
    <w:rsid w:val="00E64B26"/>
    <w:rsid w:val="00E66ADB"/>
    <w:rsid w:val="00E67204"/>
    <w:rsid w:val="00E74C40"/>
    <w:rsid w:val="00E758A5"/>
    <w:rsid w:val="00E76C95"/>
    <w:rsid w:val="00E776BE"/>
    <w:rsid w:val="00E810B9"/>
    <w:rsid w:val="00E814D2"/>
    <w:rsid w:val="00E8211C"/>
    <w:rsid w:val="00E874F4"/>
    <w:rsid w:val="00E90541"/>
    <w:rsid w:val="00EA512B"/>
    <w:rsid w:val="00EB3FB0"/>
    <w:rsid w:val="00EB518C"/>
    <w:rsid w:val="00ED12EB"/>
    <w:rsid w:val="00ED17F6"/>
    <w:rsid w:val="00ED6845"/>
    <w:rsid w:val="00EE41F8"/>
    <w:rsid w:val="00EE7C8F"/>
    <w:rsid w:val="00F0414A"/>
    <w:rsid w:val="00F041BB"/>
    <w:rsid w:val="00F05205"/>
    <w:rsid w:val="00F22193"/>
    <w:rsid w:val="00F2464A"/>
    <w:rsid w:val="00F37258"/>
    <w:rsid w:val="00F442BA"/>
    <w:rsid w:val="00F47390"/>
    <w:rsid w:val="00F50503"/>
    <w:rsid w:val="00F56074"/>
    <w:rsid w:val="00F66026"/>
    <w:rsid w:val="00F724F0"/>
    <w:rsid w:val="00F75241"/>
    <w:rsid w:val="00F8100D"/>
    <w:rsid w:val="00F83A55"/>
    <w:rsid w:val="00F95562"/>
    <w:rsid w:val="00F97FEF"/>
    <w:rsid w:val="00FA0D06"/>
    <w:rsid w:val="00FB1DCE"/>
    <w:rsid w:val="00FC24C6"/>
    <w:rsid w:val="00FC3A7C"/>
    <w:rsid w:val="00FC605A"/>
    <w:rsid w:val="00FD2859"/>
    <w:rsid w:val="00FE3113"/>
    <w:rsid w:val="00FE35A3"/>
    <w:rsid w:val="00FE45E7"/>
    <w:rsid w:val="00FE6703"/>
    <w:rsid w:val="00FE7405"/>
    <w:rsid w:val="00FF1B8E"/>
    <w:rsid w:val="00FF2A21"/>
    <w:rsid w:val="00FF43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B9FA46"/>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 w:type="paragraph" w:styleId="CommentSubject">
    <w:name w:val="annotation subject"/>
    <w:basedOn w:val="CommentText"/>
    <w:next w:val="CommentText"/>
    <w:link w:val="CommentSubjectChar"/>
    <w:uiPriority w:val="99"/>
    <w:semiHidden/>
    <w:unhideWhenUsed/>
    <w:rsid w:val="0024117C"/>
    <w:rPr>
      <w:b/>
      <w:bCs/>
    </w:rPr>
  </w:style>
  <w:style w:type="character" w:customStyle="1" w:styleId="CommentSubjectChar">
    <w:name w:val="Comment Subject Char"/>
    <w:basedOn w:val="CommentTextChar"/>
    <w:link w:val="CommentSubject"/>
    <w:uiPriority w:val="99"/>
    <w:semiHidden/>
    <w:rsid w:val="0024117C"/>
    <w:rPr>
      <w:b/>
      <w:bCs/>
      <w:sz w:val="20"/>
      <w:szCs w:val="20"/>
    </w:rPr>
  </w:style>
  <w:style w:type="paragraph" w:customStyle="1" w:styleId="Title1">
    <w:name w:val="Title1"/>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923E89"/>
    <w:rPr>
      <w:color w:val="0000FF"/>
      <w:u w:val="single"/>
    </w:rPr>
  </w:style>
  <w:style w:type="paragraph" w:customStyle="1" w:styleId="desc">
    <w:name w:val="desc"/>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details">
    <w:name w:val="details"/>
    <w:basedOn w:val="Normal"/>
    <w:rsid w:val="00923E8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jrnl">
    <w:name w:val="jrnl"/>
    <w:basedOn w:val="DefaultParagraphFont"/>
    <w:rsid w:val="00923E89"/>
  </w:style>
  <w:style w:type="paragraph" w:customStyle="1" w:styleId="EndNoteBibliographyTitle">
    <w:name w:val="EndNote Bibliography Title"/>
    <w:basedOn w:val="Normal"/>
    <w:link w:val="EndNoteBibliographyTitleChar"/>
    <w:rsid w:val="00C15703"/>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15703"/>
    <w:rPr>
      <w:rFonts w:ascii="Calibri" w:hAnsi="Calibri" w:cs="Calibri"/>
      <w:noProof/>
      <w:lang w:val="en-US"/>
    </w:rPr>
  </w:style>
  <w:style w:type="paragraph" w:customStyle="1" w:styleId="EndNoteBibliography">
    <w:name w:val="EndNote Bibliography"/>
    <w:basedOn w:val="Normal"/>
    <w:link w:val="EndNoteBibliographyChar"/>
    <w:rsid w:val="00C15703"/>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15703"/>
    <w:rPr>
      <w:rFonts w:ascii="Calibri" w:hAnsi="Calibri" w:cs="Calibri"/>
      <w:noProof/>
      <w:lang w:val="en-US"/>
    </w:rPr>
  </w:style>
  <w:style w:type="character" w:styleId="FollowedHyperlink">
    <w:name w:val="FollowedHyperlink"/>
    <w:basedOn w:val="DefaultParagraphFont"/>
    <w:uiPriority w:val="99"/>
    <w:semiHidden/>
    <w:unhideWhenUsed/>
    <w:rsid w:val="00E2550D"/>
    <w:rPr>
      <w:color w:val="954F72" w:themeColor="followedHyperlink"/>
      <w:u w:val="single"/>
    </w:rPr>
  </w:style>
  <w:style w:type="paragraph" w:styleId="Header">
    <w:name w:val="header"/>
    <w:basedOn w:val="Normal"/>
    <w:link w:val="HeaderChar"/>
    <w:uiPriority w:val="99"/>
    <w:unhideWhenUsed/>
    <w:rsid w:val="00DC4A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4A17"/>
  </w:style>
  <w:style w:type="paragraph" w:styleId="Footer">
    <w:name w:val="footer"/>
    <w:basedOn w:val="Normal"/>
    <w:link w:val="FooterChar"/>
    <w:uiPriority w:val="99"/>
    <w:unhideWhenUsed/>
    <w:rsid w:val="00DC4A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4A17"/>
  </w:style>
  <w:style w:type="paragraph" w:styleId="NoSpacing">
    <w:name w:val="No Spacing"/>
    <w:link w:val="NoSpacingChar"/>
    <w:uiPriority w:val="1"/>
    <w:qFormat/>
    <w:rsid w:val="00F2464A"/>
    <w:pPr>
      <w:spacing w:after="0" w:line="240" w:lineRule="auto"/>
    </w:pPr>
  </w:style>
  <w:style w:type="paragraph" w:styleId="TOCHeading">
    <w:name w:val="TOC Heading"/>
    <w:basedOn w:val="Heading1"/>
    <w:next w:val="Normal"/>
    <w:uiPriority w:val="39"/>
    <w:unhideWhenUsed/>
    <w:qFormat/>
    <w:rsid w:val="00B37DEF"/>
    <w:pPr>
      <w:outlineLvl w:val="9"/>
    </w:pPr>
    <w:rPr>
      <w:lang w:val="en-US"/>
    </w:rPr>
  </w:style>
  <w:style w:type="paragraph" w:styleId="TOC1">
    <w:name w:val="toc 1"/>
    <w:basedOn w:val="Normal"/>
    <w:next w:val="Normal"/>
    <w:autoRedefine/>
    <w:uiPriority w:val="39"/>
    <w:unhideWhenUsed/>
    <w:rsid w:val="005B78BB"/>
    <w:pPr>
      <w:tabs>
        <w:tab w:val="right" w:leader="dot" w:pos="9016"/>
      </w:tabs>
      <w:spacing w:after="100" w:line="360" w:lineRule="auto"/>
    </w:pPr>
  </w:style>
  <w:style w:type="paragraph" w:styleId="TOC2">
    <w:name w:val="toc 2"/>
    <w:basedOn w:val="Normal"/>
    <w:next w:val="Normal"/>
    <w:autoRedefine/>
    <w:uiPriority w:val="39"/>
    <w:unhideWhenUsed/>
    <w:rsid w:val="00B37DEF"/>
    <w:pPr>
      <w:spacing w:after="100"/>
      <w:ind w:left="220"/>
    </w:pPr>
  </w:style>
  <w:style w:type="character" w:customStyle="1" w:styleId="NoSpacingChar">
    <w:name w:val="No Spacing Char"/>
    <w:basedOn w:val="DefaultParagraphFont"/>
    <w:link w:val="NoSpacing"/>
    <w:uiPriority w:val="1"/>
    <w:rsid w:val="00DE7F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486326">
      <w:bodyDiv w:val="1"/>
      <w:marLeft w:val="0"/>
      <w:marRight w:val="0"/>
      <w:marTop w:val="0"/>
      <w:marBottom w:val="0"/>
      <w:divBdr>
        <w:top w:val="none" w:sz="0" w:space="0" w:color="auto"/>
        <w:left w:val="none" w:sz="0" w:space="0" w:color="auto"/>
        <w:bottom w:val="none" w:sz="0" w:space="0" w:color="auto"/>
        <w:right w:val="none" w:sz="0" w:space="0" w:color="auto"/>
      </w:divBdr>
      <w:divsChild>
        <w:div w:id="1663973831">
          <w:marLeft w:val="0"/>
          <w:marRight w:val="0"/>
          <w:marTop w:val="0"/>
          <w:marBottom w:val="0"/>
          <w:divBdr>
            <w:top w:val="none" w:sz="0" w:space="0" w:color="auto"/>
            <w:left w:val="none" w:sz="0" w:space="0" w:color="auto"/>
            <w:bottom w:val="none" w:sz="0" w:space="0" w:color="auto"/>
            <w:right w:val="none" w:sz="0" w:space="0" w:color="auto"/>
          </w:divBdr>
        </w:div>
      </w:divsChild>
    </w:div>
    <w:div w:id="541751851">
      <w:bodyDiv w:val="1"/>
      <w:marLeft w:val="0"/>
      <w:marRight w:val="0"/>
      <w:marTop w:val="0"/>
      <w:marBottom w:val="0"/>
      <w:divBdr>
        <w:top w:val="none" w:sz="0" w:space="0" w:color="auto"/>
        <w:left w:val="none" w:sz="0" w:space="0" w:color="auto"/>
        <w:bottom w:val="none" w:sz="0" w:space="0" w:color="auto"/>
        <w:right w:val="none" w:sz="0" w:space="0" w:color="auto"/>
      </w:divBdr>
    </w:div>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5F3F5-D5AE-4067-98F9-8BF0F4191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49</Pages>
  <Words>17180</Words>
  <Characters>97926</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114877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Microsoft account</cp:lastModifiedBy>
  <cp:revision>22</cp:revision>
  <dcterms:created xsi:type="dcterms:W3CDTF">2016-10-18T10:11:00Z</dcterms:created>
  <dcterms:modified xsi:type="dcterms:W3CDTF">2016-10-18T20:24:00Z</dcterms:modified>
</cp:coreProperties>
</file>