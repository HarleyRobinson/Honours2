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inorHAnsi" w:eastAsiaTheme="minorHAnsi" w:hAnsiTheme="minorHAnsi" w:cstheme="minorBidi"/>
          <w:color w:val="auto"/>
          <w:sz w:val="22"/>
          <w:szCs w:val="22"/>
          <w:lang w:val="en-AU"/>
        </w:rPr>
        <w:id w:val="1420674384"/>
        <w:docPartObj>
          <w:docPartGallery w:val="Table of Contents"/>
          <w:docPartUnique/>
        </w:docPartObj>
      </w:sdtPr>
      <w:sdtEndPr>
        <w:rPr>
          <w:b/>
          <w:bCs/>
          <w:noProof/>
        </w:rPr>
      </w:sdtEndPr>
      <w:sdtContent>
        <w:p w14:paraId="27FC01D5" w14:textId="41E5DCDD" w:rsidR="00B37DEF" w:rsidRPr="00B37DEF" w:rsidRDefault="00B37DEF" w:rsidP="00E14C78">
          <w:pPr>
            <w:pStyle w:val="TOCHeading"/>
            <w:spacing w:line="360" w:lineRule="auto"/>
            <w:rPr>
              <w:rFonts w:ascii="Times New Roman" w:hAnsi="Times New Roman" w:cs="Times New Roman"/>
            </w:rPr>
          </w:pPr>
          <w:r w:rsidRPr="00B37DEF">
            <w:rPr>
              <w:rFonts w:ascii="Times New Roman" w:hAnsi="Times New Roman" w:cs="Times New Roman"/>
            </w:rPr>
            <w:t>Contents</w:t>
          </w:r>
        </w:p>
        <w:p w14:paraId="2478CA59" w14:textId="77777777" w:rsidR="005B78BB" w:rsidRDefault="00B37DEF" w:rsidP="005B78BB">
          <w:pPr>
            <w:pStyle w:val="TOC1"/>
            <w:rPr>
              <w:rFonts w:eastAsiaTheme="minorEastAsia"/>
              <w:noProof/>
              <w:lang w:eastAsia="en-AU"/>
            </w:rPr>
          </w:pPr>
          <w:r w:rsidRPr="00B37DEF">
            <w:rPr>
              <w:rFonts w:ascii="Times New Roman" w:hAnsi="Times New Roman" w:cs="Times New Roman"/>
            </w:rPr>
            <w:fldChar w:fldCharType="begin"/>
          </w:r>
          <w:r w:rsidRPr="00B37DEF">
            <w:rPr>
              <w:rFonts w:ascii="Times New Roman" w:hAnsi="Times New Roman" w:cs="Times New Roman"/>
            </w:rPr>
            <w:instrText xml:space="preserve"> TOC \o "1-3" \h \z \u </w:instrText>
          </w:r>
          <w:r w:rsidRPr="00B37DEF">
            <w:rPr>
              <w:rFonts w:ascii="Times New Roman" w:hAnsi="Times New Roman" w:cs="Times New Roman"/>
            </w:rPr>
            <w:fldChar w:fldCharType="separate"/>
          </w:r>
          <w:hyperlink w:anchor="_Toc464400695" w:history="1">
            <w:r w:rsidR="005B78BB" w:rsidRPr="002073A9">
              <w:rPr>
                <w:rStyle w:val="Hyperlink"/>
                <w:rFonts w:ascii="Times New Roman" w:hAnsi="Times New Roman" w:cs="Times New Roman"/>
                <w:noProof/>
              </w:rPr>
              <w:t>Abstract:</w:t>
            </w:r>
            <w:r w:rsidR="005B78BB">
              <w:rPr>
                <w:noProof/>
                <w:webHidden/>
              </w:rPr>
              <w:tab/>
            </w:r>
            <w:r w:rsidR="005B78BB">
              <w:rPr>
                <w:noProof/>
                <w:webHidden/>
              </w:rPr>
              <w:fldChar w:fldCharType="begin"/>
            </w:r>
            <w:r w:rsidR="005B78BB">
              <w:rPr>
                <w:noProof/>
                <w:webHidden/>
              </w:rPr>
              <w:instrText xml:space="preserve"> PAGEREF _Toc464400695 \h </w:instrText>
            </w:r>
            <w:r w:rsidR="005B78BB">
              <w:rPr>
                <w:noProof/>
                <w:webHidden/>
              </w:rPr>
            </w:r>
            <w:r w:rsidR="005B78BB">
              <w:rPr>
                <w:noProof/>
                <w:webHidden/>
              </w:rPr>
              <w:fldChar w:fldCharType="separate"/>
            </w:r>
            <w:r w:rsidR="005B78BB">
              <w:rPr>
                <w:noProof/>
                <w:webHidden/>
              </w:rPr>
              <w:t>2</w:t>
            </w:r>
            <w:r w:rsidR="005B78BB">
              <w:rPr>
                <w:noProof/>
                <w:webHidden/>
              </w:rPr>
              <w:fldChar w:fldCharType="end"/>
            </w:r>
          </w:hyperlink>
        </w:p>
        <w:p w14:paraId="48F77027" w14:textId="77777777" w:rsidR="005B78BB" w:rsidRDefault="000E035A" w:rsidP="005B78BB">
          <w:pPr>
            <w:pStyle w:val="TOC1"/>
            <w:rPr>
              <w:rFonts w:eastAsiaTheme="minorEastAsia"/>
              <w:noProof/>
              <w:lang w:eastAsia="en-AU"/>
            </w:rPr>
          </w:pPr>
          <w:hyperlink w:anchor="_Toc464400696" w:history="1">
            <w:r w:rsidR="005B78BB" w:rsidRPr="002073A9">
              <w:rPr>
                <w:rStyle w:val="Hyperlink"/>
                <w:rFonts w:ascii="Times New Roman" w:hAnsi="Times New Roman" w:cs="Times New Roman"/>
                <w:noProof/>
              </w:rPr>
              <w:t>Introduction:</w:t>
            </w:r>
            <w:r w:rsidR="005B78BB">
              <w:rPr>
                <w:noProof/>
                <w:webHidden/>
              </w:rPr>
              <w:tab/>
            </w:r>
            <w:r w:rsidR="005B78BB">
              <w:rPr>
                <w:noProof/>
                <w:webHidden/>
              </w:rPr>
              <w:fldChar w:fldCharType="begin"/>
            </w:r>
            <w:r w:rsidR="005B78BB">
              <w:rPr>
                <w:noProof/>
                <w:webHidden/>
              </w:rPr>
              <w:instrText xml:space="preserve"> PAGEREF _Toc464400696 \h </w:instrText>
            </w:r>
            <w:r w:rsidR="005B78BB">
              <w:rPr>
                <w:noProof/>
                <w:webHidden/>
              </w:rPr>
            </w:r>
            <w:r w:rsidR="005B78BB">
              <w:rPr>
                <w:noProof/>
                <w:webHidden/>
              </w:rPr>
              <w:fldChar w:fldCharType="separate"/>
            </w:r>
            <w:r w:rsidR="005B78BB">
              <w:rPr>
                <w:noProof/>
                <w:webHidden/>
              </w:rPr>
              <w:t>4</w:t>
            </w:r>
            <w:r w:rsidR="005B78BB">
              <w:rPr>
                <w:noProof/>
                <w:webHidden/>
              </w:rPr>
              <w:fldChar w:fldCharType="end"/>
            </w:r>
          </w:hyperlink>
        </w:p>
        <w:p w14:paraId="57966E5E" w14:textId="77777777" w:rsidR="005B78BB" w:rsidRDefault="000E035A">
          <w:pPr>
            <w:pStyle w:val="TOC2"/>
            <w:tabs>
              <w:tab w:val="right" w:leader="dot" w:pos="9016"/>
            </w:tabs>
            <w:rPr>
              <w:rFonts w:eastAsiaTheme="minorEastAsia"/>
              <w:noProof/>
              <w:lang w:eastAsia="en-AU"/>
            </w:rPr>
          </w:pPr>
          <w:hyperlink w:anchor="_Toc464400697" w:history="1">
            <w:r w:rsidR="005B78BB" w:rsidRPr="002073A9">
              <w:rPr>
                <w:rStyle w:val="Hyperlink"/>
                <w:rFonts w:ascii="Times New Roman" w:hAnsi="Times New Roman" w:cs="Times New Roman"/>
                <w:noProof/>
              </w:rPr>
              <w:t>Advanced Prostate Cancer and Caveolin-1</w:t>
            </w:r>
            <w:r w:rsidR="005B78BB">
              <w:rPr>
                <w:noProof/>
                <w:webHidden/>
              </w:rPr>
              <w:tab/>
            </w:r>
            <w:r w:rsidR="005B78BB">
              <w:rPr>
                <w:noProof/>
                <w:webHidden/>
              </w:rPr>
              <w:fldChar w:fldCharType="begin"/>
            </w:r>
            <w:r w:rsidR="005B78BB">
              <w:rPr>
                <w:noProof/>
                <w:webHidden/>
              </w:rPr>
              <w:instrText xml:space="preserve"> PAGEREF _Toc464400697 \h </w:instrText>
            </w:r>
            <w:r w:rsidR="005B78BB">
              <w:rPr>
                <w:noProof/>
                <w:webHidden/>
              </w:rPr>
            </w:r>
            <w:r w:rsidR="005B78BB">
              <w:rPr>
                <w:noProof/>
                <w:webHidden/>
              </w:rPr>
              <w:fldChar w:fldCharType="separate"/>
            </w:r>
            <w:r w:rsidR="005B78BB">
              <w:rPr>
                <w:noProof/>
                <w:webHidden/>
              </w:rPr>
              <w:t>4</w:t>
            </w:r>
            <w:r w:rsidR="005B78BB">
              <w:rPr>
                <w:noProof/>
                <w:webHidden/>
              </w:rPr>
              <w:fldChar w:fldCharType="end"/>
            </w:r>
          </w:hyperlink>
        </w:p>
        <w:p w14:paraId="4115030F" w14:textId="77777777" w:rsidR="005B78BB" w:rsidRDefault="000E035A">
          <w:pPr>
            <w:pStyle w:val="TOC2"/>
            <w:tabs>
              <w:tab w:val="right" w:leader="dot" w:pos="9016"/>
            </w:tabs>
            <w:rPr>
              <w:rFonts w:eastAsiaTheme="minorEastAsia"/>
              <w:noProof/>
              <w:lang w:eastAsia="en-AU"/>
            </w:rPr>
          </w:pPr>
          <w:hyperlink w:anchor="_Toc464400698" w:history="1">
            <w:r w:rsidR="005B78BB" w:rsidRPr="002073A9">
              <w:rPr>
                <w:rStyle w:val="Hyperlink"/>
                <w:rFonts w:ascii="Times New Roman" w:hAnsi="Times New Roman" w:cs="Times New Roman"/>
                <w:noProof/>
              </w:rPr>
              <w:t>Horizontal Transfer of MicroRNAs via Extracellular Vesicles:</w:t>
            </w:r>
            <w:r w:rsidR="005B78BB">
              <w:rPr>
                <w:noProof/>
                <w:webHidden/>
              </w:rPr>
              <w:tab/>
            </w:r>
            <w:r w:rsidR="005B78BB">
              <w:rPr>
                <w:noProof/>
                <w:webHidden/>
              </w:rPr>
              <w:fldChar w:fldCharType="begin"/>
            </w:r>
            <w:r w:rsidR="005B78BB">
              <w:rPr>
                <w:noProof/>
                <w:webHidden/>
              </w:rPr>
              <w:instrText xml:space="preserve"> PAGEREF _Toc464400698 \h </w:instrText>
            </w:r>
            <w:r w:rsidR="005B78BB">
              <w:rPr>
                <w:noProof/>
                <w:webHidden/>
              </w:rPr>
            </w:r>
            <w:r w:rsidR="005B78BB">
              <w:rPr>
                <w:noProof/>
                <w:webHidden/>
              </w:rPr>
              <w:fldChar w:fldCharType="separate"/>
            </w:r>
            <w:r w:rsidR="005B78BB">
              <w:rPr>
                <w:noProof/>
                <w:webHidden/>
              </w:rPr>
              <w:t>5</w:t>
            </w:r>
            <w:r w:rsidR="005B78BB">
              <w:rPr>
                <w:noProof/>
                <w:webHidden/>
              </w:rPr>
              <w:fldChar w:fldCharType="end"/>
            </w:r>
          </w:hyperlink>
        </w:p>
        <w:p w14:paraId="5E233A67" w14:textId="77777777" w:rsidR="005B78BB" w:rsidRDefault="000E035A">
          <w:pPr>
            <w:pStyle w:val="TOC2"/>
            <w:tabs>
              <w:tab w:val="right" w:leader="dot" w:pos="9016"/>
            </w:tabs>
            <w:rPr>
              <w:rFonts w:eastAsiaTheme="minorEastAsia"/>
              <w:noProof/>
              <w:lang w:eastAsia="en-AU"/>
            </w:rPr>
          </w:pPr>
          <w:hyperlink w:anchor="_Toc464400699" w:history="1">
            <w:r w:rsidR="005B78BB" w:rsidRPr="002073A9">
              <w:rPr>
                <w:rStyle w:val="Hyperlink"/>
                <w:rFonts w:ascii="Times New Roman" w:hAnsi="Times New Roman" w:cs="Times New Roman"/>
                <w:noProof/>
              </w:rPr>
              <w:t>Secreted MicroRNAs in Prostate Cancer:</w:t>
            </w:r>
            <w:r w:rsidR="005B78BB">
              <w:rPr>
                <w:noProof/>
                <w:webHidden/>
              </w:rPr>
              <w:tab/>
            </w:r>
            <w:r w:rsidR="005B78BB">
              <w:rPr>
                <w:noProof/>
                <w:webHidden/>
              </w:rPr>
              <w:fldChar w:fldCharType="begin"/>
            </w:r>
            <w:r w:rsidR="005B78BB">
              <w:rPr>
                <w:noProof/>
                <w:webHidden/>
              </w:rPr>
              <w:instrText xml:space="preserve"> PAGEREF _Toc464400699 \h </w:instrText>
            </w:r>
            <w:r w:rsidR="005B78BB">
              <w:rPr>
                <w:noProof/>
                <w:webHidden/>
              </w:rPr>
            </w:r>
            <w:r w:rsidR="005B78BB">
              <w:rPr>
                <w:noProof/>
                <w:webHidden/>
              </w:rPr>
              <w:fldChar w:fldCharType="separate"/>
            </w:r>
            <w:r w:rsidR="005B78BB">
              <w:rPr>
                <w:noProof/>
                <w:webHidden/>
              </w:rPr>
              <w:t>7</w:t>
            </w:r>
            <w:r w:rsidR="005B78BB">
              <w:rPr>
                <w:noProof/>
                <w:webHidden/>
              </w:rPr>
              <w:fldChar w:fldCharType="end"/>
            </w:r>
          </w:hyperlink>
        </w:p>
        <w:p w14:paraId="08846719" w14:textId="77777777" w:rsidR="005B78BB" w:rsidRDefault="000E035A">
          <w:pPr>
            <w:pStyle w:val="TOC2"/>
            <w:tabs>
              <w:tab w:val="right" w:leader="dot" w:pos="9016"/>
            </w:tabs>
            <w:rPr>
              <w:rFonts w:eastAsiaTheme="minorEastAsia"/>
              <w:noProof/>
              <w:lang w:eastAsia="en-AU"/>
            </w:rPr>
          </w:pPr>
          <w:hyperlink w:anchor="_Toc464400700" w:history="1">
            <w:r w:rsidR="005B78BB" w:rsidRPr="002073A9">
              <w:rPr>
                <w:rStyle w:val="Hyperlink"/>
                <w:rFonts w:ascii="Times New Roman" w:hAnsi="Times New Roman" w:cs="Times New Roman"/>
                <w:noProof/>
              </w:rPr>
              <w:t>Hypothesis and Aims:</w:t>
            </w:r>
            <w:r w:rsidR="005B78BB">
              <w:rPr>
                <w:noProof/>
                <w:webHidden/>
              </w:rPr>
              <w:tab/>
            </w:r>
            <w:r w:rsidR="005B78BB">
              <w:rPr>
                <w:noProof/>
                <w:webHidden/>
              </w:rPr>
              <w:fldChar w:fldCharType="begin"/>
            </w:r>
            <w:r w:rsidR="005B78BB">
              <w:rPr>
                <w:noProof/>
                <w:webHidden/>
              </w:rPr>
              <w:instrText xml:space="preserve"> PAGEREF _Toc464400700 \h </w:instrText>
            </w:r>
            <w:r w:rsidR="005B78BB">
              <w:rPr>
                <w:noProof/>
                <w:webHidden/>
              </w:rPr>
            </w:r>
            <w:r w:rsidR="005B78BB">
              <w:rPr>
                <w:noProof/>
                <w:webHidden/>
              </w:rPr>
              <w:fldChar w:fldCharType="separate"/>
            </w:r>
            <w:r w:rsidR="005B78BB">
              <w:rPr>
                <w:noProof/>
                <w:webHidden/>
              </w:rPr>
              <w:t>9</w:t>
            </w:r>
            <w:r w:rsidR="005B78BB">
              <w:rPr>
                <w:noProof/>
                <w:webHidden/>
              </w:rPr>
              <w:fldChar w:fldCharType="end"/>
            </w:r>
          </w:hyperlink>
        </w:p>
        <w:p w14:paraId="5A73F037" w14:textId="77777777" w:rsidR="005B78BB" w:rsidRDefault="000E035A" w:rsidP="005B78BB">
          <w:pPr>
            <w:pStyle w:val="TOC1"/>
            <w:rPr>
              <w:rFonts w:eastAsiaTheme="minorEastAsia"/>
              <w:noProof/>
              <w:lang w:eastAsia="en-AU"/>
            </w:rPr>
          </w:pPr>
          <w:hyperlink w:anchor="_Toc464400701" w:history="1">
            <w:r w:rsidR="005B78BB" w:rsidRPr="002073A9">
              <w:rPr>
                <w:rStyle w:val="Hyperlink"/>
                <w:rFonts w:ascii="Times New Roman" w:hAnsi="Times New Roman" w:cs="Times New Roman"/>
                <w:noProof/>
              </w:rPr>
              <w:t>Methods and Materials:</w:t>
            </w:r>
            <w:r w:rsidR="005B78BB">
              <w:rPr>
                <w:noProof/>
                <w:webHidden/>
              </w:rPr>
              <w:tab/>
            </w:r>
            <w:r w:rsidR="005B78BB">
              <w:rPr>
                <w:noProof/>
                <w:webHidden/>
              </w:rPr>
              <w:fldChar w:fldCharType="begin"/>
            </w:r>
            <w:r w:rsidR="005B78BB">
              <w:rPr>
                <w:noProof/>
                <w:webHidden/>
              </w:rPr>
              <w:instrText xml:space="preserve"> PAGEREF _Toc464400701 \h </w:instrText>
            </w:r>
            <w:r w:rsidR="005B78BB">
              <w:rPr>
                <w:noProof/>
                <w:webHidden/>
              </w:rPr>
            </w:r>
            <w:r w:rsidR="005B78BB">
              <w:rPr>
                <w:noProof/>
                <w:webHidden/>
              </w:rPr>
              <w:fldChar w:fldCharType="separate"/>
            </w:r>
            <w:r w:rsidR="005B78BB">
              <w:rPr>
                <w:noProof/>
                <w:webHidden/>
              </w:rPr>
              <w:t>11</w:t>
            </w:r>
            <w:r w:rsidR="005B78BB">
              <w:rPr>
                <w:noProof/>
                <w:webHidden/>
              </w:rPr>
              <w:fldChar w:fldCharType="end"/>
            </w:r>
          </w:hyperlink>
        </w:p>
        <w:p w14:paraId="2CD3486C" w14:textId="77777777" w:rsidR="005B78BB" w:rsidRDefault="000E035A">
          <w:pPr>
            <w:pStyle w:val="TOC2"/>
            <w:tabs>
              <w:tab w:val="right" w:leader="dot" w:pos="9016"/>
            </w:tabs>
            <w:rPr>
              <w:rFonts w:eastAsiaTheme="minorEastAsia"/>
              <w:noProof/>
              <w:lang w:eastAsia="en-AU"/>
            </w:rPr>
          </w:pPr>
          <w:hyperlink w:anchor="_Toc464400702" w:history="1">
            <w:r w:rsidR="005B78BB" w:rsidRPr="002073A9">
              <w:rPr>
                <w:rStyle w:val="Hyperlink"/>
                <w:rFonts w:ascii="Times New Roman" w:hAnsi="Times New Roman" w:cs="Times New Roman"/>
                <w:noProof/>
                <w:lang w:val="en-US"/>
              </w:rPr>
              <w:t>Reagents:</w:t>
            </w:r>
            <w:r w:rsidR="005B78BB">
              <w:rPr>
                <w:noProof/>
                <w:webHidden/>
              </w:rPr>
              <w:tab/>
            </w:r>
            <w:r w:rsidR="005B78BB">
              <w:rPr>
                <w:noProof/>
                <w:webHidden/>
              </w:rPr>
              <w:fldChar w:fldCharType="begin"/>
            </w:r>
            <w:r w:rsidR="005B78BB">
              <w:rPr>
                <w:noProof/>
                <w:webHidden/>
              </w:rPr>
              <w:instrText xml:space="preserve"> PAGEREF _Toc464400702 \h </w:instrText>
            </w:r>
            <w:r w:rsidR="005B78BB">
              <w:rPr>
                <w:noProof/>
                <w:webHidden/>
              </w:rPr>
            </w:r>
            <w:r w:rsidR="005B78BB">
              <w:rPr>
                <w:noProof/>
                <w:webHidden/>
              </w:rPr>
              <w:fldChar w:fldCharType="separate"/>
            </w:r>
            <w:r w:rsidR="005B78BB">
              <w:rPr>
                <w:noProof/>
                <w:webHidden/>
              </w:rPr>
              <w:t>11</w:t>
            </w:r>
            <w:r w:rsidR="005B78BB">
              <w:rPr>
                <w:noProof/>
                <w:webHidden/>
              </w:rPr>
              <w:fldChar w:fldCharType="end"/>
            </w:r>
          </w:hyperlink>
        </w:p>
        <w:p w14:paraId="408E13ED" w14:textId="77777777" w:rsidR="005B78BB" w:rsidRDefault="000E035A">
          <w:pPr>
            <w:pStyle w:val="TOC2"/>
            <w:tabs>
              <w:tab w:val="right" w:leader="dot" w:pos="9016"/>
            </w:tabs>
            <w:rPr>
              <w:rFonts w:eastAsiaTheme="minorEastAsia"/>
              <w:noProof/>
              <w:lang w:eastAsia="en-AU"/>
            </w:rPr>
          </w:pPr>
          <w:hyperlink w:anchor="_Toc464400703" w:history="1">
            <w:r w:rsidR="005B78BB" w:rsidRPr="002073A9">
              <w:rPr>
                <w:rStyle w:val="Hyperlink"/>
                <w:rFonts w:ascii="Times New Roman" w:hAnsi="Times New Roman" w:cs="Times New Roman"/>
                <w:noProof/>
                <w:lang w:val="en-US"/>
              </w:rPr>
              <w:t>Cell culture:</w:t>
            </w:r>
            <w:r w:rsidR="005B78BB">
              <w:rPr>
                <w:noProof/>
                <w:webHidden/>
              </w:rPr>
              <w:tab/>
            </w:r>
            <w:r w:rsidR="005B78BB">
              <w:rPr>
                <w:noProof/>
                <w:webHidden/>
              </w:rPr>
              <w:fldChar w:fldCharType="begin"/>
            </w:r>
            <w:r w:rsidR="005B78BB">
              <w:rPr>
                <w:noProof/>
                <w:webHidden/>
              </w:rPr>
              <w:instrText xml:space="preserve"> PAGEREF _Toc464400703 \h </w:instrText>
            </w:r>
            <w:r w:rsidR="005B78BB">
              <w:rPr>
                <w:noProof/>
                <w:webHidden/>
              </w:rPr>
            </w:r>
            <w:r w:rsidR="005B78BB">
              <w:rPr>
                <w:noProof/>
                <w:webHidden/>
              </w:rPr>
              <w:fldChar w:fldCharType="separate"/>
            </w:r>
            <w:r w:rsidR="005B78BB">
              <w:rPr>
                <w:noProof/>
                <w:webHidden/>
              </w:rPr>
              <w:t>11</w:t>
            </w:r>
            <w:r w:rsidR="005B78BB">
              <w:rPr>
                <w:noProof/>
                <w:webHidden/>
              </w:rPr>
              <w:fldChar w:fldCharType="end"/>
            </w:r>
          </w:hyperlink>
        </w:p>
        <w:p w14:paraId="259F49E2" w14:textId="77777777" w:rsidR="005B78BB" w:rsidRDefault="000E035A">
          <w:pPr>
            <w:pStyle w:val="TOC2"/>
            <w:tabs>
              <w:tab w:val="right" w:leader="dot" w:pos="9016"/>
            </w:tabs>
            <w:rPr>
              <w:rFonts w:eastAsiaTheme="minorEastAsia"/>
              <w:noProof/>
              <w:lang w:eastAsia="en-AU"/>
            </w:rPr>
          </w:pPr>
          <w:hyperlink w:anchor="_Toc464400704" w:history="1">
            <w:r w:rsidR="005B78BB" w:rsidRPr="002073A9">
              <w:rPr>
                <w:rStyle w:val="Hyperlink"/>
                <w:rFonts w:ascii="Times New Roman" w:hAnsi="Times New Roman" w:cs="Times New Roman"/>
                <w:noProof/>
                <w:lang w:val="en-US"/>
              </w:rPr>
              <w:t>Differential miRNA expression:</w:t>
            </w:r>
            <w:r w:rsidR="005B78BB">
              <w:rPr>
                <w:noProof/>
                <w:webHidden/>
              </w:rPr>
              <w:tab/>
            </w:r>
            <w:r w:rsidR="005B78BB">
              <w:rPr>
                <w:noProof/>
                <w:webHidden/>
              </w:rPr>
              <w:fldChar w:fldCharType="begin"/>
            </w:r>
            <w:r w:rsidR="005B78BB">
              <w:rPr>
                <w:noProof/>
                <w:webHidden/>
              </w:rPr>
              <w:instrText xml:space="preserve"> PAGEREF _Toc464400704 \h </w:instrText>
            </w:r>
            <w:r w:rsidR="005B78BB">
              <w:rPr>
                <w:noProof/>
                <w:webHidden/>
              </w:rPr>
            </w:r>
            <w:r w:rsidR="005B78BB">
              <w:rPr>
                <w:noProof/>
                <w:webHidden/>
              </w:rPr>
              <w:fldChar w:fldCharType="separate"/>
            </w:r>
            <w:r w:rsidR="005B78BB">
              <w:rPr>
                <w:noProof/>
                <w:webHidden/>
              </w:rPr>
              <w:t>11</w:t>
            </w:r>
            <w:r w:rsidR="005B78BB">
              <w:rPr>
                <w:noProof/>
                <w:webHidden/>
              </w:rPr>
              <w:fldChar w:fldCharType="end"/>
            </w:r>
          </w:hyperlink>
        </w:p>
        <w:p w14:paraId="6AE23452" w14:textId="77777777" w:rsidR="005B78BB" w:rsidRDefault="000E035A">
          <w:pPr>
            <w:pStyle w:val="TOC2"/>
            <w:tabs>
              <w:tab w:val="right" w:leader="dot" w:pos="9016"/>
            </w:tabs>
            <w:rPr>
              <w:rFonts w:eastAsiaTheme="minorEastAsia"/>
              <w:noProof/>
              <w:lang w:eastAsia="en-AU"/>
            </w:rPr>
          </w:pPr>
          <w:hyperlink w:anchor="_Toc464400705" w:history="1">
            <w:r w:rsidR="005B78BB" w:rsidRPr="002073A9">
              <w:rPr>
                <w:rStyle w:val="Hyperlink"/>
                <w:rFonts w:ascii="Times New Roman" w:hAnsi="Times New Roman" w:cs="Times New Roman"/>
                <w:noProof/>
                <w:lang w:val="en-US"/>
              </w:rPr>
              <w:t>Extracellular Vesicle Extraction and RNA extraction:</w:t>
            </w:r>
            <w:r w:rsidR="005B78BB">
              <w:rPr>
                <w:noProof/>
                <w:webHidden/>
              </w:rPr>
              <w:tab/>
            </w:r>
            <w:r w:rsidR="005B78BB">
              <w:rPr>
                <w:noProof/>
                <w:webHidden/>
              </w:rPr>
              <w:fldChar w:fldCharType="begin"/>
            </w:r>
            <w:r w:rsidR="005B78BB">
              <w:rPr>
                <w:noProof/>
                <w:webHidden/>
              </w:rPr>
              <w:instrText xml:space="preserve"> PAGEREF _Toc464400705 \h </w:instrText>
            </w:r>
            <w:r w:rsidR="005B78BB">
              <w:rPr>
                <w:noProof/>
                <w:webHidden/>
              </w:rPr>
            </w:r>
            <w:r w:rsidR="005B78BB">
              <w:rPr>
                <w:noProof/>
                <w:webHidden/>
              </w:rPr>
              <w:fldChar w:fldCharType="separate"/>
            </w:r>
            <w:r w:rsidR="005B78BB">
              <w:rPr>
                <w:noProof/>
                <w:webHidden/>
              </w:rPr>
              <w:t>12</w:t>
            </w:r>
            <w:r w:rsidR="005B78BB">
              <w:rPr>
                <w:noProof/>
                <w:webHidden/>
              </w:rPr>
              <w:fldChar w:fldCharType="end"/>
            </w:r>
          </w:hyperlink>
        </w:p>
        <w:p w14:paraId="02FE2A19" w14:textId="77777777" w:rsidR="005B78BB" w:rsidRDefault="000E035A">
          <w:pPr>
            <w:pStyle w:val="TOC2"/>
            <w:tabs>
              <w:tab w:val="right" w:leader="dot" w:pos="9016"/>
            </w:tabs>
            <w:rPr>
              <w:rFonts w:eastAsiaTheme="minorEastAsia"/>
              <w:noProof/>
              <w:lang w:eastAsia="en-AU"/>
            </w:rPr>
          </w:pPr>
          <w:hyperlink w:anchor="_Toc464400706" w:history="1">
            <w:r w:rsidR="005B78BB" w:rsidRPr="002073A9">
              <w:rPr>
                <w:rStyle w:val="Hyperlink"/>
                <w:rFonts w:ascii="Times New Roman" w:hAnsi="Times New Roman" w:cs="Times New Roman"/>
                <w:noProof/>
                <w:lang w:val="en-US"/>
              </w:rPr>
              <w:t>Reverse Transcription quantitative Polymerase Chain Reaction (RT-qPCR) and preparation:</w:t>
            </w:r>
            <w:r w:rsidR="005B78BB">
              <w:rPr>
                <w:noProof/>
                <w:webHidden/>
              </w:rPr>
              <w:tab/>
            </w:r>
            <w:r w:rsidR="005B78BB">
              <w:rPr>
                <w:noProof/>
                <w:webHidden/>
              </w:rPr>
              <w:fldChar w:fldCharType="begin"/>
            </w:r>
            <w:r w:rsidR="005B78BB">
              <w:rPr>
                <w:noProof/>
                <w:webHidden/>
              </w:rPr>
              <w:instrText xml:space="preserve"> PAGEREF _Toc464400706 \h </w:instrText>
            </w:r>
            <w:r w:rsidR="005B78BB">
              <w:rPr>
                <w:noProof/>
                <w:webHidden/>
              </w:rPr>
            </w:r>
            <w:r w:rsidR="005B78BB">
              <w:rPr>
                <w:noProof/>
                <w:webHidden/>
              </w:rPr>
              <w:fldChar w:fldCharType="separate"/>
            </w:r>
            <w:r w:rsidR="005B78BB">
              <w:rPr>
                <w:noProof/>
                <w:webHidden/>
              </w:rPr>
              <w:t>12</w:t>
            </w:r>
            <w:r w:rsidR="005B78BB">
              <w:rPr>
                <w:noProof/>
                <w:webHidden/>
              </w:rPr>
              <w:fldChar w:fldCharType="end"/>
            </w:r>
          </w:hyperlink>
        </w:p>
        <w:p w14:paraId="6BA1C1BE" w14:textId="77777777" w:rsidR="005B78BB" w:rsidRDefault="000E035A">
          <w:pPr>
            <w:pStyle w:val="TOC2"/>
            <w:tabs>
              <w:tab w:val="right" w:leader="dot" w:pos="9016"/>
            </w:tabs>
            <w:rPr>
              <w:rFonts w:eastAsiaTheme="minorEastAsia"/>
              <w:noProof/>
              <w:lang w:eastAsia="en-AU"/>
            </w:rPr>
          </w:pPr>
          <w:hyperlink w:anchor="_Toc464400707" w:history="1">
            <w:r w:rsidR="005B78BB" w:rsidRPr="002073A9">
              <w:rPr>
                <w:rStyle w:val="Hyperlink"/>
                <w:rFonts w:ascii="Times New Roman" w:hAnsi="Times New Roman" w:cs="Times New Roman"/>
                <w:noProof/>
              </w:rPr>
              <w:t>Motif Discovery and Assessment</w:t>
            </w:r>
            <w:r w:rsidR="005B78BB">
              <w:rPr>
                <w:noProof/>
                <w:webHidden/>
              </w:rPr>
              <w:tab/>
            </w:r>
            <w:r w:rsidR="005B78BB">
              <w:rPr>
                <w:noProof/>
                <w:webHidden/>
              </w:rPr>
              <w:fldChar w:fldCharType="begin"/>
            </w:r>
            <w:r w:rsidR="005B78BB">
              <w:rPr>
                <w:noProof/>
                <w:webHidden/>
              </w:rPr>
              <w:instrText xml:space="preserve"> PAGEREF _Toc464400707 \h </w:instrText>
            </w:r>
            <w:r w:rsidR="005B78BB">
              <w:rPr>
                <w:noProof/>
                <w:webHidden/>
              </w:rPr>
            </w:r>
            <w:r w:rsidR="005B78BB">
              <w:rPr>
                <w:noProof/>
                <w:webHidden/>
              </w:rPr>
              <w:fldChar w:fldCharType="separate"/>
            </w:r>
            <w:r w:rsidR="005B78BB">
              <w:rPr>
                <w:noProof/>
                <w:webHidden/>
              </w:rPr>
              <w:t>13</w:t>
            </w:r>
            <w:r w:rsidR="005B78BB">
              <w:rPr>
                <w:noProof/>
                <w:webHidden/>
              </w:rPr>
              <w:fldChar w:fldCharType="end"/>
            </w:r>
          </w:hyperlink>
        </w:p>
        <w:p w14:paraId="37928CDD" w14:textId="77777777" w:rsidR="005B78BB" w:rsidRDefault="000E035A">
          <w:pPr>
            <w:pStyle w:val="TOC2"/>
            <w:tabs>
              <w:tab w:val="right" w:leader="dot" w:pos="9016"/>
            </w:tabs>
            <w:rPr>
              <w:rFonts w:eastAsiaTheme="minorEastAsia"/>
              <w:noProof/>
              <w:lang w:eastAsia="en-AU"/>
            </w:rPr>
          </w:pPr>
          <w:hyperlink w:anchor="_Toc464400708" w:history="1">
            <w:r w:rsidR="005B78BB" w:rsidRPr="002073A9">
              <w:rPr>
                <w:rStyle w:val="Hyperlink"/>
                <w:rFonts w:ascii="Times New Roman" w:hAnsi="Times New Roman" w:cs="Times New Roman"/>
                <w:noProof/>
                <w:lang w:val="en-US"/>
              </w:rPr>
              <w:t>Proteomic Analysis:</w:t>
            </w:r>
            <w:r w:rsidR="005B78BB">
              <w:rPr>
                <w:noProof/>
                <w:webHidden/>
              </w:rPr>
              <w:tab/>
            </w:r>
            <w:r w:rsidR="005B78BB">
              <w:rPr>
                <w:noProof/>
                <w:webHidden/>
              </w:rPr>
              <w:fldChar w:fldCharType="begin"/>
            </w:r>
            <w:r w:rsidR="005B78BB">
              <w:rPr>
                <w:noProof/>
                <w:webHidden/>
              </w:rPr>
              <w:instrText xml:space="preserve"> PAGEREF _Toc464400708 \h </w:instrText>
            </w:r>
            <w:r w:rsidR="005B78BB">
              <w:rPr>
                <w:noProof/>
                <w:webHidden/>
              </w:rPr>
            </w:r>
            <w:r w:rsidR="005B78BB">
              <w:rPr>
                <w:noProof/>
                <w:webHidden/>
              </w:rPr>
              <w:fldChar w:fldCharType="separate"/>
            </w:r>
            <w:r w:rsidR="005B78BB">
              <w:rPr>
                <w:noProof/>
                <w:webHidden/>
              </w:rPr>
              <w:t>13</w:t>
            </w:r>
            <w:r w:rsidR="005B78BB">
              <w:rPr>
                <w:noProof/>
                <w:webHidden/>
              </w:rPr>
              <w:fldChar w:fldCharType="end"/>
            </w:r>
          </w:hyperlink>
        </w:p>
        <w:p w14:paraId="0C32C7FD" w14:textId="77777777" w:rsidR="005B78BB" w:rsidRDefault="000E035A">
          <w:pPr>
            <w:pStyle w:val="TOC2"/>
            <w:tabs>
              <w:tab w:val="right" w:leader="dot" w:pos="9016"/>
            </w:tabs>
            <w:rPr>
              <w:rFonts w:eastAsiaTheme="minorEastAsia"/>
              <w:noProof/>
              <w:lang w:eastAsia="en-AU"/>
            </w:rPr>
          </w:pPr>
          <w:hyperlink w:anchor="_Toc464400709" w:history="1">
            <w:r w:rsidR="005B78BB" w:rsidRPr="002073A9">
              <w:rPr>
                <w:rStyle w:val="Hyperlink"/>
                <w:rFonts w:ascii="Times New Roman" w:hAnsi="Times New Roman" w:cs="Times New Roman"/>
                <w:noProof/>
                <w:lang w:val="en-US"/>
              </w:rPr>
              <w:t>Co-localization by Immunofluorescence Confocal Microscopy:</w:t>
            </w:r>
            <w:r w:rsidR="005B78BB">
              <w:rPr>
                <w:noProof/>
                <w:webHidden/>
              </w:rPr>
              <w:tab/>
            </w:r>
            <w:r w:rsidR="005B78BB">
              <w:rPr>
                <w:noProof/>
                <w:webHidden/>
              </w:rPr>
              <w:fldChar w:fldCharType="begin"/>
            </w:r>
            <w:r w:rsidR="005B78BB">
              <w:rPr>
                <w:noProof/>
                <w:webHidden/>
              </w:rPr>
              <w:instrText xml:space="preserve"> PAGEREF _Toc464400709 \h </w:instrText>
            </w:r>
            <w:r w:rsidR="005B78BB">
              <w:rPr>
                <w:noProof/>
                <w:webHidden/>
              </w:rPr>
            </w:r>
            <w:r w:rsidR="005B78BB">
              <w:rPr>
                <w:noProof/>
                <w:webHidden/>
              </w:rPr>
              <w:fldChar w:fldCharType="separate"/>
            </w:r>
            <w:r w:rsidR="005B78BB">
              <w:rPr>
                <w:noProof/>
                <w:webHidden/>
              </w:rPr>
              <w:t>13</w:t>
            </w:r>
            <w:r w:rsidR="005B78BB">
              <w:rPr>
                <w:noProof/>
                <w:webHidden/>
              </w:rPr>
              <w:fldChar w:fldCharType="end"/>
            </w:r>
          </w:hyperlink>
        </w:p>
        <w:p w14:paraId="132EF640" w14:textId="77777777" w:rsidR="005B78BB" w:rsidRDefault="000E035A">
          <w:pPr>
            <w:pStyle w:val="TOC2"/>
            <w:tabs>
              <w:tab w:val="right" w:leader="dot" w:pos="9016"/>
            </w:tabs>
            <w:rPr>
              <w:rFonts w:eastAsiaTheme="minorEastAsia"/>
              <w:noProof/>
              <w:lang w:eastAsia="en-AU"/>
            </w:rPr>
          </w:pPr>
          <w:hyperlink w:anchor="_Toc464400710" w:history="1">
            <w:r w:rsidR="005B78BB" w:rsidRPr="002073A9">
              <w:rPr>
                <w:rStyle w:val="Hyperlink"/>
                <w:rFonts w:ascii="Times New Roman" w:hAnsi="Times New Roman" w:cs="Times New Roman"/>
                <w:noProof/>
              </w:rPr>
              <w:t xml:space="preserve">MicroRNA </w:t>
            </w:r>
            <w:r w:rsidR="005B78BB" w:rsidRPr="002073A9">
              <w:rPr>
                <w:rStyle w:val="Hyperlink"/>
                <w:rFonts w:ascii="Times New Roman" w:hAnsi="Times New Roman" w:cs="Times New Roman"/>
                <w:i/>
                <w:noProof/>
              </w:rPr>
              <w:t>In situ</w:t>
            </w:r>
            <w:r w:rsidR="005B78BB" w:rsidRPr="002073A9">
              <w:rPr>
                <w:rStyle w:val="Hyperlink"/>
                <w:rFonts w:ascii="Times New Roman" w:hAnsi="Times New Roman" w:cs="Times New Roman"/>
                <w:noProof/>
              </w:rPr>
              <w:t xml:space="preserve"> Hybridization:</w:t>
            </w:r>
            <w:r w:rsidR="005B78BB">
              <w:rPr>
                <w:noProof/>
                <w:webHidden/>
              </w:rPr>
              <w:tab/>
            </w:r>
            <w:r w:rsidR="005B78BB">
              <w:rPr>
                <w:noProof/>
                <w:webHidden/>
              </w:rPr>
              <w:fldChar w:fldCharType="begin"/>
            </w:r>
            <w:r w:rsidR="005B78BB">
              <w:rPr>
                <w:noProof/>
                <w:webHidden/>
              </w:rPr>
              <w:instrText xml:space="preserve"> PAGEREF _Toc464400710 \h </w:instrText>
            </w:r>
            <w:r w:rsidR="005B78BB">
              <w:rPr>
                <w:noProof/>
                <w:webHidden/>
              </w:rPr>
            </w:r>
            <w:r w:rsidR="005B78BB">
              <w:rPr>
                <w:noProof/>
                <w:webHidden/>
              </w:rPr>
              <w:fldChar w:fldCharType="separate"/>
            </w:r>
            <w:r w:rsidR="005B78BB">
              <w:rPr>
                <w:noProof/>
                <w:webHidden/>
              </w:rPr>
              <w:t>14</w:t>
            </w:r>
            <w:r w:rsidR="005B78BB">
              <w:rPr>
                <w:noProof/>
                <w:webHidden/>
              </w:rPr>
              <w:fldChar w:fldCharType="end"/>
            </w:r>
          </w:hyperlink>
        </w:p>
        <w:p w14:paraId="0BA9B7B7" w14:textId="77777777" w:rsidR="005B78BB" w:rsidRDefault="000E035A">
          <w:pPr>
            <w:pStyle w:val="TOC2"/>
            <w:tabs>
              <w:tab w:val="right" w:leader="dot" w:pos="9016"/>
            </w:tabs>
            <w:rPr>
              <w:rFonts w:eastAsiaTheme="minorEastAsia"/>
              <w:noProof/>
              <w:lang w:eastAsia="en-AU"/>
            </w:rPr>
          </w:pPr>
          <w:hyperlink w:anchor="_Toc464400711" w:history="1">
            <w:r w:rsidR="005B78BB" w:rsidRPr="002073A9">
              <w:rPr>
                <w:rStyle w:val="Hyperlink"/>
                <w:rFonts w:ascii="Times New Roman" w:hAnsi="Times New Roman" w:cs="Times New Roman"/>
                <w:noProof/>
              </w:rPr>
              <w:t>Immunoprecipitation:</w:t>
            </w:r>
            <w:r w:rsidR="005B78BB">
              <w:rPr>
                <w:noProof/>
                <w:webHidden/>
              </w:rPr>
              <w:tab/>
            </w:r>
            <w:r w:rsidR="005B78BB">
              <w:rPr>
                <w:noProof/>
                <w:webHidden/>
              </w:rPr>
              <w:fldChar w:fldCharType="begin"/>
            </w:r>
            <w:r w:rsidR="005B78BB">
              <w:rPr>
                <w:noProof/>
                <w:webHidden/>
              </w:rPr>
              <w:instrText xml:space="preserve"> PAGEREF _Toc464400711 \h </w:instrText>
            </w:r>
            <w:r w:rsidR="005B78BB">
              <w:rPr>
                <w:noProof/>
                <w:webHidden/>
              </w:rPr>
            </w:r>
            <w:r w:rsidR="005B78BB">
              <w:rPr>
                <w:noProof/>
                <w:webHidden/>
              </w:rPr>
              <w:fldChar w:fldCharType="separate"/>
            </w:r>
            <w:r w:rsidR="005B78BB">
              <w:rPr>
                <w:noProof/>
                <w:webHidden/>
              </w:rPr>
              <w:t>14</w:t>
            </w:r>
            <w:r w:rsidR="005B78BB">
              <w:rPr>
                <w:noProof/>
                <w:webHidden/>
              </w:rPr>
              <w:fldChar w:fldCharType="end"/>
            </w:r>
          </w:hyperlink>
        </w:p>
        <w:p w14:paraId="08F99F61" w14:textId="77777777" w:rsidR="005B78BB" w:rsidRDefault="000E035A">
          <w:pPr>
            <w:pStyle w:val="TOC2"/>
            <w:tabs>
              <w:tab w:val="right" w:leader="dot" w:pos="9016"/>
            </w:tabs>
            <w:rPr>
              <w:rFonts w:eastAsiaTheme="minorEastAsia"/>
              <w:noProof/>
              <w:lang w:eastAsia="en-AU"/>
            </w:rPr>
          </w:pPr>
          <w:hyperlink w:anchor="_Toc464400712" w:history="1">
            <w:r w:rsidR="005B78BB" w:rsidRPr="002073A9">
              <w:rPr>
                <w:rStyle w:val="Hyperlink"/>
                <w:rFonts w:ascii="Times New Roman" w:hAnsi="Times New Roman" w:cs="Times New Roman"/>
                <w:noProof/>
                <w:lang w:val="en-US"/>
              </w:rPr>
              <w:t>Western blotting:</w:t>
            </w:r>
            <w:r w:rsidR="005B78BB">
              <w:rPr>
                <w:noProof/>
                <w:webHidden/>
              </w:rPr>
              <w:tab/>
            </w:r>
            <w:r w:rsidR="005B78BB">
              <w:rPr>
                <w:noProof/>
                <w:webHidden/>
              </w:rPr>
              <w:fldChar w:fldCharType="begin"/>
            </w:r>
            <w:r w:rsidR="005B78BB">
              <w:rPr>
                <w:noProof/>
                <w:webHidden/>
              </w:rPr>
              <w:instrText xml:space="preserve"> PAGEREF _Toc464400712 \h </w:instrText>
            </w:r>
            <w:r w:rsidR="005B78BB">
              <w:rPr>
                <w:noProof/>
                <w:webHidden/>
              </w:rPr>
            </w:r>
            <w:r w:rsidR="005B78BB">
              <w:rPr>
                <w:noProof/>
                <w:webHidden/>
              </w:rPr>
              <w:fldChar w:fldCharType="separate"/>
            </w:r>
            <w:r w:rsidR="005B78BB">
              <w:rPr>
                <w:noProof/>
                <w:webHidden/>
              </w:rPr>
              <w:t>15</w:t>
            </w:r>
            <w:r w:rsidR="005B78BB">
              <w:rPr>
                <w:noProof/>
                <w:webHidden/>
              </w:rPr>
              <w:fldChar w:fldCharType="end"/>
            </w:r>
          </w:hyperlink>
        </w:p>
        <w:p w14:paraId="6B64130B" w14:textId="77777777" w:rsidR="005B78BB" w:rsidRDefault="000E035A" w:rsidP="005B78BB">
          <w:pPr>
            <w:pStyle w:val="TOC1"/>
            <w:rPr>
              <w:rFonts w:eastAsiaTheme="minorEastAsia"/>
              <w:noProof/>
              <w:lang w:eastAsia="en-AU"/>
            </w:rPr>
          </w:pPr>
          <w:hyperlink w:anchor="_Toc464400713" w:history="1">
            <w:r w:rsidR="005B78BB" w:rsidRPr="002073A9">
              <w:rPr>
                <w:rStyle w:val="Hyperlink"/>
                <w:rFonts w:ascii="Times New Roman" w:hAnsi="Times New Roman" w:cs="Times New Roman"/>
                <w:noProof/>
              </w:rPr>
              <w:t>Results</w:t>
            </w:r>
            <w:r w:rsidR="005B78BB">
              <w:rPr>
                <w:noProof/>
                <w:webHidden/>
              </w:rPr>
              <w:tab/>
            </w:r>
            <w:r w:rsidR="005B78BB">
              <w:rPr>
                <w:noProof/>
                <w:webHidden/>
              </w:rPr>
              <w:fldChar w:fldCharType="begin"/>
            </w:r>
            <w:r w:rsidR="005B78BB">
              <w:rPr>
                <w:noProof/>
                <w:webHidden/>
              </w:rPr>
              <w:instrText xml:space="preserve"> PAGEREF _Toc464400713 \h </w:instrText>
            </w:r>
            <w:r w:rsidR="005B78BB">
              <w:rPr>
                <w:noProof/>
                <w:webHidden/>
              </w:rPr>
            </w:r>
            <w:r w:rsidR="005B78BB">
              <w:rPr>
                <w:noProof/>
                <w:webHidden/>
              </w:rPr>
              <w:fldChar w:fldCharType="separate"/>
            </w:r>
            <w:r w:rsidR="005B78BB">
              <w:rPr>
                <w:noProof/>
                <w:webHidden/>
              </w:rPr>
              <w:t>17</w:t>
            </w:r>
            <w:r w:rsidR="005B78BB">
              <w:rPr>
                <w:noProof/>
                <w:webHidden/>
              </w:rPr>
              <w:fldChar w:fldCharType="end"/>
            </w:r>
          </w:hyperlink>
        </w:p>
        <w:p w14:paraId="793B7FC8" w14:textId="77777777" w:rsidR="005B78BB" w:rsidRDefault="000E035A">
          <w:pPr>
            <w:pStyle w:val="TOC2"/>
            <w:tabs>
              <w:tab w:val="right" w:leader="dot" w:pos="9016"/>
            </w:tabs>
            <w:rPr>
              <w:rFonts w:eastAsiaTheme="minorEastAsia"/>
              <w:noProof/>
              <w:lang w:eastAsia="en-AU"/>
            </w:rPr>
          </w:pPr>
          <w:hyperlink w:anchor="_Toc464400714" w:history="1">
            <w:r w:rsidR="005B78BB" w:rsidRPr="002073A9">
              <w:rPr>
                <w:rStyle w:val="Hyperlink"/>
                <w:rFonts w:ascii="Times New Roman" w:hAnsi="Times New Roman" w:cs="Times New Roman"/>
                <w:noProof/>
                <w:lang w:val="en-US"/>
              </w:rPr>
              <w:t>MicroRNAs are selectively exported from prostate cancer cells.</w:t>
            </w:r>
            <w:r w:rsidR="005B78BB">
              <w:rPr>
                <w:noProof/>
                <w:webHidden/>
              </w:rPr>
              <w:tab/>
            </w:r>
            <w:r w:rsidR="005B78BB">
              <w:rPr>
                <w:noProof/>
                <w:webHidden/>
              </w:rPr>
              <w:fldChar w:fldCharType="begin"/>
            </w:r>
            <w:r w:rsidR="005B78BB">
              <w:rPr>
                <w:noProof/>
                <w:webHidden/>
              </w:rPr>
              <w:instrText xml:space="preserve"> PAGEREF _Toc464400714 \h </w:instrText>
            </w:r>
            <w:r w:rsidR="005B78BB">
              <w:rPr>
                <w:noProof/>
                <w:webHidden/>
              </w:rPr>
            </w:r>
            <w:r w:rsidR="005B78BB">
              <w:rPr>
                <w:noProof/>
                <w:webHidden/>
              </w:rPr>
              <w:fldChar w:fldCharType="separate"/>
            </w:r>
            <w:r w:rsidR="005B78BB">
              <w:rPr>
                <w:noProof/>
                <w:webHidden/>
              </w:rPr>
              <w:t>17</w:t>
            </w:r>
            <w:r w:rsidR="005B78BB">
              <w:rPr>
                <w:noProof/>
                <w:webHidden/>
              </w:rPr>
              <w:fldChar w:fldCharType="end"/>
            </w:r>
          </w:hyperlink>
        </w:p>
        <w:p w14:paraId="7AA22658" w14:textId="77777777" w:rsidR="005B78BB" w:rsidRDefault="000E035A">
          <w:pPr>
            <w:pStyle w:val="TOC2"/>
            <w:tabs>
              <w:tab w:val="right" w:leader="dot" w:pos="9016"/>
            </w:tabs>
            <w:rPr>
              <w:rFonts w:eastAsiaTheme="minorEastAsia"/>
              <w:noProof/>
              <w:lang w:eastAsia="en-AU"/>
            </w:rPr>
          </w:pPr>
          <w:hyperlink w:anchor="_Toc464400715" w:history="1">
            <w:r w:rsidR="005B78BB" w:rsidRPr="002073A9">
              <w:rPr>
                <w:rStyle w:val="Hyperlink"/>
                <w:rFonts w:ascii="Times New Roman" w:hAnsi="Times New Roman" w:cs="Times New Roman"/>
                <w:noProof/>
                <w:lang w:val="en-US"/>
              </w:rPr>
              <w:t>Distinct sequence motifs are overrepresented in differentially exported microRNAs.</w:t>
            </w:r>
            <w:r w:rsidR="005B78BB">
              <w:rPr>
                <w:noProof/>
                <w:webHidden/>
              </w:rPr>
              <w:tab/>
            </w:r>
            <w:r w:rsidR="005B78BB">
              <w:rPr>
                <w:noProof/>
                <w:webHidden/>
              </w:rPr>
              <w:fldChar w:fldCharType="begin"/>
            </w:r>
            <w:r w:rsidR="005B78BB">
              <w:rPr>
                <w:noProof/>
                <w:webHidden/>
              </w:rPr>
              <w:instrText xml:space="preserve"> PAGEREF _Toc464400715 \h </w:instrText>
            </w:r>
            <w:r w:rsidR="005B78BB">
              <w:rPr>
                <w:noProof/>
                <w:webHidden/>
              </w:rPr>
            </w:r>
            <w:r w:rsidR="005B78BB">
              <w:rPr>
                <w:noProof/>
                <w:webHidden/>
              </w:rPr>
              <w:fldChar w:fldCharType="separate"/>
            </w:r>
            <w:r w:rsidR="005B78BB">
              <w:rPr>
                <w:noProof/>
                <w:webHidden/>
              </w:rPr>
              <w:t>19</w:t>
            </w:r>
            <w:r w:rsidR="005B78BB">
              <w:rPr>
                <w:noProof/>
                <w:webHidden/>
              </w:rPr>
              <w:fldChar w:fldCharType="end"/>
            </w:r>
          </w:hyperlink>
        </w:p>
        <w:p w14:paraId="39A60690" w14:textId="77777777" w:rsidR="005B78BB" w:rsidRDefault="000E035A">
          <w:pPr>
            <w:pStyle w:val="TOC2"/>
            <w:tabs>
              <w:tab w:val="right" w:leader="dot" w:pos="9016"/>
            </w:tabs>
            <w:rPr>
              <w:rFonts w:eastAsiaTheme="minorEastAsia"/>
              <w:noProof/>
              <w:lang w:eastAsia="en-AU"/>
            </w:rPr>
          </w:pPr>
          <w:hyperlink w:anchor="_Toc464400716" w:history="1">
            <w:r w:rsidR="005B78BB" w:rsidRPr="002073A9">
              <w:rPr>
                <w:rStyle w:val="Hyperlink"/>
                <w:rFonts w:ascii="Times New Roman" w:hAnsi="Times New Roman" w:cs="Times New Roman"/>
                <w:noProof/>
                <w:lang w:val="en-US"/>
              </w:rPr>
              <w:t>Candidate proteins are present in EVs with RNA binding ability.</w:t>
            </w:r>
            <w:r w:rsidR="005B78BB">
              <w:rPr>
                <w:noProof/>
                <w:webHidden/>
              </w:rPr>
              <w:tab/>
            </w:r>
            <w:r w:rsidR="005B78BB">
              <w:rPr>
                <w:noProof/>
                <w:webHidden/>
              </w:rPr>
              <w:fldChar w:fldCharType="begin"/>
            </w:r>
            <w:r w:rsidR="005B78BB">
              <w:rPr>
                <w:noProof/>
                <w:webHidden/>
              </w:rPr>
              <w:instrText xml:space="preserve"> PAGEREF _Toc464400716 \h </w:instrText>
            </w:r>
            <w:r w:rsidR="005B78BB">
              <w:rPr>
                <w:noProof/>
                <w:webHidden/>
              </w:rPr>
            </w:r>
            <w:r w:rsidR="005B78BB">
              <w:rPr>
                <w:noProof/>
                <w:webHidden/>
              </w:rPr>
              <w:fldChar w:fldCharType="separate"/>
            </w:r>
            <w:r w:rsidR="005B78BB">
              <w:rPr>
                <w:noProof/>
                <w:webHidden/>
              </w:rPr>
              <w:t>21</w:t>
            </w:r>
            <w:r w:rsidR="005B78BB">
              <w:rPr>
                <w:noProof/>
                <w:webHidden/>
              </w:rPr>
              <w:fldChar w:fldCharType="end"/>
            </w:r>
          </w:hyperlink>
        </w:p>
        <w:p w14:paraId="3156A13F" w14:textId="77777777" w:rsidR="005B78BB" w:rsidRDefault="000E035A">
          <w:pPr>
            <w:pStyle w:val="TOC2"/>
            <w:tabs>
              <w:tab w:val="right" w:leader="dot" w:pos="9016"/>
            </w:tabs>
            <w:rPr>
              <w:rFonts w:eastAsiaTheme="minorEastAsia"/>
              <w:noProof/>
              <w:lang w:eastAsia="en-AU"/>
            </w:rPr>
          </w:pPr>
          <w:hyperlink w:anchor="_Toc464400717" w:history="1">
            <w:r w:rsidR="005B78BB" w:rsidRPr="002073A9">
              <w:rPr>
                <w:rStyle w:val="Hyperlink"/>
                <w:rFonts w:ascii="Times New Roman" w:hAnsi="Times New Roman" w:cs="Times New Roman"/>
                <w:noProof/>
                <w:lang w:val="en-US"/>
              </w:rPr>
              <w:t>hnRNPK sub-cellular localization modified in cavin-1 PC3 line.</w:t>
            </w:r>
            <w:r w:rsidR="005B78BB">
              <w:rPr>
                <w:noProof/>
                <w:webHidden/>
              </w:rPr>
              <w:tab/>
            </w:r>
            <w:r w:rsidR="005B78BB">
              <w:rPr>
                <w:noProof/>
                <w:webHidden/>
              </w:rPr>
              <w:fldChar w:fldCharType="begin"/>
            </w:r>
            <w:r w:rsidR="005B78BB">
              <w:rPr>
                <w:noProof/>
                <w:webHidden/>
              </w:rPr>
              <w:instrText xml:space="preserve"> PAGEREF _Toc464400717 \h </w:instrText>
            </w:r>
            <w:r w:rsidR="005B78BB">
              <w:rPr>
                <w:noProof/>
                <w:webHidden/>
              </w:rPr>
            </w:r>
            <w:r w:rsidR="005B78BB">
              <w:rPr>
                <w:noProof/>
                <w:webHidden/>
              </w:rPr>
              <w:fldChar w:fldCharType="separate"/>
            </w:r>
            <w:r w:rsidR="005B78BB">
              <w:rPr>
                <w:noProof/>
                <w:webHidden/>
              </w:rPr>
              <w:t>24</w:t>
            </w:r>
            <w:r w:rsidR="005B78BB">
              <w:rPr>
                <w:noProof/>
                <w:webHidden/>
              </w:rPr>
              <w:fldChar w:fldCharType="end"/>
            </w:r>
          </w:hyperlink>
        </w:p>
        <w:p w14:paraId="6374CD0B" w14:textId="77777777" w:rsidR="005B78BB" w:rsidRDefault="000E035A">
          <w:pPr>
            <w:pStyle w:val="TOC2"/>
            <w:tabs>
              <w:tab w:val="right" w:leader="dot" w:pos="9016"/>
            </w:tabs>
            <w:rPr>
              <w:rFonts w:eastAsiaTheme="minorEastAsia"/>
              <w:noProof/>
              <w:lang w:eastAsia="en-AU"/>
            </w:rPr>
          </w:pPr>
          <w:hyperlink w:anchor="_Toc464400718" w:history="1">
            <w:r w:rsidR="005B78BB" w:rsidRPr="002073A9">
              <w:rPr>
                <w:rStyle w:val="Hyperlink"/>
                <w:rFonts w:ascii="Times New Roman" w:hAnsi="Times New Roman" w:cs="Times New Roman"/>
                <w:noProof/>
                <w:lang w:val="en-US"/>
              </w:rPr>
              <w:t>hnRNPK co-localizes with selectively exported microRNAs.</w:t>
            </w:r>
            <w:r w:rsidR="005B78BB">
              <w:rPr>
                <w:noProof/>
                <w:webHidden/>
              </w:rPr>
              <w:tab/>
            </w:r>
            <w:r w:rsidR="005B78BB">
              <w:rPr>
                <w:noProof/>
                <w:webHidden/>
              </w:rPr>
              <w:fldChar w:fldCharType="begin"/>
            </w:r>
            <w:r w:rsidR="005B78BB">
              <w:rPr>
                <w:noProof/>
                <w:webHidden/>
              </w:rPr>
              <w:instrText xml:space="preserve"> PAGEREF _Toc464400718 \h </w:instrText>
            </w:r>
            <w:r w:rsidR="005B78BB">
              <w:rPr>
                <w:noProof/>
                <w:webHidden/>
              </w:rPr>
            </w:r>
            <w:r w:rsidR="005B78BB">
              <w:rPr>
                <w:noProof/>
                <w:webHidden/>
              </w:rPr>
              <w:fldChar w:fldCharType="separate"/>
            </w:r>
            <w:r w:rsidR="005B78BB">
              <w:rPr>
                <w:noProof/>
                <w:webHidden/>
              </w:rPr>
              <w:t>25</w:t>
            </w:r>
            <w:r w:rsidR="005B78BB">
              <w:rPr>
                <w:noProof/>
                <w:webHidden/>
              </w:rPr>
              <w:fldChar w:fldCharType="end"/>
            </w:r>
          </w:hyperlink>
        </w:p>
        <w:p w14:paraId="12EB1310" w14:textId="77777777" w:rsidR="005B78BB" w:rsidRDefault="000E035A">
          <w:pPr>
            <w:pStyle w:val="TOC2"/>
            <w:tabs>
              <w:tab w:val="right" w:leader="dot" w:pos="9016"/>
            </w:tabs>
            <w:rPr>
              <w:rFonts w:eastAsiaTheme="minorEastAsia"/>
              <w:noProof/>
              <w:lang w:eastAsia="en-AU"/>
            </w:rPr>
          </w:pPr>
          <w:hyperlink w:anchor="_Toc464400719" w:history="1">
            <w:r w:rsidR="005B78BB" w:rsidRPr="002073A9">
              <w:rPr>
                <w:rStyle w:val="Hyperlink"/>
                <w:rFonts w:ascii="Times New Roman" w:hAnsi="Times New Roman" w:cs="Times New Roman"/>
                <w:noProof/>
                <w:lang w:val="en-US"/>
              </w:rPr>
              <w:t>hnRNPK binds RNAs in the PC3 cell line.</w:t>
            </w:r>
            <w:r w:rsidR="005B78BB">
              <w:rPr>
                <w:noProof/>
                <w:webHidden/>
              </w:rPr>
              <w:tab/>
            </w:r>
            <w:r w:rsidR="005B78BB">
              <w:rPr>
                <w:noProof/>
                <w:webHidden/>
              </w:rPr>
              <w:fldChar w:fldCharType="begin"/>
            </w:r>
            <w:r w:rsidR="005B78BB">
              <w:rPr>
                <w:noProof/>
                <w:webHidden/>
              </w:rPr>
              <w:instrText xml:space="preserve"> PAGEREF _Toc464400719 \h </w:instrText>
            </w:r>
            <w:r w:rsidR="005B78BB">
              <w:rPr>
                <w:noProof/>
                <w:webHidden/>
              </w:rPr>
            </w:r>
            <w:r w:rsidR="005B78BB">
              <w:rPr>
                <w:noProof/>
                <w:webHidden/>
              </w:rPr>
              <w:fldChar w:fldCharType="separate"/>
            </w:r>
            <w:r w:rsidR="005B78BB">
              <w:rPr>
                <w:noProof/>
                <w:webHidden/>
              </w:rPr>
              <w:t>28</w:t>
            </w:r>
            <w:r w:rsidR="005B78BB">
              <w:rPr>
                <w:noProof/>
                <w:webHidden/>
              </w:rPr>
              <w:fldChar w:fldCharType="end"/>
            </w:r>
          </w:hyperlink>
        </w:p>
        <w:p w14:paraId="5F470E26" w14:textId="77777777" w:rsidR="005B78BB" w:rsidRDefault="000E035A" w:rsidP="005B78BB">
          <w:pPr>
            <w:pStyle w:val="TOC1"/>
            <w:rPr>
              <w:rFonts w:eastAsiaTheme="minorEastAsia"/>
              <w:noProof/>
              <w:lang w:eastAsia="en-AU"/>
            </w:rPr>
          </w:pPr>
          <w:hyperlink w:anchor="_Toc464400720" w:history="1">
            <w:r w:rsidR="005B78BB" w:rsidRPr="002073A9">
              <w:rPr>
                <w:rStyle w:val="Hyperlink"/>
                <w:rFonts w:ascii="Times New Roman" w:hAnsi="Times New Roman" w:cs="Times New Roman"/>
                <w:noProof/>
                <w:lang w:val="en-US"/>
              </w:rPr>
              <w:t>Discussion:</w:t>
            </w:r>
            <w:r w:rsidR="005B78BB">
              <w:rPr>
                <w:noProof/>
                <w:webHidden/>
              </w:rPr>
              <w:tab/>
            </w:r>
            <w:r w:rsidR="005B78BB">
              <w:rPr>
                <w:noProof/>
                <w:webHidden/>
              </w:rPr>
              <w:fldChar w:fldCharType="begin"/>
            </w:r>
            <w:r w:rsidR="005B78BB">
              <w:rPr>
                <w:noProof/>
                <w:webHidden/>
              </w:rPr>
              <w:instrText xml:space="preserve"> PAGEREF _Toc464400720 \h </w:instrText>
            </w:r>
            <w:r w:rsidR="005B78BB">
              <w:rPr>
                <w:noProof/>
                <w:webHidden/>
              </w:rPr>
            </w:r>
            <w:r w:rsidR="005B78BB">
              <w:rPr>
                <w:noProof/>
                <w:webHidden/>
              </w:rPr>
              <w:fldChar w:fldCharType="separate"/>
            </w:r>
            <w:r w:rsidR="005B78BB">
              <w:rPr>
                <w:noProof/>
                <w:webHidden/>
              </w:rPr>
              <w:t>30</w:t>
            </w:r>
            <w:r w:rsidR="005B78BB">
              <w:rPr>
                <w:noProof/>
                <w:webHidden/>
              </w:rPr>
              <w:fldChar w:fldCharType="end"/>
            </w:r>
          </w:hyperlink>
        </w:p>
        <w:p w14:paraId="43F6B0A1" w14:textId="77777777" w:rsidR="005B78BB" w:rsidRDefault="000E035A" w:rsidP="005B78BB">
          <w:pPr>
            <w:pStyle w:val="TOC1"/>
            <w:rPr>
              <w:rFonts w:eastAsiaTheme="minorEastAsia"/>
              <w:noProof/>
              <w:lang w:eastAsia="en-AU"/>
            </w:rPr>
          </w:pPr>
          <w:hyperlink w:anchor="_Toc464400721" w:history="1">
            <w:r w:rsidR="005B78BB" w:rsidRPr="002073A9">
              <w:rPr>
                <w:rStyle w:val="Hyperlink"/>
                <w:rFonts w:ascii="Times New Roman" w:hAnsi="Times New Roman" w:cs="Times New Roman"/>
                <w:noProof/>
                <w:lang w:val="en-US"/>
              </w:rPr>
              <w:t>References</w:t>
            </w:r>
            <w:r w:rsidR="005B78BB">
              <w:rPr>
                <w:noProof/>
                <w:webHidden/>
              </w:rPr>
              <w:tab/>
            </w:r>
            <w:r w:rsidR="005B78BB">
              <w:rPr>
                <w:noProof/>
                <w:webHidden/>
              </w:rPr>
              <w:fldChar w:fldCharType="begin"/>
            </w:r>
            <w:r w:rsidR="005B78BB">
              <w:rPr>
                <w:noProof/>
                <w:webHidden/>
              </w:rPr>
              <w:instrText xml:space="preserve"> PAGEREF _Toc464400721 \h </w:instrText>
            </w:r>
            <w:r w:rsidR="005B78BB">
              <w:rPr>
                <w:noProof/>
                <w:webHidden/>
              </w:rPr>
            </w:r>
            <w:r w:rsidR="005B78BB">
              <w:rPr>
                <w:noProof/>
                <w:webHidden/>
              </w:rPr>
              <w:fldChar w:fldCharType="separate"/>
            </w:r>
            <w:r w:rsidR="005B78BB">
              <w:rPr>
                <w:noProof/>
                <w:webHidden/>
              </w:rPr>
              <w:t>37</w:t>
            </w:r>
            <w:r w:rsidR="005B78BB">
              <w:rPr>
                <w:noProof/>
                <w:webHidden/>
              </w:rPr>
              <w:fldChar w:fldCharType="end"/>
            </w:r>
          </w:hyperlink>
        </w:p>
        <w:p w14:paraId="09DF0D9E" w14:textId="4B0CB76E" w:rsidR="00B37DEF" w:rsidRDefault="00B37DEF" w:rsidP="00E14C78">
          <w:pPr>
            <w:spacing w:line="360" w:lineRule="auto"/>
          </w:pPr>
          <w:r w:rsidRPr="00B37DEF">
            <w:rPr>
              <w:rFonts w:ascii="Times New Roman" w:hAnsi="Times New Roman" w:cs="Times New Roman"/>
              <w:b/>
              <w:bCs/>
              <w:noProof/>
            </w:rPr>
            <w:fldChar w:fldCharType="end"/>
          </w:r>
        </w:p>
      </w:sdtContent>
    </w:sdt>
    <w:p w14:paraId="7C5E65C3" w14:textId="77777777" w:rsidR="00B37DEF" w:rsidRDefault="00B37DEF">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6B08A44F" w14:textId="217764B0" w:rsidR="00A96B25" w:rsidRPr="00A96B25" w:rsidRDefault="00E2550D" w:rsidP="00A96B25">
      <w:pPr>
        <w:pStyle w:val="Heading1"/>
        <w:spacing w:line="480" w:lineRule="auto"/>
        <w:rPr>
          <w:rFonts w:ascii="Times New Roman" w:hAnsi="Times New Roman" w:cs="Times New Roman"/>
        </w:rPr>
      </w:pPr>
      <w:bookmarkStart w:id="1" w:name="_Toc464400695"/>
      <w:r>
        <w:rPr>
          <w:rFonts w:ascii="Times New Roman" w:hAnsi="Times New Roman" w:cs="Times New Roman"/>
        </w:rPr>
        <w:lastRenderedPageBreak/>
        <w:t>Abstract:</w:t>
      </w:r>
      <w:bookmarkEnd w:id="1"/>
      <w:r>
        <w:rPr>
          <w:rFonts w:ascii="Times New Roman" w:hAnsi="Times New Roman" w:cs="Times New Roman"/>
        </w:rPr>
        <w:t xml:space="preserve"> </w:t>
      </w:r>
    </w:p>
    <w:p w14:paraId="65A49FCA" w14:textId="40A1CE14" w:rsidR="008C5AE0" w:rsidRPr="00314898" w:rsidRDefault="00A96B25" w:rsidP="008C5AE0">
      <w:pPr>
        <w:spacing w:line="480" w:lineRule="auto"/>
        <w:ind w:firstLine="142"/>
        <w:rPr>
          <w:rFonts w:ascii="Times New Roman" w:hAnsi="Times New Roman" w:cs="Times New Roman"/>
          <w:sz w:val="24"/>
        </w:rPr>
      </w:pPr>
      <w:r w:rsidRPr="00FF2A21">
        <w:rPr>
          <w:rFonts w:ascii="Times New Roman" w:hAnsi="Times New Roman" w:cs="Times New Roman"/>
          <w:sz w:val="24"/>
          <w:shd w:val="clear" w:color="auto" w:fill="FFFFFF"/>
          <w:lang w:eastAsia="en-AU"/>
        </w:rPr>
        <w:t>Caveolin-1 is a common marker in aggressive prostate cancer where its overexpress</w:t>
      </w:r>
      <w:r w:rsidR="00517407">
        <w:rPr>
          <w:rFonts w:ascii="Times New Roman" w:hAnsi="Times New Roman" w:cs="Times New Roman"/>
          <w:sz w:val="24"/>
          <w:shd w:val="clear" w:color="auto" w:fill="FFFFFF"/>
          <w:lang w:eastAsia="en-AU"/>
        </w:rPr>
        <w:t>ion has been linked to metastasis and worse outcomes</w:t>
      </w:r>
      <w:r w:rsidRPr="00FF2A21">
        <w:rPr>
          <w:rFonts w:ascii="Times New Roman" w:hAnsi="Times New Roman" w:cs="Times New Roman"/>
          <w:sz w:val="24"/>
          <w:shd w:val="clear" w:color="auto" w:fill="FFFFFF"/>
          <w:lang w:eastAsia="en-AU"/>
        </w:rPr>
        <w:t xml:space="preserve">. </w:t>
      </w:r>
      <w:r w:rsidR="00517407" w:rsidRPr="00517407">
        <w:rPr>
          <w:rFonts w:ascii="Times New Roman" w:hAnsi="Times New Roman" w:cs="Times New Roman"/>
          <w:sz w:val="24"/>
          <w:highlight w:val="yellow"/>
          <w:shd w:val="clear" w:color="auto" w:fill="FFFFFF"/>
          <w:lang w:eastAsia="en-AU"/>
        </w:rPr>
        <w:t>X</w:t>
      </w:r>
      <w:r w:rsidR="00517407">
        <w:rPr>
          <w:rFonts w:ascii="Times New Roman" w:hAnsi="Times New Roman" w:cs="Times New Roman"/>
          <w:sz w:val="24"/>
          <w:highlight w:val="yellow"/>
          <w:shd w:val="clear" w:color="auto" w:fill="FFFFFF"/>
          <w:lang w:eastAsia="en-AU"/>
        </w:rPr>
        <w:t xml:space="preserve">Cavin-1 tumour suppression </w:t>
      </w:r>
      <w:r w:rsidR="00517407" w:rsidRPr="00517407">
        <w:rPr>
          <w:rFonts w:ascii="Times New Roman" w:hAnsi="Times New Roman" w:cs="Times New Roman"/>
          <w:sz w:val="24"/>
          <w:highlight w:val="yellow"/>
          <w:shd w:val="clear" w:color="auto" w:fill="FFFFFF"/>
          <w:lang w:eastAsia="en-AU"/>
        </w:rPr>
        <w:t>XX</w:t>
      </w:r>
      <w:r w:rsidR="00517407">
        <w:rPr>
          <w:rFonts w:ascii="Times New Roman" w:hAnsi="Times New Roman" w:cs="Times New Roman"/>
          <w:sz w:val="24"/>
          <w:shd w:val="clear" w:color="auto" w:fill="FFFFFF"/>
          <w:lang w:eastAsia="en-AU"/>
        </w:rPr>
        <w:t xml:space="preserve"> </w:t>
      </w:r>
      <w:r w:rsidRPr="00FF2A21">
        <w:rPr>
          <w:rFonts w:ascii="Times New Roman" w:hAnsi="Times New Roman" w:cs="Times New Roman"/>
          <w:sz w:val="24"/>
          <w:shd w:val="clear" w:color="auto" w:fill="FFFFFF"/>
          <w:lang w:eastAsia="en-AU"/>
        </w:rPr>
        <w:t xml:space="preserve">expression of caveolin binding partner and putative tumour suppressor, cavin-1, to these cells. </w:t>
      </w:r>
      <w:r w:rsidR="00517407" w:rsidRPr="00517407">
        <w:rPr>
          <w:rFonts w:ascii="Times New Roman" w:hAnsi="Times New Roman" w:cs="Times New Roman"/>
          <w:sz w:val="24"/>
          <w:highlight w:val="yellow"/>
          <w:shd w:val="clear" w:color="auto" w:fill="FFFFFF"/>
          <w:lang w:eastAsia="en-AU"/>
        </w:rPr>
        <w:t>EV</w:t>
      </w:r>
      <w:r w:rsidR="00517407">
        <w:rPr>
          <w:rFonts w:ascii="Times New Roman" w:hAnsi="Times New Roman" w:cs="Times New Roman"/>
          <w:sz w:val="24"/>
          <w:shd w:val="clear" w:color="auto" w:fill="FFFFFF"/>
          <w:lang w:eastAsia="en-AU"/>
        </w:rPr>
        <w:t xml:space="preserve"> </w:t>
      </w:r>
      <w:r w:rsidRPr="00FF2A21">
        <w:rPr>
          <w:rFonts w:ascii="Times New Roman" w:hAnsi="Times New Roman" w:cs="Times New Roman"/>
          <w:sz w:val="24"/>
          <w:shd w:val="clear" w:color="auto" w:fill="FFFFFF"/>
          <w:lang w:eastAsia="en-AU"/>
        </w:rPr>
        <w:t>Previous studies from our lab</w:t>
      </w:r>
      <w:r w:rsidR="00517407">
        <w:rPr>
          <w:rFonts w:ascii="Times New Roman" w:hAnsi="Times New Roman" w:cs="Times New Roman"/>
          <w:sz w:val="24"/>
          <w:shd w:val="clear" w:color="auto" w:fill="FFFFFF"/>
          <w:lang w:eastAsia="en-AU"/>
        </w:rPr>
        <w:t>oratory</w:t>
      </w:r>
      <w:r w:rsidRPr="00FF2A21">
        <w:rPr>
          <w:rFonts w:ascii="Times New Roman" w:hAnsi="Times New Roman" w:cs="Times New Roman"/>
          <w:sz w:val="24"/>
          <w:shd w:val="clear" w:color="auto" w:fill="FFFFFF"/>
          <w:lang w:eastAsia="en-AU"/>
        </w:rPr>
        <w:t xml:space="preserve"> assessed the role of extracellular vesicles (EVs) in </w:t>
      </w:r>
      <w:r w:rsidR="001134B5">
        <w:rPr>
          <w:rFonts w:ascii="Times New Roman" w:hAnsi="Times New Roman" w:cs="Times New Roman"/>
          <w:sz w:val="24"/>
          <w:shd w:val="clear" w:color="auto" w:fill="FFFFFF"/>
          <w:lang w:eastAsia="en-AU"/>
        </w:rPr>
        <w:t xml:space="preserve">advanced </w:t>
      </w:r>
      <w:r w:rsidRPr="00FF2A21">
        <w:rPr>
          <w:rFonts w:ascii="Times New Roman" w:hAnsi="Times New Roman" w:cs="Times New Roman"/>
          <w:sz w:val="24"/>
          <w:shd w:val="clear" w:color="auto" w:fill="FFFFFF"/>
          <w:lang w:eastAsia="en-AU"/>
        </w:rPr>
        <w:t>prostate cancer by utilising this caveolin-1/cavin-1 switch in PC3 cells. This revealed that cavin-1 truncates the EV export of onco</w:t>
      </w:r>
      <w:r w:rsidR="00736F4E">
        <w:rPr>
          <w:rFonts w:ascii="Times New Roman" w:hAnsi="Times New Roman" w:cs="Times New Roman"/>
          <w:sz w:val="24"/>
          <w:shd w:val="clear" w:color="auto" w:fill="FFFFFF"/>
          <w:lang w:eastAsia="en-AU"/>
        </w:rPr>
        <w:t>-</w:t>
      </w:r>
      <w:r w:rsidRPr="00FF2A21">
        <w:rPr>
          <w:rFonts w:ascii="Times New Roman" w:hAnsi="Times New Roman" w:cs="Times New Roman"/>
          <w:sz w:val="24"/>
          <w:shd w:val="clear" w:color="auto" w:fill="FFFFFF"/>
          <w:lang w:eastAsia="en-AU"/>
        </w:rPr>
        <w:t>mi</w:t>
      </w:r>
      <w:r w:rsidR="00736F4E">
        <w:rPr>
          <w:rFonts w:ascii="Times New Roman" w:hAnsi="Times New Roman" w:cs="Times New Roman"/>
          <w:sz w:val="24"/>
          <w:shd w:val="clear" w:color="auto" w:fill="FFFFFF"/>
          <w:lang w:eastAsia="en-AU"/>
        </w:rPr>
        <w:t>cro</w:t>
      </w:r>
      <w:r w:rsidRPr="00FF2A21">
        <w:rPr>
          <w:rFonts w:ascii="Times New Roman" w:hAnsi="Times New Roman" w:cs="Times New Roman"/>
          <w:sz w:val="24"/>
          <w:shd w:val="clear" w:color="auto" w:fill="FFFFFF"/>
          <w:lang w:eastAsia="en-AU"/>
        </w:rPr>
        <w:t>R</w:t>
      </w:r>
      <w:r w:rsidR="00736F4E">
        <w:rPr>
          <w:rFonts w:ascii="Times New Roman" w:hAnsi="Times New Roman" w:cs="Times New Roman"/>
          <w:sz w:val="24"/>
          <w:shd w:val="clear" w:color="auto" w:fill="FFFFFF"/>
          <w:lang w:eastAsia="en-AU"/>
        </w:rPr>
        <w:t>NA</w:t>
      </w:r>
      <w:r w:rsidR="0055047C">
        <w:rPr>
          <w:rFonts w:ascii="Times New Roman" w:hAnsi="Times New Roman" w:cs="Times New Roman"/>
          <w:sz w:val="24"/>
          <w:shd w:val="clear" w:color="auto" w:fill="FFFFFF"/>
          <w:lang w:eastAsia="en-AU"/>
        </w:rPr>
        <w:t>,</w:t>
      </w:r>
      <w:r w:rsidRPr="00FF2A21">
        <w:rPr>
          <w:rFonts w:ascii="Times New Roman" w:hAnsi="Times New Roman" w:cs="Times New Roman"/>
          <w:sz w:val="24"/>
          <w:shd w:val="clear" w:color="auto" w:fill="FFFFFF"/>
          <w:lang w:eastAsia="en-AU"/>
        </w:rPr>
        <w:t xml:space="preserve"> miR-148a</w:t>
      </w:r>
      <w:r w:rsidR="0055047C">
        <w:rPr>
          <w:rFonts w:ascii="Times New Roman" w:hAnsi="Times New Roman" w:cs="Times New Roman"/>
          <w:sz w:val="24"/>
          <w:shd w:val="clear" w:color="auto" w:fill="FFFFFF"/>
          <w:lang w:eastAsia="en-AU"/>
        </w:rPr>
        <w:t>,</w:t>
      </w:r>
      <w:r w:rsidRPr="00FF2A21">
        <w:rPr>
          <w:rFonts w:ascii="Times New Roman" w:hAnsi="Times New Roman" w:cs="Times New Roman"/>
          <w:sz w:val="24"/>
          <w:shd w:val="clear" w:color="auto" w:fill="FFFFFF"/>
          <w:lang w:eastAsia="en-AU"/>
        </w:rPr>
        <w:t xml:space="preserve"> without corresponding cellular expression changes, indicating a novel </w:t>
      </w:r>
      <w:r w:rsidR="00A52994">
        <w:rPr>
          <w:rFonts w:ascii="Times New Roman" w:hAnsi="Times New Roman" w:cs="Times New Roman"/>
          <w:sz w:val="24"/>
          <w:shd w:val="clear" w:color="auto" w:fill="FFFFFF"/>
          <w:lang w:eastAsia="en-AU"/>
        </w:rPr>
        <w:t>mi</w:t>
      </w:r>
      <w:r w:rsidR="00736F4E">
        <w:rPr>
          <w:rFonts w:ascii="Times New Roman" w:hAnsi="Times New Roman" w:cs="Times New Roman"/>
          <w:sz w:val="24"/>
          <w:shd w:val="clear" w:color="auto" w:fill="FFFFFF"/>
          <w:lang w:eastAsia="en-AU"/>
        </w:rPr>
        <w:t>cro</w:t>
      </w:r>
      <w:r w:rsidR="00A52994">
        <w:rPr>
          <w:rFonts w:ascii="Times New Roman" w:hAnsi="Times New Roman" w:cs="Times New Roman"/>
          <w:sz w:val="24"/>
          <w:shd w:val="clear" w:color="auto" w:fill="FFFFFF"/>
          <w:lang w:eastAsia="en-AU"/>
        </w:rPr>
        <w:t>R</w:t>
      </w:r>
      <w:r w:rsidR="00736F4E">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 export mechanism that is modulated by cavin-1.</w:t>
      </w:r>
      <w:r w:rsidR="0055047C">
        <w:rPr>
          <w:rFonts w:ascii="Times New Roman" w:hAnsi="Times New Roman" w:cs="Times New Roman"/>
          <w:sz w:val="24"/>
          <w:shd w:val="clear" w:color="auto" w:fill="FFFFFF"/>
          <w:lang w:eastAsia="en-AU"/>
        </w:rPr>
        <w:t xml:space="preserve"> However information surrounding this mechanism, such as the proteins involved and the miRNA targets mediated by this mechanism had yet to be investigated.</w:t>
      </w:r>
      <w:r w:rsidR="00517407">
        <w:rPr>
          <w:rFonts w:ascii="Times New Roman" w:hAnsi="Times New Roman" w:cs="Times New Roman"/>
          <w:sz w:val="24"/>
          <w:shd w:val="clear" w:color="auto" w:fill="FFFFFF"/>
          <w:lang w:eastAsia="en-AU"/>
        </w:rPr>
        <w:t xml:space="preserve"> </w:t>
      </w:r>
      <w:r w:rsidRPr="00FF2A21">
        <w:rPr>
          <w:rFonts w:ascii="Times New Roman" w:hAnsi="Times New Roman" w:cs="Times New Roman"/>
          <w:sz w:val="24"/>
          <w:shd w:val="clear" w:color="auto" w:fill="FFFFFF"/>
          <w:lang w:eastAsia="en-AU"/>
        </w:rPr>
        <w:t xml:space="preserve">This project </w:t>
      </w:r>
      <w:r w:rsidR="0055047C" w:rsidRPr="00FF2A21">
        <w:rPr>
          <w:rFonts w:ascii="Times New Roman" w:hAnsi="Times New Roman" w:cs="Times New Roman"/>
          <w:sz w:val="24"/>
          <w:shd w:val="clear" w:color="auto" w:fill="FFFFFF"/>
          <w:lang w:eastAsia="en-AU"/>
        </w:rPr>
        <w:t>examined</w:t>
      </w:r>
      <w:r w:rsidRPr="00FF2A21">
        <w:rPr>
          <w:rFonts w:ascii="Times New Roman" w:hAnsi="Times New Roman" w:cs="Times New Roman"/>
          <w:sz w:val="24"/>
          <w:shd w:val="clear" w:color="auto" w:fill="FFFFFF"/>
          <w:lang w:eastAsia="en-AU"/>
        </w:rPr>
        <w:t xml:space="preserve"> the </w:t>
      </w:r>
      <w:r w:rsidR="008C5AE0" w:rsidRPr="00314898">
        <w:rPr>
          <w:rFonts w:ascii="Times New Roman" w:hAnsi="Times New Roman" w:cs="Times New Roman"/>
          <w:sz w:val="24"/>
        </w:rPr>
        <w:t xml:space="preserve">hypothesis </w:t>
      </w:r>
      <w:r w:rsidR="00517407">
        <w:rPr>
          <w:rFonts w:ascii="Times New Roman" w:hAnsi="Times New Roman" w:cs="Times New Roman"/>
          <w:sz w:val="24"/>
        </w:rPr>
        <w:t>where RNA-binding protein</w:t>
      </w:r>
      <w:r w:rsidR="008C5AE0" w:rsidRPr="00314898">
        <w:rPr>
          <w:rFonts w:ascii="Times New Roman" w:hAnsi="Times New Roman" w:cs="Times New Roman"/>
          <w:sz w:val="24"/>
        </w:rPr>
        <w:t xml:space="preserve"> binds to a subset of the EV miRNA </w:t>
      </w:r>
      <w:r w:rsidR="00517407">
        <w:rPr>
          <w:rFonts w:ascii="Times New Roman" w:hAnsi="Times New Roman" w:cs="Times New Roman"/>
          <w:sz w:val="24"/>
        </w:rPr>
        <w:t>for</w:t>
      </w:r>
      <w:r w:rsidR="008C5AE0" w:rsidRPr="00314898">
        <w:rPr>
          <w:rFonts w:ascii="Times New Roman" w:hAnsi="Times New Roman" w:cs="Times New Roman"/>
          <w:sz w:val="24"/>
        </w:rPr>
        <w:t xml:space="preserve"> selective export</w:t>
      </w:r>
      <w:r w:rsidR="00736F4E">
        <w:rPr>
          <w:rFonts w:ascii="Times New Roman" w:hAnsi="Times New Roman" w:cs="Times New Roman"/>
          <w:sz w:val="24"/>
        </w:rPr>
        <w:t>, which is modulated by cavin-1 expression</w:t>
      </w:r>
      <w:r w:rsidR="008C5AE0" w:rsidRPr="00314898">
        <w:rPr>
          <w:rFonts w:ascii="Times New Roman" w:hAnsi="Times New Roman" w:cs="Times New Roman"/>
          <w:sz w:val="24"/>
        </w:rPr>
        <w:t xml:space="preserve">. </w:t>
      </w:r>
      <w:r w:rsidR="00736F4E" w:rsidRPr="003D6E49">
        <w:rPr>
          <w:rFonts w:ascii="Times New Roman" w:hAnsi="Times New Roman" w:cs="Times New Roman"/>
          <w:sz w:val="24"/>
          <w:highlight w:val="yellow"/>
        </w:rPr>
        <w:t>Differentially exported miRNA</w:t>
      </w:r>
      <w:r w:rsidR="008C5AE0" w:rsidRPr="003D6E49">
        <w:rPr>
          <w:rFonts w:ascii="Times New Roman" w:hAnsi="Times New Roman" w:cs="Times New Roman"/>
          <w:sz w:val="24"/>
          <w:highlight w:val="yellow"/>
        </w:rPr>
        <w:t xml:space="preserve"> </w:t>
      </w:r>
      <w:r w:rsidR="00736F4E" w:rsidRPr="003D6E49">
        <w:rPr>
          <w:rFonts w:ascii="Times New Roman" w:hAnsi="Times New Roman" w:cs="Times New Roman"/>
          <w:sz w:val="24"/>
          <w:highlight w:val="yellow"/>
        </w:rPr>
        <w:t>was identified by miRNA sequencing of EVs from PC3 cells</w:t>
      </w:r>
      <w:r w:rsidR="00736F4E">
        <w:rPr>
          <w:rFonts w:ascii="Times New Roman" w:hAnsi="Times New Roman" w:cs="Times New Roman"/>
          <w:sz w:val="24"/>
        </w:rPr>
        <w:t xml:space="preserve"> </w:t>
      </w:r>
      <w:r w:rsidR="008C5AE0" w:rsidRPr="00314898">
        <w:rPr>
          <w:rFonts w:ascii="Times New Roman" w:hAnsi="Times New Roman" w:cs="Times New Roman"/>
          <w:sz w:val="24"/>
        </w:rPr>
        <w:t xml:space="preserve"> </w:t>
      </w:r>
      <w:r w:rsidR="003D6E49">
        <w:rPr>
          <w:rFonts w:ascii="Times New Roman" w:hAnsi="Times New Roman" w:cs="Times New Roman"/>
          <w:sz w:val="24"/>
        </w:rPr>
        <w:t>MORE RESULTS</w:t>
      </w:r>
    </w:p>
    <w:p w14:paraId="518D2047" w14:textId="6D18B1C7" w:rsidR="00FF2A21" w:rsidRDefault="00A96B25" w:rsidP="00A96B25">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Ultimately, these results suggest that many microRNAs are being modified by hnRNPK differential export in PC3 cells, where expression of cavin-1 reduces hnRNPK and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 export. </w:t>
      </w:r>
      <w:r w:rsidR="003D6E49">
        <w:rPr>
          <w:rFonts w:ascii="Times New Roman" w:hAnsi="Times New Roman" w:cs="Times New Roman"/>
          <w:sz w:val="24"/>
          <w:shd w:val="clear" w:color="auto" w:fill="FFFFFF"/>
          <w:lang w:eastAsia="en-AU"/>
        </w:rPr>
        <w:t xml:space="preserve">While </w:t>
      </w:r>
      <w:r w:rsidRPr="00FF2A21">
        <w:rPr>
          <w:rFonts w:ascii="Times New Roman" w:hAnsi="Times New Roman" w:cs="Times New Roman"/>
          <w:sz w:val="24"/>
          <w:shd w:val="clear" w:color="auto" w:fill="FFFFFF"/>
          <w:lang w:eastAsia="en-AU"/>
        </w:rPr>
        <w:t xml:space="preserve">hnRNPK </w:t>
      </w:r>
      <w:r w:rsidR="003D6E49">
        <w:rPr>
          <w:rFonts w:ascii="Times New Roman" w:hAnsi="Times New Roman" w:cs="Times New Roman"/>
          <w:sz w:val="24"/>
          <w:shd w:val="clear" w:color="auto" w:fill="FFFFFF"/>
          <w:lang w:eastAsia="en-AU"/>
        </w:rPr>
        <w:t>wa</w:t>
      </w:r>
      <w:r w:rsidRPr="00FF2A21">
        <w:rPr>
          <w:rFonts w:ascii="Times New Roman" w:hAnsi="Times New Roman" w:cs="Times New Roman"/>
          <w:sz w:val="24"/>
          <w:shd w:val="clear" w:color="auto" w:fill="FFFFFF"/>
          <w:lang w:eastAsia="en-AU"/>
        </w:rPr>
        <w:t xml:space="preserve">s commonly </w:t>
      </w:r>
      <w:r w:rsidR="003D6E49">
        <w:rPr>
          <w:rFonts w:ascii="Times New Roman" w:hAnsi="Times New Roman" w:cs="Times New Roman"/>
          <w:sz w:val="24"/>
          <w:shd w:val="clear" w:color="auto" w:fill="FFFFFF"/>
          <w:lang w:eastAsia="en-AU"/>
        </w:rPr>
        <w:t>detected in cancer derived EVs</w:t>
      </w:r>
      <w:r w:rsidRPr="00FF2A21">
        <w:rPr>
          <w:rFonts w:ascii="Times New Roman" w:hAnsi="Times New Roman" w:cs="Times New Roman"/>
          <w:sz w:val="24"/>
          <w:shd w:val="clear" w:color="auto" w:fill="FFFFFF"/>
          <w:lang w:eastAsia="en-AU"/>
        </w:rPr>
        <w:t>, this is the first study to</w:t>
      </w:r>
      <w:r w:rsidR="003D6E49">
        <w:rPr>
          <w:rFonts w:ascii="Times New Roman" w:hAnsi="Times New Roman" w:cs="Times New Roman"/>
          <w:sz w:val="24"/>
          <w:shd w:val="clear" w:color="auto" w:fill="FFFFFF"/>
          <w:lang w:eastAsia="en-AU"/>
        </w:rPr>
        <w:t xml:space="preserve"> reveal</w:t>
      </w:r>
      <w:r w:rsidRPr="00FF2A21">
        <w:rPr>
          <w:rFonts w:ascii="Times New Roman" w:hAnsi="Times New Roman" w:cs="Times New Roman"/>
          <w:sz w:val="24"/>
          <w:shd w:val="clear" w:color="auto" w:fill="FFFFFF"/>
          <w:lang w:eastAsia="en-AU"/>
        </w:rPr>
        <w:t xml:space="preserve"> a link betw</w:t>
      </w:r>
      <w:r w:rsidR="001134B5">
        <w:rPr>
          <w:rFonts w:ascii="Times New Roman" w:hAnsi="Times New Roman" w:cs="Times New Roman"/>
          <w:sz w:val="24"/>
          <w:shd w:val="clear" w:color="auto" w:fill="FFFFFF"/>
          <w:lang w:eastAsia="en-AU"/>
        </w:rPr>
        <w:t>een EV secreted hnRNPK and mi</w:t>
      </w:r>
      <w:r w:rsidRPr="00FF2A21">
        <w:rPr>
          <w:rFonts w:ascii="Times New Roman" w:hAnsi="Times New Roman" w:cs="Times New Roman"/>
          <w:sz w:val="24"/>
          <w:shd w:val="clear" w:color="auto" w:fill="FFFFFF"/>
          <w:lang w:eastAsia="en-AU"/>
        </w:rPr>
        <w:t>RNA export in cancer.</w:t>
      </w:r>
      <w:r w:rsidR="001134B5">
        <w:rPr>
          <w:rFonts w:ascii="Times New Roman" w:hAnsi="Times New Roman" w:cs="Times New Roman"/>
          <w:sz w:val="24"/>
          <w:shd w:val="clear" w:color="auto" w:fill="FFFFFF"/>
          <w:lang w:eastAsia="en-AU"/>
        </w:rPr>
        <w:t xml:space="preserve"> </w:t>
      </w:r>
      <w:r w:rsidRPr="00FF2A21">
        <w:rPr>
          <w:rFonts w:ascii="Times New Roman" w:hAnsi="Times New Roman" w:cs="Times New Roman"/>
          <w:sz w:val="24"/>
          <w:shd w:val="clear" w:color="auto" w:fill="FFFFFF"/>
          <w:lang w:eastAsia="en-AU"/>
        </w:rPr>
        <w:t>  </w:t>
      </w:r>
    </w:p>
    <w:p w14:paraId="5274C05F" w14:textId="2AE7921E" w:rsidR="0055047C" w:rsidRPr="00FF2A21" w:rsidRDefault="0055047C" w:rsidP="00FF2A21">
      <w:pPr>
        <w:rPr>
          <w:rFonts w:ascii="Times New Roman" w:hAnsi="Times New Roman" w:cs="Times New Roman"/>
          <w:sz w:val="24"/>
          <w:shd w:val="clear" w:color="auto" w:fill="FFFFFF"/>
          <w:lang w:eastAsia="en-AU"/>
        </w:rPr>
      </w:pPr>
    </w:p>
    <w:p w14:paraId="2E626160" w14:textId="0F3E5CCC" w:rsidR="00580FC3" w:rsidRPr="00A96B25" w:rsidRDefault="00580FC3" w:rsidP="00A96B25">
      <w:pPr>
        <w:pStyle w:val="Heading1"/>
        <w:rPr>
          <w:rFonts w:ascii="Times New Roman" w:hAnsi="Times New Roman" w:cs="Times New Roman"/>
        </w:rPr>
      </w:pPr>
      <w:bookmarkStart w:id="2" w:name="_Toc464400696"/>
      <w:r w:rsidRPr="00A96B25">
        <w:rPr>
          <w:rFonts w:ascii="Times New Roman" w:hAnsi="Times New Roman" w:cs="Times New Roman"/>
        </w:rPr>
        <w:t>Introduction:</w:t>
      </w:r>
      <w:bookmarkEnd w:id="2"/>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bookmarkStart w:id="3" w:name="_Toc464400697"/>
      <w:r w:rsidRPr="0004764B">
        <w:rPr>
          <w:rStyle w:val="Heading2Char"/>
          <w:rFonts w:ascii="Times New Roman" w:hAnsi="Times New Roman" w:cs="Times New Roman"/>
        </w:rPr>
        <w:t>Advanced Prostate Cancer and Caveolin-1</w:t>
      </w:r>
      <w:bookmarkEnd w:id="3"/>
      <w:r w:rsidRPr="0004764B">
        <w:rPr>
          <w:rFonts w:ascii="Times New Roman" w:hAnsi="Times New Roman" w:cs="Times New Roman"/>
          <w:b/>
          <w:sz w:val="24"/>
          <w:szCs w:val="24"/>
        </w:rPr>
        <w:t xml:space="preserve">: </w:t>
      </w:r>
    </w:p>
    <w:p w14:paraId="1600FFCB" w14:textId="46563B67"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w:t>
      </w:r>
      <w:r w:rsidRPr="0004764B">
        <w:rPr>
          <w:rFonts w:ascii="Times New Roman" w:hAnsi="Times New Roman" w:cs="Times New Roman"/>
          <w:sz w:val="24"/>
          <w:szCs w:val="24"/>
        </w:rPr>
        <w:lastRenderedPageBreak/>
        <w:t xml:space="preserve">survival rate of 29.3% (SEER 2016).  Bone metastasis is the most common complication </w:t>
      </w:r>
      <w:r w:rsidR="00285D59">
        <w:rPr>
          <w:rFonts w:ascii="Times New Roman" w:hAnsi="Times New Roman" w:cs="Times New Roman"/>
          <w:sz w:val="24"/>
          <w:szCs w:val="24"/>
        </w:rPr>
        <w:t>of</w:t>
      </w:r>
      <w:r w:rsidRPr="0004764B">
        <w:rPr>
          <w:rFonts w:ascii="Times New Roman" w:hAnsi="Times New Roman" w:cs="Times New Roman"/>
          <w:sz w:val="24"/>
          <w:szCs w:val="24"/>
        </w:rPr>
        <w:t xml:space="preserve"> advanced prostate cancer which severely </w:t>
      </w:r>
      <w:r w:rsidR="00285D59">
        <w:rPr>
          <w:rFonts w:ascii="Times New Roman" w:hAnsi="Times New Roman" w:cs="Times New Roman"/>
          <w:sz w:val="24"/>
          <w:szCs w:val="24"/>
        </w:rPr>
        <w:t>impacts</w:t>
      </w:r>
      <w:r w:rsidRPr="0004764B">
        <w:rPr>
          <w:rFonts w:ascii="Times New Roman" w:hAnsi="Times New Roman" w:cs="Times New Roman"/>
          <w:sz w:val="24"/>
          <w:szCs w:val="24"/>
        </w:rPr>
        <w:t xml:space="preserve"> survival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Bubendorf, 2000 #165" w:history="1">
        <w:r w:rsidR="00035725" w:rsidRPr="0004764B">
          <w:rPr>
            <w:rFonts w:ascii="Times New Roman" w:hAnsi="Times New Roman" w:cs="Times New Roman"/>
            <w:noProof/>
            <w:sz w:val="24"/>
            <w:szCs w:val="24"/>
          </w:rPr>
          <w:t>Bubendorf</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5B99CE8A"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1" w:tooltip="Gumulec, 2012 #167" w:history="1">
        <w:r w:rsidR="00035725" w:rsidRPr="0004764B">
          <w:rPr>
            <w:rFonts w:ascii="Times New Roman" w:hAnsi="Times New Roman" w:cs="Times New Roman"/>
            <w:noProof/>
            <w:sz w:val="24"/>
            <w:szCs w:val="24"/>
          </w:rPr>
          <w:t>Gumulec</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52" w:tooltip="Moon, 2014 #10" w:history="1">
        <w:r w:rsidR="00035725" w:rsidRPr="0004764B">
          <w:rPr>
            <w:rFonts w:ascii="Times New Roman" w:hAnsi="Times New Roman" w:cs="Times New Roman"/>
            <w:noProof/>
            <w:sz w:val="24"/>
            <w:szCs w:val="24"/>
          </w:rPr>
          <w:t>Moon</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26" w:tooltip="Hayashi, 2015 #166" w:history="1">
        <w:r w:rsidR="00035725" w:rsidRPr="0004764B">
          <w:rPr>
            <w:rFonts w:ascii="Times New Roman" w:hAnsi="Times New Roman" w:cs="Times New Roman"/>
            <w:noProof/>
            <w:sz w:val="24"/>
            <w:szCs w:val="24"/>
          </w:rPr>
          <w:t>Hayashi</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protein </w:t>
      </w:r>
      <w:r w:rsidR="00285D59">
        <w:rPr>
          <w:rFonts w:ascii="Times New Roman" w:hAnsi="Times New Roman" w:cs="Times New Roman"/>
          <w:sz w:val="24"/>
          <w:szCs w:val="24"/>
        </w:rPr>
        <w:t>binds cholesterol and serves as a structur</w:t>
      </w:r>
      <w:r w:rsidR="00D8229E">
        <w:rPr>
          <w:rFonts w:ascii="Times New Roman" w:hAnsi="Times New Roman" w:cs="Times New Roman"/>
          <w:sz w:val="24"/>
          <w:szCs w:val="24"/>
        </w:rPr>
        <w:t>al</w:t>
      </w:r>
      <w:r w:rsidR="00285D59">
        <w:rPr>
          <w:rFonts w:ascii="Times New Roman" w:hAnsi="Times New Roman" w:cs="Times New Roman"/>
          <w:sz w:val="24"/>
          <w:szCs w:val="24"/>
        </w:rPr>
        <w:t xml:space="preserve"> protein for the formation of caveolae</w:t>
      </w:r>
      <w:r w:rsidR="001134B5">
        <w:rPr>
          <w:rFonts w:ascii="Times New Roman" w:hAnsi="Times New Roman" w:cs="Times New Roman"/>
          <w:sz w:val="24"/>
          <w:szCs w:val="24"/>
        </w:rPr>
        <w:t>, a specialised lipid microdomain,</w:t>
      </w:r>
      <w:r w:rsidR="00285D59">
        <w:rPr>
          <w:rFonts w:ascii="Times New Roman" w:hAnsi="Times New Roman" w:cs="Times New Roman"/>
          <w:sz w:val="24"/>
          <w:szCs w:val="24"/>
        </w:rPr>
        <w:t xml:space="preserve"> through </w:t>
      </w:r>
      <w:r w:rsidRPr="0004764B">
        <w:rPr>
          <w:rFonts w:ascii="Times New Roman" w:hAnsi="Times New Roman" w:cs="Times New Roman"/>
          <w:sz w:val="24"/>
          <w:szCs w:val="24"/>
        </w:rPr>
        <w:t>interaction with cytoplasmic protein</w:t>
      </w:r>
      <w:r w:rsidR="0024117C">
        <w:rPr>
          <w:rFonts w:ascii="Times New Roman" w:hAnsi="Times New Roman" w:cs="Times New Roman"/>
          <w:sz w:val="24"/>
          <w:szCs w:val="24"/>
        </w:rPr>
        <w:t>s of the cavin family</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8" w:tooltip="Hill, 2008 #33" w:history="1">
        <w:r w:rsidR="00035725" w:rsidRPr="0004764B">
          <w:rPr>
            <w:rFonts w:ascii="Times New Roman" w:hAnsi="Times New Roman" w:cs="Times New Roman"/>
            <w:noProof/>
            <w:sz w:val="24"/>
            <w:szCs w:val="24"/>
          </w:rPr>
          <w:t>Hill</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52" w:tooltip="Moon, 2014 #10" w:history="1">
        <w:r w:rsidR="00035725"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923E89">
        <w:rPr>
          <w:rFonts w:ascii="Times New Roman" w:hAnsi="Times New Roman" w:cs="Times New Roman"/>
          <w:sz w:val="24"/>
          <w:szCs w:val="24"/>
        </w:rPr>
        <w:t xml:space="preserve">Cavin-1 is required for caveolae formation while cavin-2 </w:t>
      </w:r>
      <w:r w:rsidR="00923E89" w:rsidRPr="00FF2A21">
        <w:rPr>
          <w:rFonts w:ascii="Times New Roman" w:hAnsi="Times New Roman" w:cs="Times New Roman"/>
          <w:sz w:val="24"/>
          <w:szCs w:val="24"/>
        </w:rPr>
        <w:t xml:space="preserve">and cavin-3 modulate caveolae endocytosis and elongation </w: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 </w:instrTex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EN.CITE.DATA </w:instrText>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end"/>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separate"/>
      </w:r>
      <w:r w:rsidR="00C15703" w:rsidRPr="00FF2A21">
        <w:rPr>
          <w:rFonts w:ascii="Times New Roman" w:hAnsi="Times New Roman" w:cs="Times New Roman"/>
          <w:noProof/>
          <w:sz w:val="24"/>
          <w:szCs w:val="24"/>
        </w:rPr>
        <w:t>(</w:t>
      </w:r>
      <w:hyperlink w:anchor="_ENREF_24" w:tooltip="Hansen, 2009 #142" w:history="1">
        <w:r w:rsidR="00035725" w:rsidRPr="00FF2A21">
          <w:rPr>
            <w:rFonts w:ascii="Times New Roman" w:hAnsi="Times New Roman" w:cs="Times New Roman"/>
            <w:noProof/>
            <w:sz w:val="24"/>
            <w:szCs w:val="24"/>
          </w:rPr>
          <w:t>Hansen</w:t>
        </w:r>
        <w:r w:rsidR="00035725" w:rsidRPr="00FF2A21">
          <w:rPr>
            <w:rFonts w:ascii="Times New Roman" w:hAnsi="Times New Roman" w:cs="Times New Roman"/>
            <w:i/>
            <w:noProof/>
            <w:sz w:val="24"/>
            <w:szCs w:val="24"/>
          </w:rPr>
          <w:t xml:space="preserve"> et al.</w:t>
        </w:r>
        <w:r w:rsidR="00035725"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 xml:space="preserve">; </w:t>
      </w:r>
      <w:hyperlink w:anchor="_ENREF_48" w:tooltip="McMahon, 2009 #143" w:history="1">
        <w:r w:rsidR="00035725" w:rsidRPr="00FF2A21">
          <w:rPr>
            <w:rFonts w:ascii="Times New Roman" w:hAnsi="Times New Roman" w:cs="Times New Roman"/>
            <w:noProof/>
            <w:sz w:val="24"/>
            <w:szCs w:val="24"/>
          </w:rPr>
          <w:t>McMahon</w:t>
        </w:r>
        <w:r w:rsidR="00035725" w:rsidRPr="00FF2A21">
          <w:rPr>
            <w:rFonts w:ascii="Times New Roman" w:hAnsi="Times New Roman" w:cs="Times New Roman"/>
            <w:i/>
            <w:noProof/>
            <w:sz w:val="24"/>
            <w:szCs w:val="24"/>
          </w:rPr>
          <w:t xml:space="preserve"> et al.</w:t>
        </w:r>
        <w:r w:rsidR="00035725"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w:t>
      </w:r>
      <w:r w:rsidR="00C15703" w:rsidRPr="00FF2A21">
        <w:rPr>
          <w:rFonts w:ascii="Times New Roman" w:hAnsi="Times New Roman" w:cs="Times New Roman"/>
          <w:sz w:val="24"/>
          <w:szCs w:val="24"/>
        </w:rPr>
        <w:fldChar w:fldCharType="end"/>
      </w:r>
      <w:r w:rsidR="00923E89" w:rsidRPr="00FF2A21">
        <w:rPr>
          <w:rFonts w:ascii="Times New Roman" w:hAnsi="Times New Roman" w:cs="Times New Roman"/>
          <w:sz w:val="24"/>
          <w:szCs w:val="24"/>
        </w:rPr>
        <w:t xml:space="preserve">. </w:t>
      </w:r>
      <w:r w:rsidRPr="00FF2A21">
        <w:rPr>
          <w:rFonts w:ascii="Times New Roman" w:hAnsi="Times New Roman" w:cs="Times New Roman"/>
          <w:sz w:val="24"/>
          <w:szCs w:val="24"/>
        </w:rPr>
        <w:t xml:space="preserve">These </w:t>
      </w:r>
      <w:r w:rsidRPr="0004764B">
        <w:rPr>
          <w:rFonts w:ascii="Times New Roman" w:hAnsi="Times New Roman" w:cs="Times New Roman"/>
          <w:sz w:val="24"/>
          <w:szCs w:val="24"/>
        </w:rPr>
        <w:t xml:space="preserve">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72" w:tooltip="Wu, 2011 #171" w:history="1">
        <w:r w:rsidR="00035725" w:rsidRPr="0004764B">
          <w:rPr>
            <w:rFonts w:ascii="Times New Roman" w:hAnsi="Times New Roman" w:cs="Times New Roman"/>
            <w:noProof/>
            <w:sz w:val="24"/>
            <w:szCs w:val="24"/>
          </w:rPr>
          <w:t>Wu</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53" w:tooltip="Moumita, 2015 #168" w:history="1">
        <w:r w:rsidR="00035725" w:rsidRPr="0004764B">
          <w:rPr>
            <w:rFonts w:ascii="Times New Roman" w:hAnsi="Times New Roman" w:cs="Times New Roman"/>
            <w:noProof/>
            <w:sz w:val="24"/>
            <w:szCs w:val="24"/>
          </w:rPr>
          <w:t>Moumita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0" w:tooltip="Grande-García, 2007 #173" w:history="1">
        <w:r w:rsidR="00035725" w:rsidRPr="0004764B">
          <w:rPr>
            <w:rFonts w:ascii="Times New Roman" w:hAnsi="Times New Roman" w:cs="Times New Roman"/>
            <w:noProof/>
            <w:sz w:val="24"/>
            <w:szCs w:val="24"/>
          </w:rPr>
          <w:t>Grande-García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7" w:tooltip="Chatterjee, 2015 #172" w:history="1">
        <w:r w:rsidR="00035725" w:rsidRPr="0004764B">
          <w:rPr>
            <w:rFonts w:ascii="Times New Roman" w:hAnsi="Times New Roman" w:cs="Times New Roman"/>
            <w:noProof/>
            <w:sz w:val="24"/>
            <w:szCs w:val="24"/>
          </w:rPr>
          <w:t>Chatterjee</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65DE89EB"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Recent studies have shown that cavin-1 is capable of reversing the pro-metastatic action of caveolin-1</w:t>
      </w:r>
      <w:r w:rsidR="00E40F7F">
        <w:rPr>
          <w:rFonts w:ascii="Times New Roman" w:hAnsi="Times New Roman" w:cs="Times New Roman"/>
          <w:sz w:val="24"/>
          <w:szCs w:val="24"/>
        </w:rPr>
        <w:t xml:space="preserve"> in prostate cancer</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2" w:tooltip="Moon, 2014 #10" w:history="1">
        <w:r w:rsidR="00035725"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growth, metastasis and angiogenesis </w:t>
      </w:r>
      <w:r w:rsidRPr="0004764B">
        <w:rPr>
          <w:rFonts w:ascii="Times New Roman" w:hAnsi="Times New Roman" w:cs="Times New Roman"/>
          <w:i/>
          <w:sz w:val="24"/>
          <w:szCs w:val="24"/>
        </w:rPr>
        <w:t>in vivo</w:t>
      </w:r>
      <w:r w:rsidR="00C15703">
        <w:rPr>
          <w:rFonts w:ascii="Times New Roman" w:hAnsi="Times New Roman" w:cs="Times New Roman"/>
          <w:i/>
          <w:sz w:val="24"/>
          <w:szCs w:val="24"/>
        </w:rPr>
        <w:t xml:space="preserve"> </w:t>
      </w:r>
      <w:r w:rsidR="00C15703">
        <w:rPr>
          <w:rFonts w:ascii="Times New Roman" w:hAnsi="Times New Roman" w:cs="Times New Roman"/>
          <w:sz w:val="24"/>
          <w:szCs w:val="24"/>
        </w:rPr>
        <w:t>(</w:t>
      </w:r>
      <w:r w:rsidR="00FE35A3">
        <w:rPr>
          <w:rFonts w:ascii="Times New Roman" w:hAnsi="Times New Roman" w:cs="Times New Roman"/>
          <w:sz w:val="24"/>
          <w:szCs w:val="24"/>
        </w:rPr>
        <w:t xml:space="preserve">Moon </w:t>
      </w:r>
      <w:r w:rsidR="00FE35A3">
        <w:rPr>
          <w:rFonts w:ascii="Times New Roman" w:hAnsi="Times New Roman" w:cs="Times New Roman"/>
          <w:i/>
          <w:sz w:val="24"/>
          <w:szCs w:val="24"/>
        </w:rPr>
        <w:t xml:space="preserve">et al. </w:t>
      </w:r>
      <w:r w:rsidR="00FE35A3">
        <w:rPr>
          <w:rFonts w:ascii="Times New Roman" w:hAnsi="Times New Roman" w:cs="Times New Roman"/>
          <w:sz w:val="24"/>
          <w:szCs w:val="24"/>
        </w:rPr>
        <w:t xml:space="preserve">2014, Inder </w:t>
      </w:r>
      <w:r w:rsidR="00FE35A3">
        <w:rPr>
          <w:rFonts w:ascii="Times New Roman" w:hAnsi="Times New Roman" w:cs="Times New Roman"/>
          <w:i/>
          <w:sz w:val="24"/>
          <w:szCs w:val="24"/>
        </w:rPr>
        <w:t>et al.</w:t>
      </w:r>
      <w:r w:rsidR="00FE35A3">
        <w:rPr>
          <w:rFonts w:ascii="Times New Roman" w:hAnsi="Times New Roman" w:cs="Times New Roman"/>
          <w:sz w:val="24"/>
          <w:szCs w:val="24"/>
        </w:rPr>
        <w:t xml:space="preserve"> 2012</w:t>
      </w:r>
      <w:r w:rsidR="00C15703">
        <w:rPr>
          <w:rFonts w:ascii="Times New Roman" w:hAnsi="Times New Roman" w:cs="Times New Roman"/>
          <w:sz w:val="24"/>
          <w:szCs w:val="24"/>
        </w:rPr>
        <w:t>)</w:t>
      </w:r>
      <w:r w:rsidRPr="0004764B">
        <w:rPr>
          <w:rFonts w:ascii="Times New Roman" w:hAnsi="Times New Roman" w:cs="Times New Roman"/>
          <w:sz w:val="24"/>
          <w:szCs w:val="24"/>
        </w:rPr>
        <w:t xml:space="preserve">. Mechanistically, cavin-1 expression altered the tumour microenvironment, including reduction of </w:t>
      </w:r>
      <w:r w:rsidR="00923E89">
        <w:rPr>
          <w:rFonts w:ascii="Times New Roman" w:hAnsi="Times New Roman" w:cs="Times New Roman"/>
          <w:sz w:val="24"/>
          <w:szCs w:val="24"/>
        </w:rPr>
        <w:t xml:space="preserve">stromal </w:t>
      </w:r>
      <w:r w:rsidRPr="0004764B">
        <w:rPr>
          <w:rFonts w:ascii="Times New Roman" w:hAnsi="Times New Roman" w:cs="Times New Roman"/>
          <w:sz w:val="24"/>
          <w:szCs w:val="24"/>
        </w:rPr>
        <w:t>fibroblasts</w:t>
      </w:r>
      <w:r w:rsidR="00923E89">
        <w:rPr>
          <w:rFonts w:ascii="Times New Roman" w:hAnsi="Times New Roman" w:cs="Times New Roman"/>
          <w:sz w:val="24"/>
          <w:szCs w:val="24"/>
        </w:rPr>
        <w:t xml:space="preserve">, </w:t>
      </w:r>
      <w:r w:rsidRPr="0004764B">
        <w:rPr>
          <w:rFonts w:ascii="Times New Roman" w:hAnsi="Times New Roman" w:cs="Times New Roman"/>
          <w:sz w:val="24"/>
          <w:szCs w:val="24"/>
        </w:rPr>
        <w:t xml:space="preserve">secretion of </w:t>
      </w:r>
      <w:r w:rsidR="00923E89">
        <w:rPr>
          <w:rFonts w:ascii="Times New Roman" w:hAnsi="Times New Roman" w:cs="Times New Roman"/>
          <w:sz w:val="24"/>
          <w:szCs w:val="24"/>
        </w:rPr>
        <w:t xml:space="preserve">matrix metalloprotein-9 and </w:t>
      </w:r>
      <w:r w:rsidRPr="0004764B">
        <w:rPr>
          <w:rFonts w:ascii="Times New Roman" w:hAnsi="Times New Roman" w:cs="Times New Roman"/>
          <w:sz w:val="24"/>
          <w:szCs w:val="24"/>
        </w:rPr>
        <w:t>IL-6</w:t>
      </w:r>
      <w:r w:rsidR="0083655E">
        <w:rPr>
          <w:rFonts w:ascii="Times New Roman" w:hAnsi="Times New Roman" w:cs="Times New Roman"/>
          <w:sz w:val="24"/>
          <w:szCs w:val="24"/>
        </w:rPr>
        <w:t xml:space="preserve"> </w: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 </w:instrTex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EN.CITE.DATA </w:instrText>
      </w:r>
      <w:r w:rsidR="0083655E">
        <w:rPr>
          <w:rFonts w:ascii="Times New Roman" w:hAnsi="Times New Roman" w:cs="Times New Roman"/>
          <w:sz w:val="24"/>
          <w:szCs w:val="24"/>
        </w:rPr>
      </w:r>
      <w:r w:rsidR="0083655E">
        <w:rPr>
          <w:rFonts w:ascii="Times New Roman" w:hAnsi="Times New Roman" w:cs="Times New Roman"/>
          <w:sz w:val="24"/>
          <w:szCs w:val="24"/>
        </w:rPr>
        <w:fldChar w:fldCharType="end"/>
      </w:r>
      <w:r w:rsidR="0083655E">
        <w:rPr>
          <w:rFonts w:ascii="Times New Roman" w:hAnsi="Times New Roman" w:cs="Times New Roman"/>
          <w:sz w:val="24"/>
          <w:szCs w:val="24"/>
        </w:rPr>
      </w:r>
      <w:r w:rsidR="0083655E">
        <w:rPr>
          <w:rFonts w:ascii="Times New Roman" w:hAnsi="Times New Roman" w:cs="Times New Roman"/>
          <w:sz w:val="24"/>
          <w:szCs w:val="24"/>
        </w:rPr>
        <w:fldChar w:fldCharType="separate"/>
      </w:r>
      <w:r w:rsidR="0083655E">
        <w:rPr>
          <w:rFonts w:ascii="Times New Roman" w:hAnsi="Times New Roman" w:cs="Times New Roman"/>
          <w:noProof/>
          <w:sz w:val="24"/>
          <w:szCs w:val="24"/>
        </w:rPr>
        <w:t>(</w:t>
      </w:r>
      <w:hyperlink w:anchor="_ENREF_2" w:tooltip="Aung, 2011 #194" w:history="1">
        <w:r w:rsidR="00035725">
          <w:rPr>
            <w:rFonts w:ascii="Times New Roman" w:hAnsi="Times New Roman" w:cs="Times New Roman"/>
            <w:noProof/>
            <w:sz w:val="24"/>
            <w:szCs w:val="24"/>
          </w:rPr>
          <w:t>Aung</w:t>
        </w:r>
        <w:r w:rsidR="00035725" w:rsidRPr="0083655E">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2011</w:t>
        </w:r>
      </w:hyperlink>
      <w:r w:rsidR="0083655E">
        <w:rPr>
          <w:rFonts w:ascii="Times New Roman" w:hAnsi="Times New Roman" w:cs="Times New Roman"/>
          <w:noProof/>
          <w:sz w:val="24"/>
          <w:szCs w:val="24"/>
        </w:rPr>
        <w:t xml:space="preserve">; </w:t>
      </w:r>
      <w:hyperlink w:anchor="_ENREF_52" w:tooltip="Moon, 2014 #10" w:history="1">
        <w:r w:rsidR="00035725">
          <w:rPr>
            <w:rFonts w:ascii="Times New Roman" w:hAnsi="Times New Roman" w:cs="Times New Roman"/>
            <w:noProof/>
            <w:sz w:val="24"/>
            <w:szCs w:val="24"/>
          </w:rPr>
          <w:t>Moon et al. 2014</w:t>
        </w:r>
      </w:hyperlink>
      <w:r w:rsidR="0083655E">
        <w:rPr>
          <w:rFonts w:ascii="Times New Roman" w:hAnsi="Times New Roman" w:cs="Times New Roman"/>
          <w:noProof/>
          <w:sz w:val="24"/>
          <w:szCs w:val="24"/>
        </w:rPr>
        <w:t>)</w:t>
      </w:r>
      <w:r w:rsidR="0083655E">
        <w:rPr>
          <w:rFonts w:ascii="Times New Roman" w:hAnsi="Times New Roman" w:cs="Times New Roman"/>
          <w:sz w:val="24"/>
          <w:szCs w:val="24"/>
        </w:rPr>
        <w:fldChar w:fldCharType="end"/>
      </w:r>
      <w:r w:rsidRPr="0004764B">
        <w:rPr>
          <w:rFonts w:ascii="Times New Roman" w:hAnsi="Times New Roman" w:cs="Times New Roman"/>
          <w:sz w:val="24"/>
          <w:szCs w:val="24"/>
        </w:rPr>
        <w:t>. Th</w:t>
      </w:r>
      <w:r w:rsidR="00923E89">
        <w:rPr>
          <w:rFonts w:ascii="Times New Roman" w:hAnsi="Times New Roman" w:cs="Times New Roman"/>
          <w:sz w:val="24"/>
          <w:szCs w:val="24"/>
        </w:rPr>
        <w:t>e</w:t>
      </w:r>
      <w:r w:rsidRPr="0004764B">
        <w:rPr>
          <w:rFonts w:ascii="Times New Roman" w:hAnsi="Times New Roman" w:cs="Times New Roman"/>
          <w:sz w:val="24"/>
          <w:szCs w:val="24"/>
        </w:rPr>
        <w:t xml:space="preserve"> reduced IL-6 secretion was determined to be through extracell</w:t>
      </w:r>
      <w:r w:rsidR="00FF2A21">
        <w:rPr>
          <w:rFonts w:ascii="Times New Roman" w:hAnsi="Times New Roman" w:cs="Times New Roman"/>
          <w:sz w:val="24"/>
          <w:szCs w:val="24"/>
        </w:rPr>
        <w:t xml:space="preserve">ular vesicle (EV) release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035725">
          <w:rPr>
            <w:rFonts w:ascii="Times New Roman" w:hAnsi="Times New Roman" w:cs="Times New Roman"/>
            <w:noProof/>
            <w:sz w:val="24"/>
            <w:szCs w:val="24"/>
          </w:rPr>
          <w:t>Inder</w:t>
        </w:r>
        <w:r w:rsidR="00035725" w:rsidRPr="00FF2A2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Intriguingly, cavin-1 expression also attenuated the EV-mediated release of microRNA-148a, which was previously reported to </w:t>
      </w:r>
      <w:r w:rsidRPr="0004764B">
        <w:rPr>
          <w:rFonts w:ascii="Times New Roman" w:hAnsi="Times New Roman" w:cs="Times New Roman"/>
          <w:sz w:val="24"/>
          <w:szCs w:val="24"/>
        </w:rPr>
        <w:lastRenderedPageBreak/>
        <w:t>mediate bone metastasis through osteoclastogenesis</w:t>
      </w:r>
      <w:r w:rsidR="00FF2A21">
        <w:rPr>
          <w:rFonts w:ascii="Times New Roman" w:hAnsi="Times New Roman" w:cs="Times New Roman"/>
          <w:sz w:val="24"/>
          <w:szCs w:val="24"/>
        </w:rPr>
        <w:t xml:space="preserv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035725">
          <w:rPr>
            <w:rFonts w:ascii="Times New Roman" w:hAnsi="Times New Roman" w:cs="Times New Roman"/>
            <w:noProof/>
            <w:sz w:val="24"/>
            <w:szCs w:val="24"/>
          </w:rPr>
          <w:t>Cheng</w:t>
        </w:r>
        <w:r w:rsidR="00035725" w:rsidRPr="00FF2A2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 xml:space="preserve">; </w:t>
      </w:r>
      <w:hyperlink w:anchor="_ENREF_33" w:tooltip="Inder, 2014 #9" w:history="1">
        <w:r w:rsidR="00035725">
          <w:rPr>
            <w:rFonts w:ascii="Times New Roman" w:hAnsi="Times New Roman" w:cs="Times New Roman"/>
            <w:noProof/>
            <w:sz w:val="24"/>
            <w:szCs w:val="24"/>
          </w:rPr>
          <w:t>Inder et al.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These </w:t>
      </w:r>
      <w:r w:rsidR="005D5ADB">
        <w:rPr>
          <w:rFonts w:ascii="Times New Roman" w:hAnsi="Times New Roman" w:cs="Times New Roman"/>
          <w:sz w:val="24"/>
          <w:szCs w:val="24"/>
        </w:rPr>
        <w:t>results</w:t>
      </w:r>
      <w:r w:rsidRPr="0004764B">
        <w:rPr>
          <w:rFonts w:ascii="Times New Roman" w:hAnsi="Times New Roman" w:cs="Times New Roman"/>
          <w:sz w:val="24"/>
          <w:szCs w:val="24"/>
        </w:rPr>
        <w:t xml:space="preserve"> suggest that </w:t>
      </w:r>
      <w:r w:rsidR="00923E89">
        <w:rPr>
          <w:rFonts w:ascii="Times New Roman" w:hAnsi="Times New Roman" w:cs="Times New Roman"/>
          <w:sz w:val="24"/>
          <w:szCs w:val="24"/>
        </w:rPr>
        <w:t xml:space="preserve">one mechanism of </w:t>
      </w:r>
      <w:r w:rsidRPr="0004764B">
        <w:rPr>
          <w:rFonts w:ascii="Times New Roman" w:hAnsi="Times New Roman" w:cs="Times New Roman"/>
          <w:sz w:val="24"/>
          <w:szCs w:val="24"/>
        </w:rPr>
        <w:t xml:space="preserve">cavin-1 </w:t>
      </w:r>
      <w:r w:rsidR="00923E89">
        <w:rPr>
          <w:rFonts w:ascii="Times New Roman" w:hAnsi="Times New Roman" w:cs="Times New Roman"/>
          <w:sz w:val="24"/>
          <w:szCs w:val="24"/>
        </w:rPr>
        <w:t>tumour suppression</w:t>
      </w:r>
      <w:r w:rsidR="005D5ADB">
        <w:rPr>
          <w:rFonts w:ascii="Times New Roman" w:hAnsi="Times New Roman" w:cs="Times New Roman"/>
          <w:sz w:val="24"/>
          <w:szCs w:val="24"/>
        </w:rPr>
        <w:t xml:space="preserve"> in prostate cancer occurs partly </w:t>
      </w:r>
      <w:r w:rsidRPr="0004764B">
        <w:rPr>
          <w:rFonts w:ascii="Times New Roman" w:hAnsi="Times New Roman" w:cs="Times New Roman"/>
          <w:sz w:val="24"/>
          <w:szCs w:val="24"/>
        </w:rPr>
        <w:t>by modulating EV microRNA content.</w:t>
      </w:r>
      <w:r w:rsidRPr="0004764B">
        <w:rPr>
          <w:rFonts w:ascii="Times New Roman" w:hAnsi="Times New Roman" w:cs="Times New Roman"/>
          <w:b/>
          <w:sz w:val="24"/>
          <w:szCs w:val="24"/>
        </w:rPr>
        <w:t xml:space="preserve"> </w:t>
      </w:r>
    </w:p>
    <w:p w14:paraId="6CEE4BAC" w14:textId="1D23C9E3" w:rsidR="00580FC3" w:rsidRPr="0004764B" w:rsidRDefault="00FF2A21" w:rsidP="0004764B">
      <w:pPr>
        <w:pStyle w:val="Heading2"/>
        <w:spacing w:line="480" w:lineRule="auto"/>
        <w:rPr>
          <w:rFonts w:ascii="Times New Roman" w:hAnsi="Times New Roman" w:cs="Times New Roman"/>
        </w:rPr>
      </w:pPr>
      <w:bookmarkStart w:id="4" w:name="_Toc464400698"/>
      <w:r>
        <w:rPr>
          <w:rFonts w:ascii="Times New Roman" w:hAnsi="Times New Roman" w:cs="Times New Roman"/>
        </w:rPr>
        <w:t>Horizontal Transfer of M</w:t>
      </w:r>
      <w:r w:rsidR="00580FC3" w:rsidRPr="0004764B">
        <w:rPr>
          <w:rFonts w:ascii="Times New Roman" w:hAnsi="Times New Roman" w:cs="Times New Roman"/>
        </w:rPr>
        <w:t>icroRNAs via Extracellular Vesicles:</w:t>
      </w:r>
      <w:bookmarkEnd w:id="4"/>
      <w:r w:rsidR="00580FC3" w:rsidRPr="0004764B">
        <w:rPr>
          <w:rFonts w:ascii="Times New Roman" w:hAnsi="Times New Roman" w:cs="Times New Roman"/>
        </w:rPr>
        <w:t xml:space="preserve"> </w:t>
      </w:r>
    </w:p>
    <w:p w14:paraId="3BCBB9B2" w14:textId="3115F4BA" w:rsidR="00A52994" w:rsidRDefault="00580FC3" w:rsidP="0004764B">
      <w:pPr>
        <w:spacing w:line="480" w:lineRule="auto"/>
        <w:ind w:firstLine="142"/>
        <w:rPr>
          <w:rFonts w:ascii="Times New Roman" w:hAnsi="Times New Roman" w:cs="Times New Roman"/>
          <w:sz w:val="24"/>
          <w:szCs w:val="24"/>
        </w:rPr>
        <w:sectPr w:rsidR="00A52994" w:rsidSect="001C7F4E">
          <w:footerReference w:type="default" r:id="rId8"/>
          <w:pgSz w:w="11906" w:h="16838"/>
          <w:pgMar w:top="1135" w:right="1440" w:bottom="1440" w:left="1440" w:header="708" w:footer="423" w:gutter="0"/>
          <w:cols w:space="708"/>
          <w:docGrid w:linePitch="360"/>
        </w:sect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7" w:tooltip="Pegtel, 2014 #174" w:history="1">
        <w:r w:rsidR="00035725" w:rsidRPr="0004764B">
          <w:rPr>
            <w:rFonts w:ascii="Times New Roman" w:hAnsi="Times New Roman" w:cs="Times New Roman"/>
            <w:noProof/>
            <w:sz w:val="24"/>
            <w:szCs w:val="24"/>
          </w:rPr>
          <w:t>Pegtel</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EVs are comprised of vesicles</w:t>
      </w:r>
      <w:r w:rsidR="00FF2A21">
        <w:rPr>
          <w:rFonts w:ascii="Times New Roman" w:hAnsi="Times New Roman" w:cs="Times New Roman"/>
          <w:sz w:val="24"/>
          <w:szCs w:val="24"/>
        </w:rPr>
        <w:t xml:space="preserve"> predominately</w:t>
      </w:r>
      <w:r w:rsidR="001134B5">
        <w:rPr>
          <w:rFonts w:ascii="Times New Roman" w:hAnsi="Times New Roman" w:cs="Times New Roman"/>
          <w:sz w:val="24"/>
          <w:szCs w:val="24"/>
        </w:rPr>
        <w:t xml:space="preserve"> from two different</w:t>
      </w:r>
      <w:r w:rsidR="005D5ADB">
        <w:rPr>
          <w:rFonts w:ascii="Times New Roman" w:hAnsi="Times New Roman" w:cs="Times New Roman"/>
          <w:sz w:val="24"/>
          <w:szCs w:val="24"/>
        </w:rPr>
        <w:t xml:space="preserve"> sources, exosomes and microvesicles (</w:t>
      </w:r>
      <w:r w:rsidR="00043118">
        <w:rPr>
          <w:rFonts w:ascii="Times New Roman" w:hAnsi="Times New Roman" w:cs="Times New Roman"/>
          <w:sz w:val="24"/>
          <w:szCs w:val="24"/>
        </w:rPr>
        <w:t>Fig.1</w:t>
      </w:r>
      <w:r w:rsidR="005D5ADB">
        <w:rPr>
          <w:rFonts w:ascii="Times New Roman" w:hAnsi="Times New Roman" w:cs="Times New Roman"/>
          <w:sz w:val="24"/>
          <w:szCs w:val="24"/>
        </w:rPr>
        <w:t xml:space="preserve">). </w:t>
      </w:r>
      <w:r w:rsidRPr="0004764B">
        <w:rPr>
          <w:rFonts w:ascii="Times New Roman" w:hAnsi="Times New Roman" w:cs="Times New Roman"/>
          <w:sz w:val="24"/>
          <w:szCs w:val="24"/>
        </w:rPr>
        <w:t xml:space="preserve">Exosomes are defined as 40-100nm diameter extracellular vesicles which are released upon fusion of the multivesicular bodies with the plasma membrane (Gu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microvesicles (≥100nm) differ from exosomes by being released from budding of the plasma membrane (Minciacchi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Pr="00520A5A">
        <w:rPr>
          <w:rFonts w:ascii="Times New Roman" w:hAnsi="Times New Roman" w:cs="Times New Roman"/>
          <w:sz w:val="24"/>
          <w:szCs w:val="24"/>
        </w:rPr>
        <w:t>).</w:t>
      </w:r>
      <w:r w:rsidR="0077364C" w:rsidRPr="00520A5A">
        <w:rPr>
          <w:rFonts w:ascii="Times New Roman" w:hAnsi="Times New Roman" w:cs="Times New Roman"/>
          <w:sz w:val="24"/>
          <w:szCs w:val="24"/>
        </w:rPr>
        <w:t xml:space="preserve"> </w:t>
      </w:r>
      <w:r w:rsidR="0077364C" w:rsidRPr="00FF2A21">
        <w:rPr>
          <w:rFonts w:ascii="Times New Roman" w:hAnsi="Times New Roman" w:cs="Times New Roman"/>
          <w:sz w:val="24"/>
          <w:szCs w:val="24"/>
        </w:rPr>
        <w:t>This report focused on a</w:t>
      </w:r>
      <w:r w:rsidR="00277D50" w:rsidRPr="00FF2A21">
        <w:rPr>
          <w:rFonts w:ascii="Times New Roman" w:hAnsi="Times New Roman" w:cs="Times New Roman"/>
          <w:sz w:val="24"/>
          <w:szCs w:val="24"/>
        </w:rPr>
        <w:t xml:space="preserve"> mixed population of EVs as past </w:t>
      </w:r>
      <w:r w:rsidR="0077364C" w:rsidRPr="00FF2A21">
        <w:rPr>
          <w:rFonts w:ascii="Times New Roman" w:hAnsi="Times New Roman" w:cs="Times New Roman"/>
          <w:sz w:val="24"/>
          <w:szCs w:val="24"/>
        </w:rPr>
        <w:t xml:space="preserve">research </w:t>
      </w:r>
      <w:r w:rsidR="00277D50" w:rsidRPr="00FF2A21">
        <w:rPr>
          <w:rFonts w:ascii="Times New Roman" w:hAnsi="Times New Roman" w:cs="Times New Roman"/>
          <w:sz w:val="24"/>
          <w:szCs w:val="24"/>
        </w:rPr>
        <w:t xml:space="preserve">also </w:t>
      </w:r>
      <w:r w:rsidR="0077364C" w:rsidRPr="00FF2A21">
        <w:rPr>
          <w:rFonts w:ascii="Times New Roman" w:hAnsi="Times New Roman" w:cs="Times New Roman"/>
          <w:sz w:val="24"/>
          <w:szCs w:val="24"/>
        </w:rPr>
        <w:t>utilized mixed populations</w:t>
      </w:r>
      <w:r w:rsidR="001134B5">
        <w:rPr>
          <w:rFonts w:ascii="Times New Roman" w:hAnsi="Times New Roman" w:cs="Times New Roman"/>
          <w:sz w:val="24"/>
          <w:szCs w:val="24"/>
        </w:rPr>
        <w:t xml:space="preserve"> when analysing EV content</w:t>
      </w:r>
      <w:r w:rsidR="0077364C" w:rsidRPr="00520A5A">
        <w:rPr>
          <w:rFonts w:ascii="Times New Roman" w:hAnsi="Times New Roman" w:cs="Times New Roman"/>
          <w:sz w:val="24"/>
          <w:szCs w:val="24"/>
        </w:rPr>
        <w:t>.</w:t>
      </w:r>
      <w:r w:rsidRPr="00520A5A">
        <w:rPr>
          <w:rFonts w:ascii="Times New Roman" w:hAnsi="Times New Roman" w:cs="Times New Roman"/>
          <w:sz w:val="24"/>
          <w:szCs w:val="24"/>
        </w:rPr>
        <w:t xml:space="preserve"> </w:t>
      </w:r>
      <w:r w:rsidRPr="0004764B">
        <w:rPr>
          <w:rFonts w:ascii="Times New Roman" w:hAnsi="Times New Roman" w:cs="Times New Roman"/>
          <w:sz w:val="24"/>
          <w:szCs w:val="24"/>
        </w:rPr>
        <w:t xml:space="preserve">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7" w:tooltip="McKechnie, 2006 #169" w:history="1">
        <w:r w:rsidR="00035725">
          <w:rPr>
            <w:rFonts w:ascii="Times New Roman" w:hAnsi="Times New Roman" w:cs="Times New Roman"/>
            <w:noProof/>
            <w:sz w:val="24"/>
            <w:szCs w:val="24"/>
          </w:rPr>
          <w:t>McKechnie</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2006</w:t>
        </w:r>
      </w:hyperlink>
      <w:r w:rsidR="00035725">
        <w:rPr>
          <w:rFonts w:ascii="Times New Roman" w:hAnsi="Times New Roman" w:cs="Times New Roman"/>
          <w:noProof/>
          <w:sz w:val="24"/>
          <w:szCs w:val="24"/>
        </w:rPr>
        <w:t xml:space="preserve">; </w:t>
      </w:r>
      <w:hyperlink w:anchor="_ENREF_73" w:tooltip="Wysoczynski, 2009 #176" w:history="1">
        <w:r w:rsidR="00035725">
          <w:rPr>
            <w:rFonts w:ascii="Times New Roman" w:hAnsi="Times New Roman" w:cs="Times New Roman"/>
            <w:noProof/>
            <w:sz w:val="24"/>
            <w:szCs w:val="24"/>
          </w:rPr>
          <w:t>Wysoczynski and Ratajczak 2009</w:t>
        </w:r>
      </w:hyperlink>
      <w:r w:rsidR="00035725">
        <w:rPr>
          <w:rFonts w:ascii="Times New Roman" w:hAnsi="Times New Roman" w:cs="Times New Roman"/>
          <w:noProof/>
          <w:sz w:val="24"/>
          <w:szCs w:val="24"/>
        </w:rPr>
        <w:t xml:space="preserve">; </w:t>
      </w:r>
      <w:hyperlink w:anchor="_ENREF_27" w:tooltip="Hedlund, 2011 #175" w:history="1">
        <w:r w:rsidR="00035725">
          <w:rPr>
            <w:rFonts w:ascii="Times New Roman" w:hAnsi="Times New Roman" w:cs="Times New Roman"/>
            <w:noProof/>
            <w:sz w:val="24"/>
            <w:szCs w:val="24"/>
          </w:rPr>
          <w:t>Hedlund</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2011</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R</w:t>
      </w:r>
      <w:r w:rsidRPr="0004764B">
        <w:rPr>
          <w:rFonts w:ascii="Times New Roman" w:hAnsi="Times New Roman" w:cs="Times New Roman"/>
          <w:sz w:val="24"/>
          <w:szCs w:val="24"/>
        </w:rPr>
        <w:t xml:space="preserve">ecent studies have </w:t>
      </w:r>
      <w:r w:rsidR="005D5ADB">
        <w:rPr>
          <w:rFonts w:ascii="Times New Roman" w:hAnsi="Times New Roman" w:cs="Times New Roman"/>
          <w:sz w:val="24"/>
          <w:szCs w:val="24"/>
        </w:rPr>
        <w:t xml:space="preserve">reported </w:t>
      </w:r>
      <w:r w:rsidRPr="0004764B">
        <w:rPr>
          <w:rFonts w:ascii="Times New Roman" w:hAnsi="Times New Roman" w:cs="Times New Roman"/>
          <w:sz w:val="24"/>
          <w:szCs w:val="24"/>
        </w:rPr>
        <w:t>that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Costa-Silva, 2015 #177" w:history="1">
        <w:r w:rsidR="00035725" w:rsidRPr="0004764B">
          <w:rPr>
            <w:rFonts w:ascii="Times New Roman" w:hAnsi="Times New Roman" w:cs="Times New Roman"/>
            <w:noProof/>
            <w:sz w:val="24"/>
            <w:szCs w:val="24"/>
          </w:rPr>
          <w:t>Costa-Silva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61" w:tooltip="Ramteke, 2015 #178" w:history="1">
        <w:r w:rsidR="00035725" w:rsidRPr="0004764B">
          <w:rPr>
            <w:rFonts w:ascii="Times New Roman" w:hAnsi="Times New Roman" w:cs="Times New Roman"/>
            <w:noProof/>
            <w:sz w:val="24"/>
            <w:szCs w:val="24"/>
          </w:rPr>
          <w:t>Ramteke</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w:t>
      </w:r>
    </w:p>
    <w:p w14:paraId="3B1D2AA7" w14:textId="77777777" w:rsidR="009D2596" w:rsidRDefault="009D2596" w:rsidP="009D2596">
      <w:pPr>
        <w:spacing w:line="480" w:lineRule="auto"/>
        <w:ind w:left="-284" w:firstLine="142"/>
        <w:rPr>
          <w:rFonts w:ascii="Times New Roman" w:hAnsi="Times New Roman" w:cs="Times New Roman"/>
          <w:sz w:val="24"/>
          <w:szCs w:val="24"/>
        </w:rPr>
      </w:pPr>
    </w:p>
    <w:p w14:paraId="60ED912C" w14:textId="77777777" w:rsidR="009D2596" w:rsidRDefault="009D2596" w:rsidP="009D2596">
      <w:pPr>
        <w:spacing w:line="480" w:lineRule="auto"/>
        <w:ind w:left="-284" w:firstLine="142"/>
        <w:rPr>
          <w:rFonts w:ascii="Times New Roman" w:hAnsi="Times New Roman" w:cs="Times New Roman"/>
          <w:sz w:val="24"/>
          <w:szCs w:val="24"/>
        </w:rPr>
      </w:pPr>
    </w:p>
    <w:p w14:paraId="14E71C94" w14:textId="77777777" w:rsidR="009D2596" w:rsidRDefault="009D2596" w:rsidP="009D2596">
      <w:pPr>
        <w:spacing w:line="480" w:lineRule="auto"/>
        <w:ind w:left="-284" w:firstLine="142"/>
        <w:rPr>
          <w:rFonts w:ascii="Times New Roman" w:hAnsi="Times New Roman" w:cs="Times New Roman"/>
          <w:sz w:val="24"/>
          <w:szCs w:val="24"/>
        </w:rPr>
      </w:pPr>
    </w:p>
    <w:p w14:paraId="38D4CAEE" w14:textId="14E100A8" w:rsidR="00A52994" w:rsidRDefault="00A52994" w:rsidP="009D2596">
      <w:pPr>
        <w:spacing w:line="480" w:lineRule="auto"/>
        <w:ind w:left="-284" w:firstLine="142"/>
        <w:rPr>
          <w:rFonts w:ascii="Times New Roman" w:hAnsi="Times New Roman" w:cs="Times New Roman"/>
          <w:sz w:val="24"/>
          <w:szCs w:val="24"/>
        </w:rPr>
      </w:pPr>
      <w:r>
        <w:rPr>
          <w:noProof/>
          <w:lang w:eastAsia="en-AU"/>
        </w:rPr>
        <w:drawing>
          <wp:inline distT="0" distB="0" distL="0" distR="0" wp14:anchorId="6969D3FB" wp14:editId="44629453">
            <wp:extent cx="5702935"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9" t="1081" b="486"/>
                    <a:stretch/>
                  </pic:blipFill>
                  <pic:spPr bwMode="auto">
                    <a:xfrm>
                      <a:off x="0" y="0"/>
                      <a:ext cx="5702935" cy="3467100"/>
                    </a:xfrm>
                    <a:prstGeom prst="rect">
                      <a:avLst/>
                    </a:prstGeom>
                    <a:ln>
                      <a:noFill/>
                    </a:ln>
                    <a:extLst>
                      <a:ext uri="{53640926-AAD7-44D8-BBD7-CCE9431645EC}">
                        <a14:shadowObscured xmlns:a14="http://schemas.microsoft.com/office/drawing/2010/main"/>
                      </a:ext>
                    </a:extLst>
                  </pic:spPr>
                </pic:pic>
              </a:graphicData>
            </a:graphic>
          </wp:inline>
        </w:drawing>
      </w:r>
    </w:p>
    <w:p w14:paraId="4FB6E280" w14:textId="77777777" w:rsidR="00A52994" w:rsidRDefault="00A52994" w:rsidP="00A52994">
      <w:pPr>
        <w:spacing w:line="360" w:lineRule="auto"/>
        <w:rPr>
          <w:rFonts w:ascii="Times New Roman" w:hAnsi="Times New Roman" w:cs="Times New Roman"/>
          <w:sz w:val="24"/>
          <w:szCs w:val="24"/>
        </w:rPr>
      </w:pPr>
    </w:p>
    <w:p w14:paraId="7FD178ED" w14:textId="4B893EA0" w:rsidR="00A52994" w:rsidRPr="00A52994" w:rsidRDefault="00A52994" w:rsidP="00A52994">
      <w:pPr>
        <w:spacing w:line="360" w:lineRule="auto"/>
        <w:rPr>
          <w:rFonts w:ascii="Times New Roman" w:hAnsi="Times New Roman" w:cs="Times New Roman"/>
          <w:sz w:val="24"/>
          <w:szCs w:val="24"/>
        </w:rPr>
      </w:pPr>
      <w:r w:rsidRPr="00A52994">
        <w:rPr>
          <w:rFonts w:ascii="Times New Roman" w:hAnsi="Times New Roman" w:cs="Times New Roman"/>
          <w:b/>
          <w:sz w:val="24"/>
          <w:szCs w:val="24"/>
        </w:rPr>
        <w:t xml:space="preserve">Figure 1: </w:t>
      </w:r>
      <w:r w:rsidRPr="00A52994">
        <w:rPr>
          <w:rFonts w:ascii="Times New Roman" w:hAnsi="Times New Roman" w:cs="Times New Roman"/>
          <w:i/>
          <w:sz w:val="24"/>
          <w:szCs w:val="24"/>
        </w:rPr>
        <w:t>Diagrammatic representation of microRNA extracellular vesicle transport.</w:t>
      </w:r>
      <w:r w:rsidRPr="00A52994">
        <w:rPr>
          <w:rFonts w:ascii="Times New Roman" w:hAnsi="Times New Roman" w:cs="Times New Roman"/>
          <w:sz w:val="24"/>
          <w:szCs w:val="24"/>
        </w:rPr>
        <w:t xml:space="preserve"> EVs are formed in two different wa</w:t>
      </w:r>
      <w:r>
        <w:rPr>
          <w:rFonts w:ascii="Times New Roman" w:hAnsi="Times New Roman" w:cs="Times New Roman"/>
          <w:sz w:val="24"/>
          <w:szCs w:val="24"/>
        </w:rPr>
        <w:t xml:space="preserve">ys: from budding of the plasma </w:t>
      </w:r>
      <w:r w:rsidRPr="00A52994">
        <w:rPr>
          <w:rFonts w:ascii="Times New Roman" w:hAnsi="Times New Roman" w:cs="Times New Roman"/>
          <w:sz w:val="24"/>
          <w:szCs w:val="24"/>
        </w:rPr>
        <w:t>membrane to form microvesicles and from fusion of the multivesicular bodies (MVBs) with the plasma mem</w:t>
      </w:r>
      <w:r>
        <w:rPr>
          <w:rFonts w:ascii="Times New Roman" w:hAnsi="Times New Roman" w:cs="Times New Roman"/>
          <w:sz w:val="24"/>
          <w:szCs w:val="24"/>
        </w:rPr>
        <w:t xml:space="preserve">brane to release exosomes. </w:t>
      </w:r>
      <w:r w:rsidRPr="00A52994">
        <w:rPr>
          <w:rFonts w:ascii="Times New Roman" w:hAnsi="Times New Roman" w:cs="Times New Roman"/>
          <w:sz w:val="24"/>
          <w:szCs w:val="24"/>
        </w:rPr>
        <w:t>EV contents includes miRNAs. Uptake of miRNAs to the recipient cell facilitates the</w:t>
      </w:r>
      <w:r w:rsidR="009D2596">
        <w:rPr>
          <w:rFonts w:ascii="Times New Roman" w:hAnsi="Times New Roman" w:cs="Times New Roman"/>
          <w:sz w:val="24"/>
          <w:szCs w:val="24"/>
        </w:rPr>
        <w:t xml:space="preserve"> </w:t>
      </w:r>
      <w:r w:rsidRPr="00A52994">
        <w:rPr>
          <w:rFonts w:ascii="Times New Roman" w:hAnsi="Times New Roman" w:cs="Times New Roman"/>
          <w:sz w:val="24"/>
          <w:szCs w:val="24"/>
        </w:rPr>
        <w:t>recruitment of the RISC complex and as</w:t>
      </w:r>
      <w:r>
        <w:rPr>
          <w:rFonts w:ascii="Times New Roman" w:hAnsi="Times New Roman" w:cs="Times New Roman"/>
          <w:sz w:val="24"/>
          <w:szCs w:val="24"/>
        </w:rPr>
        <w:t xml:space="preserve">sociated proteins once bound </w:t>
      </w:r>
      <w:r w:rsidRPr="00A52994">
        <w:rPr>
          <w:rFonts w:ascii="Times New Roman" w:hAnsi="Times New Roman" w:cs="Times New Roman"/>
          <w:sz w:val="24"/>
          <w:szCs w:val="24"/>
        </w:rPr>
        <w:t>to its target mRNA by complementary binding. This enables down regulation of proteins in the recipient cell b</w:t>
      </w:r>
      <w:r>
        <w:rPr>
          <w:rFonts w:ascii="Times New Roman" w:hAnsi="Times New Roman" w:cs="Times New Roman"/>
          <w:sz w:val="24"/>
          <w:szCs w:val="24"/>
        </w:rPr>
        <w:t xml:space="preserve">y </w:t>
      </w:r>
      <w:r w:rsidRPr="00A52994">
        <w:rPr>
          <w:rFonts w:ascii="Times New Roman" w:hAnsi="Times New Roman" w:cs="Times New Roman"/>
          <w:sz w:val="24"/>
          <w:szCs w:val="24"/>
        </w:rPr>
        <w:t xml:space="preserve">degradation of </w:t>
      </w:r>
      <w:r>
        <w:rPr>
          <w:rFonts w:ascii="Times New Roman" w:hAnsi="Times New Roman" w:cs="Times New Roman"/>
          <w:sz w:val="24"/>
          <w:szCs w:val="24"/>
        </w:rPr>
        <w:t xml:space="preserve">the </w:t>
      </w:r>
      <w:r w:rsidRPr="00A52994">
        <w:rPr>
          <w:rFonts w:ascii="Times New Roman" w:hAnsi="Times New Roman" w:cs="Times New Roman"/>
          <w:sz w:val="24"/>
          <w:szCs w:val="24"/>
        </w:rPr>
        <w:t>transcript. (Illustration completed on Adobe Illustrator CC 2014)</w:t>
      </w:r>
    </w:p>
    <w:p w14:paraId="37E6CD27" w14:textId="77777777" w:rsidR="00A52994" w:rsidRPr="00A52994" w:rsidRDefault="00A52994" w:rsidP="00A52994">
      <w:pPr>
        <w:rPr>
          <w:rFonts w:ascii="Times New Roman" w:hAnsi="Times New Roman" w:cs="Times New Roman"/>
          <w:sz w:val="24"/>
          <w:szCs w:val="24"/>
        </w:rPr>
      </w:pPr>
    </w:p>
    <w:p w14:paraId="71FF327A" w14:textId="684A77E3" w:rsidR="00A52994" w:rsidRDefault="00A52994" w:rsidP="00A52994">
      <w:pPr>
        <w:tabs>
          <w:tab w:val="left" w:pos="5745"/>
        </w:tabs>
        <w:rPr>
          <w:rFonts w:ascii="Times New Roman" w:hAnsi="Times New Roman" w:cs="Times New Roman"/>
          <w:sz w:val="24"/>
          <w:szCs w:val="24"/>
        </w:rPr>
      </w:pPr>
      <w:r>
        <w:rPr>
          <w:rFonts w:ascii="Times New Roman" w:hAnsi="Times New Roman" w:cs="Times New Roman"/>
          <w:sz w:val="24"/>
          <w:szCs w:val="24"/>
        </w:rPr>
        <w:tab/>
      </w:r>
    </w:p>
    <w:p w14:paraId="4E9391BD" w14:textId="0E4AD7EE" w:rsidR="00A52994" w:rsidRPr="00A52994" w:rsidRDefault="00A52994" w:rsidP="00A52994">
      <w:pPr>
        <w:tabs>
          <w:tab w:val="left" w:pos="5745"/>
        </w:tabs>
        <w:rPr>
          <w:rFonts w:ascii="Times New Roman" w:hAnsi="Times New Roman" w:cs="Times New Roman"/>
          <w:sz w:val="24"/>
          <w:szCs w:val="24"/>
        </w:rPr>
        <w:sectPr w:rsidR="00A52994" w:rsidRPr="00A52994" w:rsidSect="001C7F4E">
          <w:pgSz w:w="11906" w:h="16838"/>
          <w:pgMar w:top="1135" w:right="1440" w:bottom="1440" w:left="1440" w:header="708" w:footer="423" w:gutter="0"/>
          <w:cols w:space="708"/>
          <w:docGrid w:linePitch="360"/>
        </w:sectPr>
      </w:pPr>
      <w:r>
        <w:rPr>
          <w:rFonts w:ascii="Times New Roman" w:hAnsi="Times New Roman" w:cs="Times New Roman"/>
          <w:sz w:val="24"/>
          <w:szCs w:val="24"/>
        </w:rPr>
        <w:tab/>
      </w:r>
    </w:p>
    <w:p w14:paraId="0CDA0431" w14:textId="5225845B"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lastRenderedPageBreak/>
        <w:t xml:space="preserve">this is attributed to the proteomic EV content being introduced into the endogenous population of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3" w:tooltip="Dovrat, 2014 #180" w:history="1">
        <w:r w:rsidR="00035725" w:rsidRPr="0004764B">
          <w:rPr>
            <w:rFonts w:ascii="Times New Roman" w:hAnsi="Times New Roman" w:cs="Times New Roman"/>
            <w:noProof/>
            <w:sz w:val="24"/>
            <w:szCs w:val="24"/>
          </w:rPr>
          <w:t>Dovrat</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37" w:tooltip="Kharmate, 2016 #181" w:history="1">
        <w:r w:rsidR="00035725" w:rsidRPr="0004764B">
          <w:rPr>
            <w:rFonts w:ascii="Times New Roman" w:hAnsi="Times New Roman" w:cs="Times New Roman"/>
            <w:noProof/>
            <w:sz w:val="24"/>
            <w:szCs w:val="24"/>
          </w:rPr>
          <w:t>Kharmate</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65" w:tooltip="Song, 2016 #179" w:history="1">
        <w:r w:rsidR="00035725" w:rsidRPr="0004764B">
          <w:rPr>
            <w:rFonts w:ascii="Times New Roman" w:hAnsi="Times New Roman" w:cs="Times New Roman"/>
            <w:noProof/>
            <w:sz w:val="24"/>
            <w:szCs w:val="24"/>
          </w:rPr>
          <w:t>Song</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5CD28BBD" w:rsidR="00580FC3"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miRs) are small non-coding RNAs found to be involved in most developmental and pathological processes due to its ubiquitous gene regulatory function. The functional miRNA sequences (~19-24 nt)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&lt;EndNote&gt;&lt;Cite&gt;&lt;Author&gt;Ha&lt;/Author&gt;&lt;Year&gt;2014&lt;/Year&gt;&lt;RecNum&gt;151&lt;/RecNum&gt;&lt;DisplayText&gt;(Ha and Kim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22" w:tooltip="Ha, 2014 #151" w:history="1">
        <w:r w:rsidR="00035725">
          <w:rPr>
            <w:rFonts w:ascii="Times New Roman" w:hAnsi="Times New Roman" w:cs="Times New Roman"/>
            <w:noProof/>
            <w:sz w:val="24"/>
            <w:szCs w:val="24"/>
          </w:rPr>
          <w:t>Ha and Kim 2014</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Typically, the mature miRNA sequence interact with the 3’ untranslated region (3’-UTR) of its</w:t>
      </w:r>
      <w:r w:rsidR="00C26E2A">
        <w:rPr>
          <w:rFonts w:ascii="Times New Roman" w:hAnsi="Times New Roman" w:cs="Times New Roman"/>
          <w:sz w:val="24"/>
          <w:szCs w:val="24"/>
        </w:rPr>
        <w:t xml:space="preserve"> target transcripts and guides the</w:t>
      </w:r>
      <w:r w:rsidRPr="0004764B">
        <w:rPr>
          <w:rFonts w:ascii="Times New Roman" w:hAnsi="Times New Roman" w:cs="Times New Roman"/>
          <w:sz w:val="24"/>
          <w:szCs w:val="24"/>
        </w:rPr>
        <w:t xml:space="preserve">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2" w:tooltip="Djuranovic, 2012 #150" w:history="1">
        <w:r w:rsidR="00035725" w:rsidRPr="0004764B">
          <w:rPr>
            <w:rFonts w:ascii="Times New Roman" w:hAnsi="Times New Roman" w:cs="Times New Roman"/>
            <w:noProof/>
            <w:sz w:val="24"/>
            <w:szCs w:val="24"/>
          </w:rPr>
          <w:t>Djuranovic</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A 2009 estimate predicted that approximately </w:t>
      </w:r>
      <w:r w:rsidR="00FF2A21">
        <w:rPr>
          <w:rFonts w:ascii="Times New Roman" w:hAnsi="Times New Roman" w:cs="Times New Roman"/>
          <w:sz w:val="24"/>
          <w:szCs w:val="24"/>
        </w:rPr>
        <w:t>60% of the mammalian genome is</w:t>
      </w:r>
      <w:r w:rsidRPr="0004764B">
        <w:rPr>
          <w:rFonts w:ascii="Times New Roman" w:hAnsi="Times New Roman" w:cs="Times New Roman"/>
          <w:sz w:val="24"/>
          <w:szCs w:val="24"/>
        </w:rPr>
        <w:t xml:space="preserv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Friedman, 2009 #153" w:history="1">
        <w:r w:rsidR="00035725" w:rsidRPr="0004764B">
          <w:rPr>
            <w:rFonts w:ascii="Times New Roman" w:hAnsi="Times New Roman" w:cs="Times New Roman"/>
            <w:noProof/>
            <w:sz w:val="24"/>
            <w:szCs w:val="24"/>
          </w:rPr>
          <w:t>Friedman</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This indicates the necessity of tight temporal and spatial control over miR</w:t>
      </w:r>
      <w:r w:rsidR="00C26E2A">
        <w:rPr>
          <w:rFonts w:ascii="Times New Roman" w:hAnsi="Times New Roman" w:cs="Times New Roman"/>
          <w:sz w:val="24"/>
          <w:szCs w:val="24"/>
        </w:rPr>
        <w:t>NA</w:t>
      </w:r>
      <w:r w:rsidRPr="0004764B">
        <w:rPr>
          <w:rFonts w:ascii="Times New Roman" w:hAnsi="Times New Roman" w:cs="Times New Roman"/>
          <w:sz w:val="24"/>
          <w:szCs w:val="24"/>
        </w:rPr>
        <w:t>s to prevent dysregulation of vital pathways.</w:t>
      </w:r>
      <w:r w:rsidR="00FF2A21">
        <w:rPr>
          <w:rFonts w:ascii="Times New Roman" w:hAnsi="Times New Roman" w:cs="Times New Roman"/>
          <w:sz w:val="24"/>
          <w:szCs w:val="24"/>
        </w:rPr>
        <w:t xml:space="preserve"> M</w:t>
      </w:r>
      <w:r w:rsidR="008825E5">
        <w:rPr>
          <w:rFonts w:ascii="Times New Roman" w:hAnsi="Times New Roman" w:cs="Times New Roman"/>
          <w:sz w:val="24"/>
          <w:szCs w:val="24"/>
        </w:rPr>
        <w:t>i</w:t>
      </w:r>
      <w:r w:rsidR="00FF2A21">
        <w:rPr>
          <w:rFonts w:ascii="Times New Roman" w:hAnsi="Times New Roman" w:cs="Times New Roman"/>
          <w:sz w:val="24"/>
          <w:szCs w:val="24"/>
        </w:rPr>
        <w:t>cro</w:t>
      </w:r>
      <w:r w:rsidR="008825E5">
        <w:rPr>
          <w:rFonts w:ascii="Times New Roman" w:hAnsi="Times New Roman" w:cs="Times New Roman"/>
          <w:sz w:val="24"/>
          <w:szCs w:val="24"/>
        </w:rPr>
        <w:t>RNA</w:t>
      </w:r>
      <w:r w:rsidR="00FF2A21">
        <w:rPr>
          <w:rFonts w:ascii="Times New Roman" w:hAnsi="Times New Roman" w:cs="Times New Roman"/>
          <w:sz w:val="24"/>
          <w:szCs w:val="24"/>
        </w:rPr>
        <w:t>s</w:t>
      </w:r>
      <w:r w:rsidR="008825E5">
        <w:rPr>
          <w:rFonts w:ascii="Times New Roman" w:hAnsi="Times New Roman" w:cs="Times New Roman"/>
          <w:sz w:val="24"/>
          <w:szCs w:val="24"/>
        </w:rPr>
        <w:t xml:space="preserve"> in the extracellular space was expected to be controlled by t</w:t>
      </w:r>
      <w:r w:rsidRPr="0004764B">
        <w:rPr>
          <w:rFonts w:ascii="Times New Roman" w:hAnsi="Times New Roman" w:cs="Times New Roman"/>
          <w:sz w:val="24"/>
          <w:szCs w:val="24"/>
        </w:rPr>
        <w:t xml:space="preserve">he high content of RNases in the extracellular </w:t>
      </w:r>
      <w:r w:rsidR="008825E5">
        <w:rPr>
          <w:rFonts w:ascii="Times New Roman" w:hAnsi="Times New Roman" w:cs="Times New Roman"/>
          <w:sz w:val="24"/>
          <w:szCs w:val="24"/>
        </w:rPr>
        <w:t>space</w:t>
      </w:r>
      <w:r w:rsidR="00520A5A">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62" w:tooltip="Reddi, 1976 #156" w:history="1">
        <w:r w:rsidR="00035725">
          <w:rPr>
            <w:rFonts w:ascii="Times New Roman" w:hAnsi="Times New Roman" w:cs="Times New Roman"/>
            <w:noProof/>
            <w:sz w:val="24"/>
            <w:szCs w:val="24"/>
          </w:rPr>
          <w:t>Reddi and Holland 1976</w:t>
        </w:r>
      </w:hyperlink>
      <w:r w:rsidR="00035725">
        <w:rPr>
          <w:rFonts w:ascii="Times New Roman" w:hAnsi="Times New Roman" w:cs="Times New Roman"/>
          <w:noProof/>
          <w:sz w:val="24"/>
          <w:szCs w:val="24"/>
        </w:rPr>
        <w:t xml:space="preserve">; </w:t>
      </w:r>
      <w:hyperlink w:anchor="_ENREF_68" w:tooltip="Tsui, 2002 #182" w:history="1">
        <w:r w:rsidR="00035725">
          <w:rPr>
            <w:rFonts w:ascii="Times New Roman" w:hAnsi="Times New Roman" w:cs="Times New Roman"/>
            <w:noProof/>
            <w:sz w:val="24"/>
            <w:szCs w:val="24"/>
          </w:rPr>
          <w:t>Tsui</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2002</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w:t>
      </w:r>
      <w:r w:rsidR="008825E5">
        <w:rPr>
          <w:rFonts w:ascii="Times New Roman" w:hAnsi="Times New Roman" w:cs="Times New Roman"/>
          <w:sz w:val="24"/>
          <w:szCs w:val="24"/>
        </w:rPr>
        <w:t xml:space="preserve">recent studies show that </w:t>
      </w:r>
      <w:r w:rsidRPr="0004764B">
        <w:rPr>
          <w:rFonts w:ascii="Times New Roman" w:hAnsi="Times New Roman" w:cs="Times New Roman"/>
          <w:sz w:val="24"/>
          <w:szCs w:val="24"/>
        </w:rPr>
        <w:t xml:space="preserve">EV-contained miRNAs </w:t>
      </w:r>
      <w:r w:rsidR="008825E5">
        <w:rPr>
          <w:rFonts w:ascii="Times New Roman" w:hAnsi="Times New Roman" w:cs="Times New Roman"/>
          <w:sz w:val="24"/>
          <w:szCs w:val="24"/>
        </w:rPr>
        <w:t>are protected from</w:t>
      </w:r>
      <w:r w:rsidRPr="0004764B">
        <w:rPr>
          <w:rFonts w:ascii="Times New Roman" w:hAnsi="Times New Roman" w:cs="Times New Roman"/>
          <w:sz w:val="24"/>
          <w:szCs w:val="24"/>
        </w:rPr>
        <w:t xml:space="preserve"> </w:t>
      </w:r>
      <w:r w:rsidR="00FF2A21">
        <w:rPr>
          <w:rFonts w:ascii="Times New Roman" w:hAnsi="Times New Roman" w:cs="Times New Roman"/>
          <w:sz w:val="24"/>
          <w:szCs w:val="24"/>
        </w:rPr>
        <w:t xml:space="preserve">this </w:t>
      </w:r>
      <w:r w:rsidRPr="0004764B">
        <w:rPr>
          <w:rFonts w:ascii="Times New Roman" w:hAnsi="Times New Roman" w:cs="Times New Roman"/>
          <w:sz w:val="24"/>
          <w:szCs w:val="24"/>
        </w:rPr>
        <w:t>degradation</w:t>
      </w:r>
      <w:r w:rsidR="008825E5">
        <w:rPr>
          <w:rFonts w:ascii="Times New Roman" w:hAnsi="Times New Roman" w:cs="Times New Roman"/>
          <w:sz w:val="24"/>
          <w:szCs w:val="24"/>
        </w:rPr>
        <w:t xml:space="preserve"> and are </w:t>
      </w:r>
      <w:r w:rsidRPr="0004764B">
        <w:rPr>
          <w:rFonts w:ascii="Times New Roman" w:hAnsi="Times New Roman" w:cs="Times New Roman"/>
          <w:sz w:val="24"/>
          <w:szCs w:val="24"/>
        </w:rPr>
        <w:t>absor</w:t>
      </w:r>
      <w:r w:rsidR="008825E5">
        <w:rPr>
          <w:rFonts w:ascii="Times New Roman" w:hAnsi="Times New Roman" w:cs="Times New Roman"/>
          <w:sz w:val="24"/>
          <w:szCs w:val="24"/>
        </w:rPr>
        <w:t>bed</w:t>
      </w:r>
      <w:r w:rsidRPr="0004764B">
        <w:rPr>
          <w:rFonts w:ascii="Times New Roman" w:hAnsi="Times New Roman" w:cs="Times New Roman"/>
          <w:sz w:val="24"/>
          <w:szCs w:val="24"/>
        </w:rPr>
        <w:t xml:space="preserve">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0" w:tooltip="Kosaka, 2010 #183" w:history="1">
        <w:r w:rsidR="00035725" w:rsidRPr="0004764B">
          <w:rPr>
            <w:rFonts w:ascii="Times New Roman" w:hAnsi="Times New Roman" w:cs="Times New Roman"/>
            <w:noProof/>
            <w:sz w:val="24"/>
            <w:szCs w:val="24"/>
          </w:rPr>
          <w:t>Kosaka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51" w:tooltip="Montecalvo, 2012 #184" w:history="1">
        <w:r w:rsidR="00035725" w:rsidRPr="0004764B">
          <w:rPr>
            <w:rFonts w:ascii="Times New Roman" w:hAnsi="Times New Roman" w:cs="Times New Roman"/>
            <w:noProof/>
            <w:sz w:val="24"/>
            <w:szCs w:val="24"/>
          </w:rPr>
          <w:t>Montecalvo</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009D2596">
        <w:rPr>
          <w:rFonts w:ascii="Times New Roman" w:hAnsi="Times New Roman" w:cs="Times New Roman"/>
          <w:sz w:val="24"/>
          <w:szCs w:val="24"/>
        </w:rPr>
        <w:t xml:space="preserve"> (Fig.1)</w:t>
      </w:r>
      <w:r w:rsidRPr="0004764B">
        <w:rPr>
          <w:rFonts w:ascii="Times New Roman" w:hAnsi="Times New Roman" w:cs="Times New Roman"/>
          <w:sz w:val="24"/>
          <w:szCs w:val="24"/>
        </w:rPr>
        <w:t xml:space="preserve">. </w:t>
      </w:r>
    </w:p>
    <w:p w14:paraId="3ABBC336" w14:textId="16B9AF66" w:rsidR="00FF2A21" w:rsidRPr="00FF2A21" w:rsidRDefault="00FF2A21" w:rsidP="00FF2A21">
      <w:pPr>
        <w:pStyle w:val="Heading2"/>
        <w:spacing w:line="480" w:lineRule="auto"/>
        <w:rPr>
          <w:rFonts w:ascii="Times New Roman" w:hAnsi="Times New Roman" w:cs="Times New Roman"/>
        </w:rPr>
      </w:pPr>
      <w:bookmarkStart w:id="5" w:name="_Toc464400699"/>
      <w:r>
        <w:rPr>
          <w:rFonts w:ascii="Times New Roman" w:hAnsi="Times New Roman" w:cs="Times New Roman"/>
        </w:rPr>
        <w:t xml:space="preserve">Secreted </w:t>
      </w:r>
      <w:r w:rsidRPr="00FF2A21">
        <w:rPr>
          <w:rFonts w:ascii="Times New Roman" w:hAnsi="Times New Roman" w:cs="Times New Roman"/>
        </w:rPr>
        <w:t>MicroRNAs in Prostate Cancer:</w:t>
      </w:r>
      <w:bookmarkEnd w:id="5"/>
    </w:p>
    <w:p w14:paraId="74088E1E" w14:textId="5AB23776" w:rsidR="00580FC3" w:rsidRPr="0004764B" w:rsidRDefault="00580FC3" w:rsidP="00FF2A21">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035725">
          <w:rPr>
            <w:rFonts w:ascii="Times New Roman" w:hAnsi="Times New Roman" w:cs="Times New Roman"/>
            <w:noProof/>
            <w:sz w:val="24"/>
            <w:szCs w:val="24"/>
          </w:rPr>
          <w:t xml:space="preserve">Inder </w:t>
        </w:r>
        <w:r w:rsidR="00035725" w:rsidRPr="00043118">
          <w:rPr>
            <w:rFonts w:ascii="Times New Roman" w:hAnsi="Times New Roman" w:cs="Times New Roman"/>
            <w:i/>
            <w:noProof/>
            <w:sz w:val="24"/>
            <w:szCs w:val="24"/>
          </w:rPr>
          <w:t>et al.</w:t>
        </w:r>
        <w:r w:rsidR="00035725">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Interestingly, the</w:t>
      </w:r>
      <w:r w:rsidR="008445C6">
        <w:rPr>
          <w:rFonts w:ascii="Times New Roman" w:hAnsi="Times New Roman" w:cs="Times New Roman"/>
          <w:sz w:val="24"/>
          <w:szCs w:val="24"/>
        </w:rPr>
        <w:t xml:space="preserve"> addition of</w:t>
      </w:r>
      <w:r w:rsidRPr="0004764B">
        <w:rPr>
          <w:rFonts w:ascii="Times New Roman" w:hAnsi="Times New Roman" w:cs="Times New Roman"/>
          <w:sz w:val="24"/>
          <w:szCs w:val="24"/>
        </w:rPr>
        <w:t xml:space="preserve"> cavin-1</w:t>
      </w:r>
      <w:r w:rsidR="008445C6">
        <w:rPr>
          <w:rFonts w:ascii="Times New Roman" w:hAnsi="Times New Roman" w:cs="Times New Roman"/>
          <w:sz w:val="24"/>
          <w:szCs w:val="24"/>
        </w:rPr>
        <w:t xml:space="preserve"> to PC3 </w:t>
      </w:r>
      <w:r w:rsidRPr="0004764B">
        <w:rPr>
          <w:rFonts w:ascii="Times New Roman" w:hAnsi="Times New Roman" w:cs="Times New Roman"/>
          <w:sz w:val="24"/>
          <w:szCs w:val="24"/>
        </w:rPr>
        <w:t xml:space="preserve">cells modified extracellular vesicle (EV) content, a pathway unrelated to the </w:t>
      </w:r>
      <w:r w:rsidR="00A635AD">
        <w:rPr>
          <w:rFonts w:ascii="Times New Roman" w:hAnsi="Times New Roman" w:cs="Times New Roman"/>
          <w:sz w:val="24"/>
          <w:szCs w:val="24"/>
        </w:rPr>
        <w:t xml:space="preserve">canonical </w:t>
      </w:r>
      <w:r w:rsidRPr="0004764B">
        <w:rPr>
          <w:rFonts w:ascii="Times New Roman" w:hAnsi="Times New Roman" w:cs="Times New Roman"/>
          <w:sz w:val="24"/>
          <w:szCs w:val="24"/>
        </w:rPr>
        <w:lastRenderedPageBreak/>
        <w:t xml:space="preserve">function of caveolin or cavin-1. In addition to limiting adhesion independent growth, hyper-proliferation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3" w:tooltip="Inder, 2014 #9" w:history="1">
        <w:r w:rsidR="00035725"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osteoclastogenesis by targeting an inhibitory transcription factor, MAFB, of the RANKL-induced osteoclastogenesis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035725">
          <w:rPr>
            <w:rFonts w:ascii="Times New Roman" w:hAnsi="Times New Roman" w:cs="Times New Roman"/>
            <w:noProof/>
            <w:sz w:val="24"/>
            <w:szCs w:val="24"/>
          </w:rPr>
          <w:t xml:space="preserve">Cheng </w:t>
        </w:r>
        <w:r w:rsidR="00035725" w:rsidRPr="00C26E2A">
          <w:rPr>
            <w:rFonts w:ascii="Times New Roman" w:hAnsi="Times New Roman" w:cs="Times New Roman"/>
            <w:i/>
            <w:noProof/>
            <w:sz w:val="24"/>
            <w:szCs w:val="24"/>
          </w:rPr>
          <w:t>et al.</w:t>
        </w:r>
        <w:r w:rsidR="00035725">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&lt;EndNote&gt;&lt;Cite&gt;&lt;Author&gt;Luz&lt;/Author&gt;&lt;Year&gt;2010&lt;/Year&gt;&lt;RecNum&gt;185&lt;/RecNum&gt;&lt;DisplayText&gt;(Luz and Aprikian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6" w:tooltip="Luz, 2010 #185" w:history="1">
        <w:r w:rsidR="00035725">
          <w:rPr>
            <w:rFonts w:ascii="Times New Roman" w:hAnsi="Times New Roman" w:cs="Times New Roman"/>
            <w:noProof/>
            <w:sz w:val="24"/>
            <w:szCs w:val="24"/>
          </w:rPr>
          <w:t>Luz and Aprikian 2010</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w:t>
      </w:r>
      <w:r w:rsidR="00740B7F">
        <w:rPr>
          <w:rFonts w:ascii="Times New Roman" w:hAnsi="Times New Roman" w:cs="Times New Roman"/>
          <w:sz w:val="24"/>
          <w:szCs w:val="24"/>
        </w:rPr>
        <w:t xml:space="preserve">Interestingly, </w:t>
      </w:r>
      <w:r w:rsidRPr="0004764B">
        <w:rPr>
          <w:rFonts w:ascii="Times New Roman" w:hAnsi="Times New Roman" w:cs="Times New Roman"/>
          <w:sz w:val="24"/>
          <w:szCs w:val="24"/>
        </w:rPr>
        <w:t xml:space="preserve">the </w:t>
      </w:r>
      <w:r w:rsidR="00740B7F">
        <w:rPr>
          <w:rFonts w:ascii="Times New Roman" w:hAnsi="Times New Roman" w:cs="Times New Roman"/>
          <w:sz w:val="24"/>
          <w:szCs w:val="24"/>
        </w:rPr>
        <w:t xml:space="preserve">expression </w:t>
      </w:r>
      <w:r w:rsidRPr="0004764B">
        <w:rPr>
          <w:rFonts w:ascii="Times New Roman" w:hAnsi="Times New Roman" w:cs="Times New Roman"/>
          <w:sz w:val="24"/>
          <w:szCs w:val="24"/>
        </w:rPr>
        <w:t>of cavin-1 does not modify</w:t>
      </w:r>
      <w:r w:rsidR="007E0630">
        <w:rPr>
          <w:rFonts w:ascii="Times New Roman" w:hAnsi="Times New Roman" w:cs="Times New Roman"/>
          <w:sz w:val="24"/>
          <w:szCs w:val="24"/>
        </w:rPr>
        <w:t xml:space="preserve"> the cellular </w:t>
      </w:r>
      <w:r w:rsidR="00740B7F">
        <w:rPr>
          <w:rFonts w:ascii="Times New Roman" w:hAnsi="Times New Roman" w:cs="Times New Roman"/>
          <w:sz w:val="24"/>
          <w:szCs w:val="24"/>
        </w:rPr>
        <w:t xml:space="preserve">level </w:t>
      </w:r>
      <w:r w:rsidRPr="0004764B">
        <w:rPr>
          <w:rFonts w:ascii="Times New Roman" w:hAnsi="Times New Roman" w:cs="Times New Roman"/>
          <w:sz w:val="24"/>
          <w:szCs w:val="24"/>
        </w:rPr>
        <w:t xml:space="preserve">of miR-148a, only the EV </w:t>
      </w:r>
      <w:r w:rsidRPr="00A635AD">
        <w:rPr>
          <w:rFonts w:ascii="Times New Roman" w:hAnsi="Times New Roman" w:cs="Times New Roman"/>
          <w:sz w:val="24"/>
          <w:szCs w:val="24"/>
        </w:rPr>
        <w:t>content</w:t>
      </w:r>
      <w:r w:rsidR="00740B7F" w:rsidRPr="00A635AD">
        <w:rPr>
          <w:rFonts w:ascii="Times New Roman" w:hAnsi="Times New Roman" w:cs="Times New Roman"/>
          <w:sz w:val="24"/>
          <w:szCs w:val="24"/>
        </w:rPr>
        <w:t xml:space="preserve"> </w:t>
      </w:r>
      <w:r w:rsidR="00A635AD" w:rsidRPr="00A635AD">
        <w:rPr>
          <w:rFonts w:ascii="Times New Roman" w:hAnsi="Times New Roman" w:cs="Times New Roman"/>
          <w:sz w:val="24"/>
          <w:szCs w:val="24"/>
        </w:rPr>
        <w:t>(Inder et al 2014</w:t>
      </w:r>
      <w:r w:rsidR="00740B7F" w:rsidRPr="00A635AD">
        <w:rPr>
          <w:rFonts w:ascii="Times New Roman" w:hAnsi="Times New Roman" w:cs="Times New Roman"/>
          <w:sz w:val="24"/>
          <w:szCs w:val="24"/>
        </w:rPr>
        <w:t>)</w:t>
      </w:r>
      <w:r w:rsidRPr="00A635AD">
        <w:rPr>
          <w:rFonts w:ascii="Times New Roman" w:hAnsi="Times New Roman" w:cs="Times New Roman"/>
          <w:sz w:val="24"/>
          <w:szCs w:val="24"/>
        </w:rPr>
        <w:t xml:space="preserve">. </w:t>
      </w:r>
      <w:r w:rsidRPr="0004764B">
        <w:rPr>
          <w:rFonts w:ascii="Times New Roman" w:hAnsi="Times New Roman" w:cs="Times New Roman"/>
          <w:sz w:val="24"/>
          <w:szCs w:val="24"/>
        </w:rPr>
        <w:t xml:space="preserve">This suggests that </w:t>
      </w:r>
      <w:r w:rsidR="00740B7F">
        <w:rPr>
          <w:rFonts w:ascii="Times New Roman" w:hAnsi="Times New Roman" w:cs="Times New Roman"/>
          <w:sz w:val="24"/>
          <w:szCs w:val="24"/>
        </w:rPr>
        <w:t xml:space="preserve">cavin-1 regulates the miRNA sorting to </w:t>
      </w:r>
      <w:r w:rsidRPr="0004764B">
        <w:rPr>
          <w:rFonts w:ascii="Times New Roman" w:hAnsi="Times New Roman" w:cs="Times New Roman"/>
          <w:sz w:val="24"/>
          <w:szCs w:val="24"/>
        </w:rPr>
        <w:t>EV</w:t>
      </w:r>
      <w:r w:rsidR="00740B7F">
        <w:rPr>
          <w:rFonts w:ascii="Times New Roman" w:hAnsi="Times New Roman" w:cs="Times New Roman"/>
          <w:sz w:val="24"/>
          <w:szCs w:val="24"/>
        </w:rPr>
        <w:t>s</w:t>
      </w:r>
      <w:r w:rsidR="00AC37CA">
        <w:rPr>
          <w:rFonts w:ascii="Times New Roman" w:hAnsi="Times New Roman" w:cs="Times New Roman"/>
          <w:sz w:val="24"/>
          <w:szCs w:val="24"/>
        </w:rPr>
        <w:t xml:space="preserve"> and therefore export</w:t>
      </w:r>
      <w:r w:rsidR="00C26E2A">
        <w:rPr>
          <w:rFonts w:ascii="Times New Roman" w:hAnsi="Times New Roman" w:cs="Times New Roman"/>
          <w:sz w:val="24"/>
          <w:szCs w:val="24"/>
        </w:rPr>
        <w:t>. Selective</w:t>
      </w:r>
      <w:r w:rsidRPr="0004764B">
        <w:rPr>
          <w:rFonts w:ascii="Times New Roman" w:hAnsi="Times New Roman" w:cs="Times New Roman"/>
          <w:sz w:val="24"/>
          <w:szCs w:val="24"/>
        </w:rPr>
        <w:t xml:space="preserve"> export of miRNAs</w:t>
      </w:r>
      <w:r w:rsidR="00C26E2A">
        <w:rPr>
          <w:rFonts w:ascii="Times New Roman" w:hAnsi="Times New Roman" w:cs="Times New Roman"/>
          <w:sz w:val="24"/>
          <w:szCs w:val="24"/>
        </w:rPr>
        <w:t xml:space="preserve"> in EVs</w:t>
      </w:r>
      <w:r w:rsidRPr="0004764B">
        <w:rPr>
          <w:rFonts w:ascii="Times New Roman" w:hAnsi="Times New Roman" w:cs="Times New Roman"/>
          <w:sz w:val="24"/>
          <w:szCs w:val="24"/>
        </w:rPr>
        <w:t xml:space="preserve">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5" w:tooltip="Palma, 2012 #186" w:history="1">
        <w:r w:rsidR="00035725" w:rsidRPr="0004764B">
          <w:rPr>
            <w:rFonts w:ascii="Times New Roman" w:hAnsi="Times New Roman" w:cs="Times New Roman"/>
            <w:noProof/>
            <w:sz w:val="24"/>
            <w:szCs w:val="24"/>
          </w:rPr>
          <w:t>Palma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76" w:tooltip="Zhou, 2014 #187" w:history="1">
        <w:r w:rsidR="00035725" w:rsidRPr="0004764B">
          <w:rPr>
            <w:rFonts w:ascii="Times New Roman" w:hAnsi="Times New Roman" w:cs="Times New Roman"/>
            <w:noProof/>
            <w:sz w:val="24"/>
            <w:szCs w:val="24"/>
          </w:rPr>
          <w:t>Zhou</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1F23B9D8" w:rsidR="00580FC3" w:rsidRPr="0004764B" w:rsidRDefault="00580FC3" w:rsidP="00580FC3">
      <w:pPr>
        <w:pStyle w:val="Default"/>
        <w:spacing w:line="480" w:lineRule="auto"/>
        <w:ind w:firstLine="142"/>
      </w:pPr>
      <w:r w:rsidRPr="0004764B">
        <w:t xml:space="preserve">  A recent clue was provided by Villarroya-Beltri </w:t>
      </w:r>
      <w:r w:rsidRPr="0004764B">
        <w:rPr>
          <w:i/>
        </w:rPr>
        <w:t>et at</w:t>
      </w:r>
      <w:r w:rsidR="00C26E2A">
        <w:rPr>
          <w:i/>
        </w:rPr>
        <w:t>.</w:t>
      </w:r>
      <w:r w:rsidRPr="0004764B">
        <w:t xml:space="preserve">, who reported that sumoylated ribonucleoprotein, hnRNPA2B1 mediate the </w:t>
      </w:r>
      <w:r w:rsidR="00C26E2A">
        <w:t>export</w:t>
      </w:r>
      <w:r w:rsidRPr="0004764B">
        <w:t xml:space="preserve">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69" w:tooltip="Villarroya-Beltri, 2013 #114" w:history="1">
        <w:r w:rsidR="00035725" w:rsidRPr="0004764B">
          <w:rPr>
            <w:noProof/>
          </w:rPr>
          <w:t>Villarroya-Beltri</w:t>
        </w:r>
        <w:r w:rsidR="00035725" w:rsidRPr="0004764B">
          <w:rPr>
            <w:i/>
            <w:noProof/>
          </w:rPr>
          <w:t xml:space="preserve"> et al.</w:t>
        </w:r>
        <w:r w:rsidR="00035725" w:rsidRPr="0004764B">
          <w:rPr>
            <w:noProof/>
          </w:rPr>
          <w:t xml:space="preserve"> 2013</w:t>
        </w:r>
      </w:hyperlink>
      <w:r w:rsidRPr="0004764B">
        <w:rPr>
          <w:noProof/>
        </w:rPr>
        <w:t>)</w:t>
      </w:r>
      <w:r w:rsidRPr="0004764B">
        <w:fldChar w:fldCharType="end"/>
      </w:r>
      <w:r w:rsidRPr="0004764B">
        <w:t>. Typically, the hnRNP family are involved in mRNA processing within the nucleus for translational control, mRNA stabili</w:t>
      </w:r>
      <w:r w:rsidR="00C26E2A">
        <w:t>ty and subcellular localisation. Y</w:t>
      </w:r>
      <w:r w:rsidRPr="0004764B">
        <w:t>et</w:t>
      </w:r>
      <w:r w:rsidR="00C26E2A">
        <w:t>,</w:t>
      </w:r>
      <w:r w:rsidRPr="0004764B">
        <w:t xml:space="preserve">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50" w:tooltip="Mili, 2001 #189" w:history="1">
        <w:r w:rsidR="00035725" w:rsidRPr="0004764B">
          <w:rPr>
            <w:noProof/>
          </w:rPr>
          <w:t>Mili</w:t>
        </w:r>
        <w:r w:rsidR="00035725" w:rsidRPr="0004764B">
          <w:rPr>
            <w:i/>
            <w:noProof/>
          </w:rPr>
          <w:t xml:space="preserve"> et al.</w:t>
        </w:r>
        <w:r w:rsidR="00035725" w:rsidRPr="0004764B">
          <w:rPr>
            <w:noProof/>
          </w:rPr>
          <w:t xml:space="preserve"> 2001</w:t>
        </w:r>
      </w:hyperlink>
      <w:r w:rsidRPr="0004764B">
        <w:rPr>
          <w:noProof/>
        </w:rPr>
        <w:t xml:space="preserve">; </w:t>
      </w:r>
      <w:hyperlink w:anchor="_ENREF_14" w:tooltip="Dreyfuss, 2002 #188" w:history="1">
        <w:r w:rsidR="00035725" w:rsidRPr="0004764B">
          <w:rPr>
            <w:noProof/>
          </w:rPr>
          <w:t>Dreyfuss</w:t>
        </w:r>
        <w:r w:rsidR="00035725" w:rsidRPr="0004764B">
          <w:rPr>
            <w:i/>
            <w:noProof/>
          </w:rPr>
          <w:t xml:space="preserve"> et al.</w:t>
        </w:r>
        <w:r w:rsidR="00035725"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hnRNP proteins for miRNA subcellular localization, how hnRNPs 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bookmarkStart w:id="6" w:name="_Toc464400700"/>
      <w:r w:rsidRPr="0004764B">
        <w:rPr>
          <w:rStyle w:val="Heading2Char"/>
          <w:rFonts w:ascii="Times New Roman" w:hAnsi="Times New Roman" w:cs="Times New Roman"/>
        </w:rPr>
        <w:lastRenderedPageBreak/>
        <w:t>Hypothesis and Aims:</w:t>
      </w:r>
      <w:bookmarkEnd w:id="6"/>
      <w:r w:rsidRPr="0004764B">
        <w:rPr>
          <w:b/>
          <w:color w:val="auto"/>
        </w:rPr>
        <w:t xml:space="preserve"> </w:t>
      </w:r>
    </w:p>
    <w:p w14:paraId="4BA6F60D" w14:textId="00DCE210"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attenuates the EV export of oncogenic miR-148a by modulating export of RNA-binding proteins</w:t>
      </w:r>
      <w:r w:rsidR="00043118">
        <w:rPr>
          <w:rFonts w:ascii="Times New Roman" w:hAnsi="Times New Roman" w:cs="Times New Roman"/>
          <w:sz w:val="24"/>
          <w:szCs w:val="24"/>
        </w:rPr>
        <w:t xml:space="preserve"> (Fig.2)</w:t>
      </w:r>
      <w:r w:rsidR="002862C5" w:rsidRPr="0004764B">
        <w:rPr>
          <w:rFonts w:ascii="Times New Roman" w:hAnsi="Times New Roman" w:cs="Times New Roman"/>
          <w:sz w:val="24"/>
          <w:szCs w:val="24"/>
        </w:rPr>
        <w:t xml:space="preserve">,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Villarroya-Beltri </w:t>
      </w:r>
      <w:r w:rsidR="002862C5" w:rsidRPr="002B260D">
        <w:rPr>
          <w:rFonts w:ascii="Times New Roman" w:hAnsi="Times New Roman" w:cs="Times New Roman"/>
          <w:i/>
          <w:sz w:val="24"/>
          <w:szCs w:val="24"/>
        </w:rPr>
        <w:t>et al</w:t>
      </w:r>
      <w:r w:rsidR="002862C5" w:rsidRPr="0004764B">
        <w:rPr>
          <w:rFonts w:ascii="Times New Roman" w:hAnsi="Times New Roman" w:cs="Times New Roman"/>
          <w:sz w:val="24"/>
          <w:szCs w:val="24"/>
        </w:rPr>
        <w:t xml:space="preserve"> (2014). Given that RNA-binding proteins select for targets by binding conserved RNA sequences, known as motifs, </w:t>
      </w:r>
      <w:r w:rsidR="002473C5">
        <w:rPr>
          <w:rFonts w:ascii="Times New Roman" w:hAnsi="Times New Roman" w:cs="Times New Roman"/>
          <w:sz w:val="24"/>
          <w:szCs w:val="24"/>
        </w:rPr>
        <w:t xml:space="preserve">we further hypothesize that </w:t>
      </w:r>
      <w:r w:rsidR="002862C5" w:rsidRPr="0004764B">
        <w:rPr>
          <w:rFonts w:ascii="Times New Roman" w:hAnsi="Times New Roman" w:cs="Times New Roman"/>
          <w:sz w:val="24"/>
          <w:szCs w:val="24"/>
        </w:rPr>
        <w:t xml:space="preserve">miR-148a and other RNA targets will share a motif that </w:t>
      </w:r>
      <w:r w:rsidR="002473C5">
        <w:rPr>
          <w:rFonts w:ascii="Times New Roman" w:hAnsi="Times New Roman" w:cs="Times New Roman"/>
          <w:sz w:val="24"/>
          <w:szCs w:val="24"/>
        </w:rPr>
        <w:t xml:space="preserve">enable </w:t>
      </w:r>
      <w:r w:rsidR="002862C5" w:rsidRPr="0004764B">
        <w:rPr>
          <w:rFonts w:ascii="Times New Roman" w:hAnsi="Times New Roman" w:cs="Times New Roman"/>
          <w:sz w:val="24"/>
          <w:szCs w:val="24"/>
        </w:rPr>
        <w:t>their</w:t>
      </w:r>
      <w:r w:rsidR="002473C5">
        <w:rPr>
          <w:rFonts w:ascii="Times New Roman" w:hAnsi="Times New Roman" w:cs="Times New Roman"/>
          <w:sz w:val="24"/>
          <w:szCs w:val="24"/>
        </w:rPr>
        <w:t xml:space="preserve"> selective</w:t>
      </w:r>
      <w:r w:rsidR="002862C5" w:rsidRPr="0004764B">
        <w:rPr>
          <w:rFonts w:ascii="Times New Roman" w:hAnsi="Times New Roman" w:cs="Times New Roman"/>
          <w:sz w:val="24"/>
          <w:szCs w:val="24"/>
        </w:rPr>
        <w:t xml:space="preserve"> export over other microRNAs. </w:t>
      </w:r>
      <w:r w:rsidR="00580FC3" w:rsidRPr="0004764B">
        <w:rPr>
          <w:rFonts w:ascii="Times New Roman" w:hAnsi="Times New Roman" w:cs="Times New Roman"/>
          <w:sz w:val="24"/>
          <w:szCs w:val="24"/>
        </w:rPr>
        <w:t>The following aims were devised to address th</w:t>
      </w:r>
      <w:r w:rsidR="002473C5">
        <w:rPr>
          <w:rFonts w:ascii="Times New Roman" w:hAnsi="Times New Roman" w:cs="Times New Roman"/>
          <w:sz w:val="24"/>
          <w:szCs w:val="24"/>
        </w:rPr>
        <w:t>ese</w:t>
      </w:r>
      <w:r w:rsidR="00580FC3" w:rsidRPr="0004764B">
        <w:rPr>
          <w:rFonts w:ascii="Times New Roman" w:hAnsi="Times New Roman" w:cs="Times New Roman"/>
          <w:sz w:val="24"/>
          <w:szCs w:val="24"/>
        </w:rPr>
        <w:t xml:space="preserve"> hypothes</w:t>
      </w:r>
      <w:r w:rsidR="002473C5">
        <w:rPr>
          <w:rFonts w:ascii="Times New Roman" w:hAnsi="Times New Roman" w:cs="Times New Roman"/>
          <w:sz w:val="24"/>
          <w:szCs w:val="24"/>
        </w:rPr>
        <w:t>e</w:t>
      </w:r>
      <w:r w:rsidR="00580FC3" w:rsidRPr="0004764B">
        <w:rPr>
          <w:rFonts w:ascii="Times New Roman" w:hAnsi="Times New Roman" w:cs="Times New Roman"/>
          <w:sz w:val="24"/>
          <w:szCs w:val="24"/>
        </w:rPr>
        <w:t>s:</w:t>
      </w:r>
      <w:r w:rsidR="00580FC3" w:rsidRPr="0004764B">
        <w:rPr>
          <w:rFonts w:ascii="Times New Roman" w:hAnsi="Times New Roman" w:cs="Times New Roman"/>
        </w:rPr>
        <w:t xml:space="preserve"> </w:t>
      </w:r>
    </w:p>
    <w:p w14:paraId="5F3A4024" w14:textId="0A5F50CA" w:rsidR="00580FC3" w:rsidRPr="0004764B" w:rsidRDefault="00580FC3" w:rsidP="002862C5">
      <w:pPr>
        <w:pStyle w:val="Default"/>
        <w:numPr>
          <w:ilvl w:val="0"/>
          <w:numId w:val="2"/>
        </w:numPr>
        <w:spacing w:line="480" w:lineRule="auto"/>
      </w:pPr>
      <w:r w:rsidRPr="0004764B">
        <w:t xml:space="preserve">Assess the </w:t>
      </w:r>
      <w:r w:rsidR="002473C5">
        <w:t xml:space="preserve">EV </w:t>
      </w:r>
      <w:r w:rsidRPr="0004764B">
        <w:t xml:space="preserve">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063F3ED" w14:textId="77777777" w:rsidR="001902BA" w:rsidRPr="001902BA" w:rsidRDefault="00580FC3" w:rsidP="0004764B">
      <w:pPr>
        <w:pStyle w:val="Default"/>
        <w:numPr>
          <w:ilvl w:val="0"/>
          <w:numId w:val="2"/>
        </w:numPr>
        <w:spacing w:line="480" w:lineRule="auto"/>
        <w:rPr>
          <w:rStyle w:val="Heading1Char"/>
          <w:rFonts w:ascii="Times New Roman" w:eastAsiaTheme="minorHAnsi" w:hAnsi="Times New Roman" w:cs="Times New Roman"/>
          <w:color w:val="000000"/>
          <w:sz w:val="24"/>
          <w:szCs w:val="24"/>
        </w:rPr>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r w:rsidR="0035527B" w:rsidRPr="00043118">
        <w:rPr>
          <w:rStyle w:val="Heading1Char"/>
          <w:rFonts w:ascii="Times New Roman" w:hAnsi="Times New Roman" w:cs="Times New Roman"/>
          <w:color w:val="FF0000"/>
          <w:sz w:val="36"/>
          <w:szCs w:val="24"/>
        </w:rPr>
        <w:t xml:space="preserve"> </w:t>
      </w:r>
    </w:p>
    <w:p w14:paraId="2C7A7F01" w14:textId="77777777" w:rsidR="001902BA" w:rsidRDefault="001902BA" w:rsidP="001902BA">
      <w:pPr>
        <w:pStyle w:val="Default"/>
        <w:spacing w:line="480" w:lineRule="auto"/>
        <w:rPr>
          <w:rStyle w:val="Heading1Char"/>
          <w:rFonts w:ascii="Times New Roman" w:hAnsi="Times New Roman" w:cs="Times New Roman"/>
          <w:color w:val="FF0000"/>
          <w:sz w:val="36"/>
          <w:szCs w:val="24"/>
        </w:rPr>
      </w:pPr>
    </w:p>
    <w:p w14:paraId="75FE3EC1" w14:textId="77777777" w:rsidR="001902BA" w:rsidRDefault="001902BA" w:rsidP="001902BA">
      <w:pPr>
        <w:pStyle w:val="Default"/>
        <w:spacing w:line="480" w:lineRule="auto"/>
        <w:rPr>
          <w:rStyle w:val="Heading1Char"/>
          <w:rFonts w:ascii="Times New Roman" w:hAnsi="Times New Roman" w:cs="Times New Roman"/>
          <w:sz w:val="28"/>
          <w:szCs w:val="24"/>
        </w:rPr>
        <w:sectPr w:rsidR="001902BA" w:rsidSect="001C7F4E">
          <w:pgSz w:w="11906" w:h="16838"/>
          <w:pgMar w:top="1135" w:right="1440" w:bottom="1440" w:left="1440" w:header="708" w:footer="423" w:gutter="0"/>
          <w:cols w:space="708"/>
          <w:docGrid w:linePitch="360"/>
        </w:sectPr>
      </w:pPr>
    </w:p>
    <w:p w14:paraId="201F48F8" w14:textId="77777777" w:rsidR="006A2E4E" w:rsidRDefault="006A2E4E" w:rsidP="006A2E4E">
      <w:pPr>
        <w:pStyle w:val="Default"/>
        <w:spacing w:line="480" w:lineRule="auto"/>
        <w:rPr>
          <w:rStyle w:val="Heading1Char"/>
          <w:rFonts w:ascii="Times New Roman" w:hAnsi="Times New Roman" w:cs="Times New Roman"/>
          <w:sz w:val="28"/>
          <w:szCs w:val="24"/>
        </w:rPr>
      </w:pPr>
    </w:p>
    <w:p w14:paraId="6FC365BC" w14:textId="77777777" w:rsidR="006A2E4E" w:rsidRDefault="006A2E4E" w:rsidP="00636DA8">
      <w:pPr>
        <w:pStyle w:val="Default"/>
        <w:spacing w:line="480" w:lineRule="auto"/>
        <w:rPr>
          <w:rStyle w:val="Heading1Char"/>
          <w:rFonts w:ascii="Times New Roman" w:hAnsi="Times New Roman" w:cs="Times New Roman"/>
          <w:sz w:val="28"/>
          <w:szCs w:val="24"/>
        </w:rPr>
      </w:pPr>
    </w:p>
    <w:p w14:paraId="503882E1" w14:textId="2EE5B8DA" w:rsidR="001902BA" w:rsidRDefault="00636DA8" w:rsidP="001902BA">
      <w:pPr>
        <w:pStyle w:val="Default"/>
        <w:spacing w:line="480" w:lineRule="auto"/>
        <w:jc w:val="center"/>
        <w:rPr>
          <w:rStyle w:val="Heading1Char"/>
          <w:rFonts w:ascii="Times New Roman" w:hAnsi="Times New Roman" w:cs="Times New Roman"/>
          <w:sz w:val="28"/>
          <w:szCs w:val="24"/>
        </w:rPr>
      </w:pPr>
      <w:r>
        <w:rPr>
          <w:noProof/>
          <w:lang w:eastAsia="en-AU"/>
        </w:rPr>
        <w:drawing>
          <wp:inline distT="0" distB="0" distL="0" distR="0" wp14:anchorId="3DF161AE" wp14:editId="6505F44F">
            <wp:extent cx="4804012" cy="4804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0607" cy="4820607"/>
                    </a:xfrm>
                    <a:prstGeom prst="rect">
                      <a:avLst/>
                    </a:prstGeom>
                  </pic:spPr>
                </pic:pic>
              </a:graphicData>
            </a:graphic>
          </wp:inline>
        </w:drawing>
      </w:r>
    </w:p>
    <w:p w14:paraId="3622C2AD" w14:textId="77777777" w:rsidR="006A2E4E" w:rsidRDefault="006A2E4E" w:rsidP="001902BA">
      <w:pPr>
        <w:spacing w:line="360" w:lineRule="auto"/>
        <w:rPr>
          <w:rFonts w:ascii="Times New Roman" w:hAnsi="Times New Roman" w:cs="Times New Roman"/>
          <w:b/>
          <w:sz w:val="24"/>
          <w:szCs w:val="24"/>
        </w:rPr>
      </w:pPr>
    </w:p>
    <w:p w14:paraId="50084270" w14:textId="6E93378B" w:rsidR="001902BA" w:rsidRPr="006A2E4E" w:rsidRDefault="001902BA" w:rsidP="006A2E4E">
      <w:pPr>
        <w:spacing w:line="360" w:lineRule="auto"/>
        <w:rPr>
          <w:rStyle w:val="Heading1Char"/>
          <w:rFonts w:ascii="Times New Roman" w:eastAsiaTheme="minorHAnsi" w:hAnsi="Times New Roman" w:cs="Times New Roman"/>
          <w:color w:val="auto"/>
          <w:sz w:val="24"/>
          <w:szCs w:val="24"/>
        </w:rPr>
      </w:pPr>
      <w:r w:rsidRPr="001902BA">
        <w:rPr>
          <w:rFonts w:ascii="Times New Roman" w:hAnsi="Times New Roman" w:cs="Times New Roman"/>
          <w:b/>
          <w:sz w:val="24"/>
          <w:szCs w:val="24"/>
        </w:rPr>
        <w:t>Figure 2</w:t>
      </w:r>
      <w:r w:rsidRPr="001902BA">
        <w:rPr>
          <w:rFonts w:ascii="Times New Roman" w:hAnsi="Times New Roman" w:cs="Times New Roman"/>
          <w:sz w:val="24"/>
          <w:szCs w:val="24"/>
        </w:rPr>
        <w:t xml:space="preserve">: </w:t>
      </w:r>
      <w:r w:rsidRPr="001902BA">
        <w:rPr>
          <w:rFonts w:ascii="Times New Roman" w:hAnsi="Times New Roman" w:cs="Times New Roman"/>
          <w:i/>
          <w:sz w:val="24"/>
          <w:szCs w:val="24"/>
        </w:rPr>
        <w:t>Diagrammatic representation of the proposed miRNA export mechanism mediated by cavin-1 expression in PC3 cells.</w:t>
      </w:r>
      <w:r w:rsidR="006A2E4E">
        <w:rPr>
          <w:rFonts w:ascii="Times New Roman" w:hAnsi="Times New Roman" w:cs="Times New Roman"/>
          <w:i/>
          <w:sz w:val="24"/>
          <w:szCs w:val="24"/>
        </w:rPr>
        <w:t xml:space="preserve"> </w:t>
      </w:r>
      <w:r w:rsidR="006A2E4E">
        <w:rPr>
          <w:rFonts w:ascii="Times New Roman" w:hAnsi="Times New Roman" w:cs="Times New Roman"/>
          <w:sz w:val="24"/>
          <w:szCs w:val="24"/>
        </w:rPr>
        <w:t xml:space="preserve">It is hypothesised that RNA-binding proteins involved with the miRNA export mechanism are exported in the PC3-derived EVs. However, ectopic expression of cavin-1 to these cells will reduce the export of RNA-binding proteins and therefore miRNA export. All miRNAs manipulated by this mechanism and the proteins that mediate this process is currently unknown.   </w:t>
      </w:r>
      <w:r w:rsidR="0004764B" w:rsidRPr="001902BA">
        <w:rPr>
          <w:rFonts w:ascii="Times New Roman" w:hAnsi="Times New Roman" w:cs="Times New Roman"/>
          <w:sz w:val="24"/>
          <w:szCs w:val="24"/>
        </w:rPr>
        <w:br w:type="page"/>
      </w:r>
    </w:p>
    <w:p w14:paraId="62553CFF" w14:textId="602ADCAF" w:rsidR="00D269F5" w:rsidRPr="0004764B" w:rsidRDefault="00D269F5" w:rsidP="00417F29">
      <w:pPr>
        <w:pStyle w:val="Heading1"/>
        <w:rPr>
          <w:sz w:val="24"/>
        </w:rPr>
      </w:pPr>
      <w:bookmarkStart w:id="7" w:name="_Toc464400701"/>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bookmarkEnd w:id="7"/>
      <w:r w:rsidRPr="0004764B">
        <w:rPr>
          <w:sz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8" w:name="_Toc464400702"/>
      <w:r w:rsidRPr="0004764B">
        <w:rPr>
          <w:rFonts w:ascii="Times New Roman" w:hAnsi="Times New Roman" w:cs="Times New Roman"/>
          <w:sz w:val="24"/>
          <w:szCs w:val="24"/>
          <w:lang w:val="en-US"/>
        </w:rPr>
        <w:t>Reagents:</w:t>
      </w:r>
      <w:bookmarkEnd w:id="8"/>
      <w:r w:rsidRPr="0004764B">
        <w:rPr>
          <w:rFonts w:ascii="Times New Roman" w:hAnsi="Times New Roman" w:cs="Times New Roman"/>
          <w:sz w:val="24"/>
          <w:szCs w:val="24"/>
          <w:lang w:val="en-US"/>
        </w:rPr>
        <w:t xml:space="preserve"> </w:t>
      </w:r>
    </w:p>
    <w:p w14:paraId="7A4F02F1" w14:textId="36DC5961"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(Gibco),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xml:space="preserve">, Fetal Bovine Serum (FBS) (Bovogen), Phosphate Buffered Saline (PBS) (Amresco Inc), Geneticin G418 Antibiotic (Invitrogen). </w:t>
      </w:r>
      <w:r w:rsidR="001E3BB8">
        <w:rPr>
          <w:rFonts w:ascii="Times New Roman" w:hAnsi="Times New Roman" w:cs="Times New Roman"/>
          <w:sz w:val="24"/>
          <w:szCs w:val="24"/>
          <w:lang w:val="en-US"/>
        </w:rPr>
        <w:t>Antibodies used: rabbit anti-hnRNP K (</w:t>
      </w:r>
      <w:r w:rsidR="00A133CD">
        <w:rPr>
          <w:rFonts w:ascii="Times New Roman" w:hAnsi="Times New Roman" w:cs="Times New Roman"/>
          <w:sz w:val="24"/>
          <w:szCs w:val="24"/>
          <w:lang w:val="en-US"/>
        </w:rPr>
        <w:t>CST</w:t>
      </w:r>
      <w:r w:rsidR="001E3BB8">
        <w:rPr>
          <w:rFonts w:ascii="Times New Roman" w:hAnsi="Times New Roman" w:cs="Times New Roman"/>
          <w:sz w:val="24"/>
          <w:szCs w:val="24"/>
          <w:lang w:val="en-US"/>
        </w:rPr>
        <w:t>), mouse anti-hnRNPK (Abcam), rabbit anti-CD9 (), rabbit anti-ERp44 ()</w:t>
      </w:r>
      <w:r w:rsidR="00417F29">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normal rabbit IgG (CST), </w:t>
      </w:r>
      <w:r w:rsidR="00417F29">
        <w:rPr>
          <w:rFonts w:ascii="Times New Roman" w:hAnsi="Times New Roman" w:cs="Times New Roman"/>
          <w:sz w:val="24"/>
          <w:szCs w:val="24"/>
          <w:lang w:val="en-US"/>
        </w:rPr>
        <w:t xml:space="preserve">anti-mouse AlexaFluor568 and anti-rabbit AlexaFluor674 (ThermoFisher). All antibody dilutions used were per the manufactures’ suggestion. </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9" w:name="_Toc464400703"/>
      <w:r w:rsidRPr="0004764B">
        <w:rPr>
          <w:rFonts w:ascii="Times New Roman" w:hAnsi="Times New Roman" w:cs="Times New Roman"/>
          <w:sz w:val="24"/>
          <w:szCs w:val="24"/>
          <w:lang w:val="en-US"/>
        </w:rPr>
        <w:t>Cell culture:</w:t>
      </w:r>
      <w:bookmarkEnd w:id="9"/>
      <w:r w:rsidRPr="0004764B">
        <w:rPr>
          <w:rFonts w:ascii="Times New Roman" w:hAnsi="Times New Roman" w:cs="Times New Roman"/>
          <w:sz w:val="24"/>
          <w:szCs w:val="24"/>
          <w:lang w:val="en-US"/>
        </w:rPr>
        <w:t xml:space="preserve"> </w:t>
      </w:r>
    </w:p>
    <w:p w14:paraId="201FA0E1" w14:textId="7E5E477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002473C5">
        <w:rPr>
          <w:rFonts w:ascii="Times New Roman" w:hAnsi="Times New Roman" w:cs="Times New Roman"/>
          <w:sz w:val="24"/>
          <w:szCs w:val="24"/>
          <w:lang w:val="en-US"/>
        </w:rPr>
        <w:t xml:space="preserve"> </w:t>
      </w:r>
      <w:r w:rsidR="002473C5" w:rsidRPr="0004764B">
        <w:rPr>
          <w:rFonts w:ascii="Times New Roman" w:hAnsi="Times New Roman" w:cs="Times New Roman"/>
          <w:sz w:val="24"/>
          <w:szCs w:val="24"/>
          <w:lang w:val="en-US"/>
        </w:rPr>
        <w:t>were cultured in 5% FBS/RPMI1640 media in a 5% CO</w:t>
      </w:r>
      <w:r w:rsidR="002473C5" w:rsidRPr="0004764B">
        <w:rPr>
          <w:rFonts w:ascii="Times New Roman" w:hAnsi="Times New Roman" w:cs="Times New Roman"/>
          <w:sz w:val="24"/>
          <w:szCs w:val="24"/>
          <w:vertAlign w:val="subscript"/>
          <w:lang w:val="en-US"/>
        </w:rPr>
        <w:t>2</w:t>
      </w:r>
      <w:r w:rsidR="002473C5" w:rsidRPr="0004764B">
        <w:rPr>
          <w:rFonts w:ascii="Times New Roman" w:hAnsi="Times New Roman" w:cs="Times New Roman"/>
          <w:sz w:val="24"/>
          <w:szCs w:val="24"/>
          <w:lang w:val="en-US"/>
        </w:rPr>
        <w:t xml:space="preserve"> incubator set to 37°C</w:t>
      </w:r>
      <w:r w:rsidR="002473C5">
        <w:rPr>
          <w:rFonts w:ascii="Times New Roman" w:hAnsi="Times New Roman" w:cs="Times New Roman"/>
          <w:sz w:val="24"/>
          <w:szCs w:val="24"/>
          <w:lang w:val="en-US"/>
        </w:rPr>
        <w:t xml:space="preserve">. Ectopic gene expression levels </w:t>
      </w:r>
      <w:r w:rsidRPr="0004764B">
        <w:rPr>
          <w:rFonts w:ascii="Times New Roman" w:hAnsi="Times New Roman" w:cs="Times New Roman"/>
          <w:sz w:val="24"/>
          <w:szCs w:val="24"/>
          <w:lang w:val="en-US"/>
        </w:rPr>
        <w:t xml:space="preserve">were </w:t>
      </w:r>
      <w:r w:rsidR="002473C5">
        <w:rPr>
          <w:rFonts w:ascii="Times New Roman" w:hAnsi="Times New Roman" w:cs="Times New Roman"/>
          <w:sz w:val="24"/>
          <w:szCs w:val="24"/>
          <w:lang w:val="en-US"/>
        </w:rPr>
        <w:t xml:space="preserve">confirmed by </w:t>
      </w:r>
      <w:r w:rsidRPr="0004764B">
        <w:rPr>
          <w:rFonts w:ascii="Times New Roman" w:hAnsi="Times New Roman" w:cs="Times New Roman"/>
          <w:sz w:val="24"/>
          <w:szCs w:val="24"/>
          <w:lang w:val="en-US"/>
        </w:rPr>
        <w:t>immunoblotting for GFP</w:t>
      </w:r>
      <w:r w:rsidR="00043118">
        <w:rPr>
          <w:rFonts w:ascii="Times New Roman" w:hAnsi="Times New Roman" w:cs="Times New Roman"/>
          <w:sz w:val="24"/>
          <w:szCs w:val="24"/>
          <w:lang w:val="en-US"/>
        </w:rPr>
        <w:t xml:space="preserve"> (not shown)</w:t>
      </w:r>
      <w:r w:rsidRPr="0004764B">
        <w:rPr>
          <w:rFonts w:ascii="Times New Roman" w:hAnsi="Times New Roman" w:cs="Times New Roman"/>
          <w:sz w:val="24"/>
          <w:szCs w:val="24"/>
          <w:lang w:val="en-US"/>
        </w:rPr>
        <w:t>.</w:t>
      </w:r>
      <w:r w:rsidR="002473C5">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G418 antibiotic drug </w:t>
      </w:r>
      <w:r w:rsidR="002473C5">
        <w:rPr>
          <w:rFonts w:ascii="Times New Roman" w:hAnsi="Times New Roman" w:cs="Times New Roman"/>
          <w:sz w:val="24"/>
          <w:szCs w:val="24"/>
          <w:lang w:val="en-US"/>
        </w:rPr>
        <w:t xml:space="preserve">(0.1 mg/ml) </w:t>
      </w:r>
      <w:r w:rsidRPr="0004764B">
        <w:rPr>
          <w:rFonts w:ascii="Times New Roman" w:hAnsi="Times New Roman" w:cs="Times New Roman"/>
          <w:sz w:val="24"/>
          <w:szCs w:val="24"/>
          <w:lang w:val="en-US"/>
        </w:rPr>
        <w:t xml:space="preserve">was added to these cultured cells to select for GFP expressing cells. </w:t>
      </w:r>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0" w:name="_Toc464400704"/>
      <w:r w:rsidRPr="0004764B">
        <w:rPr>
          <w:rFonts w:ascii="Times New Roman" w:hAnsi="Times New Roman" w:cs="Times New Roman"/>
          <w:sz w:val="24"/>
          <w:szCs w:val="24"/>
          <w:lang w:val="en-US"/>
        </w:rPr>
        <w:t>Differential miRNA expression:</w:t>
      </w:r>
      <w:bookmarkEnd w:id="10"/>
      <w:r w:rsidRPr="0004764B">
        <w:rPr>
          <w:rFonts w:ascii="Times New Roman" w:hAnsi="Times New Roman" w:cs="Times New Roman"/>
          <w:sz w:val="24"/>
          <w:szCs w:val="24"/>
          <w:lang w:val="en-US"/>
        </w:rPr>
        <w:t xml:space="preserve"> </w:t>
      </w:r>
    </w:p>
    <w:p w14:paraId="558E37B0" w14:textId="72F2E55B" w:rsidR="00D269F5" w:rsidRPr="0004764B" w:rsidRDefault="00676FB6"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from a previously conducted RNA-seq experiment, prepared by Jayde Ruelcke (Hill lab) and conducted by Nicole Cloonan (QIMR), were utilized for this analysis. Briefly, small RNAs were collected from EVs derived from PC3-GFP and PC3-cavin-1 cell lines and the cognate cells, resulting </w:t>
      </w:r>
      <w:r w:rsidR="002F238D">
        <w:rPr>
          <w:rFonts w:ascii="Times New Roman" w:hAnsi="Times New Roman" w:cs="Times New Roman"/>
          <w:sz w:val="24"/>
          <w:szCs w:val="24"/>
          <w:lang w:val="en-US"/>
        </w:rPr>
        <w:t>in 3 biological replicates</w:t>
      </w:r>
      <w:r>
        <w:rPr>
          <w:rFonts w:ascii="Times New Roman" w:hAnsi="Times New Roman" w:cs="Times New Roman"/>
          <w:sz w:val="24"/>
          <w:szCs w:val="24"/>
          <w:lang w:val="en-US"/>
        </w:rPr>
        <w:t xml:space="preserve">. </w:t>
      </w:r>
      <w:r w:rsidR="002F238D">
        <w:rPr>
          <w:rFonts w:ascii="Times New Roman" w:hAnsi="Times New Roman" w:cs="Times New Roman"/>
          <w:sz w:val="24"/>
          <w:szCs w:val="24"/>
          <w:lang w:val="en-US"/>
        </w:rPr>
        <w:t xml:space="preserve">These RNAs were multiplexed, sequenced via </w:t>
      </w:r>
      <w:r w:rsidR="00D269F5" w:rsidRPr="0004764B">
        <w:rPr>
          <w:rFonts w:ascii="Times New Roman" w:hAnsi="Times New Roman" w:cs="Times New Roman"/>
          <w:sz w:val="24"/>
          <w:szCs w:val="24"/>
          <w:lang w:val="en-US"/>
        </w:rPr>
        <w:t>Illumina sequencing, aligned and assessed for raw counts for miRNAs in cell and EVs</w:t>
      </w:r>
      <w:r w:rsidR="002F238D">
        <w:rPr>
          <w:rFonts w:ascii="Times New Roman" w:hAnsi="Times New Roman" w:cs="Times New Roman"/>
          <w:sz w:val="24"/>
          <w:szCs w:val="24"/>
          <w:lang w:val="en-US"/>
        </w:rPr>
        <w:t xml:space="preserve"> (completed by Nicole). Analysis was performed using these raw counts. </w:t>
      </w:r>
      <w:r w:rsidR="00D269F5" w:rsidRPr="0004764B">
        <w:rPr>
          <w:rFonts w:ascii="Times New Roman" w:hAnsi="Times New Roman" w:cs="Times New Roman"/>
          <w:sz w:val="24"/>
          <w:szCs w:val="24"/>
          <w:lang w:val="en-US"/>
        </w:rPr>
        <w:t>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w:t>
      </w:r>
      <w:r w:rsidR="002F238D">
        <w:rPr>
          <w:rFonts w:ascii="Times New Roman" w:hAnsi="Times New Roman" w:cs="Times New Roman"/>
          <w:sz w:val="24"/>
          <w:szCs w:val="24"/>
          <w:lang w:val="en-US"/>
        </w:rPr>
        <w:t xml:space="preserve"> or content</w:t>
      </w:r>
      <w:r w:rsidR="00D269F5" w:rsidRPr="0004764B">
        <w:rPr>
          <w:rFonts w:ascii="Times New Roman" w:hAnsi="Times New Roman" w:cs="Times New Roman"/>
          <w:sz w:val="24"/>
          <w:szCs w:val="24"/>
          <w:lang w:val="en-US"/>
        </w:rPr>
        <w:t xml:space="preserve"> between GFP and cavin-1 cell conditions and returns this in the form of log2 fold </w:t>
      </w:r>
      <w:r w:rsidR="00D269F5" w:rsidRPr="0004764B">
        <w:rPr>
          <w:rFonts w:ascii="Times New Roman" w:hAnsi="Times New Roman" w:cs="Times New Roman"/>
          <w:sz w:val="24"/>
          <w:szCs w:val="24"/>
          <w:lang w:val="en-US"/>
        </w:rPr>
        <w:lastRenderedPageBreak/>
        <w:t>change (FC), Wald test p-value and a false discovery rate corrected p-value. This analysis was completed separately for cell and EV miRNA content. By using the log2FC values for each miR, comparisons we</w:t>
      </w:r>
      <w:r w:rsidR="007E0630">
        <w:rPr>
          <w:rFonts w:ascii="Times New Roman" w:hAnsi="Times New Roman" w:cs="Times New Roman"/>
          <w:sz w:val="24"/>
          <w:szCs w:val="24"/>
          <w:lang w:val="en-US"/>
        </w:rPr>
        <w:t>re made between cell and EV</w:t>
      </w:r>
      <w:r w:rsidR="00D269F5" w:rsidRPr="0004764B">
        <w:rPr>
          <w:rFonts w:ascii="Times New Roman" w:hAnsi="Times New Roman" w:cs="Times New Roman"/>
          <w:sz w:val="24"/>
          <w:szCs w:val="24"/>
          <w:lang w:val="en-US"/>
        </w:rPr>
        <w:t xml:space="preserve"> expression by taking the difference in the form of FC</w:t>
      </w:r>
      <w:r w:rsidR="002F238D">
        <w:rPr>
          <w:rFonts w:ascii="Times New Roman" w:hAnsi="Times New Roman" w:cs="Times New Roman"/>
          <w:sz w:val="24"/>
          <w:szCs w:val="24"/>
          <w:vertAlign w:val="subscript"/>
          <w:lang w:val="en-US"/>
        </w:rPr>
        <w:t>EV</w:t>
      </w:r>
      <w:r w:rsidR="00D269F5" w:rsidRPr="0004764B">
        <w:rPr>
          <w:rFonts w:ascii="Times New Roman" w:hAnsi="Times New Roman" w:cs="Times New Roman"/>
          <w:sz w:val="24"/>
          <w:szCs w:val="24"/>
          <w:lang w:val="en-US"/>
        </w:rPr>
        <w:t>-FC</w:t>
      </w:r>
      <w:r w:rsidR="002F238D">
        <w:rPr>
          <w:rFonts w:ascii="Times New Roman" w:hAnsi="Times New Roman" w:cs="Times New Roman"/>
          <w:sz w:val="24"/>
          <w:szCs w:val="24"/>
          <w:vertAlign w:val="subscript"/>
          <w:lang w:val="en-US"/>
        </w:rPr>
        <w:t>cell</w:t>
      </w:r>
      <w:r w:rsidR="00D269F5"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increments of 0.05. GraphPad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1" w:name="_Toc464400705"/>
      <w:r w:rsidRPr="0004764B">
        <w:rPr>
          <w:rFonts w:ascii="Times New Roman" w:hAnsi="Times New Roman" w:cs="Times New Roman"/>
          <w:sz w:val="24"/>
          <w:szCs w:val="24"/>
          <w:lang w:val="en-US"/>
        </w:rPr>
        <w:t>Extracellular Vesicle Extraction and RNA extraction:</w:t>
      </w:r>
      <w:bookmarkEnd w:id="11"/>
      <w:r w:rsidRPr="0004764B">
        <w:rPr>
          <w:rFonts w:ascii="Times New Roman" w:hAnsi="Times New Roman" w:cs="Times New Roman"/>
          <w:sz w:val="24"/>
          <w:szCs w:val="24"/>
          <w:lang w:val="en-US"/>
        </w:rPr>
        <w:t xml:space="preserve"> </w:t>
      </w:r>
    </w:p>
    <w:p w14:paraId="0112F1BA" w14:textId="68E974B3"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filter tube (Sigma) until 1mL of concentrated media was achieved. This was processed through an exoRNeasy midi kit (Qiagen)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MiRvana kit as per manufactures’ instruction (Invitrogen). Nanodrop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2" w:name="_Toc464400706"/>
      <w:r w:rsidRPr="0004764B">
        <w:rPr>
          <w:rFonts w:ascii="Times New Roman" w:hAnsi="Times New Roman" w:cs="Times New Roman"/>
          <w:sz w:val="24"/>
          <w:szCs w:val="24"/>
          <w:lang w:val="en-US"/>
        </w:rPr>
        <w:t>Reverse Transcription quantitative Polymerase Chain Reaction (RT-qPCR) and preparation:</w:t>
      </w:r>
      <w:bookmarkEnd w:id="12"/>
      <w:r w:rsidRPr="0004764B">
        <w:rPr>
          <w:rFonts w:ascii="Times New Roman" w:hAnsi="Times New Roman" w:cs="Times New Roman"/>
          <w:sz w:val="24"/>
          <w:szCs w:val="24"/>
          <w:lang w:val="en-US"/>
        </w:rPr>
        <w:t xml:space="preserve"> </w:t>
      </w:r>
    </w:p>
    <w:p w14:paraId="1E9B9E5E" w14:textId="4DBA80FF"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w:t>
      </w:r>
      <w:hyperlink w:anchor="_ENREF_3" w:tooltip="Balcells, 2011 #164" w:history="1">
        <w:r w:rsidR="00035725" w:rsidRPr="0004764B">
          <w:rPr>
            <w:rFonts w:ascii="Times New Roman" w:hAnsi="Times New Roman" w:cs="Times New Roman"/>
            <w:noProof/>
            <w:sz w:val="24"/>
            <w:szCs w:val="24"/>
            <w:lang w:val="en-US"/>
          </w:rPr>
          <w:t>Balcells</w:t>
        </w:r>
        <w:r w:rsidR="00035725" w:rsidRPr="0004764B">
          <w:rPr>
            <w:rFonts w:ascii="Times New Roman" w:hAnsi="Times New Roman" w:cs="Times New Roman"/>
            <w:i/>
            <w:noProof/>
            <w:sz w:val="24"/>
            <w:szCs w:val="24"/>
            <w:lang w:val="en-US"/>
          </w:rPr>
          <w:t xml:space="preserve"> et al.</w:t>
        </w:r>
        <w:r w:rsidR="00035725" w:rsidRPr="0004764B">
          <w:rPr>
            <w:rFonts w:ascii="Times New Roman" w:hAnsi="Times New Roman" w:cs="Times New Roman"/>
            <w:noProof/>
            <w:sz w:val="24"/>
            <w:szCs w:val="24"/>
            <w:lang w:val="en-US"/>
          </w:rPr>
          <w:t xml:space="preserve"> 2011</w:t>
        </w:r>
      </w:hyperlink>
      <w:r w:rsidRPr="0004764B">
        <w:rPr>
          <w:rFonts w:ascii="Times New Roman" w:hAnsi="Times New Roman" w:cs="Times New Roman"/>
          <w:noProof/>
          <w:sz w:val="24"/>
          <w:szCs w:val="24"/>
          <w:lang w:val="en-US"/>
        </w:rPr>
        <w:t>)</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0.1μg/μL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w:t>
      </w:r>
      <w:r w:rsidR="00CB378A">
        <w:rPr>
          <w:rFonts w:ascii="Times New Roman" w:hAnsi="Times New Roman" w:cs="Times New Roman"/>
          <w:sz w:val="24"/>
          <w:szCs w:val="24"/>
          <w:lang w:val="en-US"/>
        </w:rPr>
        <w:t xml:space="preserve"> 10b-5p,</w:t>
      </w:r>
      <w:r w:rsidRPr="0004764B">
        <w:rPr>
          <w:rFonts w:ascii="Times New Roman" w:hAnsi="Times New Roman" w:cs="Times New Roman"/>
          <w:sz w:val="24"/>
          <w:szCs w:val="24"/>
          <w:lang w:val="en-US"/>
        </w:rPr>
        <w:t xml:space="preserve"> 200a-3p, 30a-3p and 574-5p (IDT). Mir-125a-3p was used as the reference gene due to producing the same level of expression in EV</w:t>
      </w:r>
      <w:r w:rsidR="00CB378A">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derived from both GFP and cavin-1 PC3 cells based on the RNA-seq data. Delta delta CT statistics were completed by comparing between GFP and cavin-1 cell lines </w:t>
      </w:r>
      <w:r w:rsidRPr="0004764B">
        <w:rPr>
          <w:rFonts w:ascii="Times New Roman" w:hAnsi="Times New Roman" w:cs="Times New Roman"/>
          <w:sz w:val="24"/>
          <w:szCs w:val="24"/>
          <w:lang w:val="en-US"/>
        </w:rPr>
        <w:lastRenderedPageBreak/>
        <w:t xml:space="preserve">for the target and reference genes. Bar graphs generated by GraphPad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bookmarkStart w:id="13" w:name="_Toc464400707"/>
      <w:r w:rsidRPr="0004764B">
        <w:rPr>
          <w:rStyle w:val="Heading2Char"/>
          <w:rFonts w:ascii="Times New Roman" w:hAnsi="Times New Roman" w:cs="Times New Roman"/>
          <w:sz w:val="24"/>
          <w:szCs w:val="24"/>
        </w:rPr>
        <w:t>Motif Discovery and Assessment</w:t>
      </w:r>
      <w:bookmarkEnd w:id="13"/>
      <w:r w:rsidRPr="0004764B">
        <w:rPr>
          <w:rFonts w:ascii="Times New Roman" w:hAnsi="Times New Roman" w:cs="Times New Roman"/>
          <w:sz w:val="24"/>
          <w:szCs w:val="24"/>
          <w:lang w:val="en-US"/>
        </w:rPr>
        <w:t>:</w:t>
      </w:r>
    </w:p>
    <w:p w14:paraId="1867C72D" w14:textId="0136EDC9"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TAMO (Tools for Analysis of MOtifs) </w:t>
      </w:r>
      <w:r w:rsidR="00CB378A">
        <w:rPr>
          <w:rFonts w:ascii="Times New Roman" w:hAnsi="Times New Roman" w:cs="Times New Roman"/>
          <w:sz w:val="24"/>
          <w:szCs w:val="24"/>
          <w:lang w:val="en-US"/>
        </w:rPr>
        <w:t>Unix</w:t>
      </w:r>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package was used to determine shared RNA-motifs within the differentially exported miRNA data set. The MEME algorithm was used to 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 </w:t>
      </w:r>
      <w:r w:rsidR="00CB378A">
        <w:rPr>
          <w:rFonts w:ascii="Times New Roman" w:hAnsi="Times New Roman" w:cs="Times New Roman"/>
          <w:sz w:val="24"/>
          <w:szCs w:val="24"/>
          <w:lang w:val="en-US"/>
        </w:rPr>
        <w:t xml:space="preserve">Comparing motifs to </w:t>
      </w:r>
      <w:r w:rsidR="00D42107">
        <w:rPr>
          <w:rFonts w:ascii="Times New Roman" w:hAnsi="Times New Roman" w:cs="Times New Roman"/>
          <w:sz w:val="24"/>
          <w:szCs w:val="24"/>
          <w:lang w:val="en-US"/>
        </w:rPr>
        <w:t>the binding sequence of hnRNPK</w:t>
      </w:r>
      <w:r w:rsidR="00CB378A">
        <w:rPr>
          <w:rFonts w:ascii="Times New Roman" w:hAnsi="Times New Roman" w:cs="Times New Roman"/>
          <w:sz w:val="24"/>
          <w:szCs w:val="24"/>
          <w:lang w:val="en-US"/>
        </w:rPr>
        <w:t xml:space="preserve"> to determine matches was performed using FIMO algorithm with default parameters. </w:t>
      </w:r>
      <w:r w:rsidR="00D42107">
        <w:rPr>
          <w:rFonts w:ascii="Times New Roman" w:hAnsi="Times New Roman" w:cs="Times New Roman"/>
          <w:sz w:val="24"/>
          <w:szCs w:val="24"/>
          <w:lang w:val="en-US"/>
        </w:rPr>
        <w:t xml:space="preserve">All algorithms generate statistical analysis in the form of a p-value. </w:t>
      </w:r>
      <w:r w:rsidR="00D42107" w:rsidRPr="0004764B">
        <w:rPr>
          <w:rFonts w:ascii="Times New Roman" w:hAnsi="Times New Roman" w:cs="Times New Roman"/>
          <w:sz w:val="24"/>
          <w:szCs w:val="24"/>
          <w:lang w:val="en-US"/>
        </w:rPr>
        <w:t>Sequence logos were generated using WebLogo</w:t>
      </w:r>
      <w:r w:rsidR="00D42107">
        <w:rPr>
          <w:rFonts w:ascii="Times New Roman" w:hAnsi="Times New Roman" w:cs="Times New Roman"/>
          <w:sz w:val="24"/>
          <w:szCs w:val="24"/>
          <w:lang w:val="en-US"/>
        </w:rPr>
        <w:t xml:space="preserve"> online logo generator.</w:t>
      </w:r>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4" w:name="_Toc464400708"/>
      <w:r w:rsidRPr="0004764B">
        <w:rPr>
          <w:rFonts w:ascii="Times New Roman" w:hAnsi="Times New Roman" w:cs="Times New Roman"/>
          <w:sz w:val="24"/>
          <w:szCs w:val="24"/>
          <w:lang w:val="en-US"/>
        </w:rPr>
        <w:t>Proteomic Analysis:</w:t>
      </w:r>
      <w:bookmarkEnd w:id="14"/>
      <w:r w:rsidRPr="0004764B">
        <w:rPr>
          <w:rFonts w:ascii="Times New Roman" w:hAnsi="Times New Roman" w:cs="Times New Roman"/>
          <w:sz w:val="24"/>
          <w:szCs w:val="24"/>
          <w:lang w:val="en-US"/>
        </w:rPr>
        <w:t xml:space="preserve"> </w:t>
      </w:r>
    </w:p>
    <w:p w14:paraId="3C5CB55B" w14:textId="3DDD516D"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w:t>
      </w:r>
      <w:r w:rsidR="002A1A4D">
        <w:rPr>
          <w:rFonts w:ascii="Times New Roman" w:hAnsi="Times New Roman" w:cs="Times New Roman"/>
          <w:sz w:val="24"/>
          <w:szCs w:val="24"/>
          <w:lang w:val="en-US"/>
        </w:rPr>
        <w:t>proteomics data were retrieved from online supplementary data file</w:t>
      </w:r>
      <w:r w:rsidR="008A70A1">
        <w:rPr>
          <w:rFonts w:ascii="Times New Roman" w:hAnsi="Times New Roman" w:cs="Times New Roman"/>
          <w:sz w:val="24"/>
          <w:szCs w:val="24"/>
          <w:lang w:val="en-US"/>
        </w:rPr>
        <w:t xml:space="preserve"> </w: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 </w:instrTex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EN.CITE.DATA </w:instrText>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end"/>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separate"/>
      </w:r>
      <w:r w:rsidR="00A02A0E">
        <w:rPr>
          <w:rFonts w:ascii="Times New Roman" w:hAnsi="Times New Roman" w:cs="Times New Roman"/>
          <w:noProof/>
          <w:sz w:val="24"/>
          <w:szCs w:val="24"/>
          <w:lang w:val="en-US"/>
        </w:rPr>
        <w:t>(</w:t>
      </w:r>
      <w:hyperlink w:anchor="_ENREF_34" w:tooltip="Inder, 2012 #8" w:history="1">
        <w:r w:rsidR="00035725">
          <w:rPr>
            <w:rFonts w:ascii="Times New Roman" w:hAnsi="Times New Roman" w:cs="Times New Roman"/>
            <w:noProof/>
            <w:sz w:val="24"/>
            <w:szCs w:val="24"/>
            <w:lang w:val="en-US"/>
          </w:rPr>
          <w:t>Inder</w:t>
        </w:r>
        <w:r w:rsidR="00035725" w:rsidRPr="00A02A0E">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2012</w:t>
        </w:r>
      </w:hyperlink>
      <w:r w:rsidR="00A02A0E">
        <w:rPr>
          <w:rFonts w:ascii="Times New Roman" w:hAnsi="Times New Roman" w:cs="Times New Roman"/>
          <w:noProof/>
          <w:sz w:val="24"/>
          <w:szCs w:val="24"/>
          <w:lang w:val="en-US"/>
        </w:rPr>
        <w:t>)</w:t>
      </w:r>
      <w:r w:rsidR="00A02A0E">
        <w:rPr>
          <w:rFonts w:ascii="Times New Roman" w:hAnsi="Times New Roman" w:cs="Times New Roman"/>
          <w:sz w:val="24"/>
          <w:szCs w:val="24"/>
          <w:lang w:val="en-US"/>
        </w:rPr>
        <w:fldChar w:fldCharType="end"/>
      </w:r>
      <w:r w:rsidRPr="00634F62">
        <w:rPr>
          <w:rFonts w:ascii="Times New Roman" w:hAnsi="Times New Roman" w:cs="Times New Roman"/>
          <w:sz w:val="24"/>
          <w:szCs w:val="24"/>
          <w:lang w:val="en-US"/>
        </w:rPr>
        <w:t xml:space="preserve">. </w:t>
      </w:r>
      <w:r w:rsidR="002A1A4D">
        <w:rPr>
          <w:rFonts w:ascii="Times New Roman" w:hAnsi="Times New Roman" w:cs="Times New Roman"/>
          <w:sz w:val="24"/>
          <w:szCs w:val="24"/>
          <w:lang w:val="en-US"/>
        </w:rPr>
        <w:t>The RNA binding annotation for the</w:t>
      </w:r>
      <w:r w:rsidR="00A02A0E">
        <w:rPr>
          <w:rFonts w:ascii="Times New Roman" w:hAnsi="Times New Roman" w:cs="Times New Roman"/>
          <w:sz w:val="24"/>
          <w:szCs w:val="24"/>
          <w:lang w:val="en-US"/>
        </w:rPr>
        <w:t xml:space="preserve"> significantly altered proteins, listed in the supplementary data file, were</w:t>
      </w:r>
      <w:r w:rsidR="002A1A4D">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analyzed using the biomaRt R package for Gene Ontology (GO) annotation</w:t>
      </w:r>
      <w:r w:rsidR="00FE3113" w:rsidRPr="0004764B">
        <w:rPr>
          <w:rFonts w:ascii="Times New Roman" w:hAnsi="Times New Roman" w:cs="Times New Roman"/>
          <w:sz w:val="24"/>
          <w:szCs w:val="24"/>
          <w:lang w:val="en-US"/>
        </w:rPr>
        <w:t xml:space="preserve"> (GO:0003723)</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r w:rsidR="00A02A0E" w:rsidRPr="00A02A0E">
        <w:rPr>
          <w:rFonts w:ascii="Times New Roman" w:hAnsi="Times New Roman" w:cs="Times New Roman"/>
          <w:sz w:val="24"/>
          <w:szCs w:val="24"/>
          <w:lang w:val="en-US"/>
        </w:rPr>
        <w:t xml:space="preserve">Venn diagram generated using an online graphing </w:t>
      </w:r>
      <w:r w:rsidR="00A02A0E">
        <w:rPr>
          <w:rFonts w:ascii="Times New Roman" w:hAnsi="Times New Roman" w:cs="Times New Roman"/>
          <w:sz w:val="24"/>
          <w:szCs w:val="24"/>
          <w:lang w:val="en-US"/>
        </w:rPr>
        <w:t xml:space="preserve">and diagram </w:t>
      </w:r>
      <w:r w:rsidR="00A02A0E" w:rsidRPr="00A02A0E">
        <w:rPr>
          <w:rFonts w:ascii="Times New Roman" w:hAnsi="Times New Roman" w:cs="Times New Roman"/>
          <w:sz w:val="24"/>
          <w:szCs w:val="24"/>
          <w:lang w:val="en-US"/>
        </w:rPr>
        <w:t xml:space="preserve">tool, Draw.IO.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bookmarkStart w:id="15" w:name="_Toc464400709"/>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bookmarkEnd w:id="15"/>
    </w:p>
    <w:p w14:paraId="30660AE0" w14:textId="172C5328"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w:t>
      </w:r>
      <w:r w:rsidR="00A02A0E">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were grown to 70% confluency on coverslips prior to fixation with 4% PFA for 30</w:t>
      </w:r>
      <w:ins w:id="16" w:author="Michelle Hill" w:date="2016-09-26T22:01: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minutes</w:t>
      </w:r>
      <w:r w:rsidR="004A1078">
        <w:rPr>
          <w:rFonts w:ascii="Times New Roman" w:hAnsi="Times New Roman" w:cs="Times New Roman"/>
          <w:sz w:val="24"/>
          <w:szCs w:val="24"/>
          <w:lang w:val="en-US"/>
        </w:rPr>
        <w:t xml:space="preserve"> at room temperature. All further incubations were performed at room temperature. After </w:t>
      </w:r>
      <w:r w:rsidRPr="0004764B">
        <w:rPr>
          <w:rFonts w:ascii="Times New Roman" w:hAnsi="Times New Roman" w:cs="Times New Roman"/>
          <w:sz w:val="24"/>
          <w:szCs w:val="24"/>
          <w:lang w:val="en-US"/>
        </w:rPr>
        <w:t>wash</w:t>
      </w:r>
      <w:r w:rsidR="00F37258">
        <w:rPr>
          <w:rFonts w:ascii="Times New Roman" w:hAnsi="Times New Roman" w:cs="Times New Roman"/>
          <w:sz w:val="24"/>
          <w:szCs w:val="24"/>
          <w:lang w:val="en-US"/>
        </w:rPr>
        <w:t>ing with PBS</w:t>
      </w:r>
      <w:r w:rsidR="004A1078">
        <w:rPr>
          <w:rFonts w:ascii="Times New Roman" w:hAnsi="Times New Roman" w:cs="Times New Roman"/>
          <w:sz w:val="24"/>
          <w:szCs w:val="24"/>
          <w:lang w:val="en-US"/>
        </w:rPr>
        <w:t xml:space="preserve">, </w:t>
      </w:r>
      <w:r w:rsidR="00F37258">
        <w:rPr>
          <w:rFonts w:ascii="Times New Roman" w:hAnsi="Times New Roman" w:cs="Times New Roman"/>
          <w:sz w:val="24"/>
          <w:szCs w:val="24"/>
          <w:lang w:val="en-US"/>
        </w:rPr>
        <w:t>0.1% Triton-X</w:t>
      </w:r>
      <w:r w:rsidR="004A1078">
        <w:rPr>
          <w:rFonts w:ascii="Times New Roman" w:hAnsi="Times New Roman" w:cs="Times New Roman"/>
          <w:sz w:val="24"/>
          <w:szCs w:val="24"/>
          <w:lang w:val="en-US"/>
        </w:rPr>
        <w:t>100</w:t>
      </w:r>
      <w:r w:rsidR="00F37258">
        <w:rPr>
          <w:rFonts w:ascii="Times New Roman" w:hAnsi="Times New Roman" w:cs="Times New Roman"/>
          <w:sz w:val="24"/>
          <w:szCs w:val="24"/>
          <w:lang w:val="en-US"/>
        </w:rPr>
        <w:t xml:space="preserve"> in </w:t>
      </w:r>
      <w:r w:rsidR="004A1078">
        <w:rPr>
          <w:rFonts w:ascii="Times New Roman" w:hAnsi="Times New Roman" w:cs="Times New Roman"/>
          <w:sz w:val="24"/>
          <w:szCs w:val="24"/>
          <w:lang w:val="en-US"/>
        </w:rPr>
        <w:t>blocking solution (</w:t>
      </w:r>
      <w:r w:rsidR="00F37258">
        <w:rPr>
          <w:rFonts w:ascii="Times New Roman" w:hAnsi="Times New Roman" w:cs="Times New Roman"/>
          <w:sz w:val="24"/>
          <w:szCs w:val="24"/>
          <w:lang w:val="en-US"/>
        </w:rPr>
        <w:t>1</w:t>
      </w:r>
      <w:r w:rsidRPr="0004764B">
        <w:rPr>
          <w:rFonts w:ascii="Times New Roman" w:hAnsi="Times New Roman" w:cs="Times New Roman"/>
          <w:sz w:val="24"/>
          <w:szCs w:val="24"/>
          <w:lang w:val="en-US"/>
        </w:rPr>
        <w:t>% BSA</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PBS</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was added to the coverslips to block and permeabilize the cells. After 30 minutes of incubation, the coverslips were washed and primary an</w:t>
      </w:r>
      <w:r w:rsidR="00F37258">
        <w:rPr>
          <w:rFonts w:ascii="Times New Roman" w:hAnsi="Times New Roman" w:cs="Times New Roman"/>
          <w:sz w:val="24"/>
          <w:szCs w:val="24"/>
          <w:lang w:val="en-US"/>
        </w:rPr>
        <w:t>tibodies in blocking solution</w:t>
      </w:r>
      <w:r w:rsidRPr="0004764B">
        <w:rPr>
          <w:rFonts w:ascii="Times New Roman" w:hAnsi="Times New Roman" w:cs="Times New Roman"/>
          <w:sz w:val="24"/>
          <w:szCs w:val="24"/>
          <w:lang w:val="en-US"/>
        </w:rPr>
        <w:t xml:space="preserve"> were then incubated with the coverslips for 1 hour at room temperature. Coverslips were then washed 3 times with PBS </w:t>
      </w:r>
      <w:r w:rsidRPr="0004764B">
        <w:rPr>
          <w:rFonts w:ascii="Times New Roman" w:hAnsi="Times New Roman" w:cs="Times New Roman"/>
          <w:sz w:val="24"/>
          <w:szCs w:val="24"/>
          <w:lang w:val="en-US"/>
        </w:rPr>
        <w:lastRenderedPageBreak/>
        <w:t>prior to incubation with secondary antibodies in blocking buffer for 1 hour in the dark at room temperature. After washing 3 times in PBS, 1:1000 dilution of DAPI in blocking solution was incubated with coverslips for 10</w:t>
      </w:r>
      <w:r w:rsidR="004A1078">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minutes in the dark, followed by additional PBS and MilliQ water washing. Excess water was removed by Kimwipe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r w:rsidR="0030456C">
        <w:rPr>
          <w:rFonts w:ascii="Times New Roman" w:hAnsi="Times New Roman" w:cs="Times New Roman"/>
          <w:sz w:val="24"/>
          <w:szCs w:val="24"/>
          <w:lang w:val="en-US"/>
        </w:rPr>
        <w:t xml:space="preserve">Pseudocolour and scale bar </w:t>
      </w:r>
      <w:r w:rsidR="004A1078">
        <w:rPr>
          <w:rFonts w:ascii="Times New Roman" w:hAnsi="Times New Roman" w:cs="Times New Roman"/>
          <w:sz w:val="24"/>
          <w:szCs w:val="24"/>
          <w:lang w:val="en-US"/>
        </w:rPr>
        <w:t xml:space="preserve">was </w:t>
      </w:r>
      <w:r w:rsidR="0030456C">
        <w:rPr>
          <w:rFonts w:ascii="Times New Roman" w:hAnsi="Times New Roman" w:cs="Times New Roman"/>
          <w:sz w:val="24"/>
          <w:szCs w:val="24"/>
          <w:lang w:val="en-US"/>
        </w:rPr>
        <w:t>added by the FluorView software for the Olympus microscope.</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bookmarkStart w:id="17" w:name="_Toc464400710"/>
      <w:r w:rsidRPr="0004764B">
        <w:rPr>
          <w:rStyle w:val="Heading1Char"/>
          <w:rFonts w:ascii="Times New Roman" w:hAnsi="Times New Roman" w:cs="Times New Roman"/>
          <w:sz w:val="24"/>
          <w:szCs w:val="24"/>
        </w:rPr>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w:t>
      </w:r>
      <w:bookmarkEnd w:id="17"/>
      <w:r w:rsidRPr="0004764B">
        <w:rPr>
          <w:rStyle w:val="Heading1Char"/>
          <w:rFonts w:ascii="Times New Roman" w:hAnsi="Times New Roman" w:cs="Times New Roman"/>
          <w:sz w:val="24"/>
          <w:szCs w:val="24"/>
        </w:rPr>
        <w:t xml:space="preserve"> </w:t>
      </w:r>
    </w:p>
    <w:p w14:paraId="601C55F6" w14:textId="23056B65"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D12E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pmole </w:t>
      </w:r>
      <w:r w:rsidR="00634F62">
        <w:rPr>
          <w:rFonts w:ascii="Times New Roman" w:hAnsi="Times New Roman" w:cs="Times New Roman"/>
          <w:sz w:val="24"/>
          <w:szCs w:val="24"/>
        </w:rPr>
        <w:t>of Cy5 conjugated anti</w:t>
      </w:r>
      <w:r w:rsidR="00E60F95" w:rsidRPr="0004764B">
        <w:rPr>
          <w:rFonts w:ascii="Times New Roman" w:hAnsi="Times New Roman" w:cs="Times New Roman"/>
          <w:sz w:val="24"/>
          <w:szCs w:val="24"/>
        </w:rPr>
        <w:t>miR</w:t>
      </w:r>
      <w:r w:rsidRPr="0004764B">
        <w:rPr>
          <w:rFonts w:ascii="Times New Roman" w:hAnsi="Times New Roman" w:cs="Times New Roman"/>
          <w:sz w:val="24"/>
          <w:szCs w:val="24"/>
        </w:rPr>
        <w:t xml:space="preserve"> in oligo hybridization buffer; 50mM NaCl, 1mM Tris-Cl (pH 8.0), 0</w:t>
      </w:r>
      <w:r w:rsidR="00417F29">
        <w:rPr>
          <w:rFonts w:ascii="Times New Roman" w:hAnsi="Times New Roman" w:cs="Times New Roman"/>
          <w:sz w:val="24"/>
          <w:szCs w:val="24"/>
        </w:rPr>
        <w:t xml:space="preserve">.1mM EDTA (pH 8). Cy5-scrambled-miR-148a </w:t>
      </w:r>
      <w:r w:rsidRPr="0004764B">
        <w:rPr>
          <w:rFonts w:ascii="Times New Roman" w:hAnsi="Times New Roman" w:cs="Times New Roman"/>
          <w:sz w:val="24"/>
          <w:szCs w:val="24"/>
        </w:rPr>
        <w:t xml:space="preserve">oligo </w:t>
      </w:r>
      <w:r w:rsidR="00A133CD">
        <w:rPr>
          <w:rFonts w:ascii="Times New Roman" w:hAnsi="Times New Roman" w:cs="Times New Roman"/>
          <w:sz w:val="24"/>
          <w:szCs w:val="24"/>
        </w:rPr>
        <w:t>(</w:t>
      </w:r>
      <w:r w:rsidR="00ED17F6">
        <w:rPr>
          <w:rFonts w:ascii="Times New Roman" w:hAnsi="Times New Roman" w:cs="Times New Roman"/>
          <w:sz w:val="24"/>
          <w:szCs w:val="24"/>
        </w:rPr>
        <w:t>5’-Cy5</w:t>
      </w:r>
      <w:r w:rsidR="00ED17F6" w:rsidRPr="00ED17F6">
        <w:rPr>
          <w:rFonts w:ascii="Times New Roman" w:hAnsi="Times New Roman" w:cs="Times New Roman"/>
          <w:sz w:val="24"/>
          <w:szCs w:val="24"/>
        </w:rPr>
        <w:t>-GAUUCAUAGCGAUCCUUACAUG</w:t>
      </w:r>
      <w:r w:rsidR="00ED17F6">
        <w:rPr>
          <w:rFonts w:ascii="Times New Roman" w:hAnsi="Times New Roman" w:cs="Times New Roman"/>
          <w:sz w:val="24"/>
          <w:szCs w:val="24"/>
        </w:rPr>
        <w:t>-3’</w:t>
      </w:r>
      <w:r w:rsidR="00A133CD">
        <w:rPr>
          <w:rFonts w:ascii="Times New Roman" w:hAnsi="Times New Roman" w:cs="Times New Roman"/>
          <w:sz w:val="24"/>
          <w:szCs w:val="24"/>
        </w:rPr>
        <w:t xml:space="preserve">) </w:t>
      </w:r>
      <w:r w:rsidRPr="0004764B">
        <w:rPr>
          <w:rFonts w:ascii="Times New Roman" w:hAnsi="Times New Roman" w:cs="Times New Roman"/>
          <w:sz w:val="24"/>
          <w:szCs w:val="24"/>
        </w:rPr>
        <w:t>was used as a negative control</w:t>
      </w:r>
      <w:r w:rsidR="00726A10">
        <w:rPr>
          <w:rFonts w:ascii="Times New Roman" w:hAnsi="Times New Roman" w:cs="Times New Roman"/>
          <w:sz w:val="24"/>
          <w:szCs w:val="24"/>
        </w:rPr>
        <w:t xml:space="preserve"> and anti-miR-589 was used as a biological control as this miR should not bind or co-localize with hnRNPK</w:t>
      </w:r>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Excess 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hnRNPK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 xml:space="preserve">hecked prior to data collection by individually staining </w:t>
      </w:r>
      <w:r w:rsidR="00417F29">
        <w:rPr>
          <w:rFonts w:ascii="Times New Roman" w:hAnsi="Times New Roman" w:cs="Times New Roman"/>
          <w:sz w:val="24"/>
          <w:szCs w:val="24"/>
        </w:rPr>
        <w:t xml:space="preserve">a sample </w:t>
      </w:r>
      <w:r w:rsidR="00726A10">
        <w:rPr>
          <w:rFonts w:ascii="Times New Roman" w:hAnsi="Times New Roman" w:cs="Times New Roman"/>
          <w:sz w:val="24"/>
          <w:szCs w:val="24"/>
        </w:rPr>
        <w:t>with antibody or hybridizing fluorophore-antimiR and visualizing neighbouring channels</w:t>
      </w:r>
      <w:r w:rsidR="00417F29">
        <w:rPr>
          <w:rFonts w:ascii="Times New Roman" w:hAnsi="Times New Roman" w:cs="Times New Roman"/>
          <w:sz w:val="24"/>
          <w:szCs w:val="24"/>
        </w:rPr>
        <w:t xml:space="preserve"> (data not shown)</w:t>
      </w:r>
      <w:r w:rsidR="00726A10">
        <w:rPr>
          <w:rFonts w:ascii="Times New Roman" w:hAnsi="Times New Roman" w:cs="Times New Roman"/>
          <w:sz w:val="24"/>
          <w:szCs w:val="24"/>
        </w:rPr>
        <w:t xml:space="preserve">. </w:t>
      </w:r>
    </w:p>
    <w:p w14:paraId="76D37A38" w14:textId="30813FA8" w:rsidR="00D269F5" w:rsidRPr="0004764B" w:rsidRDefault="00A014EB" w:rsidP="00A014EB">
      <w:pPr>
        <w:rPr>
          <w:rFonts w:ascii="Times New Roman" w:hAnsi="Times New Roman" w:cs="Times New Roman"/>
          <w:sz w:val="24"/>
          <w:szCs w:val="24"/>
          <w:lang w:val="en-US"/>
        </w:rPr>
      </w:pPr>
      <w:bookmarkStart w:id="18" w:name="_Toc464400711"/>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bookmarkEnd w:id="18"/>
      <w:r w:rsidR="0035527B">
        <w:rPr>
          <w:rFonts w:ascii="Times New Roman" w:hAnsi="Times New Roman" w:cs="Times New Roman"/>
          <w:sz w:val="24"/>
          <w:szCs w:val="24"/>
          <w:lang w:val="en-US"/>
        </w:rPr>
        <w:t xml:space="preserve"> </w:t>
      </w:r>
    </w:p>
    <w:p w14:paraId="542D30C7" w14:textId="1494D8D7" w:rsidR="00ED12EB"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Protein G DynaBeads were washed thrice in washing and anti</w:t>
      </w:r>
      <w:r w:rsidR="00A133CD">
        <w:rPr>
          <w:rFonts w:ascii="Times New Roman" w:hAnsi="Times New Roman" w:cs="Times New Roman"/>
          <w:sz w:val="24"/>
          <w:szCs w:val="24"/>
          <w:lang w:val="en-US"/>
        </w:rPr>
        <w:t>body binding (W&amp;B) buffer</w:t>
      </w:r>
      <w:r>
        <w:rPr>
          <w:rFonts w:ascii="Times New Roman" w:hAnsi="Times New Roman" w:cs="Times New Roman"/>
          <w:sz w:val="24"/>
          <w:szCs w:val="24"/>
          <w:lang w:val="en-US"/>
        </w:rPr>
        <w:t xml:space="preserve">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w:t>
      </w:r>
      <w:r w:rsidR="004D05EA" w:rsidRPr="000348FB">
        <w:rPr>
          <w:rFonts w:ascii="Times New Roman" w:hAnsi="Times New Roman" w:cs="Times New Roman"/>
          <w:sz w:val="24"/>
          <w:szCs w:val="24"/>
          <w:lang w:val="en-US"/>
        </w:rPr>
        <w:t>contains</w:t>
      </w:r>
      <w:r w:rsidR="000348FB" w:rsidRPr="000348FB">
        <w:rPr>
          <w:rFonts w:ascii="Times New Roman" w:hAnsi="Times New Roman" w:cs="Times New Roman"/>
          <w:sz w:val="24"/>
          <w:szCs w:val="24"/>
          <w:lang w:val="en-US"/>
        </w:rPr>
        <w:t xml:space="preserve"> 0.1M Sodium Acetate and 0.05% Tween-20 diluted in distilled water</w:t>
      </w:r>
      <w:r w:rsidR="00A133CD" w:rsidRPr="000348FB">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1μL of rabbit anti-hnRNPK</w:t>
      </w:r>
      <w:r w:rsidR="004D05EA">
        <w:rPr>
          <w:rFonts w:ascii="Times New Roman" w:hAnsi="Times New Roman" w:cs="Times New Roman"/>
          <w:sz w:val="24"/>
          <w:szCs w:val="24"/>
          <w:lang w:val="en-US"/>
        </w:rPr>
        <w:t xml:space="preserve"> were added to 200uL of W&amp;B buffer, added to the beads and incubated on a </w:t>
      </w:r>
      <w:r w:rsidR="004D05EA">
        <w:rPr>
          <w:rFonts w:ascii="Times New Roman" w:hAnsi="Times New Roman" w:cs="Times New Roman"/>
          <w:sz w:val="24"/>
          <w:szCs w:val="24"/>
          <w:lang w:val="en-US"/>
        </w:rPr>
        <w:lastRenderedPageBreak/>
        <w:t>rotating wheel for 40</w:t>
      </w:r>
      <w:r w:rsidR="00ED12EB">
        <w:rPr>
          <w:rFonts w:ascii="Times New Roman" w:hAnsi="Times New Roman" w:cs="Times New Roman"/>
          <w:sz w:val="24"/>
          <w:szCs w:val="24"/>
          <w:lang w:val="en-US"/>
        </w:rPr>
        <w:t xml:space="preserve"> </w:t>
      </w:r>
      <w:r w:rsidR="004D05EA">
        <w:rPr>
          <w:rFonts w:ascii="Times New Roman" w:hAnsi="Times New Roman" w:cs="Times New Roman"/>
          <w:sz w:val="24"/>
          <w:szCs w:val="24"/>
          <w:lang w:val="en-US"/>
        </w:rPr>
        <w:t xml:space="preserve">minutes. </w:t>
      </w:r>
      <w:r w:rsidR="00A133CD">
        <w:rPr>
          <w:rFonts w:ascii="Times New Roman" w:hAnsi="Times New Roman" w:cs="Times New Roman"/>
          <w:sz w:val="24"/>
          <w:szCs w:val="24"/>
          <w:lang w:val="en-US"/>
        </w:rPr>
        <w:t xml:space="preserve">1μL of normal rabbit IgG were also prepared separately as a negative control. </w:t>
      </w:r>
      <w:r w:rsidR="004D05EA">
        <w:rPr>
          <w:rFonts w:ascii="Times New Roman" w:hAnsi="Times New Roman" w:cs="Times New Roman"/>
          <w:sz w:val="24"/>
          <w:szCs w:val="24"/>
          <w:lang w:val="en-US"/>
        </w:rPr>
        <w:t>Excess antibody were removed by washing with W&amp;B buffer thrice</w:t>
      </w:r>
      <w:r w:rsidR="00BE3A99">
        <w:rPr>
          <w:rFonts w:ascii="Times New Roman" w:hAnsi="Times New Roman" w:cs="Times New Roman"/>
          <w:sz w:val="24"/>
          <w:szCs w:val="24"/>
          <w:lang w:val="en-US"/>
        </w:rPr>
        <w:t xml:space="preserve">. </w:t>
      </w:r>
    </w:p>
    <w:p w14:paraId="2A04A4DD" w14:textId="622665B6" w:rsidR="00D269F5" w:rsidRPr="00BE3A99" w:rsidRDefault="00ED12EB"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Cellular components were cross-linked by adding </w:t>
      </w:r>
      <w:r w:rsidR="00BE3A99">
        <w:rPr>
          <w:rFonts w:ascii="Times New Roman" w:hAnsi="Times New Roman" w:cs="Times New Roman"/>
          <w:sz w:val="24"/>
          <w:szCs w:val="24"/>
          <w:lang w:val="en-US"/>
        </w:rPr>
        <w:t>1% formaldehyde</w:t>
      </w:r>
      <w:r w:rsidR="008A70A1">
        <w:rPr>
          <w:rFonts w:ascii="Times New Roman" w:hAnsi="Times New Roman" w:cs="Times New Roman"/>
          <w:sz w:val="24"/>
          <w:szCs w:val="24"/>
          <w:lang w:val="en-US"/>
        </w:rPr>
        <w:t>/PBS</w:t>
      </w:r>
      <w:r w:rsidR="00BE3A99">
        <w:rPr>
          <w:rFonts w:ascii="Times New Roman" w:hAnsi="Times New Roman" w:cs="Times New Roman"/>
          <w:sz w:val="24"/>
          <w:szCs w:val="24"/>
          <w:lang w:val="en-US"/>
        </w:rPr>
        <w:t xml:space="preserve">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minutes</w:t>
      </w:r>
      <w:r>
        <w:rPr>
          <w:rFonts w:ascii="Times New Roman" w:hAnsi="Times New Roman" w:cs="Times New Roman"/>
          <w:sz w:val="24"/>
          <w:szCs w:val="24"/>
          <w:lang w:val="en-US"/>
        </w:rPr>
        <w:t xml:space="preserve"> at room temperature</w:t>
      </w:r>
      <w:r w:rsidR="00BE3A9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After </w:t>
      </w:r>
      <w:r w:rsidR="00BE3A99">
        <w:rPr>
          <w:rFonts w:ascii="Times New Roman" w:hAnsi="Times New Roman" w:cs="Times New Roman"/>
          <w:sz w:val="24"/>
          <w:szCs w:val="24"/>
          <w:lang w:val="en-US"/>
        </w:rPr>
        <w:t>wash</w:t>
      </w:r>
      <w:r>
        <w:rPr>
          <w:rFonts w:ascii="Times New Roman" w:hAnsi="Times New Roman" w:cs="Times New Roman"/>
          <w:sz w:val="24"/>
          <w:szCs w:val="24"/>
          <w:lang w:val="en-US"/>
        </w:rPr>
        <w:t xml:space="preserve">ing </w:t>
      </w:r>
      <w:r w:rsidR="00BE3A99">
        <w:rPr>
          <w:rFonts w:ascii="Times New Roman" w:hAnsi="Times New Roman" w:cs="Times New Roman"/>
          <w:sz w:val="24"/>
          <w:szCs w:val="24"/>
          <w:lang w:val="en-US"/>
        </w:rPr>
        <w:t xml:space="preserve">with </w:t>
      </w:r>
      <w:r w:rsidR="008A70A1">
        <w:rPr>
          <w:rFonts w:ascii="Times New Roman" w:hAnsi="Times New Roman" w:cs="Times New Roman"/>
          <w:sz w:val="24"/>
          <w:szCs w:val="24"/>
          <w:lang w:val="en-US"/>
        </w:rPr>
        <w:t xml:space="preserve">room temperature </w:t>
      </w:r>
      <w:r w:rsidR="00BE3A99">
        <w:rPr>
          <w:rFonts w:ascii="Times New Roman" w:hAnsi="Times New Roman" w:cs="Times New Roman"/>
          <w:sz w:val="24"/>
          <w:szCs w:val="24"/>
          <w:lang w:val="en-US"/>
        </w:rPr>
        <w:t>PBS</w:t>
      </w:r>
      <w:r>
        <w:rPr>
          <w:rFonts w:ascii="Times New Roman" w:hAnsi="Times New Roman" w:cs="Times New Roman"/>
          <w:sz w:val="24"/>
          <w:szCs w:val="24"/>
          <w:lang w:val="en-US"/>
        </w:rPr>
        <w:t>, cells were</w:t>
      </w:r>
      <w:r w:rsidR="00BE3A99">
        <w:rPr>
          <w:rFonts w:ascii="Times New Roman" w:hAnsi="Times New Roman" w:cs="Times New Roman"/>
          <w:sz w:val="24"/>
          <w:szCs w:val="24"/>
          <w:lang w:val="en-US"/>
        </w:rPr>
        <w:t xml:space="preserve">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w:t>
      </w:r>
      <w:r>
        <w:rPr>
          <w:rFonts w:ascii="Times New Roman" w:hAnsi="Times New Roman" w:cs="Times New Roman"/>
          <w:sz w:val="24"/>
          <w:szCs w:val="24"/>
          <w:lang w:val="en-US"/>
        </w:rPr>
        <w:t xml:space="preserve">with </w:t>
      </w:r>
      <w:r w:rsidR="00BE3A99">
        <w:rPr>
          <w:rFonts w:ascii="Times New Roman" w:hAnsi="Times New Roman" w:cs="Times New Roman"/>
          <w:sz w:val="24"/>
          <w:szCs w:val="24"/>
          <w:lang w:val="en-US"/>
        </w:rPr>
        <w:t>modified lysis buffer; 1% Triton-X, 20mM Tris (pH7.5), 150mM NaCl, 1x Protein Inhibitor</w:t>
      </w:r>
      <w:r>
        <w:rPr>
          <w:rFonts w:ascii="Times New Roman" w:hAnsi="Times New Roman" w:cs="Times New Roman"/>
          <w:sz w:val="24"/>
          <w:szCs w:val="24"/>
          <w:lang w:val="en-US"/>
        </w:rPr>
        <w:t>s</w:t>
      </w:r>
      <w:r w:rsidR="00881806">
        <w:rPr>
          <w:rFonts w:ascii="Times New Roman" w:hAnsi="Times New Roman" w:cs="Times New Roman"/>
          <w:sz w:val="24"/>
          <w:szCs w:val="24"/>
          <w:lang w:val="en-US"/>
        </w:rPr>
        <w:t xml:space="preserve"> (1mg/ml of Aprotinin, Antipain, Pepstain A, Leupetin and 500mM Benzamidine)</w:t>
      </w:r>
      <w:r w:rsidR="00BE3A99">
        <w:rPr>
          <w:rFonts w:ascii="Times New Roman" w:hAnsi="Times New Roman" w:cs="Times New Roman"/>
          <w:sz w:val="24"/>
          <w:szCs w:val="24"/>
          <w:lang w:val="en-US"/>
        </w:rPr>
        <w:t>,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xml:space="preserve"> 10mM NaF</w:t>
      </w:r>
      <w:r w:rsidR="00881806">
        <w:rPr>
          <w:rFonts w:ascii="Times New Roman" w:hAnsi="Times New Roman" w:cs="Times New Roman"/>
          <w:sz w:val="24"/>
          <w:szCs w:val="24"/>
          <w:lang w:val="en-US"/>
        </w:rPr>
        <w:t xml:space="preserve"> and 0.</w:t>
      </w:r>
      <w:r w:rsidR="00881806" w:rsidRPr="00A133CD">
        <w:rPr>
          <w:rFonts w:ascii="Times New Roman" w:hAnsi="Times New Roman" w:cs="Times New Roman"/>
          <w:color w:val="000000" w:themeColor="text1"/>
          <w:sz w:val="24"/>
          <w:szCs w:val="24"/>
          <w:lang w:val="en-US"/>
        </w:rPr>
        <w:t xml:space="preserve">1mM </w:t>
      </w:r>
      <w:r w:rsidR="00881806">
        <w:rPr>
          <w:rFonts w:ascii="Times New Roman" w:hAnsi="Times New Roman" w:cs="Times New Roman"/>
          <w:color w:val="000000" w:themeColor="text1"/>
          <w:sz w:val="24"/>
          <w:szCs w:val="24"/>
          <w:lang w:val="en-US"/>
        </w:rPr>
        <w:t>sodium</w:t>
      </w:r>
      <w:r w:rsidR="00881806" w:rsidRPr="00A133CD">
        <w:rPr>
          <w:rFonts w:ascii="Times New Roman" w:hAnsi="Times New Roman" w:cs="Times New Roman"/>
          <w:color w:val="000000" w:themeColor="text1"/>
          <w:sz w:val="24"/>
          <w:szCs w:val="24"/>
          <w:lang w:val="en-US"/>
        </w:rPr>
        <w:t xml:space="preserve"> </w:t>
      </w:r>
      <w:r w:rsidR="00881806">
        <w:rPr>
          <w:rFonts w:ascii="Times New Roman" w:hAnsi="Times New Roman" w:cs="Times New Roman"/>
          <w:color w:val="000000" w:themeColor="text1"/>
          <w:sz w:val="24"/>
          <w:szCs w:val="24"/>
          <w:lang w:val="en-US"/>
        </w:rPr>
        <w:t>p</w:t>
      </w:r>
      <w:r w:rsidR="00881806" w:rsidRPr="00A133CD">
        <w:rPr>
          <w:rFonts w:ascii="Times New Roman" w:hAnsi="Times New Roman" w:cs="Times New Roman"/>
          <w:color w:val="000000" w:themeColor="text1"/>
          <w:sz w:val="24"/>
          <w:szCs w:val="24"/>
          <w:lang w:val="en-US"/>
        </w:rPr>
        <w:t>yrophosphate</w:t>
      </w:r>
      <w:r w:rsidR="00BE3A99" w:rsidRPr="00A133CD">
        <w:rPr>
          <w:rFonts w:ascii="Times New Roman" w:hAnsi="Times New Roman" w:cs="Times New Roman"/>
          <w:color w:val="000000" w:themeColor="text1"/>
          <w:sz w:val="24"/>
          <w:szCs w:val="24"/>
          <w:lang w:val="en-US"/>
        </w:rPr>
        <w:t>.</w:t>
      </w:r>
      <w:r w:rsidR="00C725BE" w:rsidRPr="00A133CD">
        <w:rPr>
          <w:rFonts w:ascii="Times New Roman" w:hAnsi="Times New Roman" w:cs="Times New Roman"/>
          <w:color w:val="000000" w:themeColor="text1"/>
          <w:sz w:val="24"/>
          <w:szCs w:val="24"/>
          <w:lang w:val="en-US"/>
        </w:rPr>
        <w:t xml:space="preserve"> </w:t>
      </w:r>
      <w:r w:rsidR="00C725BE">
        <w:rPr>
          <w:rFonts w:ascii="Times New Roman" w:hAnsi="Times New Roman" w:cs="Times New Roman"/>
          <w:sz w:val="24"/>
          <w:szCs w:val="24"/>
          <w:lang w:val="en-US"/>
        </w:rPr>
        <w:t xml:space="preserve">After incubation, lysates were centrifuged at </w:t>
      </w:r>
      <w:r w:rsidR="00881806">
        <w:rPr>
          <w:rFonts w:ascii="Times New Roman" w:hAnsi="Times New Roman" w:cs="Times New Roman"/>
          <w:sz w:val="24"/>
          <w:szCs w:val="24"/>
          <w:lang w:val="en-US"/>
        </w:rPr>
        <w:t>14,000g</w:t>
      </w:r>
      <w:r w:rsidR="00C725BE">
        <w:rPr>
          <w:rFonts w:ascii="Times New Roman" w:hAnsi="Times New Roman" w:cs="Times New Roman"/>
          <w:sz w:val="24"/>
          <w:szCs w:val="24"/>
          <w:lang w:val="en-US"/>
        </w:rPr>
        <w:t>,</w:t>
      </w:r>
      <w:r>
        <w:rPr>
          <w:rFonts w:ascii="Times New Roman" w:hAnsi="Times New Roman" w:cs="Times New Roman"/>
          <w:sz w:val="24"/>
          <w:szCs w:val="24"/>
          <w:lang w:val="en-US"/>
        </w:rPr>
        <w:t xml:space="preserve"> for </w:t>
      </w:r>
      <w:r w:rsidR="00C725BE">
        <w:rPr>
          <w:rFonts w:ascii="Times New Roman" w:hAnsi="Times New Roman" w:cs="Times New Roman"/>
          <w:sz w:val="24"/>
          <w:szCs w:val="24"/>
          <w:lang w:val="en-US"/>
        </w:rPr>
        <w:t xml:space="preserve">5 minutes at 4°C and supernatant </w:t>
      </w:r>
      <w:r>
        <w:rPr>
          <w:rFonts w:ascii="Times New Roman" w:hAnsi="Times New Roman" w:cs="Times New Roman"/>
          <w:sz w:val="24"/>
          <w:szCs w:val="24"/>
          <w:lang w:val="en-US"/>
        </w:rPr>
        <w:t xml:space="preserve">transferred </w:t>
      </w:r>
      <w:r w:rsidR="00C725BE">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a </w:t>
      </w:r>
      <w:r w:rsidR="00C725BE">
        <w:rPr>
          <w:rFonts w:ascii="Times New Roman" w:hAnsi="Times New Roman" w:cs="Times New Roman"/>
          <w:sz w:val="24"/>
          <w:szCs w:val="24"/>
          <w:lang w:val="en-US"/>
        </w:rPr>
        <w:t xml:space="preserve">new tube. Cell lysate </w:t>
      </w:r>
      <w:r>
        <w:rPr>
          <w:rFonts w:ascii="Times New Roman" w:hAnsi="Times New Roman" w:cs="Times New Roman"/>
          <w:sz w:val="24"/>
          <w:szCs w:val="24"/>
          <w:lang w:val="en-US"/>
        </w:rPr>
        <w:t xml:space="preserve">were </w:t>
      </w:r>
      <w:r w:rsidR="00881806">
        <w:rPr>
          <w:rFonts w:ascii="Times New Roman" w:hAnsi="Times New Roman" w:cs="Times New Roman"/>
          <w:sz w:val="24"/>
          <w:szCs w:val="24"/>
          <w:lang w:val="en-US"/>
        </w:rPr>
        <w:t>diluted</w:t>
      </w:r>
      <w:r>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1:5 </w:t>
      </w:r>
      <w:r>
        <w:rPr>
          <w:rFonts w:ascii="Times New Roman" w:hAnsi="Times New Roman" w:cs="Times New Roman"/>
          <w:sz w:val="24"/>
          <w:szCs w:val="24"/>
          <w:lang w:val="en-US"/>
        </w:rPr>
        <w:t xml:space="preserve">in </w:t>
      </w:r>
      <w:r w:rsidR="002C6145">
        <w:rPr>
          <w:rFonts w:ascii="Times New Roman" w:hAnsi="Times New Roman" w:cs="Times New Roman"/>
          <w:sz w:val="24"/>
          <w:szCs w:val="24"/>
          <w:lang w:val="en-US"/>
        </w:rPr>
        <w:t>lysis buffer</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and added to antibody-bead tube. This was incubated for 45minutes at 4°C on a rotating wheel prior to washing 5 times with lysis buffer. Protein-RNA crosslinked sample were eluted by incubation with SDS-PAGE buffer for 5 minutes at 95°C</w:t>
      </w:r>
      <w:r w:rsidR="00A133CD">
        <w:rPr>
          <w:rFonts w:ascii="Times New Roman" w:hAnsi="Times New Roman" w:cs="Times New Roman"/>
          <w:sz w:val="24"/>
          <w:szCs w:val="24"/>
          <w:lang w:val="en-US"/>
        </w:rPr>
        <w:t>. This were then analyzed with w</w:t>
      </w:r>
      <w:r w:rsidR="002C6145">
        <w:rPr>
          <w:rFonts w:ascii="Times New Roman" w:hAnsi="Times New Roman" w:cs="Times New Roman"/>
          <w:sz w:val="24"/>
          <w:szCs w:val="24"/>
          <w:lang w:val="en-US"/>
        </w:rPr>
        <w:t>estern blot</w:t>
      </w:r>
      <w:r>
        <w:rPr>
          <w:rFonts w:ascii="Times New Roman" w:hAnsi="Times New Roman" w:cs="Times New Roman"/>
          <w:sz w:val="24"/>
          <w:szCs w:val="24"/>
          <w:lang w:val="en-US"/>
        </w:rPr>
        <w:t xml:space="preserve"> for protein level, or Trizol extraction for </w:t>
      </w:r>
      <w:r w:rsidR="002C6145">
        <w:rPr>
          <w:rFonts w:ascii="Times New Roman" w:hAnsi="Times New Roman" w:cs="Times New Roman"/>
          <w:sz w:val="24"/>
          <w:szCs w:val="24"/>
          <w:lang w:val="en-US"/>
        </w:rPr>
        <w:t xml:space="preserve">RNA </w:t>
      </w:r>
      <w:r>
        <w:rPr>
          <w:rFonts w:ascii="Times New Roman" w:hAnsi="Times New Roman" w:cs="Times New Roman"/>
          <w:sz w:val="24"/>
          <w:szCs w:val="24"/>
          <w:lang w:val="en-US"/>
        </w:rPr>
        <w:t xml:space="preserve">level. </w:t>
      </w:r>
      <w:r w:rsidR="00A133CD">
        <w:rPr>
          <w:rFonts w:ascii="Times New Roman" w:hAnsi="Times New Roman" w:cs="Times New Roman"/>
          <w:sz w:val="24"/>
          <w:szCs w:val="24"/>
          <w:lang w:val="en-US"/>
        </w:rPr>
        <w:t>TRI</w:t>
      </w:r>
      <w:r w:rsidR="002C6145">
        <w:rPr>
          <w:rFonts w:ascii="Times New Roman" w:hAnsi="Times New Roman" w:cs="Times New Roman"/>
          <w:sz w:val="24"/>
          <w:szCs w:val="24"/>
          <w:lang w:val="en-US"/>
        </w:rPr>
        <w:t xml:space="preserve">zol </w:t>
      </w:r>
      <w:r>
        <w:rPr>
          <w:rFonts w:ascii="Times New Roman" w:hAnsi="Times New Roman" w:cs="Times New Roman"/>
          <w:sz w:val="24"/>
          <w:szCs w:val="24"/>
          <w:lang w:val="en-US"/>
        </w:rPr>
        <w:t>(</w:t>
      </w:r>
      <w:r w:rsidR="00881806">
        <w:rPr>
          <w:rFonts w:ascii="Times New Roman" w:hAnsi="Times New Roman" w:cs="Times New Roman"/>
          <w:sz w:val="24"/>
          <w:szCs w:val="24"/>
          <w:lang w:val="en-US"/>
        </w:rPr>
        <w:t>500µL</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w</w:t>
      </w:r>
      <w:r>
        <w:rPr>
          <w:rFonts w:ascii="Times New Roman" w:hAnsi="Times New Roman" w:cs="Times New Roman"/>
          <w:sz w:val="24"/>
          <w:szCs w:val="24"/>
          <w:lang w:val="en-US"/>
        </w:rPr>
        <w:t>as</w:t>
      </w:r>
      <w:r w:rsidR="002C6145">
        <w:rPr>
          <w:rFonts w:ascii="Times New Roman" w:hAnsi="Times New Roman" w:cs="Times New Roman"/>
          <w:sz w:val="24"/>
          <w:szCs w:val="24"/>
          <w:lang w:val="en-US"/>
        </w:rPr>
        <w:t xml:space="preserve"> added to the beads and incubated at 95°C for 5</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 xml:space="preserve">minutes to reverse the crosslink. </w:t>
      </w:r>
      <w:r w:rsidR="007C5D32">
        <w:rPr>
          <w:rFonts w:ascii="Times New Roman" w:hAnsi="Times New Roman" w:cs="Times New Roman"/>
          <w:sz w:val="24"/>
          <w:szCs w:val="24"/>
          <w:lang w:val="en-US"/>
        </w:rPr>
        <w:t>Subsequent steps we</w:t>
      </w:r>
      <w:r w:rsidR="00A133CD">
        <w:rPr>
          <w:rFonts w:ascii="Times New Roman" w:hAnsi="Times New Roman" w:cs="Times New Roman"/>
          <w:sz w:val="24"/>
          <w:szCs w:val="24"/>
          <w:lang w:val="en-US"/>
        </w:rPr>
        <w:t>re performed as per standard TRI</w:t>
      </w:r>
      <w:r w:rsidR="007C5D32">
        <w:rPr>
          <w:rFonts w:ascii="Times New Roman" w:hAnsi="Times New Roman" w:cs="Times New Roman"/>
          <w:sz w:val="24"/>
          <w:szCs w:val="24"/>
          <w:lang w:val="en-US"/>
        </w:rPr>
        <w:t xml:space="preserve">zol extraction </w:t>
      </w:r>
      <w:r w:rsidR="007C5D32" w:rsidRPr="005C5C11">
        <w:rPr>
          <w:rFonts w:ascii="Times New Roman" w:hAnsi="Times New Roman" w:cs="Times New Roman"/>
          <w:sz w:val="24"/>
          <w:szCs w:val="24"/>
          <w:lang w:val="en-US"/>
        </w:rPr>
        <w:t>protocol</w:t>
      </w:r>
      <w:r w:rsidR="005C5C11" w:rsidRPr="005C5C11">
        <w:rPr>
          <w:rFonts w:ascii="Times New Roman" w:hAnsi="Times New Roman" w:cs="Times New Roman"/>
          <w:sz w:val="24"/>
          <w:szCs w:val="24"/>
          <w:lang w:val="en-US"/>
        </w:rPr>
        <w:t xml:space="preserve"> </w:t>
      </w:r>
      <w:r w:rsidR="005C5C11">
        <w:rPr>
          <w:rFonts w:ascii="Times New Roman" w:hAnsi="Times New Roman" w:cs="Times New Roman"/>
          <w:sz w:val="24"/>
          <w:szCs w:val="24"/>
          <w:lang w:val="en-US"/>
        </w:rPr>
        <w:fldChar w:fldCharType="begin"/>
      </w:r>
      <w:r w:rsidR="005C5C11">
        <w:rPr>
          <w:rFonts w:ascii="Times New Roman" w:hAnsi="Times New Roman" w:cs="Times New Roman"/>
          <w:sz w:val="24"/>
          <w:szCs w:val="24"/>
          <w:lang w:val="en-US"/>
        </w:rPr>
        <w:instrText xml:space="preserve"> ADDIN EN.CITE &lt;EndNote&gt;&lt;Cite&gt;&lt;Author&gt;Lee&lt;/Author&gt;&lt;Year&gt;2011&lt;/Year&gt;&lt;RecNum&gt;254&lt;/RecNum&gt;&lt;DisplayText&gt;(Lee&lt;style face="italic"&gt; et al.&lt;/style&gt; 2011)&lt;/DisplayText&gt;&lt;record&gt;&lt;rec-number&gt;254&lt;/rec-number&gt;&lt;foreign-keys&gt;&lt;key app="EN" db-id="fvaw9vd5rrfez2epavc5exebz02xt0vvvwrs" timestamp="1476060424"&gt;254&lt;/key&gt;&lt;/foreign-keys&gt;&lt;ref-type name="Journal Article"&gt;17&lt;/ref-type&gt;&lt;contributors&gt;&lt;authors&gt;&lt;author&gt;Lee, Juliana Tsz Yan&lt;/author&gt;&lt;author&gt;Tsang, Wai Hung&lt;/author&gt;&lt;author&gt;Chow, King Lau&lt;/author&gt;&lt;/authors&gt;&lt;/contributors&gt;&lt;titles&gt;&lt;title&gt;Simple Modifications to Standard TRIzol® Protocol Allow High-Yield RNA Extraction from Cells on Resorbable Materials&lt;/title&gt;&lt;secondary-title&gt;Journal of Biomaterials and Nanobiotechnology&lt;/secondary-title&gt;&lt;/titles&gt;&lt;periodical&gt;&lt;full-title&gt;Journal of Biomaterials and Nanobiotechnology&lt;/full-title&gt;&lt;/periodical&gt;&lt;pages&gt;41-48&lt;/pages&gt;&lt;volume&gt;02&lt;/volume&gt;&lt;number&gt;01&lt;/number&gt;&lt;dates&gt;&lt;year&gt;2011&lt;/year&gt;&lt;/dates&gt;&lt;isbn&gt;2158-7027&lt;/isbn&gt;&lt;urls&gt;&lt;/urls&gt;&lt;electronic-resource-num&gt;10.4236/jbnb.2011.21006&lt;/electronic-resource-num&gt;&lt;/record&gt;&lt;/Cite&gt;&lt;/EndNote&gt;</w:instrText>
      </w:r>
      <w:r w:rsidR="005C5C11">
        <w:rPr>
          <w:rFonts w:ascii="Times New Roman" w:hAnsi="Times New Roman" w:cs="Times New Roman"/>
          <w:sz w:val="24"/>
          <w:szCs w:val="24"/>
          <w:lang w:val="en-US"/>
        </w:rPr>
        <w:fldChar w:fldCharType="separate"/>
      </w:r>
      <w:r w:rsidR="005C5C11">
        <w:rPr>
          <w:rFonts w:ascii="Times New Roman" w:hAnsi="Times New Roman" w:cs="Times New Roman"/>
          <w:noProof/>
          <w:sz w:val="24"/>
          <w:szCs w:val="24"/>
          <w:lang w:val="en-US"/>
        </w:rPr>
        <w:t>(</w:t>
      </w:r>
      <w:hyperlink w:anchor="_ENREF_42" w:tooltip="Lee, 2011 #254" w:history="1">
        <w:r w:rsidR="00035725">
          <w:rPr>
            <w:rFonts w:ascii="Times New Roman" w:hAnsi="Times New Roman" w:cs="Times New Roman"/>
            <w:noProof/>
            <w:sz w:val="24"/>
            <w:szCs w:val="24"/>
            <w:lang w:val="en-US"/>
          </w:rPr>
          <w:t>Lee</w:t>
        </w:r>
        <w:r w:rsidR="00035725" w:rsidRPr="005C5C11">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2011</w:t>
        </w:r>
      </w:hyperlink>
      <w:r w:rsidR="005C5C11">
        <w:rPr>
          <w:rFonts w:ascii="Times New Roman" w:hAnsi="Times New Roman" w:cs="Times New Roman"/>
          <w:noProof/>
          <w:sz w:val="24"/>
          <w:szCs w:val="24"/>
          <w:lang w:val="en-US"/>
        </w:rPr>
        <w:t>)</w:t>
      </w:r>
      <w:r w:rsidR="005C5C11">
        <w:rPr>
          <w:rFonts w:ascii="Times New Roman" w:hAnsi="Times New Roman" w:cs="Times New Roman"/>
          <w:sz w:val="24"/>
          <w:szCs w:val="24"/>
          <w:lang w:val="en-US"/>
        </w:rPr>
        <w:fldChar w:fldCharType="end"/>
      </w:r>
      <w:r w:rsidR="007C5D32" w:rsidRPr="005C5C11">
        <w:rPr>
          <w:rFonts w:ascii="Times New Roman" w:hAnsi="Times New Roman" w:cs="Times New Roman"/>
          <w:sz w:val="24"/>
          <w:szCs w:val="24"/>
          <w:lang w:val="en-US"/>
        </w:rPr>
        <w:t xml:space="preserve">. </w:t>
      </w:r>
      <w:r w:rsidR="00880E4C" w:rsidRPr="005C5C11">
        <w:rPr>
          <w:rFonts w:ascii="Times New Roman" w:hAnsi="Times New Roman" w:cs="Times New Roman"/>
          <w:sz w:val="24"/>
          <w:szCs w:val="24"/>
          <w:lang w:val="en-US"/>
        </w:rPr>
        <w:t xml:space="preserve">Quantification </w:t>
      </w:r>
      <w:r w:rsidR="00880E4C">
        <w:rPr>
          <w:rFonts w:ascii="Times New Roman" w:hAnsi="Times New Roman" w:cs="Times New Roman"/>
          <w:sz w:val="24"/>
          <w:szCs w:val="24"/>
          <w:lang w:val="en-US"/>
        </w:rPr>
        <w:t>of RNA was performed by Nanodrop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bookmarkStart w:id="19" w:name="_Toc464400712"/>
      <w:r>
        <w:rPr>
          <w:rFonts w:ascii="Times New Roman" w:hAnsi="Times New Roman" w:cs="Times New Roman"/>
          <w:sz w:val="24"/>
          <w:szCs w:val="24"/>
          <w:lang w:val="en-US"/>
        </w:rPr>
        <w:t>Western blotting:</w:t>
      </w:r>
      <w:bookmarkEnd w:id="19"/>
    </w:p>
    <w:p w14:paraId="0E9B4202" w14:textId="1F042C57"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Sample buffer were added to whole cell lysate or EV lysate sample to reach a final 1X concentration and protein denatured by incubation at 95° C for 5minutes if denaturation was not already performed. BioRad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 xml:space="preserve">standard </w:t>
      </w:r>
      <w:r w:rsidR="003B5B36" w:rsidRPr="005C5C11">
        <w:rPr>
          <w:rFonts w:ascii="Times New Roman" w:hAnsi="Times New Roman" w:cs="Times New Roman"/>
          <w:sz w:val="24"/>
          <w:lang w:val="en-US"/>
        </w:rPr>
        <w:lastRenderedPageBreak/>
        <w:t xml:space="preserve">procedure and reagents to transfer protein to a fluorescent </w:t>
      </w:r>
      <w:r w:rsidR="00881806" w:rsidRPr="005C5C11">
        <w:rPr>
          <w:rFonts w:ascii="Times New Roman" w:hAnsi="Times New Roman" w:cs="Times New Roman"/>
          <w:sz w:val="24"/>
          <w:lang w:val="en-US"/>
        </w:rPr>
        <w:t xml:space="preserve">PVDF </w:t>
      </w:r>
      <w:r w:rsidR="005C5C11">
        <w:rPr>
          <w:rFonts w:ascii="Times New Roman" w:hAnsi="Times New Roman" w:cs="Times New Roman"/>
          <w:sz w:val="24"/>
          <w:lang w:val="en-US"/>
        </w:rPr>
        <w:t xml:space="preserve">membrane </w:t>
      </w:r>
      <w:r w:rsidR="005C5C11">
        <w:rPr>
          <w:rFonts w:ascii="Times New Roman" w:hAnsi="Times New Roman" w:cs="Times New Roman"/>
          <w:sz w:val="24"/>
          <w:lang w:val="en-US"/>
        </w:rPr>
        <w:fldChar w:fldCharType="begin"/>
      </w:r>
      <w:r w:rsidR="005C5C11">
        <w:rPr>
          <w:rFonts w:ascii="Times New Roman" w:hAnsi="Times New Roman" w:cs="Times New Roman"/>
          <w:sz w:val="24"/>
          <w:lang w:val="en-US"/>
        </w:rPr>
        <w:instrText xml:space="preserve"> ADDIN EN.CITE &lt;EndNote&gt;&lt;Cite&gt;&lt;Author&gt;Towbin&lt;/Author&gt;&lt;Year&gt;1979&lt;/Year&gt;&lt;RecNum&gt;255&lt;/RecNum&gt;&lt;DisplayText&gt;(Towbin&lt;style face="italic"&gt; et al.&lt;/style&gt; 1979)&lt;/DisplayText&gt;&lt;record&gt;&lt;rec-number&gt;255&lt;/rec-number&gt;&lt;foreign-keys&gt;&lt;key app="EN" db-id="fvaw9vd5rrfez2epavc5exebz02xt0vvvwrs" timestamp="1476060604"&gt;255&lt;/key&gt;&lt;/foreign-keys&gt;&lt;ref-type name="Journal Article"&gt;17&lt;/ref-type&gt;&lt;contributors&gt;&lt;authors&gt;&lt;author&gt;Towbin, H.&lt;/author&gt;&lt;author&gt;Staehelin, T.&lt;/author&gt;&lt;author&gt;Gordon, J.&lt;/author&gt;&lt;/authors&gt;&lt;/contributors&gt;&lt;titles&gt;&lt;title&gt;Electrophoretic transfer of proteins from polyacrylamide gels to nitrocellulose sheets: procedure and some applications&lt;/title&gt;&lt;secondary-title&gt;Proc Natl Acad Sci U S A&lt;/secondary-title&gt;&lt;alt-title&gt;Proceedings of the National Academy of Sciences of the United States of America&lt;/alt-title&gt;&lt;/titles&gt;&lt;alt-periodical&gt;&lt;full-title&gt;Proceedings of the National Academy of Sciences of the United States of America&lt;/full-title&gt;&lt;/alt-periodical&gt;&lt;pages&gt;4350-4&lt;/pages&gt;&lt;volume&gt;76&lt;/volume&gt;&lt;number&gt;9&lt;/number&gt;&lt;edition&gt;1979/09/01&lt;/edition&gt;&lt;keywords&gt;&lt;keyword&gt;Animals&lt;/keyword&gt;&lt;keyword&gt;Antigen-Antibody Reactions&lt;/keyword&gt;&lt;keyword&gt;Antigens/analysis&lt;/keyword&gt;&lt;keyword&gt;Cellulose&lt;/keyword&gt;&lt;keyword&gt;Chickens&lt;/keyword&gt;&lt;keyword&gt;Electrophoresis, Polyacrylamide Gel/*methods&lt;/keyword&gt;&lt;keyword&gt;Escherichia coli/analysis&lt;/keyword&gt;&lt;keyword&gt;Immunologic Techniques&lt;/keyword&gt;&lt;keyword&gt;Liver/analysis&lt;/keyword&gt;&lt;keyword&gt;Ribosomal Proteins/analysis/immunology&lt;/keyword&gt;&lt;/keywords&gt;&lt;dates&gt;&lt;year&gt;1979&lt;/year&gt;&lt;pub-dates&gt;&lt;date&gt;Sep&lt;/date&gt;&lt;/pub-dates&gt;&lt;/dates&gt;&lt;isbn&gt;0027-8424 (Print)&amp;#xD;0027-8424&lt;/isbn&gt;&lt;accession-num&gt;388439&lt;/accession-num&gt;&lt;urls&gt;&lt;/urls&gt;&lt;custom2&gt;Pmc411572&lt;/custom2&gt;&lt;remote-database-provider&gt;Nlm&lt;/remote-database-provider&gt;&lt;language&gt;eng&lt;/language&gt;&lt;/record&gt;&lt;/Cite&gt;&lt;/EndNote&gt;</w:instrText>
      </w:r>
      <w:r w:rsidR="005C5C11">
        <w:rPr>
          <w:rFonts w:ascii="Times New Roman" w:hAnsi="Times New Roman" w:cs="Times New Roman"/>
          <w:sz w:val="24"/>
          <w:lang w:val="en-US"/>
        </w:rPr>
        <w:fldChar w:fldCharType="separate"/>
      </w:r>
      <w:r w:rsidR="005C5C11">
        <w:rPr>
          <w:rFonts w:ascii="Times New Roman" w:hAnsi="Times New Roman" w:cs="Times New Roman"/>
          <w:noProof/>
          <w:sz w:val="24"/>
          <w:lang w:val="en-US"/>
        </w:rPr>
        <w:t>(</w:t>
      </w:r>
      <w:hyperlink w:anchor="_ENREF_67" w:tooltip="Towbin, 1979 #255" w:history="1">
        <w:r w:rsidR="00035725">
          <w:rPr>
            <w:rFonts w:ascii="Times New Roman" w:hAnsi="Times New Roman" w:cs="Times New Roman"/>
            <w:noProof/>
            <w:sz w:val="24"/>
            <w:lang w:val="en-US"/>
          </w:rPr>
          <w:t>Towbin</w:t>
        </w:r>
        <w:r w:rsidR="00035725" w:rsidRPr="005C5C11">
          <w:rPr>
            <w:rFonts w:ascii="Times New Roman" w:hAnsi="Times New Roman" w:cs="Times New Roman"/>
            <w:i/>
            <w:noProof/>
            <w:sz w:val="24"/>
            <w:lang w:val="en-US"/>
          </w:rPr>
          <w:t xml:space="preserve"> et al.</w:t>
        </w:r>
        <w:r w:rsidR="00035725">
          <w:rPr>
            <w:rFonts w:ascii="Times New Roman" w:hAnsi="Times New Roman" w:cs="Times New Roman"/>
            <w:noProof/>
            <w:sz w:val="24"/>
            <w:lang w:val="en-US"/>
          </w:rPr>
          <w:t xml:space="preserve"> 1979</w:t>
        </w:r>
      </w:hyperlink>
      <w:r w:rsidR="005C5C11">
        <w:rPr>
          <w:rFonts w:ascii="Times New Roman" w:hAnsi="Times New Roman" w:cs="Times New Roman"/>
          <w:noProof/>
          <w:sz w:val="24"/>
          <w:lang w:val="en-US"/>
        </w:rPr>
        <w:t>)</w:t>
      </w:r>
      <w:r w:rsidR="005C5C11">
        <w:rPr>
          <w:rFonts w:ascii="Times New Roman" w:hAnsi="Times New Roman" w:cs="Times New Roman"/>
          <w:sz w:val="24"/>
          <w:lang w:val="en-US"/>
        </w:rPr>
        <w:fldChar w:fldCharType="end"/>
      </w:r>
      <w:r w:rsidR="003B5B36">
        <w:rPr>
          <w:rFonts w:ascii="Times New Roman" w:hAnsi="Times New Roman" w:cs="Times New Roman"/>
          <w:sz w:val="24"/>
          <w:lang w:val="en-US"/>
        </w:rPr>
        <w:t>. Membrane was subsequently blocked in 3% BSA/PBS with 0.1% Triton-X for 30minutes to prevent non-specific antibody binding. hnRNPK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w:t>
      </w:r>
      <w:r w:rsidR="002A4999">
        <w:rPr>
          <w:rFonts w:ascii="Times New Roman" w:hAnsi="Times New Roman" w:cs="Times New Roman"/>
          <w:sz w:val="24"/>
          <w:lang w:val="en-US"/>
        </w:rPr>
        <w:t xml:space="preserve"> (0.1%)</w:t>
      </w:r>
      <w:r w:rsidR="00445364">
        <w:rPr>
          <w:rFonts w:ascii="Times New Roman" w:hAnsi="Times New Roman" w:cs="Times New Roman"/>
          <w:sz w:val="24"/>
          <w:lang w:val="en-US"/>
        </w:rPr>
        <w:t>. IRdye800W</w:t>
      </w:r>
      <w:r w:rsidR="00B6458D">
        <w:rPr>
          <w:rFonts w:ascii="Times New Roman" w:hAnsi="Times New Roman" w:cs="Times New Roman"/>
          <w:sz w:val="24"/>
          <w:lang w:val="en-US"/>
        </w:rPr>
        <w:t xml:space="preserve"> anti-mouse</w:t>
      </w:r>
      <w:r w:rsidR="005C5C11">
        <w:rPr>
          <w:rFonts w:ascii="Times New Roman" w:hAnsi="Times New Roman" w:cs="Times New Roman"/>
          <w:sz w:val="24"/>
          <w:lang w:val="en-US"/>
        </w:rPr>
        <w:t xml:space="preserve"> (Li-Cor)</w:t>
      </w:r>
      <w:r w:rsidR="00B6458D">
        <w:rPr>
          <w:rFonts w:ascii="Times New Roman" w:hAnsi="Times New Roman" w:cs="Times New Roman"/>
          <w:sz w:val="24"/>
          <w:lang w:val="en-US"/>
        </w:rPr>
        <w:t xml:space="preserv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w:t>
      </w:r>
      <w:r w:rsidR="002A4999">
        <w:rPr>
          <w:rFonts w:ascii="Times New Roman" w:hAnsi="Times New Roman" w:cs="Times New Roman"/>
          <w:sz w:val="24"/>
          <w:lang w:val="en-US"/>
        </w:rPr>
        <w:t>-</w:t>
      </w:r>
      <w:r w:rsidR="00DC7168">
        <w:rPr>
          <w:rFonts w:ascii="Times New Roman" w:hAnsi="Times New Roman" w:cs="Times New Roman"/>
          <w:sz w:val="24"/>
          <w:lang w:val="en-US"/>
        </w:rPr>
        <w:t>tween, membrane was washed 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Li-Cor</w:t>
      </w:r>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ized the bands in two channels</w:t>
      </w:r>
      <w:r w:rsidR="002A4999">
        <w:rPr>
          <w:rFonts w:ascii="Times New Roman" w:hAnsi="Times New Roman" w:cs="Times New Roman"/>
          <w:sz w:val="24"/>
          <w:lang w:val="en-US"/>
        </w:rPr>
        <w:t xml:space="preserve"> (700 and 800nm)</w:t>
      </w:r>
      <w:r w:rsidR="00613B88">
        <w:rPr>
          <w:rFonts w:ascii="Times New Roman" w:hAnsi="Times New Roman" w:cs="Times New Roman"/>
          <w:sz w:val="24"/>
          <w:lang w:val="en-US"/>
        </w:rPr>
        <w:t xml:space="preserve"> with </w:t>
      </w:r>
      <w:r w:rsidR="00DC7168">
        <w:rPr>
          <w:rFonts w:ascii="Times New Roman" w:hAnsi="Times New Roman" w:cs="Times New Roman"/>
          <w:sz w:val="24"/>
          <w:lang w:val="en-US"/>
        </w:rPr>
        <w:t xml:space="preserve">the ImageStudio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B37DEF" w:rsidRDefault="00D269F5" w:rsidP="00B37DEF">
      <w:pPr>
        <w:spacing w:line="360" w:lineRule="auto"/>
        <w:rPr>
          <w:rFonts w:ascii="Times New Roman" w:hAnsi="Times New Roman" w:cs="Times New Roman"/>
          <w:sz w:val="28"/>
          <w:szCs w:val="24"/>
          <w:lang w:val="en-US"/>
        </w:rPr>
      </w:pPr>
      <w:bookmarkStart w:id="20" w:name="_Toc464400713"/>
      <w:r w:rsidRPr="00B37DEF">
        <w:rPr>
          <w:rStyle w:val="Heading1Char"/>
          <w:rFonts w:ascii="Times New Roman" w:hAnsi="Times New Roman" w:cs="Times New Roman"/>
          <w:szCs w:val="24"/>
        </w:rPr>
        <w:lastRenderedPageBreak/>
        <w:t>Results</w:t>
      </w:r>
      <w:bookmarkEnd w:id="20"/>
      <w:r w:rsidRPr="00B37DEF">
        <w:rPr>
          <w:rFonts w:ascii="Times New Roman" w:hAnsi="Times New Roman" w:cs="Times New Roman"/>
          <w:sz w:val="28"/>
          <w:szCs w:val="24"/>
          <w:lang w:val="en-US"/>
        </w:rPr>
        <w:t xml:space="preserve">: </w:t>
      </w:r>
    </w:p>
    <w:p w14:paraId="1BED8C5F" w14:textId="50622694" w:rsidR="00D269F5" w:rsidRPr="0004764B" w:rsidRDefault="0004764B" w:rsidP="00B37DEF">
      <w:pPr>
        <w:pStyle w:val="Heading2"/>
        <w:spacing w:line="360" w:lineRule="auto"/>
        <w:rPr>
          <w:rFonts w:ascii="Times New Roman" w:hAnsi="Times New Roman" w:cs="Times New Roman"/>
          <w:sz w:val="24"/>
          <w:szCs w:val="24"/>
          <w:lang w:val="en-US"/>
        </w:rPr>
      </w:pPr>
      <w:bookmarkStart w:id="21" w:name="_Toc464400714"/>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bookmarkEnd w:id="21"/>
    </w:p>
    <w:p w14:paraId="032EC7F2" w14:textId="1B7D6496"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w:t>
      </w:r>
      <w:r w:rsidR="005C5C11">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3" w:tooltip="Inder, 2014 #9" w:history="1">
        <w:r w:rsidR="00035725">
          <w:rPr>
            <w:rFonts w:ascii="Times New Roman" w:hAnsi="Times New Roman" w:cs="Times New Roman"/>
            <w:noProof/>
            <w:sz w:val="24"/>
            <w:szCs w:val="24"/>
            <w:lang w:val="en-US"/>
          </w:rPr>
          <w:t>Inder et al. 2014</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155EAD" w:rsidRPr="00002789">
        <w:rPr>
          <w:rFonts w:ascii="Times New Roman" w:hAnsi="Times New Roman" w:cs="Times New Roman"/>
          <w:sz w:val="24"/>
          <w:szCs w:val="24"/>
          <w:lang w:val="en-US"/>
        </w:rPr>
        <w:t>.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miR</w:t>
      </w:r>
      <w:r w:rsidR="006D5F4E">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s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may also be</w:t>
      </w:r>
      <w:r w:rsidR="00511A06">
        <w:rPr>
          <w:rFonts w:ascii="Times New Roman" w:hAnsi="Times New Roman" w:cs="Times New Roman"/>
          <w:sz w:val="24"/>
          <w:szCs w:val="24"/>
          <w:lang w:val="en-US"/>
        </w:rPr>
        <w:t xml:space="preserve"> regulated </w:t>
      </w:r>
      <w:r w:rsidR="00155EAD" w:rsidRPr="00002789">
        <w:rPr>
          <w:rFonts w:ascii="Times New Roman" w:hAnsi="Times New Roman" w:cs="Times New Roman"/>
          <w:sz w:val="24"/>
          <w:szCs w:val="24"/>
          <w:lang w:val="en-US"/>
        </w:rPr>
        <w:t xml:space="preserve">by </w:t>
      </w:r>
      <w:r w:rsidR="00511A06">
        <w:rPr>
          <w:rFonts w:ascii="Times New Roman" w:hAnsi="Times New Roman" w:cs="Times New Roman"/>
          <w:sz w:val="24"/>
          <w:szCs w:val="24"/>
          <w:lang w:val="en-US"/>
        </w:rPr>
        <w:t>cavin-1</w:t>
      </w:r>
      <w:r w:rsidR="00155EAD" w:rsidRPr="00002789">
        <w:rPr>
          <w:rFonts w:ascii="Times New Roman" w:hAnsi="Times New Roman" w:cs="Times New Roman"/>
          <w:sz w:val="24"/>
          <w:szCs w:val="24"/>
          <w:lang w:val="en-US"/>
        </w:rPr>
        <w:t xml:space="preserve">. </w:t>
      </w:r>
      <w:r w:rsidR="00FC24C6" w:rsidRPr="00002789">
        <w:rPr>
          <w:rFonts w:ascii="Times New Roman" w:hAnsi="Times New Roman" w:cs="Times New Roman"/>
          <w:sz w:val="24"/>
          <w:szCs w:val="24"/>
          <w:lang w:val="en-US"/>
        </w:rPr>
        <w:t xml:space="preserve">To determine all </w:t>
      </w:r>
      <w:r w:rsidR="00511A06">
        <w:rPr>
          <w:rFonts w:ascii="Times New Roman" w:hAnsi="Times New Roman" w:cs="Times New Roman"/>
          <w:sz w:val="24"/>
          <w:szCs w:val="24"/>
          <w:lang w:val="en-US"/>
        </w:rPr>
        <w:t xml:space="preserve">PC3-EV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w:t>
      </w:r>
      <w:r w:rsidR="00DB5FE8" w:rsidRPr="00002789">
        <w:rPr>
          <w:rFonts w:ascii="Times New Roman" w:hAnsi="Times New Roman" w:cs="Times New Roman"/>
          <w:sz w:val="24"/>
          <w:szCs w:val="24"/>
          <w:lang w:val="en-US"/>
        </w:rPr>
        <w:t xml:space="preserve">modified </w:t>
      </w:r>
      <w:r w:rsidR="009150C5" w:rsidRPr="00002789">
        <w:rPr>
          <w:rFonts w:ascii="Times New Roman" w:hAnsi="Times New Roman" w:cs="Times New Roman"/>
          <w:sz w:val="24"/>
          <w:szCs w:val="24"/>
          <w:lang w:val="en-US"/>
        </w:rPr>
        <w:t xml:space="preserve">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RNA-seq analysis to quantify the</w:t>
      </w:r>
      <w:r w:rsidR="009D1B8C" w:rsidRPr="00002789">
        <w:rPr>
          <w:rFonts w:ascii="Times New Roman" w:hAnsi="Times New Roman" w:cs="Times New Roman"/>
          <w:sz w:val="24"/>
          <w:szCs w:val="24"/>
          <w:lang w:val="en-US"/>
        </w:rPr>
        <w:t xml:space="preserve"> miRNAs in EV</w:t>
      </w:r>
      <w:r w:rsidR="00C34159">
        <w:rPr>
          <w:rFonts w:ascii="Times New Roman" w:hAnsi="Times New Roman" w:cs="Times New Roman"/>
          <w:sz w:val="24"/>
          <w:szCs w:val="24"/>
          <w:lang w:val="en-US"/>
        </w:rPr>
        <w:t>s</w:t>
      </w:r>
      <w:r w:rsidR="009D1B8C" w:rsidRPr="00002789">
        <w:rPr>
          <w:rFonts w:ascii="Times New Roman" w:hAnsi="Times New Roman" w:cs="Times New Roman"/>
          <w:sz w:val="24"/>
          <w:szCs w:val="24"/>
          <w:lang w:val="en-US"/>
        </w:rPr>
        <w:t xml:space="preserve"> and cognate cells. </w:t>
      </w:r>
      <w:r w:rsidR="00511A06">
        <w:rPr>
          <w:rFonts w:ascii="Times New Roman" w:hAnsi="Times New Roman" w:cs="Times New Roman"/>
          <w:sz w:val="24"/>
          <w:szCs w:val="24"/>
          <w:lang w:val="en-US"/>
        </w:rPr>
        <w:t xml:space="preserve">From 3 biological replicates, a total of </w:t>
      </w:r>
      <w:r w:rsidR="009D1B8C" w:rsidRPr="00002789">
        <w:rPr>
          <w:rFonts w:ascii="Times New Roman" w:hAnsi="Times New Roman" w:cs="Times New Roman"/>
          <w:sz w:val="24"/>
          <w:szCs w:val="24"/>
          <w:lang w:val="en-US"/>
        </w:rPr>
        <w:t>95 miR</w:t>
      </w:r>
      <w:r w:rsidR="006D5F4E">
        <w:rPr>
          <w:rFonts w:ascii="Times New Roman" w:hAnsi="Times New Roman" w:cs="Times New Roman"/>
          <w:sz w:val="24"/>
          <w:szCs w:val="24"/>
          <w:lang w:val="en-US"/>
        </w:rPr>
        <w:t>NA</w:t>
      </w:r>
      <w:r w:rsidR="000E4D9A" w:rsidRPr="00002789">
        <w:rPr>
          <w:rFonts w:ascii="Times New Roman" w:hAnsi="Times New Roman" w:cs="Times New Roman"/>
          <w:sz w:val="24"/>
          <w:szCs w:val="24"/>
          <w:lang w:val="en-US"/>
        </w:rPr>
        <w:t>s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.05) modified miR</w:t>
      </w:r>
      <w:r w:rsidR="006D5F4E">
        <w:rPr>
          <w:rFonts w:ascii="Times New Roman" w:hAnsi="Times New Roman" w:cs="Times New Roman"/>
          <w:sz w:val="24"/>
          <w:szCs w:val="24"/>
          <w:lang w:val="en-US"/>
        </w:rPr>
        <w:t>NA</w:t>
      </w:r>
      <w:r w:rsidR="002504F5" w:rsidRPr="0004764B">
        <w:rPr>
          <w:rFonts w:ascii="Times New Roman" w:hAnsi="Times New Roman" w:cs="Times New Roman"/>
          <w:sz w:val="24"/>
          <w:szCs w:val="24"/>
          <w:lang w:val="en-US"/>
        </w:rPr>
        <w:t>s in the EVs</w:t>
      </w:r>
      <w:r w:rsidR="005C5C11">
        <w:rPr>
          <w:rFonts w:ascii="Times New Roman" w:hAnsi="Times New Roman" w:cs="Times New Roman"/>
          <w:sz w:val="24"/>
          <w:szCs w:val="24"/>
          <w:lang w:val="en-US"/>
        </w:rPr>
        <w:t xml:space="preserve"> (fig. 3</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2A4999">
        <w:rPr>
          <w:rFonts w:ascii="Times New Roman" w:hAnsi="Times New Roman" w:cs="Times New Roman"/>
          <w:sz w:val="24"/>
          <w:szCs w:val="24"/>
          <w:lang w:val="en-US"/>
        </w:rPr>
        <w:t>.</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w:t>
      </w:r>
      <w:r w:rsidR="002170BC">
        <w:rPr>
          <w:rFonts w:ascii="Times New Roman" w:hAnsi="Times New Roman" w:cs="Times New Roman"/>
          <w:sz w:val="24"/>
          <w:szCs w:val="24"/>
          <w:lang w:val="en-US"/>
        </w:rPr>
        <w:t xml:space="preserve"> simply due to a reduction of its </w:t>
      </w:r>
      <w:r w:rsidR="008E7085" w:rsidRPr="0004764B">
        <w:rPr>
          <w:rFonts w:ascii="Times New Roman" w:hAnsi="Times New Roman" w:cs="Times New Roman"/>
          <w:sz w:val="24"/>
          <w:szCs w:val="24"/>
          <w:lang w:val="en-US"/>
        </w:rPr>
        <w:t xml:space="preserve">cellular </w:t>
      </w:r>
      <w:r w:rsidR="002170BC">
        <w:rPr>
          <w:rFonts w:ascii="Times New Roman" w:hAnsi="Times New Roman" w:cs="Times New Roman"/>
          <w:sz w:val="24"/>
          <w:szCs w:val="24"/>
          <w:lang w:val="en-US"/>
        </w:rPr>
        <w:t>expression level</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Here, I wanted to determine if this trend persists with additional miR</w:t>
      </w:r>
      <w:r w:rsidR="006D5F4E">
        <w:rPr>
          <w:rFonts w:ascii="Times New Roman" w:hAnsi="Times New Roman" w:cs="Times New Roman"/>
          <w:sz w:val="24"/>
          <w:szCs w:val="24"/>
          <w:lang w:val="en-US"/>
        </w:rPr>
        <w:t>NA</w:t>
      </w:r>
      <w:r w:rsidR="008E7085" w:rsidRPr="0004764B">
        <w:rPr>
          <w:rFonts w:ascii="Times New Roman" w:hAnsi="Times New Roman" w:cs="Times New Roman"/>
          <w:sz w:val="24"/>
          <w:szCs w:val="24"/>
          <w:lang w:val="en-US"/>
        </w:rPr>
        <w:t xml:space="preserve">s.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r w:rsidR="002A4999">
        <w:rPr>
          <w:rFonts w:ascii="Times New Roman" w:hAnsi="Times New Roman" w:cs="Times New Roman"/>
          <w:sz w:val="24"/>
          <w:szCs w:val="24"/>
          <w:lang w:val="en-US"/>
        </w:rPr>
        <w:t>5</w:t>
      </w:r>
      <w:r w:rsidR="002170BC">
        <w:rPr>
          <w:rFonts w:ascii="Times New Roman" w:hAnsi="Times New Roman" w:cs="Times New Roman"/>
          <w:sz w:val="24"/>
          <w:szCs w:val="24"/>
          <w:lang w:val="en-US"/>
        </w:rPr>
        <w:t xml:space="preserve"> </w:t>
      </w:r>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 xml:space="preserve">s </w:t>
      </w:r>
      <w:r w:rsidR="003417F1" w:rsidRPr="0004764B">
        <w:rPr>
          <w:rFonts w:ascii="Times New Roman" w:hAnsi="Times New Roman" w:cs="Times New Roman"/>
          <w:sz w:val="24"/>
          <w:szCs w:val="24"/>
          <w:lang w:val="en-US"/>
        </w:rPr>
        <w:t>that are dramatically reduced in the EVs with little</w:t>
      </w:r>
      <w:r w:rsidR="002170BC">
        <w:rPr>
          <w:rFonts w:ascii="Times New Roman" w:hAnsi="Times New Roman" w:cs="Times New Roman"/>
          <w:sz w:val="24"/>
          <w:szCs w:val="24"/>
          <w:lang w:val="en-US"/>
        </w:rPr>
        <w:t xml:space="preserve"> change in</w:t>
      </w:r>
      <w:r w:rsidR="003417F1" w:rsidRPr="0004764B">
        <w:rPr>
          <w:rFonts w:ascii="Times New Roman" w:hAnsi="Times New Roman" w:cs="Times New Roman"/>
          <w:sz w:val="24"/>
          <w:szCs w:val="24"/>
          <w:lang w:val="en-US"/>
        </w:rPr>
        <w:t xml:space="preserve">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These are the mi</w:t>
      </w:r>
      <w:r w:rsidR="00B62C7D" w:rsidRPr="0004764B">
        <w:rPr>
          <w:rFonts w:ascii="Times New Roman" w:hAnsi="Times New Roman" w:cs="Times New Roman"/>
          <w:sz w:val="24"/>
          <w:szCs w:val="24"/>
          <w:lang w:val="en-US"/>
        </w:rPr>
        <w:t>R</w:t>
      </w:r>
      <w:r w:rsidR="006D5F4E">
        <w:rPr>
          <w:rFonts w:ascii="Times New Roman" w:hAnsi="Times New Roman" w:cs="Times New Roman"/>
          <w:sz w:val="24"/>
          <w:szCs w:val="24"/>
          <w:lang w:val="en-US"/>
        </w:rPr>
        <w:t>NA</w:t>
      </w:r>
      <w:r w:rsidR="00B62C7D" w:rsidRPr="0004764B">
        <w:rPr>
          <w:rFonts w:ascii="Times New Roman" w:hAnsi="Times New Roman" w:cs="Times New Roman"/>
          <w:sz w:val="24"/>
          <w:szCs w:val="24"/>
          <w:lang w:val="en-US"/>
        </w:rPr>
        <w:t xml:space="preserve">s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w:t>
      </w:r>
      <w:r w:rsidR="00C34159">
        <w:rPr>
          <w:rFonts w:ascii="Times New Roman" w:hAnsi="Times New Roman" w:cs="Times New Roman"/>
          <w:sz w:val="24"/>
          <w:szCs w:val="24"/>
          <w:lang w:val="en-US"/>
        </w:rPr>
        <w:t>6</w:t>
      </w:r>
      <w:r w:rsidR="007C471C" w:rsidRPr="0004764B">
        <w:rPr>
          <w:rFonts w:ascii="Times New Roman" w:hAnsi="Times New Roman" w:cs="Times New Roman"/>
          <w:sz w:val="24"/>
          <w:szCs w:val="24"/>
          <w:lang w:val="en-US"/>
        </w:rPr>
        <w:t xml:space="preserve"> of these miR</w:t>
      </w:r>
      <w:r w:rsidR="006D5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s </w:t>
      </w:r>
      <w:r w:rsidR="002170BC">
        <w:rPr>
          <w:rFonts w:ascii="Times New Roman" w:hAnsi="Times New Roman" w:cs="Times New Roman"/>
          <w:sz w:val="24"/>
          <w:szCs w:val="24"/>
          <w:lang w:val="en-US"/>
        </w:rPr>
        <w:t>(</w:t>
      </w:r>
      <w:r w:rsidR="00B37DEF">
        <w:rPr>
          <w:rFonts w:ascii="Times New Roman" w:hAnsi="Times New Roman" w:cs="Times New Roman"/>
          <w:sz w:val="24"/>
          <w:szCs w:val="24"/>
          <w:lang w:val="en-US"/>
        </w:rPr>
        <w:t xml:space="preserve">miR-19a-3p, 10b-5p, </w:t>
      </w:r>
      <w:r w:rsidR="00C34159">
        <w:rPr>
          <w:rFonts w:ascii="Times New Roman" w:hAnsi="Times New Roman" w:cs="Times New Roman"/>
          <w:sz w:val="24"/>
          <w:szCs w:val="24"/>
          <w:lang w:val="en-US"/>
        </w:rPr>
        <w:t>146a-5p, 363-3p, 149-5p and 222-3p)</w:t>
      </w:r>
      <w:r w:rsidR="002170BC">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 content. This process is known as sampling, where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in the cytoplasm are taken into the forming EVs due to proximity as opposed to protein mediated export that would confer some selectivity. Th</w:t>
      </w:r>
      <w:r w:rsidR="002170BC">
        <w:rPr>
          <w:rFonts w:ascii="Times New Roman" w:hAnsi="Times New Roman" w:cs="Times New Roman"/>
          <w:sz w:val="24"/>
          <w:szCs w:val="24"/>
          <w:lang w:val="en-US"/>
        </w:rPr>
        <w:t xml:space="preserve">ese results suggest </w:t>
      </w:r>
      <w:r w:rsidR="007C471C" w:rsidRPr="0004764B">
        <w:rPr>
          <w:rFonts w:ascii="Times New Roman" w:hAnsi="Times New Roman" w:cs="Times New Roman"/>
          <w:sz w:val="24"/>
          <w:szCs w:val="24"/>
          <w:lang w:val="en-US"/>
        </w:rPr>
        <w:t>that both sa</w:t>
      </w:r>
      <w:r w:rsidR="00E4052B" w:rsidRPr="0004764B">
        <w:rPr>
          <w:rFonts w:ascii="Times New Roman" w:hAnsi="Times New Roman" w:cs="Times New Roman"/>
          <w:sz w:val="24"/>
          <w:szCs w:val="24"/>
          <w:lang w:val="en-US"/>
        </w:rPr>
        <w:t>mpling and selective export of</w:t>
      </w:r>
      <w:r w:rsidR="007C471C" w:rsidRPr="0004764B">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can occur</w:t>
      </w:r>
      <w:r w:rsidR="00E4052B" w:rsidRPr="0004764B">
        <w:rPr>
          <w:rFonts w:ascii="Times New Roman" w:hAnsi="Times New Roman" w:cs="Times New Roman"/>
          <w:sz w:val="24"/>
          <w:szCs w:val="24"/>
          <w:lang w:val="en-US"/>
        </w:rPr>
        <w:t xml:space="preserve"> in this system.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39335E82" w14:textId="5BBC6549" w:rsidR="00DC4A17" w:rsidRDefault="008072F7" w:rsidP="00DC4A1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subset of </w:t>
      </w:r>
      <w:r w:rsidR="00D269F5" w:rsidRPr="0004764B">
        <w:rPr>
          <w:rFonts w:ascii="Times New Roman" w:hAnsi="Times New Roman" w:cs="Times New Roman"/>
          <w:sz w:val="24"/>
          <w:szCs w:val="24"/>
          <w:lang w:val="en-US"/>
        </w:rPr>
        <w:t>significantly modified miR</w:t>
      </w:r>
      <w:r w:rsidR="001C7F4E">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t>
      </w:r>
      <w:r w:rsidR="00A50A85" w:rsidRPr="0004764B">
        <w:rPr>
          <w:rFonts w:ascii="Times New Roman" w:hAnsi="Times New Roman" w:cs="Times New Roman"/>
          <w:sz w:val="24"/>
          <w:szCs w:val="24"/>
          <w:lang w:val="en-US"/>
        </w:rPr>
        <w:t>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w:t>
      </w:r>
      <w:r w:rsidR="002170BC" w:rsidRPr="0004764B">
        <w:rPr>
          <w:rFonts w:ascii="Times New Roman" w:hAnsi="Times New Roman" w:cs="Times New Roman"/>
          <w:sz w:val="24"/>
          <w:szCs w:val="24"/>
          <w:lang w:val="en-US"/>
        </w:rPr>
        <w:t xml:space="preserve">were selected for </w:t>
      </w:r>
      <w:r w:rsidR="002170BC">
        <w:rPr>
          <w:rFonts w:ascii="Times New Roman" w:hAnsi="Times New Roman" w:cs="Times New Roman"/>
          <w:sz w:val="24"/>
          <w:szCs w:val="24"/>
          <w:lang w:val="en-US"/>
        </w:rPr>
        <w:t xml:space="preserve">RT-qPCR </w:t>
      </w:r>
      <w:r w:rsidR="002170BC" w:rsidRPr="0004764B">
        <w:rPr>
          <w:rFonts w:ascii="Times New Roman" w:hAnsi="Times New Roman" w:cs="Times New Roman"/>
          <w:sz w:val="24"/>
          <w:szCs w:val="24"/>
          <w:lang w:val="en-US"/>
        </w:rPr>
        <w:t>validation</w:t>
      </w:r>
      <w:r w:rsidR="00D269F5" w:rsidRPr="0004764B">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 xml:space="preserve">Selective export reduced by cavin-1; </w:t>
      </w:r>
      <w:r w:rsidR="00D269F5" w:rsidRPr="0004764B">
        <w:rPr>
          <w:rFonts w:ascii="Times New Roman" w:hAnsi="Times New Roman" w:cs="Times New Roman"/>
          <w:sz w:val="24"/>
          <w:szCs w:val="24"/>
          <w:lang w:val="en-US"/>
        </w:rPr>
        <w:t>miR-30a-5p, miR-148a-3p, miR-200a-3</w:t>
      </w:r>
      <w:r w:rsidR="00475D4D" w:rsidRPr="0004764B">
        <w:rPr>
          <w:rFonts w:ascii="Times New Roman" w:hAnsi="Times New Roman" w:cs="Times New Roman"/>
          <w:sz w:val="24"/>
          <w:szCs w:val="24"/>
          <w:lang w:val="en-US"/>
        </w:rPr>
        <w:t>p,</w:t>
      </w:r>
      <w:r w:rsidR="001B7DC8">
        <w:rPr>
          <w:rFonts w:ascii="Times New Roman" w:hAnsi="Times New Roman" w:cs="Times New Roman"/>
          <w:sz w:val="24"/>
          <w:szCs w:val="24"/>
          <w:lang w:val="en-US"/>
        </w:rPr>
        <w:t xml:space="preserve"> miR-10b-5</w:t>
      </w:r>
      <w:r w:rsidR="009B6B83">
        <w:rPr>
          <w:rFonts w:ascii="Times New Roman" w:hAnsi="Times New Roman" w:cs="Times New Roman"/>
          <w:sz w:val="24"/>
          <w:szCs w:val="24"/>
          <w:lang w:val="en-US"/>
        </w:rPr>
        <w:t>p, selective export induced by cavin-1;</w:t>
      </w:r>
      <w:r w:rsidR="001C7F4E">
        <w:rPr>
          <w:rFonts w:ascii="Times New Roman" w:hAnsi="Times New Roman" w:cs="Times New Roman"/>
          <w:sz w:val="24"/>
          <w:szCs w:val="24"/>
          <w:lang w:val="en-US"/>
        </w:rPr>
        <w:t xml:space="preserve"> miR-574-5p </w:t>
      </w:r>
    </w:p>
    <w:p w14:paraId="02BD8064" w14:textId="77777777" w:rsidR="00DC4A17" w:rsidRDefault="00DC4A17" w:rsidP="00DC4A17">
      <w:pPr>
        <w:ind w:left="-284"/>
        <w:rPr>
          <w:rFonts w:ascii="Times New Roman" w:hAnsi="Times New Roman" w:cs="Times New Roman"/>
          <w:sz w:val="24"/>
          <w:szCs w:val="24"/>
          <w:lang w:val="en-US"/>
        </w:rPr>
      </w:pPr>
    </w:p>
    <w:p w14:paraId="50DACA92" w14:textId="77777777" w:rsidR="00DC4A17" w:rsidRDefault="00DC4A17" w:rsidP="00DC4A17">
      <w:pPr>
        <w:rPr>
          <w:rFonts w:ascii="Times New Roman" w:hAnsi="Times New Roman" w:cs="Times New Roman"/>
          <w:b/>
          <w:sz w:val="24"/>
          <w:szCs w:val="24"/>
          <w:lang w:val="en-US"/>
        </w:rPr>
      </w:pPr>
    </w:p>
    <w:p w14:paraId="749A117C" w14:textId="77777777" w:rsidR="00DC4A17" w:rsidRDefault="00DC4A17" w:rsidP="00DC4A17">
      <w:pPr>
        <w:rPr>
          <w:rFonts w:ascii="Times New Roman" w:hAnsi="Times New Roman" w:cs="Times New Roman"/>
          <w:b/>
          <w:sz w:val="24"/>
          <w:szCs w:val="24"/>
          <w:lang w:val="en-US"/>
        </w:rPr>
      </w:pPr>
    </w:p>
    <w:p w14:paraId="559DC911" w14:textId="77777777" w:rsidR="00DC4A17" w:rsidRDefault="00DC4A17" w:rsidP="00DC4A17">
      <w:pPr>
        <w:rPr>
          <w:rFonts w:ascii="Times New Roman" w:hAnsi="Times New Roman" w:cs="Times New Roman"/>
          <w:b/>
          <w:sz w:val="24"/>
          <w:szCs w:val="24"/>
          <w:lang w:val="en-US"/>
        </w:rPr>
      </w:pPr>
    </w:p>
    <w:p w14:paraId="3AF323AB" w14:textId="77777777" w:rsidR="00DC4A17" w:rsidRDefault="00DC4A17" w:rsidP="00DC4A17">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7637D212" wp14:editId="5682EA88">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1CAC1877" w14:textId="77777777" w:rsidR="00DC4A17" w:rsidRDefault="00DC4A17" w:rsidP="00DC4A17">
      <w:pPr>
        <w:spacing w:line="360" w:lineRule="auto"/>
        <w:rPr>
          <w:rFonts w:ascii="Times New Roman" w:hAnsi="Times New Roman" w:cs="Times New Roman"/>
          <w:b/>
          <w:sz w:val="24"/>
          <w:szCs w:val="24"/>
          <w:lang w:val="en-US"/>
        </w:rPr>
      </w:pPr>
    </w:p>
    <w:p w14:paraId="1230C0A0" w14:textId="0F51CD80" w:rsidR="00DC4A17" w:rsidRDefault="00DC4A17" w:rsidP="00DC4A17">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3</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RNA-s</w:t>
      </w:r>
      <w:r>
        <w:rPr>
          <w:rFonts w:ascii="Times New Roman" w:hAnsi="Times New Roman" w:cs="Times New Roman"/>
          <w:sz w:val="24"/>
          <w:szCs w:val="24"/>
          <w:lang w:val="en-US"/>
        </w:rPr>
        <w:t xml:space="preserve">eq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miR </w:t>
      </w:r>
      <w:r w:rsidRPr="000A30D4">
        <w:rPr>
          <w:rFonts w:ascii="Times New Roman" w:hAnsi="Times New Roman" w:cs="Times New Roman"/>
          <w:sz w:val="24"/>
          <w:szCs w:val="24"/>
          <w:lang w:val="en-US"/>
        </w:rPr>
        <w:t>content. miRs that were significantly modified (* p ≤ 0.05</w:t>
      </w:r>
      <w:r w:rsidR="007D3CC9">
        <w:rPr>
          <w:rFonts w:ascii="Times New Roman" w:hAnsi="Times New Roman" w:cs="Times New Roman"/>
          <w:sz w:val="24"/>
          <w:szCs w:val="24"/>
          <w:lang w:val="en-US"/>
        </w:rPr>
        <w:t>, by Wald test</w:t>
      </w:r>
      <w:r w:rsidRPr="000A30D4">
        <w:rPr>
          <w:rFonts w:ascii="Times New Roman" w:hAnsi="Times New Roman" w:cs="Times New Roman"/>
          <w:sz w:val="24"/>
          <w:szCs w:val="24"/>
          <w:lang w:val="en-US"/>
        </w:rPr>
        <w:t>)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content (grey) for each of the miRs significantly modified in the EV</w:t>
      </w:r>
      <w:r w:rsidR="007D3CC9">
        <w:rPr>
          <w:rFonts w:ascii="Times New Roman" w:hAnsi="Times New Roman" w:cs="Times New Roman"/>
          <w:sz w:val="24"/>
          <w:szCs w:val="24"/>
          <w:lang w:val="en-US"/>
        </w:rPr>
        <w:t>s</w:t>
      </w:r>
      <w:r w:rsidRPr="000A30D4">
        <w:rPr>
          <w:rFonts w:ascii="Times New Roman" w:hAnsi="Times New Roman" w:cs="Times New Roman"/>
          <w:sz w:val="24"/>
          <w:szCs w:val="24"/>
          <w:lang w:val="en-US"/>
        </w:rPr>
        <w:t>. This reveals tha</w:t>
      </w:r>
      <w:r>
        <w:rPr>
          <w:rFonts w:ascii="Times New Roman" w:hAnsi="Times New Roman" w:cs="Times New Roman"/>
          <w:sz w:val="24"/>
          <w:szCs w:val="24"/>
          <w:lang w:val="en-US"/>
        </w:rPr>
        <w:t xml:space="preserve">t cavin-1 has an effect of miR </w:t>
      </w:r>
      <w:r w:rsidRPr="000A30D4">
        <w:rPr>
          <w:rFonts w:ascii="Times New Roman" w:hAnsi="Times New Roman" w:cs="Times New Roman"/>
          <w:sz w:val="24"/>
          <w:szCs w:val="24"/>
          <w:lang w:val="en-US"/>
        </w:rPr>
        <w:t xml:space="preserve">EVs where some effected miRs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 xml:space="preserve">formed to validate the RNA-seq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(ddCT) was </w:t>
      </w:r>
      <w:r w:rsidRPr="000A30D4">
        <w:rPr>
          <w:rFonts w:ascii="Times New Roman" w:hAnsi="Times New Roman" w:cs="Times New Roman"/>
          <w:sz w:val="24"/>
          <w:szCs w:val="24"/>
          <w:lang w:val="en-US"/>
        </w:rPr>
        <w:t>calculated and plotted (ddCT + SEM</w:t>
      </w:r>
      <w:r w:rsidR="007D3CC9">
        <w:rPr>
          <w:rFonts w:ascii="Times New Roman" w:hAnsi="Times New Roman" w:cs="Times New Roman"/>
          <w:sz w:val="24"/>
          <w:szCs w:val="24"/>
          <w:lang w:val="en-US"/>
        </w:rPr>
        <w:t xml:space="preserve"> error bar</w:t>
      </w:r>
      <w:r w:rsidRPr="000A30D4">
        <w:rPr>
          <w:rFonts w:ascii="Times New Roman" w:hAnsi="Times New Roman" w:cs="Times New Roman"/>
          <w:sz w:val="24"/>
          <w:szCs w:val="24"/>
          <w:lang w:val="en-US"/>
        </w:rPr>
        <w:t>) by comparing expression of targets to miR-125a-3p. Th</w:t>
      </w:r>
      <w:r>
        <w:rPr>
          <w:rFonts w:ascii="Times New Roman" w:hAnsi="Times New Roman" w:cs="Times New Roman"/>
          <w:sz w:val="24"/>
          <w:szCs w:val="24"/>
          <w:lang w:val="en-US"/>
        </w:rPr>
        <w:t xml:space="preserve">is miR was unchanged </w:t>
      </w:r>
      <w:r w:rsidRPr="000A30D4">
        <w:rPr>
          <w:rFonts w:ascii="Times New Roman" w:hAnsi="Times New Roman" w:cs="Times New Roman"/>
          <w:sz w:val="24"/>
          <w:szCs w:val="24"/>
          <w:lang w:val="en-US"/>
        </w:rPr>
        <w:t>in the EV and cell by cavin-1 expression. A Mann-Whitney U 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each of the miRs. This analysis confirms the trends found from the RNA-seq data.</w:t>
      </w:r>
      <w:r>
        <w:rPr>
          <w:rFonts w:ascii="Times New Roman" w:hAnsi="Times New Roman" w:cs="Times New Roman"/>
          <w:sz w:val="24"/>
          <w:szCs w:val="24"/>
          <w:lang w:val="en-US"/>
        </w:rPr>
        <w:t xml:space="preserve"> </w:t>
      </w:r>
    </w:p>
    <w:p w14:paraId="489B1036" w14:textId="77777777" w:rsidR="00F2464A" w:rsidRDefault="00F2464A" w:rsidP="00DC4A17">
      <w:pPr>
        <w:spacing w:line="360" w:lineRule="auto"/>
        <w:rPr>
          <w:rFonts w:ascii="Times New Roman" w:hAnsi="Times New Roman" w:cs="Times New Roman"/>
          <w:sz w:val="24"/>
          <w:szCs w:val="24"/>
          <w:lang w:val="en-US"/>
        </w:rPr>
      </w:pPr>
    </w:p>
    <w:p w14:paraId="54AD41CD" w14:textId="4B5AE350" w:rsidR="007674B7" w:rsidRDefault="001C7F4E" w:rsidP="001B7DC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and </w:t>
      </w:r>
      <w:r w:rsidR="009B6B83">
        <w:rPr>
          <w:rFonts w:ascii="Times New Roman" w:hAnsi="Times New Roman" w:cs="Times New Roman"/>
          <w:sz w:val="24"/>
          <w:szCs w:val="24"/>
          <w:lang w:val="en-US"/>
        </w:rPr>
        <w:t>sampling;</w:t>
      </w:r>
      <w:r w:rsidR="00475D4D" w:rsidRPr="0004764B">
        <w:rPr>
          <w:rFonts w:ascii="Times New Roman" w:hAnsi="Times New Roman" w:cs="Times New Roman"/>
          <w:sz w:val="24"/>
          <w:szCs w:val="24"/>
          <w:lang w:val="en-US"/>
        </w:rPr>
        <w:t xml:space="preserve"> miR-363-3p.</w:t>
      </w:r>
      <w:r w:rsidR="00D269F5" w:rsidRPr="0004764B">
        <w:rPr>
          <w:rFonts w:ascii="Times New Roman" w:hAnsi="Times New Roman" w:cs="Times New Roman"/>
          <w:sz w:val="24"/>
          <w:szCs w:val="24"/>
          <w:lang w:val="en-US"/>
        </w:rPr>
        <w:t xml:space="preserve"> </w:t>
      </w:r>
      <w:r w:rsidR="008072F7">
        <w:rPr>
          <w:rFonts w:ascii="Times New Roman" w:hAnsi="Times New Roman" w:cs="Times New Roman"/>
          <w:sz w:val="24"/>
          <w:szCs w:val="24"/>
          <w:lang w:val="en-US"/>
        </w:rPr>
        <w:t>Independent biological replicates of EV and cellular small RNAs were prepared and used f</w:t>
      </w:r>
      <w:r w:rsidR="005C5C11">
        <w:rPr>
          <w:rFonts w:ascii="Times New Roman" w:hAnsi="Times New Roman" w:cs="Times New Roman"/>
          <w:sz w:val="24"/>
          <w:szCs w:val="24"/>
          <w:lang w:val="en-US"/>
        </w:rPr>
        <w:t>or RT-qPCR. As shown in Figure 3</w:t>
      </w:r>
      <w:r w:rsidR="008072F7">
        <w:rPr>
          <w:rFonts w:ascii="Times New Roman" w:hAnsi="Times New Roman" w:cs="Times New Roman"/>
          <w:sz w:val="24"/>
          <w:szCs w:val="24"/>
          <w:lang w:val="en-US"/>
        </w:rPr>
        <w:t xml:space="preserve">B, </w:t>
      </w:r>
      <w:r w:rsidR="00D269F5" w:rsidRPr="0004764B">
        <w:rPr>
          <w:rFonts w:ascii="Times New Roman" w:hAnsi="Times New Roman" w:cs="Times New Roman"/>
          <w:sz w:val="24"/>
          <w:szCs w:val="24"/>
          <w:lang w:val="en-US"/>
        </w:rPr>
        <w:t>the trend first</w:t>
      </w:r>
      <w:r w:rsidR="00DC4A17">
        <w:rPr>
          <w:rFonts w:ascii="Times New Roman" w:hAnsi="Times New Roman" w:cs="Times New Roman"/>
          <w:sz w:val="24"/>
          <w:szCs w:val="24"/>
          <w:lang w:val="en-US"/>
        </w:rPr>
        <w:t xml:space="preserve"> displayed by the </w:t>
      </w:r>
      <w:r w:rsidR="001B7DC8" w:rsidRPr="0004764B">
        <w:rPr>
          <w:rFonts w:ascii="Times New Roman" w:hAnsi="Times New Roman" w:cs="Times New Roman"/>
          <w:sz w:val="24"/>
          <w:szCs w:val="24"/>
          <w:lang w:val="en-US"/>
        </w:rPr>
        <w:t xml:space="preserve">RNA-seq data </w:t>
      </w:r>
      <w:r w:rsidR="005C5C11">
        <w:rPr>
          <w:rFonts w:ascii="Times New Roman" w:hAnsi="Times New Roman" w:cs="Times New Roman"/>
          <w:sz w:val="24"/>
          <w:szCs w:val="24"/>
          <w:lang w:val="en-US"/>
        </w:rPr>
        <w:t>(Fig. 3a</w:t>
      </w:r>
      <w:r w:rsidR="008072F7">
        <w:rPr>
          <w:rFonts w:ascii="Times New Roman" w:hAnsi="Times New Roman" w:cs="Times New Roman"/>
          <w:sz w:val="24"/>
          <w:szCs w:val="24"/>
          <w:lang w:val="en-US"/>
        </w:rPr>
        <w:t xml:space="preserve">) </w:t>
      </w:r>
      <w:r w:rsidR="001B7DC8" w:rsidRPr="0004764B">
        <w:rPr>
          <w:rFonts w:ascii="Times New Roman" w:hAnsi="Times New Roman" w:cs="Times New Roman"/>
          <w:sz w:val="24"/>
          <w:szCs w:val="24"/>
          <w:lang w:val="en-US"/>
        </w:rPr>
        <w:t>is maintained</w:t>
      </w:r>
      <w:r w:rsidR="008072F7">
        <w:rPr>
          <w:rFonts w:ascii="Times New Roman" w:hAnsi="Times New Roman" w:cs="Times New Roman"/>
          <w:sz w:val="24"/>
          <w:szCs w:val="24"/>
          <w:lang w:val="en-US"/>
        </w:rPr>
        <w:t>. Consistent with the RNA</w:t>
      </w:r>
      <w:r>
        <w:rPr>
          <w:rFonts w:ascii="Times New Roman" w:hAnsi="Times New Roman" w:cs="Times New Roman"/>
          <w:sz w:val="24"/>
          <w:szCs w:val="24"/>
          <w:lang w:val="en-US"/>
        </w:rPr>
        <w:t>-</w:t>
      </w:r>
      <w:r w:rsidR="008072F7">
        <w:rPr>
          <w:rFonts w:ascii="Times New Roman" w:hAnsi="Times New Roman" w:cs="Times New Roman"/>
          <w:sz w:val="24"/>
          <w:szCs w:val="24"/>
          <w:lang w:val="en-US"/>
        </w:rPr>
        <w:t xml:space="preserve">seq data, cavin-1 expression led to higher magnitude of reduction </w:t>
      </w:r>
      <w:r w:rsidR="001B7DC8" w:rsidRPr="0004764B">
        <w:rPr>
          <w:rFonts w:ascii="Times New Roman" w:hAnsi="Times New Roman" w:cs="Times New Roman"/>
          <w:sz w:val="24"/>
          <w:szCs w:val="24"/>
          <w:lang w:val="en-US"/>
        </w:rPr>
        <w:t>of miR-30a-5p, 148a-3p</w:t>
      </w:r>
      <w:r w:rsidR="001B7DC8">
        <w:rPr>
          <w:rFonts w:ascii="Times New Roman" w:hAnsi="Times New Roman" w:cs="Times New Roman"/>
          <w:sz w:val="24"/>
          <w:szCs w:val="24"/>
          <w:lang w:val="en-US"/>
        </w:rPr>
        <w:t>, 10b-5p</w:t>
      </w:r>
      <w:r w:rsidR="001B7DC8" w:rsidRPr="0004764B">
        <w:rPr>
          <w:rFonts w:ascii="Times New Roman" w:hAnsi="Times New Roman" w:cs="Times New Roman"/>
          <w:sz w:val="24"/>
          <w:szCs w:val="24"/>
          <w:lang w:val="en-US"/>
        </w:rPr>
        <w:t xml:space="preserve"> and 200a-3p </w:t>
      </w:r>
      <w:r w:rsidR="008072F7">
        <w:rPr>
          <w:rFonts w:ascii="Times New Roman" w:hAnsi="Times New Roman" w:cs="Times New Roman"/>
          <w:sz w:val="24"/>
          <w:szCs w:val="24"/>
          <w:lang w:val="en-US"/>
        </w:rPr>
        <w:t xml:space="preserve">in EVs </w:t>
      </w:r>
      <w:r w:rsidR="001B7DC8" w:rsidRPr="0004764B">
        <w:rPr>
          <w:rFonts w:ascii="Times New Roman" w:hAnsi="Times New Roman" w:cs="Times New Roman"/>
          <w:sz w:val="24"/>
          <w:szCs w:val="24"/>
          <w:lang w:val="en-US"/>
        </w:rPr>
        <w:t xml:space="preserve">compared to the </w:t>
      </w:r>
      <w:r w:rsidR="008072F7">
        <w:rPr>
          <w:rFonts w:ascii="Times New Roman" w:hAnsi="Times New Roman" w:cs="Times New Roman"/>
          <w:sz w:val="24"/>
          <w:szCs w:val="24"/>
          <w:lang w:val="en-US"/>
        </w:rPr>
        <w:t xml:space="preserve">reduction of their </w:t>
      </w:r>
      <w:r w:rsidR="001B7DC8" w:rsidRPr="0004764B">
        <w:rPr>
          <w:rFonts w:ascii="Times New Roman" w:hAnsi="Times New Roman" w:cs="Times New Roman"/>
          <w:sz w:val="24"/>
          <w:szCs w:val="24"/>
          <w:lang w:val="en-US"/>
        </w:rPr>
        <w:t xml:space="preserve">cellular </w:t>
      </w:r>
      <w:r w:rsidR="008072F7">
        <w:rPr>
          <w:rFonts w:ascii="Times New Roman" w:hAnsi="Times New Roman" w:cs="Times New Roman"/>
          <w:sz w:val="24"/>
          <w:szCs w:val="24"/>
          <w:lang w:val="en-US"/>
        </w:rPr>
        <w:t>levels</w:t>
      </w:r>
      <w:r w:rsidR="001B7DC8" w:rsidRPr="0004764B">
        <w:rPr>
          <w:rFonts w:ascii="Times New Roman" w:hAnsi="Times New Roman" w:cs="Times New Roman"/>
          <w:sz w:val="24"/>
          <w:szCs w:val="24"/>
          <w:lang w:val="en-US"/>
        </w:rPr>
        <w:t xml:space="preserve">. Inversely, miR-574-3p was increased due to the presence of cavin-1 in the EVs, and miR-363-3p is confirmed to be not selectively exported by cavin-1. This </w:t>
      </w:r>
      <w:r w:rsidR="008072F7">
        <w:rPr>
          <w:rFonts w:ascii="Times New Roman" w:hAnsi="Times New Roman" w:cs="Times New Roman"/>
          <w:sz w:val="24"/>
          <w:szCs w:val="24"/>
          <w:lang w:val="en-US"/>
        </w:rPr>
        <w:t xml:space="preserve">result </w:t>
      </w:r>
      <w:r w:rsidR="001B7DC8" w:rsidRPr="0004764B">
        <w:rPr>
          <w:rFonts w:ascii="Times New Roman" w:hAnsi="Times New Roman" w:cs="Times New Roman"/>
          <w:sz w:val="24"/>
          <w:szCs w:val="24"/>
          <w:lang w:val="en-US"/>
        </w:rPr>
        <w:t>establishes that some miR</w:t>
      </w:r>
      <w:r>
        <w:rPr>
          <w:rFonts w:ascii="Times New Roman" w:hAnsi="Times New Roman" w:cs="Times New Roman"/>
          <w:sz w:val="24"/>
          <w:szCs w:val="24"/>
          <w:lang w:val="en-US"/>
        </w:rPr>
        <w:t>NA</w:t>
      </w:r>
      <w:r w:rsidR="001B7DC8" w:rsidRPr="0004764B">
        <w:rPr>
          <w:rFonts w:ascii="Times New Roman" w:hAnsi="Times New Roman" w:cs="Times New Roman"/>
          <w:sz w:val="24"/>
          <w:szCs w:val="24"/>
          <w:lang w:val="en-US"/>
        </w:rPr>
        <w:t xml:space="preserve">s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bookmarkStart w:id="22" w:name="_Toc464400715"/>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s.</w:t>
      </w:r>
      <w:bookmarkEnd w:id="22"/>
      <w:r w:rsidRPr="0004764B">
        <w:rPr>
          <w:rFonts w:ascii="Times New Roman" w:hAnsi="Times New Roman" w:cs="Times New Roman"/>
          <w:lang w:val="en-US"/>
        </w:rPr>
        <w:t xml:space="preserve"> </w:t>
      </w:r>
    </w:p>
    <w:p w14:paraId="1A2E28BD" w14:textId="3D6CB4D0" w:rsidR="00F2464A" w:rsidRDefault="002744C9" w:rsidP="001C7F4E">
      <w:pPr>
        <w:spacing w:line="480" w:lineRule="auto"/>
        <w:ind w:firstLine="142"/>
        <w:rPr>
          <w:rFonts w:ascii="Times New Roman" w:hAnsi="Times New Roman" w:cs="Times New Roman"/>
          <w:sz w:val="24"/>
          <w:szCs w:val="24"/>
          <w:lang w:val="en-US"/>
        </w:rPr>
        <w:sectPr w:rsidR="00F2464A" w:rsidSect="001C7F4E">
          <w:pgSz w:w="11906" w:h="16838"/>
          <w:pgMar w:top="1135" w:right="1440" w:bottom="1440" w:left="1440" w:header="708" w:footer="423" w:gutter="0"/>
          <w:cols w:space="708"/>
          <w:docGrid w:linePitch="360"/>
        </w:sectPr>
      </w:pPr>
      <w:r w:rsidRPr="0004764B">
        <w:rPr>
          <w:rFonts w:ascii="Times New Roman" w:hAnsi="Times New Roman" w:cs="Times New Roman"/>
          <w:sz w:val="24"/>
          <w:szCs w:val="24"/>
          <w:lang w:val="en-US"/>
        </w:rPr>
        <w:t>Protein</w:t>
      </w:r>
      <w:r w:rsidR="008072F7">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8072F7">
        <w:rPr>
          <w:rFonts w:ascii="Times New Roman" w:hAnsi="Times New Roman" w:cs="Times New Roman"/>
          <w:sz w:val="24"/>
          <w:szCs w:val="24"/>
          <w:lang w:val="en-US"/>
        </w:rPr>
        <w:t>Based on statistical criteria, only 5 miR</w:t>
      </w:r>
      <w:r w:rsidR="001C7F4E">
        <w:rPr>
          <w:rFonts w:ascii="Times New Roman" w:hAnsi="Times New Roman" w:cs="Times New Roman"/>
          <w:sz w:val="24"/>
          <w:szCs w:val="24"/>
          <w:lang w:val="en-US"/>
        </w:rPr>
        <w:t>NAs</w:t>
      </w:r>
      <w:r w:rsidR="008072F7">
        <w:rPr>
          <w:rFonts w:ascii="Times New Roman" w:hAnsi="Times New Roman" w:cs="Times New Roman"/>
          <w:sz w:val="24"/>
          <w:szCs w:val="24"/>
          <w:lang w:val="en-US"/>
        </w:rPr>
        <w:t xml:space="preserve"> were selectively exported</w:t>
      </w:r>
      <w:r w:rsidR="005C5C11">
        <w:rPr>
          <w:rFonts w:ascii="Times New Roman" w:hAnsi="Times New Roman" w:cs="Times New Roman"/>
          <w:sz w:val="24"/>
          <w:szCs w:val="24"/>
          <w:lang w:val="en-US"/>
        </w:rPr>
        <w:t xml:space="preserve"> (fig.3</w:t>
      </w:r>
      <w:r w:rsidR="00876D6A">
        <w:rPr>
          <w:rFonts w:ascii="Times New Roman" w:hAnsi="Times New Roman" w:cs="Times New Roman"/>
          <w:sz w:val="24"/>
          <w:szCs w:val="24"/>
          <w:lang w:val="en-US"/>
        </w:rPr>
        <w:t>a)</w:t>
      </w:r>
      <w:r w:rsidR="008072F7">
        <w:rPr>
          <w:rFonts w:ascii="Times New Roman" w:hAnsi="Times New Roman" w:cs="Times New Roman"/>
          <w:sz w:val="24"/>
          <w:szCs w:val="24"/>
          <w:lang w:val="en-US"/>
        </w:rPr>
        <w:t>. However</w:t>
      </w:r>
      <w:r w:rsidR="007329CB" w:rsidRPr="0004764B">
        <w:rPr>
          <w:rFonts w:ascii="Times New Roman" w:hAnsi="Times New Roman" w:cs="Times New Roman"/>
          <w:sz w:val="24"/>
          <w:szCs w:val="24"/>
          <w:lang w:val="en-US"/>
        </w:rPr>
        <w:t>, motif discovery with only 5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s was not adequate to establish a significant motif</w:t>
      </w:r>
      <w:r w:rsidR="008072F7">
        <w:rPr>
          <w:rFonts w:ascii="Times New Roman" w:hAnsi="Times New Roman" w:cs="Times New Roman"/>
          <w:sz w:val="24"/>
          <w:szCs w:val="24"/>
          <w:lang w:val="en-US"/>
        </w:rPr>
        <w:t xml:space="preserve"> (data not shown)</w:t>
      </w:r>
      <w:r w:rsidR="007329CB" w:rsidRPr="0004764B">
        <w:rPr>
          <w:rFonts w:ascii="Times New Roman" w:hAnsi="Times New Roman" w:cs="Times New Roman"/>
          <w:sz w:val="24"/>
          <w:szCs w:val="24"/>
          <w:lang w:val="en-US"/>
        </w:rPr>
        <w:t>, so additional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 xml:space="preserve">s were </w:t>
      </w:r>
      <w:r w:rsidR="008072F7">
        <w:rPr>
          <w:rFonts w:ascii="Times New Roman" w:hAnsi="Times New Roman" w:cs="Times New Roman"/>
          <w:sz w:val="24"/>
          <w:szCs w:val="24"/>
          <w:lang w:val="en-US"/>
        </w:rPr>
        <w:t xml:space="preserve">selected </w:t>
      </w:r>
      <w:r w:rsidR="007329CB" w:rsidRPr="0004764B">
        <w:rPr>
          <w:rFonts w:ascii="Times New Roman" w:hAnsi="Times New Roman" w:cs="Times New Roman"/>
          <w:sz w:val="24"/>
          <w:szCs w:val="24"/>
          <w:lang w:val="en-US"/>
        </w:rPr>
        <w:t>for this analysis</w:t>
      </w:r>
      <w:r w:rsidR="00983950">
        <w:rPr>
          <w:rFonts w:ascii="Times New Roman" w:hAnsi="Times New Roman" w:cs="Times New Roman"/>
          <w:sz w:val="24"/>
          <w:szCs w:val="24"/>
          <w:lang w:val="en-US"/>
        </w:rPr>
        <w:t xml:space="preserve"> based on their relative levels of change between EV and cell</w:t>
      </w:r>
      <w:r w:rsidR="007329CB" w:rsidRPr="0004764B">
        <w:rPr>
          <w:rFonts w:ascii="Times New Roman" w:hAnsi="Times New Roman" w:cs="Times New Roman"/>
          <w:sz w:val="24"/>
          <w:szCs w:val="24"/>
          <w:lang w:val="en-US"/>
        </w:rPr>
        <w:t xml:space="preserve">. </w:t>
      </w:r>
      <w:r w:rsidR="003F6584" w:rsidRPr="0004764B">
        <w:rPr>
          <w:rFonts w:ascii="Times New Roman" w:hAnsi="Times New Roman" w:cs="Times New Roman"/>
          <w:sz w:val="24"/>
          <w:szCs w:val="24"/>
          <w:lang w:val="en-US"/>
        </w:rPr>
        <w:t>All 95 miR</w:t>
      </w:r>
      <w:r w:rsidR="001C7F4E">
        <w:rPr>
          <w:rFonts w:ascii="Times New Roman" w:hAnsi="Times New Roman" w:cs="Times New Roman"/>
          <w:sz w:val="24"/>
          <w:szCs w:val="24"/>
          <w:lang w:val="en-US"/>
        </w:rPr>
        <w:t>NA</w:t>
      </w:r>
      <w:r w:rsidR="003F6584" w:rsidRPr="0004764B">
        <w:rPr>
          <w:rFonts w:ascii="Times New Roman" w:hAnsi="Times New Roman" w:cs="Times New Roman"/>
          <w:sz w:val="24"/>
          <w:szCs w:val="24"/>
          <w:lang w:val="en-US"/>
        </w:rPr>
        <w:t xml:space="preserve">s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RNA-seq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0300CB">
        <w:rPr>
          <w:rFonts w:ascii="Times New Roman" w:hAnsi="Times New Roman" w:cs="Times New Roman"/>
          <w:sz w:val="24"/>
          <w:szCs w:val="24"/>
          <w:vertAlign w:val="subscript"/>
          <w:lang w:val="en-US"/>
        </w:rPr>
        <w:t>EV</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0300CB">
        <w:rPr>
          <w:rFonts w:ascii="Times New Roman" w:hAnsi="Times New Roman" w:cs="Times New Roman"/>
          <w:sz w:val="24"/>
          <w:szCs w:val="24"/>
          <w:lang w:val="en-US"/>
        </w:rPr>
        <w:t>(Fig.4</w:t>
      </w:r>
      <w:r w:rsidR="006705E5">
        <w:rPr>
          <w:rFonts w:ascii="Times New Roman" w:hAnsi="Times New Roman" w:cs="Times New Roman"/>
          <w:sz w:val="24"/>
          <w:szCs w:val="24"/>
          <w:lang w:val="en-US"/>
        </w:rPr>
        <w:t>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w:t>
      </w:r>
      <w:r w:rsidR="005919CD">
        <w:rPr>
          <w:rFonts w:ascii="Times New Roman" w:hAnsi="Times New Roman" w:cs="Times New Roman"/>
          <w:sz w:val="24"/>
          <w:szCs w:val="24"/>
          <w:lang w:val="en-US"/>
        </w:rPr>
        <w:t>reduces</w:t>
      </w:r>
      <w:r w:rsidR="005919CD"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 xml:space="preserve">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1C7F4E">
        <w:rPr>
          <w:rFonts w:ascii="Times New Roman" w:hAnsi="Times New Roman" w:cs="Times New Roman"/>
          <w:sz w:val="24"/>
          <w:szCs w:val="24"/>
          <w:lang w:val="en-US"/>
        </w:rPr>
        <w:t>Expressing these</w:t>
      </w:r>
      <w:r w:rsidR="00AB27A9" w:rsidRPr="0004764B">
        <w:rPr>
          <w:rFonts w:ascii="Times New Roman" w:hAnsi="Times New Roman" w:cs="Times New Roman"/>
          <w:sz w:val="24"/>
          <w:szCs w:val="24"/>
          <w:lang w:val="en-US"/>
        </w:rPr>
        <w:t xml:space="preserve"> value</w:t>
      </w:r>
      <w:r w:rsidR="001C7F4E">
        <w:rPr>
          <w:rFonts w:ascii="Times New Roman" w:hAnsi="Times New Roman" w:cs="Times New Roman"/>
          <w:sz w:val="24"/>
          <w:szCs w:val="24"/>
          <w:lang w:val="en-US"/>
        </w:rPr>
        <w:t>s</w:t>
      </w:r>
      <w:r w:rsidR="00AB27A9" w:rsidRPr="0004764B">
        <w:rPr>
          <w:rFonts w:ascii="Times New Roman" w:hAnsi="Times New Roman" w:cs="Times New Roman"/>
          <w:sz w:val="24"/>
          <w:szCs w:val="24"/>
          <w:lang w:val="en-US"/>
        </w:rPr>
        <w:t xml:space="preserve"> as a frequency distribution</w:t>
      </w:r>
      <w:r w:rsidR="00C723EA" w:rsidRPr="0004764B">
        <w:rPr>
          <w:rFonts w:ascii="Times New Roman" w:hAnsi="Times New Roman" w:cs="Times New Roman"/>
          <w:sz w:val="24"/>
          <w:szCs w:val="24"/>
          <w:lang w:val="en-US"/>
        </w:rPr>
        <w:t xml:space="preserve"> plot reveals how prevalent each form of export is</w:t>
      </w:r>
      <w:r w:rsidR="000300CB">
        <w:rPr>
          <w:rFonts w:ascii="Times New Roman" w:hAnsi="Times New Roman" w:cs="Times New Roman"/>
          <w:sz w:val="24"/>
          <w:szCs w:val="24"/>
          <w:lang w:val="en-US"/>
        </w:rPr>
        <w:t xml:space="preserve"> (Fig.4</w:t>
      </w:r>
      <w:r w:rsidR="006705E5">
        <w:rPr>
          <w:rFonts w:ascii="Times New Roman" w:hAnsi="Times New Roman" w:cs="Times New Roman"/>
          <w:sz w:val="24"/>
          <w:szCs w:val="24"/>
          <w:lang w:val="en-US"/>
        </w:rPr>
        <w:t>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A202A4">
        <w:rPr>
          <w:rFonts w:ascii="Times New Roman" w:hAnsi="Times New Roman" w:cs="Times New Roman"/>
          <w:sz w:val="24"/>
          <w:szCs w:val="24"/>
          <w:lang w:val="en-US"/>
        </w:rPr>
        <w:t xml:space="preserve">s that undergo sampling, around </w:t>
      </w:r>
      <w:r w:rsidR="004923A7">
        <w:rPr>
          <w:rFonts w:ascii="Times New Roman" w:hAnsi="Times New Roman" w:cs="Times New Roman"/>
          <w:sz w:val="24"/>
          <w:szCs w:val="24"/>
          <w:lang w:val="en-US"/>
        </w:rPr>
        <w:t>0.1, but also a small peak at -0.45. The miR</w:t>
      </w:r>
      <w:r w:rsidR="001C7F4E">
        <w:rPr>
          <w:rFonts w:ascii="Times New Roman" w:hAnsi="Times New Roman" w:cs="Times New Roman"/>
          <w:sz w:val="24"/>
          <w:szCs w:val="24"/>
          <w:lang w:val="en-US"/>
        </w:rPr>
        <w:t>NA</w:t>
      </w:r>
      <w:r w:rsidR="004923A7">
        <w:rPr>
          <w:rFonts w:ascii="Times New Roman" w:hAnsi="Times New Roman" w:cs="Times New Roman"/>
          <w:sz w:val="24"/>
          <w:szCs w:val="24"/>
          <w:lang w:val="en-US"/>
        </w:rPr>
        <w:t xml:space="preserve">s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w:t>
      </w:r>
      <w:r w:rsidR="00F2464A">
        <w:rPr>
          <w:rFonts w:ascii="Times New Roman" w:hAnsi="Times New Roman" w:cs="Times New Roman"/>
          <w:sz w:val="24"/>
          <w:szCs w:val="24"/>
          <w:lang w:val="en-US"/>
        </w:rPr>
        <w:t>a-3p, 148a-3p and 30a-5p to the</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far left of the graph, with 363-3p in the sampling population (FC-FC≈0.1)</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 xml:space="preserve">and 574-3p to </w:t>
      </w:r>
    </w:p>
    <w:p w14:paraId="728176DC" w14:textId="02E4788F" w:rsidR="00F2464A" w:rsidRDefault="00F2464A" w:rsidP="00F2464A">
      <w:pPr>
        <w:spacing w:line="276" w:lineRule="auto"/>
        <w:rPr>
          <w:rFonts w:ascii="Times New Roman" w:hAnsi="Times New Roman" w:cs="Times New Roman"/>
          <w:sz w:val="24"/>
          <w:szCs w:val="24"/>
          <w:lang w:val="en-US"/>
        </w:rPr>
        <w:sectPr w:rsidR="00F2464A" w:rsidSect="000023F2">
          <w:pgSz w:w="16838" w:h="11906" w:orient="landscape"/>
          <w:pgMar w:top="851" w:right="720" w:bottom="720" w:left="720" w:header="708" w:footer="708" w:gutter="0"/>
          <w:cols w:num="2" w:space="172"/>
          <w:docGrid w:linePitch="360"/>
        </w:sectPr>
      </w:pPr>
      <w:r>
        <w:rPr>
          <w:noProof/>
          <w:lang w:eastAsia="en-AU"/>
        </w:rPr>
        <w:lastRenderedPageBreak/>
        <w:drawing>
          <wp:anchor distT="0" distB="0" distL="114300" distR="114300" simplePos="0" relativeHeight="251669504" behindDoc="1" locked="0" layoutInCell="1" allowOverlap="1" wp14:anchorId="0579C954" wp14:editId="11584890">
            <wp:simplePos x="0" y="0"/>
            <wp:positionH relativeFrom="column">
              <wp:posOffset>804041</wp:posOffset>
            </wp:positionH>
            <wp:positionV relativeFrom="paragraph">
              <wp:posOffset>459</wp:posOffset>
            </wp:positionV>
            <wp:extent cx="4349007" cy="6495802"/>
            <wp:effectExtent l="0" t="0" r="0" b="635"/>
            <wp:wrapTight wrapText="bothSides">
              <wp:wrapPolygon edited="0">
                <wp:start x="0" y="0"/>
                <wp:lineTo x="0" y="21539"/>
                <wp:lineTo x="21480" y="21539"/>
                <wp:lineTo x="214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49007" cy="6495802"/>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2576" behindDoc="1" locked="0" layoutInCell="1" allowOverlap="1" wp14:anchorId="719C6C11" wp14:editId="2082CFBE">
            <wp:simplePos x="0" y="0"/>
            <wp:positionH relativeFrom="column">
              <wp:posOffset>5454869</wp:posOffset>
            </wp:positionH>
            <wp:positionV relativeFrom="paragraph">
              <wp:posOffset>110358</wp:posOffset>
            </wp:positionV>
            <wp:extent cx="3063240" cy="2828925"/>
            <wp:effectExtent l="0" t="0" r="3810" b="9525"/>
            <wp:wrapTight wrapText="bothSides">
              <wp:wrapPolygon edited="0">
                <wp:start x="0" y="0"/>
                <wp:lineTo x="0" y="21527"/>
                <wp:lineTo x="21493" y="21527"/>
                <wp:lineTo x="214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3240" cy="2828925"/>
                    </a:xfrm>
                    <a:prstGeom prst="rect">
                      <a:avLst/>
                    </a:prstGeom>
                  </pic:spPr>
                </pic:pic>
              </a:graphicData>
            </a:graphic>
            <wp14:sizeRelH relativeFrom="page">
              <wp14:pctWidth>0</wp14:pctWidth>
            </wp14:sizeRelH>
            <wp14:sizeRelV relativeFrom="page">
              <wp14:pctHeight>0</wp14:pctHeight>
            </wp14:sizeRelV>
          </wp:anchor>
        </w:drawing>
      </w: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71552" behindDoc="1" locked="0" layoutInCell="1" allowOverlap="1" wp14:anchorId="6BB9BB86" wp14:editId="42028B06">
                <wp:simplePos x="0" y="0"/>
                <wp:positionH relativeFrom="column">
                  <wp:posOffset>5454869</wp:posOffset>
                </wp:positionH>
                <wp:positionV relativeFrom="paragraph">
                  <wp:posOffset>3154746</wp:posOffset>
                </wp:positionV>
                <wp:extent cx="3790950" cy="1404620"/>
                <wp:effectExtent l="0" t="0" r="0" b="7620"/>
                <wp:wrapTight wrapText="bothSides">
                  <wp:wrapPolygon edited="0">
                    <wp:start x="0" y="0"/>
                    <wp:lineTo x="0" y="21513"/>
                    <wp:lineTo x="21491" y="21513"/>
                    <wp:lineTo x="2149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565B5035" w14:textId="77777777" w:rsidR="00F95562" w:rsidRPr="000023F2" w:rsidRDefault="00F95562"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miRs detected in the EVs were analysed to determine selective or sampling mediated export. Bar graph displays the difference between FCev and FCcell for each miR.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B9BB86" id="_x0000_t202" coordsize="21600,21600" o:spt="202" path="m,l,21600r21600,l21600,xe">
                <v:stroke joinstyle="miter"/>
                <v:path gradientshapeok="t" o:connecttype="rect"/>
              </v:shapetype>
              <v:shape id="Text Box 2" o:spid="_x0000_s1026" type="#_x0000_t202" style="position:absolute;margin-left:429.5pt;margin-top:248.4pt;width:298.5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Fa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" stroked="f">
                <v:textbox style="mso-fit-shape-to-text:t">
                  <w:txbxContent>
                    <w:p w14:paraId="565B5035" w14:textId="77777777" w:rsidR="00F95562" w:rsidRPr="000023F2" w:rsidRDefault="00F95562"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v:textbox>
                <w10:wrap type="tight"/>
              </v:shape>
            </w:pict>
          </mc:Fallback>
        </mc:AlternateContent>
      </w:r>
    </w:p>
    <w:p w14:paraId="5289017E" w14:textId="473EDFCF" w:rsidR="007329CB" w:rsidRPr="0004764B" w:rsidRDefault="001C7F4E"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right of the graph. </w:t>
      </w:r>
      <w:r w:rsidR="00F2464A">
        <w:rPr>
          <w:rFonts w:ascii="Times New Roman" w:hAnsi="Times New Roman" w:cs="Times New Roman"/>
          <w:sz w:val="24"/>
          <w:szCs w:val="24"/>
          <w:lang w:val="en-US"/>
        </w:rPr>
        <w:t xml:space="preserve">This corresponds to the groupings established previously (Fig.3a). </w:t>
      </w:r>
      <w:r w:rsidR="00A202A4">
        <w:rPr>
          <w:rFonts w:ascii="Times New Roman" w:hAnsi="Times New Roman" w:cs="Times New Roman"/>
          <w:sz w:val="24"/>
          <w:szCs w:val="24"/>
          <w:lang w:val="en-US"/>
        </w:rPr>
        <w:t>Hereby, miR</w:t>
      </w:r>
      <w:r w:rsidR="00250CF6">
        <w:rPr>
          <w:rFonts w:ascii="Times New Roman" w:hAnsi="Times New Roman" w:cs="Times New Roman"/>
          <w:sz w:val="24"/>
          <w:szCs w:val="24"/>
          <w:lang w:val="en-US"/>
        </w:rPr>
        <w:t>NA</w:t>
      </w:r>
      <w:r>
        <w:rPr>
          <w:rFonts w:ascii="Times New Roman" w:hAnsi="Times New Roman" w:cs="Times New Roman"/>
          <w:sz w:val="24"/>
          <w:szCs w:val="24"/>
          <w:lang w:val="en-US"/>
        </w:rPr>
        <w:t>s that correspond to a</w:t>
      </w:r>
      <w:r w:rsidR="00A202A4">
        <w:rPr>
          <w:rFonts w:ascii="Times New Roman" w:hAnsi="Times New Roman" w:cs="Times New Roman"/>
          <w:sz w:val="24"/>
          <w:szCs w:val="24"/>
          <w:lang w:val="en-US"/>
        </w:rPr>
        <w:t xml:space="preserve">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19 miR</w:t>
      </w:r>
      <w:r w:rsidR="00250CF6">
        <w:rPr>
          <w:rFonts w:ascii="Times New Roman" w:hAnsi="Times New Roman" w:cs="Times New Roman"/>
          <w:sz w:val="24"/>
          <w:szCs w:val="24"/>
          <w:lang w:val="en-US"/>
        </w:rPr>
        <w:t>NA</w:t>
      </w:r>
      <w:r w:rsidR="001C02BE">
        <w:rPr>
          <w:rFonts w:ascii="Times New Roman" w:hAnsi="Times New Roman" w:cs="Times New Roman"/>
          <w:sz w:val="24"/>
          <w:szCs w:val="24"/>
          <w:lang w:val="en-US"/>
        </w:rPr>
        <w:t xml:space="preserve">s fulfill this criteria. </w:t>
      </w:r>
    </w:p>
    <w:p w14:paraId="684260E3" w14:textId="7625DD62" w:rsidR="005D63E8" w:rsidRPr="0004764B" w:rsidRDefault="002744C9" w:rsidP="00394FA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Motif discovery</w:t>
      </w:r>
      <w:r w:rsidR="00876D6A">
        <w:rPr>
          <w:rFonts w:ascii="Times New Roman" w:hAnsi="Times New Roman" w:cs="Times New Roman"/>
          <w:sz w:val="24"/>
          <w:szCs w:val="24"/>
          <w:lang w:val="en-US"/>
        </w:rPr>
        <w:t>, using the MEME algorithm,</w:t>
      </w:r>
      <w:r w:rsidRPr="0004764B">
        <w:rPr>
          <w:rFonts w:ascii="Times New Roman" w:hAnsi="Times New Roman" w:cs="Times New Roman"/>
          <w:sz w:val="24"/>
          <w:szCs w:val="24"/>
          <w:lang w:val="en-US"/>
        </w:rPr>
        <w:t xml:space="preserve">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w:t>
      </w:r>
      <w:r w:rsidR="00876D6A">
        <w:rPr>
          <w:rFonts w:ascii="Times New Roman" w:hAnsi="Times New Roman" w:cs="Times New Roman"/>
          <w:sz w:val="24"/>
          <w:szCs w:val="24"/>
          <w:lang w:val="en-US"/>
        </w:rPr>
        <w:t>which</w:t>
      </w:r>
      <w:r w:rsidRPr="0004764B">
        <w:rPr>
          <w:rFonts w:ascii="Times New Roman" w:hAnsi="Times New Roman" w:cs="Times New Roman"/>
          <w:sz w:val="24"/>
          <w:szCs w:val="24"/>
          <w:lang w:val="en-US"/>
        </w:rPr>
        <w:t xml:space="preserve"> would be targeted by the miR</w:t>
      </w:r>
      <w:r w:rsidR="00A52485">
        <w:rPr>
          <w:rFonts w:ascii="Times New Roman" w:hAnsi="Times New Roman" w:cs="Times New Roman"/>
          <w:sz w:val="24"/>
          <w:szCs w:val="24"/>
          <w:lang w:val="en-US"/>
        </w:rPr>
        <w:t>NA</w:t>
      </w:r>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This analysis returned two distinct motifs that are enriched in the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w:t>
      </w:r>
      <w:r w:rsidR="00A52485">
        <w:rPr>
          <w:rFonts w:ascii="Times New Roman" w:hAnsi="Times New Roman" w:cs="Times New Roman"/>
          <w:sz w:val="24"/>
          <w:szCs w:val="24"/>
          <w:lang w:val="en-US"/>
        </w:rPr>
        <w:t>export upon cavin-1 expression</w:t>
      </w:r>
      <w:r w:rsidR="006705E5">
        <w:rPr>
          <w:rFonts w:ascii="Times New Roman" w:hAnsi="Times New Roman" w:cs="Times New Roman"/>
          <w:sz w:val="24"/>
          <w:szCs w:val="24"/>
          <w:lang w:val="en-US"/>
        </w:rPr>
        <w:t xml:space="preserve"> (F</w:t>
      </w:r>
      <w:r w:rsidR="00D3020A">
        <w:rPr>
          <w:rFonts w:ascii="Times New Roman" w:hAnsi="Times New Roman" w:cs="Times New Roman"/>
          <w:sz w:val="24"/>
          <w:szCs w:val="24"/>
          <w:lang w:val="en-US"/>
        </w:rPr>
        <w:t>ig.5</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within this </w:t>
      </w:r>
      <w:r w:rsidR="00D269F5" w:rsidRPr="00002789">
        <w:rPr>
          <w:rFonts w:ascii="Times New Roman" w:hAnsi="Times New Roman" w:cs="Times New Roman"/>
          <w:sz w:val="24"/>
          <w:szCs w:val="24"/>
          <w:lang w:val="en-US"/>
        </w:rPr>
        <w:t>group.</w:t>
      </w:r>
      <w:r w:rsidR="000300CB">
        <w:rPr>
          <w:rFonts w:ascii="Times New Roman" w:hAnsi="Times New Roman" w:cs="Times New Roman"/>
          <w:sz w:val="24"/>
          <w:szCs w:val="24"/>
          <w:lang w:val="en-US"/>
        </w:rPr>
        <w:t xml:space="preserve"> Individually</w:t>
      </w:r>
      <w:r w:rsidR="00D3020A">
        <w:rPr>
          <w:rFonts w:ascii="Times New Roman" w:hAnsi="Times New Roman" w:cs="Times New Roman"/>
          <w:sz w:val="24"/>
          <w:szCs w:val="24"/>
          <w:lang w:val="en-US"/>
        </w:rPr>
        <w:t>,</w:t>
      </w:r>
      <w:r w:rsidR="00A52485">
        <w:rPr>
          <w:rFonts w:ascii="Times New Roman" w:hAnsi="Times New Roman" w:cs="Times New Roman"/>
          <w:sz w:val="24"/>
          <w:szCs w:val="24"/>
          <w:lang w:val="en-US"/>
        </w:rPr>
        <w:t xml:space="preserve"> the first motif matches to 12 of the 19 miRNAs and the second correlated to 8 of the 19. As the miRNAs found in the sampling group should not bind to the export protein, </w:t>
      </w:r>
      <w:r w:rsidR="00250CF6">
        <w:rPr>
          <w:rFonts w:ascii="Times New Roman" w:hAnsi="Times New Roman" w:cs="Times New Roman"/>
          <w:sz w:val="24"/>
          <w:szCs w:val="24"/>
          <w:lang w:val="en-US"/>
        </w:rPr>
        <w:t>it is likely that sampled miRNAs would not contain these motifs if this motif does indeed represent the binding site.</w:t>
      </w:r>
      <w:r w:rsidR="00A52485">
        <w:rPr>
          <w:rFonts w:ascii="Times New Roman" w:hAnsi="Times New Roman" w:cs="Times New Roman"/>
          <w:sz w:val="24"/>
          <w:szCs w:val="24"/>
          <w:lang w:val="en-US"/>
        </w:rPr>
        <w:t xml:space="preserve"> </w:t>
      </w:r>
      <w:r w:rsidR="00250CF6">
        <w:rPr>
          <w:rFonts w:ascii="Times New Roman" w:hAnsi="Times New Roman" w:cs="Times New Roman"/>
          <w:sz w:val="24"/>
          <w:szCs w:val="24"/>
          <w:lang w:val="en-US"/>
        </w:rPr>
        <w:t xml:space="preserve">Using the sitemap algorithm on all of the 95 miRNAs determines all matches of the motif to the EV contained miRNAs. This returned no significant matches </w:t>
      </w:r>
      <w:r w:rsidR="007E06CD">
        <w:rPr>
          <w:rFonts w:ascii="Times New Roman" w:hAnsi="Times New Roman" w:cs="Times New Roman"/>
          <w:sz w:val="24"/>
          <w:szCs w:val="24"/>
          <w:lang w:val="en-US"/>
        </w:rPr>
        <w:t>between the motifs and the sampled miRNAs.</w:t>
      </w:r>
      <w:r w:rsidR="00250CF6">
        <w:rPr>
          <w:rFonts w:ascii="Times New Roman" w:hAnsi="Times New Roman" w:cs="Times New Roman"/>
          <w:sz w:val="24"/>
          <w:szCs w:val="24"/>
          <w:lang w:val="en-US"/>
        </w:rPr>
        <w:t xml:space="preserve"> </w:t>
      </w:r>
      <w:r w:rsidR="00D269F5" w:rsidRPr="00002789">
        <w:rPr>
          <w:rFonts w:ascii="Times New Roman" w:hAnsi="Times New Roman" w:cs="Times New Roman"/>
          <w:sz w:val="24"/>
          <w:szCs w:val="24"/>
          <w:lang w:val="en-US"/>
        </w:rPr>
        <w:t xml:space="preserve"> This </w:t>
      </w:r>
      <w:r w:rsidR="007E06CD">
        <w:rPr>
          <w:rFonts w:ascii="Times New Roman" w:hAnsi="Times New Roman" w:cs="Times New Roman"/>
          <w:sz w:val="24"/>
          <w:szCs w:val="24"/>
          <w:lang w:val="en-US"/>
        </w:rPr>
        <w:t>reveals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bookmarkStart w:id="23" w:name="_Toc464400716"/>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w:t>
      </w:r>
      <w:bookmarkEnd w:id="23"/>
      <w:r w:rsidRPr="0004764B">
        <w:rPr>
          <w:rFonts w:ascii="Times New Roman" w:hAnsi="Times New Roman" w:cs="Times New Roman"/>
          <w:lang w:val="en-US"/>
        </w:rPr>
        <w:t xml:space="preserve"> </w:t>
      </w:r>
    </w:p>
    <w:p w14:paraId="1E813A43" w14:textId="6A08D95F" w:rsidR="009A0AD7" w:rsidRPr="008D22E6" w:rsidRDefault="00FC3A7C" w:rsidP="008D22E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r w:rsidRPr="0004764B">
        <w:rPr>
          <w:rFonts w:ascii="Times New Roman" w:hAnsi="Times New Roman" w:cs="Times New Roman"/>
          <w:sz w:val="24"/>
          <w:szCs w:val="24"/>
          <w:lang w:val="en-US"/>
        </w:rPr>
        <w:t>miR</w:t>
      </w:r>
      <w:r w:rsidR="001C7F4E">
        <w:rPr>
          <w:rFonts w:ascii="Times New Roman" w:hAnsi="Times New Roman" w:cs="Times New Roman"/>
          <w:sz w:val="24"/>
          <w:szCs w:val="24"/>
          <w:lang w:val="en-US"/>
        </w:rPr>
        <w:t>NA</w:t>
      </w:r>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5A7E5F">
        <w:rPr>
          <w:rFonts w:ascii="Times New Roman" w:hAnsi="Times New Roman" w:cs="Times New Roman"/>
          <w:sz w:val="24"/>
          <w:szCs w:val="24"/>
          <w:lang w:val="en-US"/>
        </w:rPr>
        <w:t xml:space="preserve">(1) </w:t>
      </w:r>
      <w:r w:rsidR="00C547B4" w:rsidRPr="0004764B">
        <w:rPr>
          <w:rFonts w:ascii="Times New Roman" w:hAnsi="Times New Roman" w:cs="Times New Roman"/>
          <w:sz w:val="24"/>
          <w:szCs w:val="24"/>
          <w:lang w:val="en-US"/>
        </w:rPr>
        <w:t xml:space="preserve">differential export upon cavin-1 expression and </w:t>
      </w:r>
      <w:r w:rsidR="005A7E5F">
        <w:rPr>
          <w:rFonts w:ascii="Times New Roman" w:hAnsi="Times New Roman" w:cs="Times New Roman"/>
          <w:sz w:val="24"/>
          <w:szCs w:val="24"/>
          <w:lang w:val="en-US"/>
        </w:rPr>
        <w:t xml:space="preserve">(2) </w:t>
      </w:r>
      <w:r w:rsidR="00C547B4" w:rsidRPr="0004764B">
        <w:rPr>
          <w:rFonts w:ascii="Times New Roman" w:hAnsi="Times New Roman" w:cs="Times New Roman"/>
          <w:sz w:val="24"/>
          <w:szCs w:val="24"/>
          <w:lang w:val="en-US"/>
        </w:rPr>
        <w:t>RNA-binding ability</w:t>
      </w:r>
      <w:r w:rsidR="00D269F5"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The analysis used a p</w:t>
      </w:r>
      <w:r w:rsidR="00C547B4" w:rsidRPr="0004764B">
        <w:rPr>
          <w:rFonts w:ascii="Times New Roman" w:hAnsi="Times New Roman" w:cs="Times New Roman"/>
          <w:sz w:val="24"/>
          <w:szCs w:val="24"/>
          <w:lang w:val="en-US"/>
        </w:rPr>
        <w:t xml:space="preserve">reviously published </w:t>
      </w:r>
      <w:r w:rsidR="005A7E5F">
        <w:rPr>
          <w:rFonts w:ascii="Times New Roman" w:hAnsi="Times New Roman" w:cs="Times New Roman"/>
          <w:sz w:val="24"/>
          <w:szCs w:val="24"/>
          <w:lang w:val="en-US"/>
        </w:rPr>
        <w:t xml:space="preserve">quantitative </w:t>
      </w:r>
      <w:r w:rsidR="00C547B4" w:rsidRPr="0004764B">
        <w:rPr>
          <w:rFonts w:ascii="Times New Roman" w:hAnsi="Times New Roman" w:cs="Times New Roman"/>
          <w:sz w:val="24"/>
          <w:szCs w:val="24"/>
          <w:lang w:val="en-US"/>
        </w:rPr>
        <w:t>proteomic data</w:t>
      </w:r>
      <w:r w:rsidR="005A7E5F">
        <w:rPr>
          <w:rFonts w:ascii="Times New Roman" w:hAnsi="Times New Roman" w:cs="Times New Roman"/>
          <w:sz w:val="24"/>
          <w:szCs w:val="24"/>
          <w:lang w:val="en-US"/>
        </w:rPr>
        <w:t xml:space="preserve">set </w: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4" w:tooltip="Inder, 2012 #8" w:history="1">
        <w:r w:rsidR="00035725">
          <w:rPr>
            <w:rFonts w:ascii="Times New Roman" w:hAnsi="Times New Roman" w:cs="Times New Roman"/>
            <w:noProof/>
            <w:sz w:val="24"/>
            <w:szCs w:val="24"/>
            <w:lang w:val="en-US"/>
          </w:rPr>
          <w:t>Inder et al. 2012</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7E06CD">
        <w:rPr>
          <w:rFonts w:ascii="Times New Roman" w:hAnsi="Times New Roman" w:cs="Times New Roman"/>
          <w:color w:val="FF0000"/>
          <w:sz w:val="24"/>
          <w:szCs w:val="24"/>
          <w:lang w:val="en-US"/>
        </w:rPr>
        <w:t xml:space="preserve">. </w:t>
      </w:r>
      <w:r w:rsidR="005A7E5F">
        <w:rPr>
          <w:rFonts w:ascii="Times New Roman" w:hAnsi="Times New Roman" w:cs="Times New Roman"/>
          <w:sz w:val="24"/>
          <w:szCs w:val="24"/>
          <w:lang w:val="en-US"/>
        </w:rPr>
        <w:t>A</w:t>
      </w:r>
      <w:r w:rsidR="000643A5" w:rsidRPr="0004764B">
        <w:rPr>
          <w:rFonts w:ascii="Times New Roman" w:hAnsi="Times New Roman" w:cs="Times New Roman"/>
          <w:sz w:val="24"/>
          <w:szCs w:val="24"/>
          <w:lang w:val="en-US"/>
        </w:rPr>
        <w:t xml:space="preserve"> total of 120 </w:t>
      </w:r>
      <w:r w:rsidR="005A7E5F">
        <w:rPr>
          <w:rFonts w:ascii="Times New Roman" w:hAnsi="Times New Roman" w:cs="Times New Roman"/>
          <w:sz w:val="24"/>
          <w:szCs w:val="24"/>
          <w:lang w:val="en-US"/>
        </w:rPr>
        <w:t xml:space="preserve">EV proteins were </w:t>
      </w:r>
      <w:r w:rsidR="000643A5" w:rsidRPr="0004764B">
        <w:rPr>
          <w:rFonts w:ascii="Times New Roman" w:hAnsi="Times New Roman" w:cs="Times New Roman"/>
          <w:sz w:val="24"/>
          <w:szCs w:val="24"/>
          <w:lang w:val="en-US"/>
        </w:rPr>
        <w:t xml:space="preserve">differentially exported </w:t>
      </w:r>
      <w:r w:rsidR="005A7E5F">
        <w:rPr>
          <w:rFonts w:ascii="Times New Roman" w:hAnsi="Times New Roman" w:cs="Times New Roman"/>
          <w:sz w:val="24"/>
          <w:szCs w:val="24"/>
          <w:lang w:val="en-US"/>
        </w:rPr>
        <w:t>upon cavin-1 expression</w:t>
      </w:r>
      <w:r w:rsidR="00704850" w:rsidRPr="0004764B">
        <w:rPr>
          <w:rFonts w:ascii="Times New Roman" w:hAnsi="Times New Roman" w:cs="Times New Roman"/>
          <w:sz w:val="24"/>
          <w:szCs w:val="24"/>
          <w:lang w:val="en-US"/>
        </w:rPr>
        <w:t xml:space="preserve"> </w:t>
      </w:r>
      <w:r w:rsidR="007E06CD">
        <w:rPr>
          <w:rFonts w:ascii="Times New Roman" w:hAnsi="Times New Roman" w:cs="Times New Roman"/>
          <w:sz w:val="24"/>
          <w:szCs w:val="24"/>
          <w:lang w:val="en-US"/>
        </w:rPr>
        <w:t>(Fig.6</w:t>
      </w:r>
      <w:r w:rsidR="00841A4D">
        <w:rPr>
          <w:rFonts w:ascii="Times New Roman" w:hAnsi="Times New Roman" w:cs="Times New Roman"/>
          <w:sz w:val="24"/>
          <w:szCs w:val="24"/>
          <w:lang w:val="en-US"/>
        </w:rPr>
        <w:t>)</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Since miRNAs of interest were down-regulated by cavin-1, the 109 down-regulated proteins were selected for </w:t>
      </w:r>
      <w:r w:rsidR="006D430D" w:rsidRPr="0004764B">
        <w:rPr>
          <w:rFonts w:ascii="Times New Roman" w:hAnsi="Times New Roman" w:cs="Times New Roman"/>
          <w:sz w:val="24"/>
          <w:szCs w:val="24"/>
          <w:lang w:val="en-US"/>
        </w:rPr>
        <w:t xml:space="preserve">further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6E73A2">
        <w:rPr>
          <w:rFonts w:ascii="Times New Roman" w:hAnsi="Times New Roman" w:cs="Times New Roman"/>
          <w:sz w:val="24"/>
          <w:szCs w:val="24"/>
          <w:lang w:val="en-US"/>
        </w:rPr>
        <w:t>:</w:t>
      </w:r>
      <w:r w:rsidR="005A7E5F">
        <w:rPr>
          <w:rFonts w:ascii="Times New Roman" w:hAnsi="Times New Roman" w:cs="Times New Roman"/>
          <w:sz w:val="24"/>
          <w:szCs w:val="24"/>
          <w:lang w:val="en-US"/>
        </w:rPr>
        <w:t xml:space="preserve"> </w:t>
      </w:r>
      <w:r w:rsidR="006E73A2">
        <w:rPr>
          <w:rFonts w:ascii="Times New Roman" w:hAnsi="Times New Roman" w:cs="Times New Roman"/>
          <w:sz w:val="24"/>
          <w:szCs w:val="24"/>
          <w:lang w:val="en-US"/>
        </w:rPr>
        <w:t>FUS, hnRNPK, snRPD3, HSP90B1 and ILF2.</w:t>
      </w:r>
      <w:r w:rsidR="00A35B80">
        <w:rPr>
          <w:rFonts w:ascii="Times New Roman" w:hAnsi="Times New Roman" w:cs="Times New Roman"/>
          <w:sz w:val="24"/>
          <w:szCs w:val="24"/>
          <w:lang w:val="en-US"/>
        </w:rPr>
        <w:t xml:space="preserve"> As members </w:t>
      </w:r>
    </w:p>
    <w:p w14:paraId="02420EFE" w14:textId="25C14EFE" w:rsidR="00BC4634" w:rsidRDefault="008D22E6">
      <w:pPr>
        <w:rPr>
          <w:rFonts w:ascii="Times New Roman" w:eastAsiaTheme="majorEastAsia" w:hAnsi="Times New Roman" w:cs="Times New Roman"/>
          <w:color w:val="2E74B5" w:themeColor="accent1" w:themeShade="BF"/>
          <w:sz w:val="26"/>
          <w:szCs w:val="26"/>
          <w:lang w:val="en-US"/>
        </w:rPr>
      </w:pPr>
      <w:r>
        <w:rPr>
          <w:noProof/>
          <w:lang w:eastAsia="en-AU"/>
        </w:rPr>
        <w:lastRenderedPageBreak/>
        <w:drawing>
          <wp:inline distT="0" distB="0" distL="0" distR="0" wp14:anchorId="04003F38" wp14:editId="78EA38F1">
            <wp:extent cx="5731510" cy="64173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41731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227F3420" w14:textId="3953C978" w:rsidR="0035527B" w:rsidRPr="008D22E6" w:rsidRDefault="007E06CD" w:rsidP="00010321">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5</w:t>
      </w:r>
      <w:r w:rsidR="00BC4634" w:rsidRPr="00BC4634">
        <w:rPr>
          <w:rFonts w:ascii="Times New Roman" w:hAnsi="Times New Roman" w:cs="Times New Roman"/>
          <w:sz w:val="24"/>
          <w:szCs w:val="24"/>
          <w:lang w:val="en-US"/>
        </w:rPr>
        <w:t xml:space="preserve">. </w:t>
      </w:r>
      <w:r w:rsidR="00BC4634" w:rsidRPr="009A0AD7">
        <w:rPr>
          <w:rFonts w:ascii="Times New Roman" w:hAnsi="Times New Roman" w:cs="Times New Roman"/>
          <w:i/>
          <w:sz w:val="24"/>
          <w:szCs w:val="24"/>
          <w:lang w:val="en-US"/>
        </w:rPr>
        <w:t>Shared motif</w:t>
      </w:r>
      <w:r w:rsidR="008D22E6">
        <w:rPr>
          <w:rFonts w:ascii="Times New Roman" w:hAnsi="Times New Roman" w:cs="Times New Roman"/>
          <w:i/>
          <w:sz w:val="24"/>
          <w:szCs w:val="24"/>
          <w:lang w:val="en-US"/>
        </w:rPr>
        <w:t>s</w:t>
      </w:r>
      <w:r w:rsidR="00BC4634" w:rsidRPr="009A0AD7">
        <w:rPr>
          <w:rFonts w:ascii="Times New Roman" w:hAnsi="Times New Roman" w:cs="Times New Roman"/>
          <w:i/>
          <w:sz w:val="24"/>
          <w:szCs w:val="24"/>
          <w:lang w:val="en-US"/>
        </w:rPr>
        <w:t xml:space="preserve"> contained within a subset of the selectively exported microRNAs.</w:t>
      </w:r>
      <w:r w:rsidR="00BC4634" w:rsidRPr="00BC4634">
        <w:rPr>
          <w:rFonts w:ascii="Times New Roman" w:hAnsi="Times New Roman" w:cs="Times New Roman"/>
          <w:sz w:val="24"/>
          <w:szCs w:val="24"/>
          <w:lang w:val="en-US"/>
        </w:rPr>
        <w:t xml:space="preserve"> Motif discovery using the MEME </w:t>
      </w:r>
      <w:r w:rsidR="001F71C2" w:rsidRPr="00BC4634">
        <w:rPr>
          <w:rFonts w:ascii="Times New Roman" w:hAnsi="Times New Roman" w:cs="Times New Roman"/>
          <w:sz w:val="24"/>
          <w:szCs w:val="24"/>
          <w:lang w:val="en-US"/>
        </w:rPr>
        <w:t>algorithm</w:t>
      </w:r>
      <w:r w:rsidR="008D22E6">
        <w:rPr>
          <w:rFonts w:ascii="Times New Roman" w:hAnsi="Times New Roman" w:cs="Times New Roman"/>
          <w:sz w:val="24"/>
          <w:szCs w:val="24"/>
          <w:lang w:val="en-US"/>
        </w:rPr>
        <w:t xml:space="preserve"> revealed two enriched motifs detected from the selectively exported miRNA </w:t>
      </w:r>
      <w:r w:rsidR="00BC4634" w:rsidRPr="00BC4634">
        <w:rPr>
          <w:rFonts w:ascii="Times New Roman" w:hAnsi="Times New Roman" w:cs="Times New Roman"/>
          <w:sz w:val="24"/>
          <w:szCs w:val="24"/>
          <w:lang w:val="en-US"/>
        </w:rPr>
        <w:t>group. Table</w:t>
      </w:r>
      <w:r w:rsidR="008D22E6">
        <w:rPr>
          <w:rFonts w:ascii="Times New Roman" w:hAnsi="Times New Roman" w:cs="Times New Roman"/>
          <w:sz w:val="24"/>
          <w:szCs w:val="24"/>
          <w:lang w:val="en-US"/>
        </w:rPr>
        <w:t>s</w:t>
      </w:r>
      <w:r w:rsidR="00BC4634" w:rsidRPr="00BC4634">
        <w:rPr>
          <w:rFonts w:ascii="Times New Roman" w:hAnsi="Times New Roman" w:cs="Times New Roman"/>
          <w:sz w:val="24"/>
          <w:szCs w:val="24"/>
          <w:lang w:val="en-US"/>
        </w:rPr>
        <w:t xml:space="preserve"> shows the miR</w:t>
      </w:r>
      <w:r w:rsidR="008D22E6">
        <w:rPr>
          <w:rFonts w:ascii="Times New Roman" w:hAnsi="Times New Roman" w:cs="Times New Roman"/>
          <w:sz w:val="24"/>
          <w:szCs w:val="24"/>
          <w:lang w:val="en-US"/>
        </w:rPr>
        <w:t>NA</w:t>
      </w:r>
      <w:r w:rsidR="00BC4634" w:rsidRPr="00BC4634">
        <w:rPr>
          <w:rFonts w:ascii="Times New Roman" w:hAnsi="Times New Roman" w:cs="Times New Roman"/>
          <w:sz w:val="24"/>
          <w:szCs w:val="24"/>
          <w:lang w:val="en-US"/>
        </w:rPr>
        <w:t>s containing the motif, pos</w:t>
      </w:r>
      <w:r w:rsidR="008D22E6">
        <w:rPr>
          <w:rFonts w:ascii="Times New Roman" w:hAnsi="Times New Roman" w:cs="Times New Roman"/>
          <w:sz w:val="24"/>
          <w:szCs w:val="24"/>
          <w:lang w:val="en-US"/>
        </w:rPr>
        <w:t xml:space="preserve">ition of motif (red) and p-value </w:t>
      </w:r>
      <w:r w:rsidR="00BC4634" w:rsidRPr="00BC4634">
        <w:rPr>
          <w:rFonts w:ascii="Times New Roman" w:hAnsi="Times New Roman" w:cs="Times New Roman"/>
          <w:sz w:val="24"/>
          <w:szCs w:val="24"/>
          <w:lang w:val="en-US"/>
        </w:rPr>
        <w:t xml:space="preserve">calculated from the sitemap </w:t>
      </w:r>
      <w:r w:rsidR="001F71C2" w:rsidRPr="00BC4634">
        <w:rPr>
          <w:rFonts w:ascii="Times New Roman" w:hAnsi="Times New Roman" w:cs="Times New Roman"/>
          <w:sz w:val="24"/>
          <w:szCs w:val="24"/>
          <w:lang w:val="en-US"/>
        </w:rPr>
        <w:t>algorithm</w:t>
      </w:r>
      <w:r w:rsidR="00BC4634" w:rsidRPr="00BC4634">
        <w:rPr>
          <w:rFonts w:ascii="Times New Roman" w:hAnsi="Times New Roman" w:cs="Times New Roman"/>
          <w:sz w:val="24"/>
          <w:szCs w:val="24"/>
          <w:lang w:val="en-US"/>
        </w:rPr>
        <w:t xml:space="preserve">. Motif </w:t>
      </w:r>
      <w:r w:rsidR="008D22E6">
        <w:rPr>
          <w:rFonts w:ascii="Times New Roman" w:hAnsi="Times New Roman" w:cs="Times New Roman"/>
          <w:sz w:val="24"/>
          <w:szCs w:val="24"/>
          <w:lang w:val="en-US"/>
        </w:rPr>
        <w:t xml:space="preserve">1 (top) </w:t>
      </w:r>
      <w:r w:rsidR="00BC4634" w:rsidRPr="00BC4634">
        <w:rPr>
          <w:rFonts w:ascii="Times New Roman" w:hAnsi="Times New Roman" w:cs="Times New Roman"/>
          <w:sz w:val="24"/>
          <w:szCs w:val="24"/>
          <w:lang w:val="en-US"/>
        </w:rPr>
        <w:t xml:space="preserve">matches to </w:t>
      </w:r>
      <w:r w:rsidR="008D22E6">
        <w:rPr>
          <w:rFonts w:ascii="Times New Roman" w:hAnsi="Times New Roman" w:cs="Times New Roman"/>
          <w:sz w:val="24"/>
          <w:szCs w:val="24"/>
          <w:lang w:val="en-US"/>
        </w:rPr>
        <w:t xml:space="preserve">12 of the 19 miRNAs in this group and motif 2 (bottom) matches 8 of the miRNAs. </w:t>
      </w:r>
      <w:r w:rsidR="00BC4634" w:rsidRPr="00BC4634">
        <w:rPr>
          <w:lang w:val="en-US"/>
        </w:rPr>
        <w:t xml:space="preserve">   </w:t>
      </w:r>
    </w:p>
    <w:p w14:paraId="5697B673" w14:textId="77777777" w:rsidR="0035527B" w:rsidRDefault="0035527B" w:rsidP="00BC4634">
      <w:pPr>
        <w:rPr>
          <w:lang w:val="en-US"/>
        </w:rPr>
      </w:pPr>
    </w:p>
    <w:p w14:paraId="7A0D61C7" w14:textId="4C9778F9" w:rsidR="00BC4634" w:rsidRDefault="00BC4634" w:rsidP="00BC4634">
      <w:pPr>
        <w:rPr>
          <w:lang w:val="en-US"/>
        </w:rPr>
      </w:pPr>
      <w:r>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44C60E71"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Figure </w:t>
      </w:r>
      <w:r w:rsidR="007E06CD">
        <w:rPr>
          <w:rFonts w:ascii="Times New Roman" w:hAnsi="Times New Roman" w:cs="Times New Roman"/>
          <w:b/>
          <w:sz w:val="24"/>
          <w:szCs w:val="24"/>
          <w:lang w:val="en-US"/>
        </w:rPr>
        <w:t>6</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 total RNA binding proteins reflects all human proteins with GO term, GO:</w:t>
      </w:r>
      <w:r w:rsidR="001F71C2" w:rsidRPr="0004764B">
        <w:rPr>
          <w:rFonts w:ascii="Times New Roman" w:hAnsi="Times New Roman" w:cs="Times New Roman"/>
          <w:sz w:val="24"/>
          <w:szCs w:val="24"/>
          <w:lang w:val="en-US"/>
        </w:rPr>
        <w:t>0003723</w:t>
      </w:r>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66FF9B08" w14:textId="445A5EDE" w:rsidR="00F2464A" w:rsidRPr="00F2464A" w:rsidRDefault="00F2464A" w:rsidP="00F2464A">
      <w:pPr>
        <w:pStyle w:val="NoSpacing"/>
        <w:spacing w:line="480" w:lineRule="auto"/>
        <w:rPr>
          <w:rFonts w:ascii="Times New Roman" w:hAnsi="Times New Roman" w:cs="Times New Roman"/>
          <w:color w:val="FF0000"/>
          <w:sz w:val="24"/>
          <w:szCs w:val="24"/>
          <w:lang w:val="en-US"/>
        </w:rPr>
      </w:pPr>
      <w:r w:rsidRPr="00F2464A">
        <w:rPr>
          <w:rFonts w:ascii="Times New Roman" w:hAnsi="Times New Roman" w:cs="Times New Roman"/>
          <w:sz w:val="24"/>
          <w:szCs w:val="24"/>
          <w:lang w:val="en-US"/>
        </w:rPr>
        <w:lastRenderedPageBreak/>
        <w:t xml:space="preserve">of the hnRNP protein family had previously been implemented in miRNA export, focus was shifted to hnRNPK and FUS (also known as hnRNPP2). Interestingly, further investigation into the RNA binding specificity of hnRNPK revealed, through mutagenesis assays, its affinity to bind to sequence AGUGUG in miR-122 </w: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 </w:instrTex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EN.CITE.DATA </w:instrText>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separate"/>
      </w:r>
      <w:r w:rsidRPr="00F2464A">
        <w:rPr>
          <w:rFonts w:ascii="Times New Roman" w:hAnsi="Times New Roman" w:cs="Times New Roman"/>
          <w:noProof/>
          <w:sz w:val="24"/>
          <w:szCs w:val="24"/>
          <w:lang w:val="en-US"/>
        </w:rPr>
        <w:t>(</w:t>
      </w:r>
      <w:hyperlink w:anchor="_ENREF_17" w:tooltip="Fan, 2015 #256" w:history="1">
        <w:r w:rsidR="00035725" w:rsidRPr="00F2464A">
          <w:rPr>
            <w:rFonts w:ascii="Times New Roman" w:hAnsi="Times New Roman" w:cs="Times New Roman"/>
            <w:noProof/>
            <w:sz w:val="24"/>
            <w:szCs w:val="24"/>
            <w:lang w:val="en-US"/>
          </w:rPr>
          <w:t>Fan</w:t>
        </w:r>
        <w:r w:rsidR="00035725" w:rsidRPr="00F2464A">
          <w:rPr>
            <w:rFonts w:ascii="Times New Roman" w:hAnsi="Times New Roman" w:cs="Times New Roman"/>
            <w:i/>
            <w:noProof/>
            <w:sz w:val="24"/>
            <w:szCs w:val="24"/>
            <w:lang w:val="en-US"/>
          </w:rPr>
          <w:t xml:space="preserve"> et al.</w:t>
        </w:r>
        <w:r w:rsidR="00035725" w:rsidRPr="00F2464A">
          <w:rPr>
            <w:rFonts w:ascii="Times New Roman" w:hAnsi="Times New Roman" w:cs="Times New Roman"/>
            <w:noProof/>
            <w:sz w:val="24"/>
            <w:szCs w:val="24"/>
            <w:lang w:val="en-US"/>
          </w:rPr>
          <w:t xml:space="preserve"> 2015</w:t>
        </w:r>
      </w:hyperlink>
      <w:r w:rsidRPr="00F2464A">
        <w:rPr>
          <w:rFonts w:ascii="Times New Roman" w:hAnsi="Times New Roman" w:cs="Times New Roman"/>
          <w:noProof/>
          <w:sz w:val="24"/>
          <w:szCs w:val="24"/>
          <w:lang w:val="en-US"/>
        </w:rPr>
        <w:t>)</w:t>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t xml:space="preserve">. Upon comparison to the known motif, using the FIMO algorithm, hnRNPK matches adequately to the predicted binding motif (p=0.0435). Hereby, hnRNPK was considered a viable candidate protein to mediate the selective export of miRNAs. </w:t>
      </w:r>
      <w:r w:rsidRPr="00F2464A">
        <w:rPr>
          <w:rFonts w:ascii="Times New Roman" w:hAnsi="Times New Roman" w:cs="Times New Roman"/>
          <w:color w:val="FF0000"/>
          <w:sz w:val="24"/>
          <w:szCs w:val="24"/>
          <w:lang w:val="en-US"/>
        </w:rPr>
        <w:t xml:space="preserve"> </w:t>
      </w:r>
    </w:p>
    <w:p w14:paraId="15B729DD" w14:textId="76EB7358" w:rsidR="00D269F5" w:rsidRPr="0004764B" w:rsidRDefault="00D269F5" w:rsidP="0004764B">
      <w:pPr>
        <w:pStyle w:val="Heading2"/>
        <w:spacing w:line="480" w:lineRule="auto"/>
        <w:rPr>
          <w:rFonts w:ascii="Times New Roman" w:hAnsi="Times New Roman" w:cs="Times New Roman"/>
          <w:lang w:val="en-US"/>
        </w:rPr>
      </w:pPr>
      <w:bookmarkStart w:id="24" w:name="_Toc464400717"/>
      <w:r w:rsidRPr="0004764B">
        <w:rPr>
          <w:rFonts w:ascii="Times New Roman" w:hAnsi="Times New Roman" w:cs="Times New Roman"/>
          <w:lang w:val="en-US"/>
        </w:rPr>
        <w:t>hnRNPK sub-cellular localization modified in cavin-1 PC3 line.</w:t>
      </w:r>
      <w:bookmarkEnd w:id="24"/>
      <w:r w:rsidRPr="0004764B">
        <w:rPr>
          <w:rFonts w:ascii="Times New Roman" w:hAnsi="Times New Roman" w:cs="Times New Roman"/>
          <w:lang w:val="en-US"/>
        </w:rPr>
        <w:t xml:space="preserve"> </w:t>
      </w:r>
    </w:p>
    <w:p w14:paraId="2ECDC898" w14:textId="73E309D1" w:rsidR="00D269F5" w:rsidRPr="0004764B" w:rsidRDefault="00A35B80"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0024072A">
        <w:rPr>
          <w:rFonts w:ascii="Times New Roman" w:hAnsi="Times New Roman" w:cs="Times New Roman"/>
          <w:sz w:val="24"/>
          <w:szCs w:val="24"/>
          <w:lang w:val="en-US"/>
        </w:rPr>
        <w:t>eterogeneous Nuclear Ribonucleop</w:t>
      </w:r>
      <w:r>
        <w:rPr>
          <w:rFonts w:ascii="Times New Roman" w:hAnsi="Times New Roman" w:cs="Times New Roman"/>
          <w:sz w:val="24"/>
          <w:szCs w:val="24"/>
          <w:lang w:val="en-US"/>
        </w:rPr>
        <w:t xml:space="preserve">rotein K (hnRNPK) </w:t>
      </w:r>
      <w:r w:rsidR="00D15079">
        <w:rPr>
          <w:rFonts w:ascii="Times New Roman" w:hAnsi="Times New Roman" w:cs="Times New Roman"/>
          <w:sz w:val="24"/>
          <w:szCs w:val="24"/>
          <w:lang w:val="en-US"/>
        </w:rPr>
        <w:t>is primarily a nuclear protein which is known to shuttle to the cytoplasm</w:t>
      </w:r>
      <w:r w:rsidR="00773A50">
        <w:rPr>
          <w:rFonts w:ascii="Times New Roman" w:hAnsi="Times New Roman" w:cs="Times New Roman"/>
          <w:sz w:val="24"/>
          <w:szCs w:val="24"/>
          <w:lang w:val="en-US"/>
        </w:rPr>
        <w:t>, where several reports had detected hnRNPK in exosomes.</w:t>
      </w:r>
      <w:r w:rsidR="00B84DC6">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However, the subcellular localization of hnRNPK in PC3 cells, and the effect of cavin-1 on subcellular localization, is unknown.</w:t>
      </w:r>
      <w:r w:rsidR="005A7E5F">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Understanding hnRNPK activity may assist in understanding the differential export of hnRNPK a</w:t>
      </w:r>
      <w:r w:rsidR="007E06CD">
        <w:rPr>
          <w:rFonts w:ascii="Times New Roman" w:hAnsi="Times New Roman" w:cs="Times New Roman"/>
          <w:sz w:val="24"/>
          <w:szCs w:val="24"/>
          <w:lang w:val="en-US"/>
        </w:rPr>
        <w:t>nd therefore its effect on mi</w:t>
      </w:r>
      <w:r w:rsidR="006B0B10">
        <w:rPr>
          <w:rFonts w:ascii="Times New Roman" w:hAnsi="Times New Roman" w:cs="Times New Roman"/>
          <w:sz w:val="24"/>
          <w:szCs w:val="24"/>
          <w:lang w:val="en-US"/>
        </w:rPr>
        <w:t xml:space="preserve">RNA export. </w:t>
      </w:r>
      <w:r w:rsidR="00D269F5" w:rsidRPr="0004764B">
        <w:rPr>
          <w:rFonts w:ascii="Times New Roman" w:hAnsi="Times New Roman" w:cs="Times New Roman"/>
          <w:sz w:val="24"/>
          <w:szCs w:val="24"/>
          <w:lang w:val="en-US"/>
        </w:rPr>
        <w:t>Immunofluorescence was performed using hnRNPK specific antibodies to determine cellular locali</w:t>
      </w:r>
      <w:r w:rsidR="00B57D19" w:rsidRPr="0004764B">
        <w:rPr>
          <w:rFonts w:ascii="Times New Roman" w:hAnsi="Times New Roman" w:cs="Times New Roman"/>
          <w:sz w:val="24"/>
          <w:szCs w:val="24"/>
          <w:lang w:val="en-US"/>
        </w:rPr>
        <w:t>zation changed between GFP and c</w:t>
      </w:r>
      <w:r w:rsidR="00D269F5" w:rsidRPr="0004764B">
        <w:rPr>
          <w:rFonts w:ascii="Times New Roman" w:hAnsi="Times New Roman" w:cs="Times New Roman"/>
          <w:sz w:val="24"/>
          <w:szCs w:val="24"/>
          <w:lang w:val="en-US"/>
        </w:rPr>
        <w:t>avin-1 cell lines</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 xml:space="preserve">An initial observation of hnRNPK localization revealed a distinct change between cell lines, from </w:t>
      </w:r>
      <w:r w:rsidR="001F71C2">
        <w:rPr>
          <w:rFonts w:ascii="Times New Roman" w:hAnsi="Times New Roman" w:cs="Times New Roman"/>
          <w:sz w:val="24"/>
          <w:szCs w:val="24"/>
          <w:lang w:val="en-US"/>
        </w:rPr>
        <w:t>punctate</w:t>
      </w:r>
      <w:r w:rsidR="0024072A">
        <w:rPr>
          <w:rFonts w:ascii="Times New Roman" w:hAnsi="Times New Roman" w:cs="Times New Roman"/>
          <w:sz w:val="24"/>
          <w:szCs w:val="24"/>
          <w:lang w:val="en-US"/>
        </w:rPr>
        <w:t>-</w:t>
      </w:r>
      <w:r w:rsidR="001F71C2">
        <w:rPr>
          <w:rFonts w:ascii="Times New Roman" w:hAnsi="Times New Roman" w:cs="Times New Roman"/>
          <w:sz w:val="24"/>
          <w:szCs w:val="24"/>
          <w:lang w:val="en-US"/>
        </w:rPr>
        <w:t>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cavin-1 positive</w:t>
      </w:r>
      <w:r w:rsidR="003A4606" w:rsidRPr="0004764B">
        <w:rPr>
          <w:rFonts w:ascii="Times New Roman" w:hAnsi="Times New Roman" w:cs="Times New Roman"/>
          <w:sz w:val="24"/>
          <w:szCs w:val="24"/>
          <w:lang w:val="en-US"/>
        </w:rPr>
        <w:t xml:space="preserve"> cell lines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a)</w:t>
      </w:r>
      <w:r w:rsidR="003A4606" w:rsidRPr="0004764B">
        <w:rPr>
          <w:rFonts w:ascii="Times New Roman" w:hAnsi="Times New Roman" w:cs="Times New Roman"/>
          <w:sz w:val="24"/>
          <w:szCs w:val="24"/>
          <w:lang w:val="en-US"/>
        </w:rPr>
        <w:t>.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ine what these structures were. CD9 is a commonly used marker for multivesicular bodies and exosome formation</w:t>
      </w:r>
      <w:r w:rsidR="004F3EB9" w:rsidRPr="0004764B">
        <w:rPr>
          <w:rFonts w:ascii="Times New Roman" w:hAnsi="Times New Roman" w:cs="Times New Roman"/>
          <w:sz w:val="24"/>
          <w:szCs w:val="24"/>
          <w:lang w:val="en-US"/>
        </w:rPr>
        <w:t xml:space="preserve">. hnRNPK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w:t>
      </w:r>
      <w:r w:rsidR="005A7E5F">
        <w:rPr>
          <w:rFonts w:ascii="Times New Roman" w:hAnsi="Times New Roman" w:cs="Times New Roman"/>
          <w:sz w:val="24"/>
          <w:szCs w:val="24"/>
          <w:lang w:val="en-US"/>
        </w:rPr>
        <w:t xml:space="preserve">suggests potential </w:t>
      </w:r>
      <w:r w:rsidR="004F3EB9" w:rsidRPr="0004764B">
        <w:rPr>
          <w:rFonts w:ascii="Times New Roman" w:hAnsi="Times New Roman" w:cs="Times New Roman"/>
          <w:sz w:val="24"/>
          <w:szCs w:val="24"/>
          <w:lang w:val="en-US"/>
        </w:rPr>
        <w:t>presence in the multivesicular bodies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However, the hnRNPK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c)</w:t>
      </w:r>
      <w:r w:rsidR="00CE5661"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No co-localization of hnRNPK with CD9 was observed in PC3-cavin-1 cells. </w:t>
      </w:r>
      <w:r w:rsidR="00CE5661" w:rsidRPr="0004764B">
        <w:rPr>
          <w:rFonts w:ascii="Times New Roman" w:hAnsi="Times New Roman" w:cs="Times New Roman"/>
          <w:sz w:val="24"/>
          <w:szCs w:val="24"/>
          <w:lang w:val="en-US"/>
        </w:rPr>
        <w:t xml:space="preserve">Therefore, change in </w:t>
      </w:r>
      <w:r w:rsidR="007E06CD">
        <w:rPr>
          <w:rFonts w:ascii="Times New Roman" w:hAnsi="Times New Roman" w:cs="Times New Roman"/>
          <w:sz w:val="24"/>
          <w:szCs w:val="24"/>
          <w:lang w:val="en-US"/>
        </w:rPr>
        <w:t xml:space="preserve">hnRNPK </w:t>
      </w:r>
      <w:r w:rsidR="00CE5661" w:rsidRPr="0004764B">
        <w:rPr>
          <w:rFonts w:ascii="Times New Roman" w:hAnsi="Times New Roman" w:cs="Times New Roman"/>
          <w:sz w:val="24"/>
          <w:szCs w:val="24"/>
          <w:lang w:val="en-US"/>
        </w:rPr>
        <w:t>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hnRNPK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bookmarkStart w:id="25" w:name="_Toc464400718"/>
      <w:r w:rsidRPr="0004764B">
        <w:rPr>
          <w:rFonts w:ascii="Times New Roman" w:hAnsi="Times New Roman" w:cs="Times New Roman"/>
          <w:lang w:val="en-US"/>
        </w:rPr>
        <w:lastRenderedPageBreak/>
        <w:t>hnRNPK co-localizes with selectively exported microRNAs</w:t>
      </w:r>
      <w:r w:rsidR="001E41AA" w:rsidRPr="0004764B">
        <w:rPr>
          <w:rFonts w:ascii="Times New Roman" w:hAnsi="Times New Roman" w:cs="Times New Roman"/>
          <w:lang w:val="en-US"/>
        </w:rPr>
        <w:t>.</w:t>
      </w:r>
      <w:bookmarkEnd w:id="25"/>
    </w:p>
    <w:p w14:paraId="04D23FA7" w14:textId="1B46D822" w:rsidR="00DE3C36" w:rsidRDefault="0024072A" w:rsidP="00DE3C36">
      <w:pPr>
        <w:spacing w:line="480" w:lineRule="auto"/>
        <w:rPr>
          <w:rFonts w:ascii="Times New Roman" w:hAnsi="Times New Roman" w:cs="Times New Roman"/>
          <w:sz w:val="24"/>
          <w:szCs w:val="24"/>
          <w:lang w:val="en-US"/>
        </w:rPr>
        <w:sectPr w:rsidR="00DE3C36">
          <w:pgSz w:w="11906" w:h="16838"/>
          <w:pgMar w:top="1440" w:right="1440" w:bottom="1440" w:left="1440" w:header="708" w:footer="708" w:gutter="0"/>
          <w:cols w:space="708"/>
          <w:docGrid w:linePitch="360"/>
        </w:sectPr>
      </w:pPr>
      <w:r>
        <w:rPr>
          <w:rFonts w:ascii="Times New Roman" w:hAnsi="Times New Roman" w:cs="Times New Roman"/>
          <w:sz w:val="24"/>
          <w:szCs w:val="24"/>
          <w:lang w:val="en-US"/>
        </w:rPr>
        <w:t>hnRNP</w:t>
      </w:r>
      <w:r w:rsidR="008E4812">
        <w:rPr>
          <w:rFonts w:ascii="Times New Roman" w:hAnsi="Times New Roman" w:cs="Times New Roman"/>
          <w:sz w:val="24"/>
          <w:szCs w:val="24"/>
          <w:lang w:val="en-US"/>
        </w:rPr>
        <w:t xml:space="preserve">K has been reported to bind </w:t>
      </w:r>
      <w:r w:rsidR="00FC605A">
        <w:rPr>
          <w:rFonts w:ascii="Times New Roman" w:hAnsi="Times New Roman" w:cs="Times New Roman"/>
          <w:sz w:val="24"/>
          <w:szCs w:val="24"/>
          <w:lang w:val="en-US"/>
        </w:rPr>
        <w:t xml:space="preserve">and interact with </w:t>
      </w:r>
      <w:r w:rsidR="008E4812">
        <w:rPr>
          <w:rFonts w:ascii="Times New Roman" w:hAnsi="Times New Roman" w:cs="Times New Roman"/>
          <w:sz w:val="24"/>
          <w:szCs w:val="24"/>
          <w:lang w:val="en-US"/>
        </w:rPr>
        <w:t>RNA, but so far there has been</w:t>
      </w:r>
      <w:r w:rsidR="00427465">
        <w:rPr>
          <w:rFonts w:ascii="Times New Roman" w:hAnsi="Times New Roman" w:cs="Times New Roman"/>
          <w:sz w:val="24"/>
          <w:szCs w:val="24"/>
          <w:lang w:val="en-US"/>
        </w:rPr>
        <w:t xml:space="preserve"> only one</w:t>
      </w:r>
      <w:r w:rsidR="008E4812">
        <w:rPr>
          <w:rFonts w:ascii="Times New Roman" w:hAnsi="Times New Roman" w:cs="Times New Roman"/>
          <w:sz w:val="24"/>
          <w:szCs w:val="24"/>
          <w:lang w:val="en-US"/>
        </w:rPr>
        <w:t xml:space="preserve"> report of hnRNPK binding miRNA</w:t>
      </w:r>
      <w:r w:rsidR="00FC605A">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17" w:tooltip="Fan, 2015 #256" w:history="1">
        <w:r w:rsidR="00035725">
          <w:rPr>
            <w:rFonts w:ascii="Times New Roman" w:hAnsi="Times New Roman" w:cs="Times New Roman"/>
            <w:noProof/>
            <w:sz w:val="24"/>
            <w:szCs w:val="24"/>
            <w:lang w:val="en-US"/>
          </w:rPr>
          <w:t>Fan et al. 2015</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8E4812">
        <w:rPr>
          <w:rFonts w:ascii="Times New Roman" w:hAnsi="Times New Roman" w:cs="Times New Roman"/>
          <w:sz w:val="24"/>
          <w:szCs w:val="24"/>
          <w:lang w:val="en-US"/>
        </w:rPr>
        <w:t xml:space="preserve">. </w:t>
      </w:r>
      <w:r w:rsidR="000E6E61" w:rsidRPr="0004764B">
        <w:rPr>
          <w:rFonts w:ascii="Times New Roman" w:hAnsi="Times New Roman" w:cs="Times New Roman"/>
          <w:sz w:val="24"/>
          <w:szCs w:val="24"/>
          <w:lang w:val="en-US"/>
        </w:rPr>
        <w:t>The interaction betwee</w:t>
      </w:r>
      <w:r>
        <w:rPr>
          <w:rFonts w:ascii="Times New Roman" w:hAnsi="Times New Roman" w:cs="Times New Roman"/>
          <w:sz w:val="24"/>
          <w:szCs w:val="24"/>
          <w:lang w:val="en-US"/>
        </w:rPr>
        <w:t>n the selectively exported mi</w:t>
      </w:r>
      <w:r w:rsidR="000E6E61" w:rsidRPr="0004764B">
        <w:rPr>
          <w:rFonts w:ascii="Times New Roman" w:hAnsi="Times New Roman" w:cs="Times New Roman"/>
          <w:sz w:val="24"/>
          <w:szCs w:val="24"/>
          <w:lang w:val="en-US"/>
        </w:rPr>
        <w:t>RNAs and hnRNPK was assessed in two separate ways: b</w:t>
      </w:r>
      <w:r w:rsidR="006B1AE1">
        <w:rPr>
          <w:rFonts w:ascii="Times New Roman" w:hAnsi="Times New Roman" w:cs="Times New Roman"/>
          <w:sz w:val="24"/>
          <w:szCs w:val="24"/>
          <w:lang w:val="en-US"/>
        </w:rPr>
        <w:t>y assessing co-localization by m</w:t>
      </w:r>
      <w:r w:rsidR="000E6E61" w:rsidRPr="0004764B">
        <w:rPr>
          <w:rFonts w:ascii="Times New Roman" w:hAnsi="Times New Roman" w:cs="Times New Roman"/>
          <w:sz w:val="24"/>
          <w:szCs w:val="24"/>
          <w:lang w:val="en-US"/>
        </w:rPr>
        <w:t xml:space="preserve">icroRNA </w:t>
      </w:r>
      <w:r w:rsidR="000E6E61" w:rsidRPr="0004764B">
        <w:rPr>
          <w:rFonts w:ascii="Times New Roman" w:hAnsi="Times New Roman" w:cs="Times New Roman"/>
          <w:i/>
          <w:sz w:val="24"/>
          <w:szCs w:val="24"/>
          <w:lang w:val="en-US"/>
        </w:rPr>
        <w:t xml:space="preserve">in situ </w:t>
      </w:r>
      <w:r w:rsidR="000E6E61"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000E6E61" w:rsidRPr="0004764B">
        <w:rPr>
          <w:rFonts w:ascii="Times New Roman" w:hAnsi="Times New Roman" w:cs="Times New Roman"/>
          <w:sz w:val="24"/>
          <w:szCs w:val="24"/>
          <w:lang w:val="en-US"/>
        </w:rPr>
        <w:t xml:space="preserve">immunofluorescence (miR-ISH IF) and binding ability by RNA immunoprecipitation (RIP). </w:t>
      </w:r>
      <w:r w:rsidR="00706A6E" w:rsidRPr="0004764B">
        <w:rPr>
          <w:rFonts w:ascii="Times New Roman" w:hAnsi="Times New Roman" w:cs="Times New Roman"/>
          <w:sz w:val="24"/>
          <w:szCs w:val="24"/>
          <w:lang w:val="en-US"/>
        </w:rPr>
        <w:t xml:space="preserve">miR-ISH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The anti-miR probe highlights the target miR</w:t>
      </w:r>
      <w:r>
        <w:rPr>
          <w:rFonts w:ascii="Times New Roman" w:hAnsi="Times New Roman" w:cs="Times New Roman"/>
          <w:sz w:val="24"/>
          <w:szCs w:val="24"/>
          <w:lang w:val="en-US"/>
        </w:rPr>
        <w:t>NA</w:t>
      </w:r>
      <w:r w:rsidR="002B0591" w:rsidRPr="0004764B">
        <w:rPr>
          <w:rFonts w:ascii="Times New Roman" w:hAnsi="Times New Roman" w:cs="Times New Roman"/>
          <w:sz w:val="24"/>
          <w:szCs w:val="24"/>
          <w:lang w:val="en-US"/>
        </w:rPr>
        <w:t xml:space="preserve">s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hnRNPK</w:t>
      </w:r>
      <w:r w:rsidR="00720219">
        <w:rPr>
          <w:rFonts w:ascii="Times New Roman" w:hAnsi="Times New Roman" w:cs="Times New Roman"/>
          <w:sz w:val="24"/>
          <w:szCs w:val="24"/>
          <w:lang w:val="en-US"/>
        </w:rPr>
        <w:t xml:space="preserve"> (Fig.8</w:t>
      </w:r>
      <w:r w:rsidR="007D023E">
        <w:rPr>
          <w:rFonts w:ascii="Times New Roman" w:hAnsi="Times New Roman" w:cs="Times New Roman"/>
          <w:sz w:val="24"/>
          <w:szCs w:val="24"/>
          <w:lang w:val="en-US"/>
        </w:rPr>
        <w:t>)</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r w:rsidR="006F1A49">
        <w:rPr>
          <w:rFonts w:ascii="Times New Roman" w:hAnsi="Times New Roman" w:cs="Times New Roman"/>
          <w:sz w:val="24"/>
          <w:szCs w:val="24"/>
          <w:lang w:val="en-US"/>
        </w:rPr>
        <w:t xml:space="preserve">miR-148a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r w:rsidR="006F1A49">
        <w:rPr>
          <w:rFonts w:ascii="Times New Roman" w:hAnsi="Times New Roman" w:cs="Times New Roman"/>
          <w:sz w:val="24"/>
          <w:szCs w:val="24"/>
          <w:lang w:val="en-US"/>
        </w:rPr>
        <w:t>hnRNPK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expression of cavin-1 in cell and EVs in RNA-seq analys</w:t>
      </w:r>
      <w:r w:rsidR="00DE3C36">
        <w:rPr>
          <w:rFonts w:ascii="Times New Roman" w:hAnsi="Times New Roman" w:cs="Times New Roman"/>
          <w:sz w:val="24"/>
          <w:szCs w:val="24"/>
          <w:lang w:val="en-US"/>
        </w:rPr>
        <w:t>is. This establishes a negative biological control that determines natural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 xml:space="preserve"> localization when not affected by any export mechanism or expression variation between cell lines. Copies of pri-miR (primary microRNA transcript) for miR-148 and 589 are believed to be present in the nucleolus </w:t>
      </w:r>
      <w:r w:rsidR="00DE3C36">
        <w:rPr>
          <w:rFonts w:ascii="Times New Roman" w:hAnsi="Times New Roman" w:cs="Times New Roman"/>
          <w:sz w:val="24"/>
          <w:szCs w:val="24"/>
          <w:lang w:val="en-US"/>
        </w:rPr>
        <w:fldChar w:fldCharType="begin"/>
      </w:r>
      <w:r w:rsidR="00DE3C36">
        <w:rPr>
          <w:rFonts w:ascii="Times New Roman" w:hAnsi="Times New Roman" w:cs="Times New Roman"/>
          <w:sz w:val="24"/>
          <w:szCs w:val="24"/>
          <w:lang w:val="en-US"/>
        </w:rPr>
        <w:instrText xml:space="preserve"> ADDIN EN.CITE &lt;EndNote&gt;&lt;Cite&gt;&lt;Author&gt;Ritland Politz&lt;/Author&gt;&lt;Year&gt;2009&lt;/Year&gt;&lt;RecNum&gt;257&lt;/RecNum&gt;&lt;DisplayText&gt;(Ritland Politz&lt;style face="italic"&gt; et al.&lt;/style&gt; 2009)&lt;/DisplayText&gt;&lt;record&gt;&lt;rec-number&gt;257&lt;/rec-number&gt;&lt;foreign-keys&gt;&lt;key app="EN" db-id="fvaw9vd5rrfez2epavc5exebz02xt0vvvwrs" timestamp="1476063663"&gt;257&lt;/key&gt;&lt;/foreign-keys&gt;&lt;ref-type name="Journal Article"&gt;17&lt;/ref-type&gt;&lt;contributors&gt;&lt;authors&gt;&lt;author&gt;Ritland Politz, Joan C.&lt;/author&gt;&lt;author&gt;Hogan, Eric M.&lt;/author&gt;&lt;author&gt;Pederson, Thoru&lt;/author&gt;&lt;/authors&gt;&lt;/contributors&gt;&lt;titles&gt;&lt;title&gt;MicroRNAs with a nucleolar location&lt;/title&gt;&lt;secondary-title&gt;RNA&lt;/secondary-title&gt;&lt;/titles&gt;&lt;periodical&gt;&lt;full-title&gt;RNA&lt;/full-title&gt;&lt;/periodical&gt;&lt;pages&gt;1705-1715&lt;/pages&gt;&lt;volume&gt;15&lt;/volume&gt;&lt;number&gt;9&lt;/number&gt;&lt;dates&gt;&lt;year&gt;2009&lt;/year&gt;&lt;pub-dates&gt;&lt;date&gt;11/17/received&amp;#xD;06/18/accepted&lt;/date&gt;&lt;/pub-dates&gt;&lt;/dates&gt;&lt;publisher&gt;Cold Spring Harbor Laboratory Press&lt;/publisher&gt;&lt;isbn&gt;1355-8382&amp;#xD;1469-9001&lt;/isbn&gt;&lt;accession-num&gt;PMC2743059&lt;/accession-num&gt;&lt;urls&gt;&lt;related-urls&gt;&lt;url&gt;http://www.ncbi.nlm.nih.gov/pmc/articles/PMC2743059/&lt;/url&gt;&lt;/related-urls&gt;&lt;/urls&gt;&lt;electronic-resource-num&gt;10.1261/rna.1470409&lt;/electronic-resource-num&gt;&lt;remote-database-name&gt;PMC&lt;/remote-database-name&gt;&lt;/record&gt;&lt;/Cite&gt;&lt;/EndNote&gt;</w:instrText>
      </w:r>
      <w:r w:rsidR="00DE3C36">
        <w:rPr>
          <w:rFonts w:ascii="Times New Roman" w:hAnsi="Times New Roman" w:cs="Times New Roman"/>
          <w:sz w:val="24"/>
          <w:szCs w:val="24"/>
          <w:lang w:val="en-US"/>
        </w:rPr>
        <w:fldChar w:fldCharType="separate"/>
      </w:r>
      <w:r w:rsidR="00DE3C36">
        <w:rPr>
          <w:rFonts w:ascii="Times New Roman" w:hAnsi="Times New Roman" w:cs="Times New Roman"/>
          <w:noProof/>
          <w:sz w:val="24"/>
          <w:szCs w:val="24"/>
          <w:lang w:val="en-US"/>
        </w:rPr>
        <w:t>(</w:t>
      </w:r>
      <w:hyperlink w:anchor="_ENREF_64" w:tooltip="Ritland Politz, 2009 #257" w:history="1">
        <w:r w:rsidR="00035725">
          <w:rPr>
            <w:rFonts w:ascii="Times New Roman" w:hAnsi="Times New Roman" w:cs="Times New Roman"/>
            <w:noProof/>
            <w:sz w:val="24"/>
            <w:szCs w:val="24"/>
            <w:lang w:val="en-US"/>
          </w:rPr>
          <w:t>Ritland Politz</w:t>
        </w:r>
        <w:r w:rsidR="00035725" w:rsidRPr="00027D40">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2009</w:t>
        </w:r>
      </w:hyperlink>
      <w:r w:rsidR="00DE3C36">
        <w:rPr>
          <w:rFonts w:ascii="Times New Roman" w:hAnsi="Times New Roman" w:cs="Times New Roman"/>
          <w:noProof/>
          <w:sz w:val="24"/>
          <w:szCs w:val="24"/>
          <w:lang w:val="en-US"/>
        </w:rPr>
        <w:t>)</w:t>
      </w:r>
      <w:r w:rsidR="00DE3C36">
        <w:rPr>
          <w:rFonts w:ascii="Times New Roman" w:hAnsi="Times New Roman" w:cs="Times New Roman"/>
          <w:sz w:val="24"/>
          <w:szCs w:val="24"/>
          <w:lang w:val="en-US"/>
        </w:rPr>
        <w:fldChar w:fldCharType="end"/>
      </w:r>
      <w:r w:rsidR="00DE3C36">
        <w:rPr>
          <w:rFonts w:ascii="Times New Roman" w:hAnsi="Times New Roman" w:cs="Times New Roman"/>
          <w:sz w:val="24"/>
          <w:szCs w:val="24"/>
          <w:lang w:val="en-US"/>
        </w:rPr>
        <w:t>. Therefore the nucleolar</w:t>
      </w:r>
      <w:r w:rsidR="00DE3C36" w:rsidRPr="0004764B">
        <w:rPr>
          <w:rFonts w:ascii="Times New Roman" w:hAnsi="Times New Roman" w:cs="Times New Roman"/>
          <w:sz w:val="24"/>
          <w:szCs w:val="24"/>
          <w:lang w:val="en-US"/>
        </w:rPr>
        <w:t xml:space="preserve"> localization</w:t>
      </w:r>
      <w:r w:rsidR="00DE3C36">
        <w:rPr>
          <w:rFonts w:ascii="Times New Roman" w:hAnsi="Times New Roman" w:cs="Times New Roman"/>
          <w:sz w:val="24"/>
          <w:szCs w:val="24"/>
          <w:lang w:val="en-US"/>
        </w:rPr>
        <w:t xml:space="preserve"> of the Cy5 probes (excluding scrambled)</w:t>
      </w:r>
      <w:r w:rsidR="00DE3C36" w:rsidRPr="0004764B">
        <w:rPr>
          <w:rFonts w:ascii="Times New Roman" w:hAnsi="Times New Roman" w:cs="Times New Roman"/>
          <w:sz w:val="24"/>
          <w:szCs w:val="24"/>
          <w:lang w:val="en-US"/>
        </w:rPr>
        <w:t xml:space="preserve"> confirms that the</w:t>
      </w:r>
      <w:r w:rsidR="00DE3C36">
        <w:rPr>
          <w:rFonts w:ascii="Times New Roman" w:hAnsi="Times New Roman" w:cs="Times New Roman"/>
          <w:sz w:val="24"/>
          <w:szCs w:val="24"/>
          <w:lang w:val="en-US"/>
        </w:rPr>
        <w:t xml:space="preserve"> ISH was successful and that these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s are expressed in these cells. Mi</w:t>
      </w:r>
      <w:r>
        <w:rPr>
          <w:rFonts w:ascii="Times New Roman" w:hAnsi="Times New Roman" w:cs="Times New Roman"/>
          <w:sz w:val="24"/>
          <w:szCs w:val="24"/>
          <w:lang w:val="en-US"/>
        </w:rPr>
        <w:t>R-148a does seem to localize</w:t>
      </w:r>
      <w:r w:rsidR="00DE3C36">
        <w:rPr>
          <w:rFonts w:ascii="Times New Roman" w:hAnsi="Times New Roman" w:cs="Times New Roman"/>
          <w:sz w:val="24"/>
          <w:szCs w:val="24"/>
          <w:lang w:val="en-US"/>
        </w:rPr>
        <w:t xml:space="preserve"> to punctate structures in the cytoplasm of PC3-GFP cell lines, presumably indicating presence in the multivesicular bodies that is not occurring in the PC3-cavin-1 cell lines. Interestingly, miR-148a co-localized with hnRNPK in PC3-GFP cells, shown by overlap towards the cells periphery (Fig.8). However no evidence of hnRNPK-miR-148 co-localization was observed in the PC3-cavin-1 cells (Fig. 8). Conversely, miR-589 displayed a non-specific localization in both cell lines, despite varying cell lines and hnRNPK </w:t>
      </w:r>
    </w:p>
    <w:p w14:paraId="5BDC5985" w14:textId="20B0F20B" w:rsidR="00DE3C36" w:rsidRDefault="00DE3C36" w:rsidP="00DE3C36">
      <w:pPr>
        <w:spacing w:line="480" w:lineRule="auto"/>
        <w:rPr>
          <w:rFonts w:ascii="Times New Roman" w:hAnsi="Times New Roman" w:cs="Times New Roman"/>
          <w:sz w:val="24"/>
          <w:szCs w:val="24"/>
          <w:lang w:val="en-US"/>
        </w:rPr>
        <w:sectPr w:rsidR="00DE3C36" w:rsidSect="00DE3C36">
          <w:pgSz w:w="16838" w:h="11906" w:orient="landscape"/>
          <w:pgMar w:top="709" w:right="1440" w:bottom="567" w:left="1440" w:header="708" w:footer="708" w:gutter="0"/>
          <w:cols w:space="708"/>
          <w:docGrid w:linePitch="360"/>
        </w:sectPr>
      </w:pPr>
      <w:r w:rsidRPr="00DE3C36">
        <w:rPr>
          <w:rFonts w:ascii="Times New Roman" w:hAnsi="Times New Roman" w:cs="Times New Roman"/>
          <w:noProof/>
          <w:sz w:val="24"/>
          <w:szCs w:val="24"/>
          <w:lang w:eastAsia="en-AU"/>
        </w:rPr>
        <w:lastRenderedPageBreak/>
        <mc:AlternateContent>
          <mc:Choice Requires="wps">
            <w:drawing>
              <wp:anchor distT="45720" distB="45720" distL="114300" distR="114300" simplePos="0" relativeHeight="251676672" behindDoc="0" locked="0" layoutInCell="1" allowOverlap="1" wp14:anchorId="5FD55FC8" wp14:editId="129494A0">
                <wp:simplePos x="0" y="0"/>
                <wp:positionH relativeFrom="column">
                  <wp:posOffset>-161290</wp:posOffset>
                </wp:positionH>
                <wp:positionV relativeFrom="paragraph">
                  <wp:posOffset>3219691</wp:posOffset>
                </wp:positionV>
                <wp:extent cx="4559935" cy="3087370"/>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1566976B" w14:textId="77777777" w:rsidR="00F95562" w:rsidRPr="00A56504" w:rsidRDefault="00F95562"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r w:rsidRPr="00A56504">
                              <w:rPr>
                                <w:rFonts w:ascii="Times New Roman" w:hAnsi="Times New Roman" w:cs="Times New Roman"/>
                                <w:i/>
                              </w:rPr>
                              <w:t>hnRNPK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hnRNPK activity, particularly localization. </w:t>
                            </w:r>
                            <w:r w:rsidRPr="00FC605A">
                              <w:rPr>
                                <w:rFonts w:ascii="Times New Roman" w:hAnsi="Times New Roman" w:cs="Times New Roman"/>
                                <w:b/>
                              </w:rPr>
                              <w:t>A</w:t>
                            </w:r>
                            <w:r w:rsidRPr="00A56504">
                              <w:rPr>
                                <w:rFonts w:ascii="Times New Roman" w:hAnsi="Times New Roman" w:cs="Times New Roman"/>
                              </w:rPr>
                              <w:t xml:space="preserve">) hnRNPK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Confocal images display hnRNPK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ERp44 (green) and hnRNPK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55FC8" id="_x0000_s1027" type="#_x0000_t202" style="position:absolute;margin-left:-12.7pt;margin-top:253.5pt;width:359.05pt;height:243.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" stroked="f">
                <v:textbox>
                  <w:txbxContent>
                    <w:p w14:paraId="1566976B" w14:textId="77777777" w:rsidR="00F95562" w:rsidRPr="00A56504" w:rsidRDefault="00F95562"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localization. </w:t>
                      </w:r>
                      <w:r w:rsidRPr="00FC605A">
                        <w:rPr>
                          <w:rFonts w:ascii="Times New Roman" w:hAnsi="Times New Roman" w:cs="Times New Roman"/>
                          <w:b/>
                        </w:rPr>
                        <w:t>A</w:t>
                      </w:r>
                      <w:r w:rsidRPr="00A56504">
                        <w:rPr>
                          <w:rFonts w:ascii="Times New Roman" w:hAnsi="Times New Roman" w:cs="Times New Roman"/>
                        </w:rPr>
                        <w:t xml:space="preserve">)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xml:space="preserve">)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xml:space="preserve">)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v:textbox>
                <w10:wrap type="square"/>
              </v:shape>
            </w:pict>
          </mc:Fallback>
        </mc:AlternateContent>
      </w:r>
      <w:r w:rsidRPr="00DE3C36">
        <w:rPr>
          <w:rFonts w:ascii="Times New Roman" w:hAnsi="Times New Roman" w:cs="Times New Roman"/>
          <w:noProof/>
          <w:sz w:val="24"/>
          <w:szCs w:val="24"/>
          <w:lang w:eastAsia="en-AU"/>
        </w:rPr>
        <w:drawing>
          <wp:anchor distT="0" distB="0" distL="114300" distR="114300" simplePos="0" relativeHeight="251675648" behindDoc="1" locked="0" layoutInCell="1" allowOverlap="1" wp14:anchorId="246ED5FE" wp14:editId="5C29B41F">
            <wp:simplePos x="0" y="0"/>
            <wp:positionH relativeFrom="column">
              <wp:posOffset>4406265</wp:posOffset>
            </wp:positionH>
            <wp:positionV relativeFrom="paragraph">
              <wp:posOffset>350</wp:posOffset>
            </wp:positionV>
            <wp:extent cx="4882515" cy="6337300"/>
            <wp:effectExtent l="0" t="0" r="0" b="6350"/>
            <wp:wrapTight wrapText="bothSides">
              <wp:wrapPolygon edited="0">
                <wp:start x="0" y="0"/>
                <wp:lineTo x="0" y="21557"/>
                <wp:lineTo x="21490" y="21557"/>
                <wp:lineTo x="214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drawing>
          <wp:anchor distT="0" distB="0" distL="114300" distR="114300" simplePos="0" relativeHeight="251674624" behindDoc="1" locked="0" layoutInCell="1" allowOverlap="1" wp14:anchorId="318BACDD" wp14:editId="180FA0A0">
            <wp:simplePos x="0" y="0"/>
            <wp:positionH relativeFrom="margin">
              <wp:posOffset>-265080</wp:posOffset>
            </wp:positionH>
            <wp:positionV relativeFrom="paragraph">
              <wp:posOffset>22</wp:posOffset>
            </wp:positionV>
            <wp:extent cx="4664075" cy="3112135"/>
            <wp:effectExtent l="0" t="0" r="3175" b="0"/>
            <wp:wrapTight wrapText="bothSides">
              <wp:wrapPolygon edited="0">
                <wp:start x="0" y="0"/>
                <wp:lineTo x="0" y="21419"/>
                <wp:lineTo x="21526" y="21419"/>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3FEE669D" w14:textId="5EE483B3" w:rsidR="00DE3C36" w:rsidRDefault="00062372" w:rsidP="00DE3C36">
      <w:pPr>
        <w:spacing w:line="480" w:lineRule="auto"/>
        <w:rPr>
          <w:rFonts w:ascii="Times New Roman" w:hAnsi="Times New Roman" w:cs="Times New Roman"/>
          <w:sz w:val="24"/>
          <w:szCs w:val="24"/>
          <w:lang w:val="en-US"/>
        </w:rPr>
        <w:sectPr w:rsidR="00DE3C36" w:rsidSect="00062372">
          <w:pgSz w:w="16838" w:h="11906" w:orient="landscape"/>
          <w:pgMar w:top="851" w:right="1440" w:bottom="284" w:left="1440" w:header="708" w:footer="708" w:gutter="0"/>
          <w:cols w:space="708"/>
          <w:docGrid w:linePitch="360"/>
        </w:sectPr>
      </w:pPr>
      <w:r w:rsidRPr="00DE3C36">
        <w:rPr>
          <w:rFonts w:ascii="Times New Roman" w:hAnsi="Times New Roman" w:cs="Times New Roman"/>
          <w:noProof/>
          <w:sz w:val="24"/>
          <w:szCs w:val="24"/>
          <w:lang w:eastAsia="en-AU"/>
        </w:rPr>
        <w:lastRenderedPageBreak/>
        <w:drawing>
          <wp:anchor distT="0" distB="0" distL="114300" distR="114300" simplePos="0" relativeHeight="251679744" behindDoc="1" locked="0" layoutInCell="1" allowOverlap="1" wp14:anchorId="321B8ED8" wp14:editId="2DCAEA2E">
            <wp:simplePos x="0" y="0"/>
            <wp:positionH relativeFrom="column">
              <wp:posOffset>4488815</wp:posOffset>
            </wp:positionH>
            <wp:positionV relativeFrom="paragraph">
              <wp:posOffset>20320</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2816" behindDoc="1" locked="0" layoutInCell="1" allowOverlap="1" wp14:anchorId="5732C738" wp14:editId="7F9D4B21">
            <wp:simplePos x="0" y="0"/>
            <wp:positionH relativeFrom="column">
              <wp:posOffset>-273050</wp:posOffset>
            </wp:positionH>
            <wp:positionV relativeFrom="paragraph">
              <wp:posOffset>0</wp:posOffset>
            </wp:positionV>
            <wp:extent cx="4763135" cy="6421120"/>
            <wp:effectExtent l="0" t="0" r="0" b="0"/>
            <wp:wrapTight wrapText="bothSides">
              <wp:wrapPolygon edited="0">
                <wp:start x="0" y="0"/>
                <wp:lineTo x="0" y="21532"/>
                <wp:lineTo x="21511" y="21532"/>
                <wp:lineTo x="215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63135" cy="642112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t xml:space="preserve"> </w:t>
      </w:r>
      <w:r w:rsidR="00DE3C36" w:rsidRPr="00DE3C36">
        <w:rPr>
          <w:rFonts w:ascii="Times New Roman" w:hAnsi="Times New Roman" w:cs="Times New Roman"/>
          <w:noProof/>
          <w:sz w:val="24"/>
          <w:szCs w:val="24"/>
          <w:lang w:eastAsia="en-AU"/>
        </w:rPr>
        <mc:AlternateContent>
          <mc:Choice Requires="wps">
            <w:drawing>
              <wp:anchor distT="45720" distB="45720" distL="114300" distR="114300" simplePos="0" relativeHeight="251681792" behindDoc="0" locked="0" layoutInCell="1" allowOverlap="1" wp14:anchorId="2C7CFCBA" wp14:editId="64611BB4">
                <wp:simplePos x="0" y="0"/>
                <wp:positionH relativeFrom="column">
                  <wp:posOffset>4572000</wp:posOffset>
                </wp:positionH>
                <wp:positionV relativeFrom="paragraph">
                  <wp:posOffset>3378437</wp:posOffset>
                </wp:positionV>
                <wp:extent cx="4445635" cy="2711669"/>
                <wp:effectExtent l="0" t="0" r="12065"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635" cy="2711669"/>
                        </a:xfrm>
                        <a:prstGeom prst="rect">
                          <a:avLst/>
                        </a:prstGeom>
                        <a:solidFill>
                          <a:srgbClr val="FFFFFF"/>
                        </a:solidFill>
                        <a:ln w="9525">
                          <a:solidFill>
                            <a:schemeClr val="bg1"/>
                          </a:solidFill>
                          <a:miter lim="800000"/>
                          <a:headEnd/>
                          <a:tailEnd/>
                        </a:ln>
                      </wps:spPr>
                      <wps:txbx>
                        <w:txbxContent>
                          <w:p w14:paraId="1950446E" w14:textId="32420663" w:rsidR="00F95562" w:rsidRPr="00DE3C36" w:rsidRDefault="00F95562"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miR-148a co-localizes with hnRNPK in situ</w:t>
                            </w:r>
                            <w:r w:rsidRPr="00DE3C36">
                              <w:rPr>
                                <w:rFonts w:ascii="Times New Roman" w:hAnsi="Times New Roman" w:cs="Times New Roman"/>
                                <w:sz w:val="24"/>
                                <w:szCs w:val="24"/>
                                <w:lang w:val="en-US"/>
                              </w:rPr>
                              <w:t>. Representative images show localization of hnRNPK (red) and fluorophore tagged (Cy5) anti-miR (pseudocoloured green) in PC3-GFP and PC3-cavin-1 cell lines, with DAPI stain (blue). MicroRNA targets include selectively exported 148a-3p (top left), miR-589-3p biological control (bottom left) and technical control; scrambled-148a oligo (top right). Yellow overlap between red hnRNPK and green anti-miR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CFCBA" id="_x0000_s1028" type="#_x0000_t202" style="position:absolute;margin-left:5in;margin-top:266pt;width:350.05pt;height:21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" strokecolor="white [3212]">
                <v:textbox>
                  <w:txbxContent>
                    <w:p w14:paraId="1950446E" w14:textId="32420663" w:rsidR="00F95562" w:rsidRPr="00DE3C36" w:rsidRDefault="00F95562"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xml:space="preserve">. </w:t>
                      </w:r>
                      <w:proofErr w:type="gramStart"/>
                      <w:r w:rsidRPr="00DE3C36">
                        <w:rPr>
                          <w:rFonts w:ascii="Times New Roman" w:hAnsi="Times New Roman" w:cs="Times New Roman"/>
                          <w:i/>
                          <w:sz w:val="24"/>
                          <w:szCs w:val="24"/>
                          <w:lang w:val="en-US"/>
                        </w:rPr>
                        <w:t>miR-148a</w:t>
                      </w:r>
                      <w:proofErr w:type="gramEnd"/>
                      <w:r w:rsidRPr="00DE3C36">
                        <w:rPr>
                          <w:rFonts w:ascii="Times New Roman" w:hAnsi="Times New Roman" w:cs="Times New Roman"/>
                          <w:i/>
                          <w:sz w:val="24"/>
                          <w:szCs w:val="24"/>
                          <w:lang w:val="en-US"/>
                        </w:rPr>
                        <w:t xml:space="preserve"> co-localizes with </w:t>
                      </w:r>
                      <w:proofErr w:type="spellStart"/>
                      <w:r w:rsidRPr="00DE3C36">
                        <w:rPr>
                          <w:rFonts w:ascii="Times New Roman" w:hAnsi="Times New Roman" w:cs="Times New Roman"/>
                          <w:i/>
                          <w:sz w:val="24"/>
                          <w:szCs w:val="24"/>
                          <w:lang w:val="en-US"/>
                        </w:rPr>
                        <w:t>hnRNPK</w:t>
                      </w:r>
                      <w:proofErr w:type="spellEnd"/>
                      <w:r w:rsidRPr="00DE3C36">
                        <w:rPr>
                          <w:rFonts w:ascii="Times New Roman" w:hAnsi="Times New Roman" w:cs="Times New Roman"/>
                          <w:i/>
                          <w:sz w:val="24"/>
                          <w:szCs w:val="24"/>
                          <w:lang w:val="en-US"/>
                        </w:rPr>
                        <w:t xml:space="preserve"> in situ</w:t>
                      </w:r>
                      <w:r w:rsidRPr="00DE3C36">
                        <w:rPr>
                          <w:rFonts w:ascii="Times New Roman" w:hAnsi="Times New Roman" w:cs="Times New Roman"/>
                          <w:sz w:val="24"/>
                          <w:szCs w:val="24"/>
                          <w:lang w:val="en-US"/>
                        </w:rPr>
                        <w:t xml:space="preserve">. Representative images show localization of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(red) and fluorophore tagged (Cy5)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w:t>
                      </w:r>
                      <w:proofErr w:type="spellStart"/>
                      <w:r w:rsidRPr="00DE3C36">
                        <w:rPr>
                          <w:rFonts w:ascii="Times New Roman" w:hAnsi="Times New Roman" w:cs="Times New Roman"/>
                          <w:sz w:val="24"/>
                          <w:szCs w:val="24"/>
                          <w:lang w:val="en-US"/>
                        </w:rPr>
                        <w:t>pseudocoloured</w:t>
                      </w:r>
                      <w:proofErr w:type="spellEnd"/>
                      <w:r w:rsidRPr="00DE3C36">
                        <w:rPr>
                          <w:rFonts w:ascii="Times New Roman" w:hAnsi="Times New Roman" w:cs="Times New Roman"/>
                          <w:sz w:val="24"/>
                          <w:szCs w:val="24"/>
                          <w:lang w:val="en-US"/>
                        </w:rPr>
                        <w:t xml:space="preserve"> green) in PC3-GFP and PC3-cavin-1 cell lines, with DAPI stain (blue). MicroRNA targets include selectively exported 148a-3p (top left), miR-589-3p biological control (bottom left) and technical control; scrambled-148a oligo (top right). Yellow overlap between red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and green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v:textbox>
                <w10:wrap type="square"/>
              </v:shape>
            </w:pict>
          </mc:Fallback>
        </mc:AlternateContent>
      </w:r>
    </w:p>
    <w:p w14:paraId="33873B9C" w14:textId="62A3DD76" w:rsidR="00DE3C36" w:rsidRDefault="0024072A" w:rsidP="00DE3C3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localization. Lastly, control condition showed that the Cy5-scrambled miR did not localize to the nucleolus or to any structures in particular. </w:t>
      </w:r>
      <w:r w:rsidR="00DE3C36">
        <w:rPr>
          <w:rFonts w:ascii="Times New Roman" w:hAnsi="Times New Roman" w:cs="Times New Roman"/>
          <w:sz w:val="24"/>
          <w:szCs w:val="24"/>
          <w:lang w:val="en-US"/>
        </w:rPr>
        <w:t xml:space="preserve">Therefore, the concentrated fluorescent signal in punctate structures containing hnRNPK confirms co-localization of miR-148a and hnRNPK in GFP cells that is lacking in the PC3-cavin-1 cell line.  </w:t>
      </w:r>
    </w:p>
    <w:p w14:paraId="27996429" w14:textId="77777777" w:rsidR="00DE3C36" w:rsidRPr="0004764B" w:rsidRDefault="00DE3C36" w:rsidP="00DE3C36">
      <w:pPr>
        <w:pStyle w:val="Heading2"/>
        <w:spacing w:line="480" w:lineRule="auto"/>
        <w:rPr>
          <w:rFonts w:ascii="Times New Roman" w:hAnsi="Times New Roman" w:cs="Times New Roman"/>
          <w:lang w:val="en-US"/>
        </w:rPr>
      </w:pPr>
      <w:bookmarkStart w:id="26" w:name="_Toc464400719"/>
      <w:r w:rsidRPr="0004764B">
        <w:rPr>
          <w:rFonts w:ascii="Times New Roman" w:hAnsi="Times New Roman" w:cs="Times New Roman"/>
          <w:lang w:val="en-US"/>
        </w:rPr>
        <w:t>hnRNPK binds RNAs in the PC3 cell line.</w:t>
      </w:r>
      <w:bookmarkEnd w:id="26"/>
      <w:r w:rsidRPr="0004764B">
        <w:rPr>
          <w:rFonts w:ascii="Times New Roman" w:hAnsi="Times New Roman" w:cs="Times New Roman"/>
          <w:lang w:val="en-US"/>
        </w:rPr>
        <w:t xml:space="preserve"> </w:t>
      </w:r>
    </w:p>
    <w:p w14:paraId="21E87FEF" w14:textId="721F5698" w:rsidR="00DE3C36" w:rsidRDefault="00DE3C36" w:rsidP="00DE3C36">
      <w:pPr>
        <w:spacing w:line="480" w:lineRule="auto"/>
        <w:rPr>
          <w:rFonts w:ascii="Times New Roman" w:hAnsi="Times New Roman" w:cs="Times New Roman"/>
          <w:sz w:val="24"/>
          <w:szCs w:val="24"/>
          <w:lang w:val="en-US"/>
        </w:rPr>
        <w:sectPr w:rsidR="00DE3C36" w:rsidSect="00AF1DF6">
          <w:pgSz w:w="11906" w:h="16838"/>
          <w:pgMar w:top="1440" w:right="1440" w:bottom="1440" w:left="1440" w:header="708" w:footer="708" w:gutter="0"/>
          <w:cols w:space="394"/>
          <w:docGrid w:linePitch="360"/>
        </w:sectPr>
      </w:pPr>
      <w:r>
        <w:rPr>
          <w:rFonts w:ascii="Times New Roman" w:hAnsi="Times New Roman" w:cs="Times New Roman"/>
          <w:sz w:val="24"/>
          <w:szCs w:val="24"/>
          <w:lang w:val="en-US"/>
        </w:rPr>
        <w:t>Having demonstrated c</w:t>
      </w:r>
      <w:r w:rsidRPr="0004764B">
        <w:rPr>
          <w:rFonts w:ascii="Times New Roman" w:hAnsi="Times New Roman" w:cs="Times New Roman"/>
          <w:sz w:val="24"/>
          <w:szCs w:val="24"/>
          <w:lang w:val="en-US"/>
        </w:rPr>
        <w:t xml:space="preserve">o-localization between hnRNPK </w:t>
      </w:r>
      <w:r>
        <w:rPr>
          <w:rFonts w:ascii="Times New Roman" w:hAnsi="Times New Roman" w:cs="Times New Roman"/>
          <w:sz w:val="24"/>
          <w:szCs w:val="24"/>
          <w:lang w:val="en-US"/>
        </w:rPr>
        <w:t>with miR148a in PC3 cells, and the loss of this co-localization upon cavin-1 expression, next I attempted to demonstrate their direct interaction using immunoprecipitation (IP).</w:t>
      </w:r>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 experiments were performed to confirm the specificity of the hnRNPK antibody by immunoblotting (not shown) and to </w:t>
      </w:r>
      <w:r w:rsidRPr="0004764B">
        <w:rPr>
          <w:rFonts w:ascii="Times New Roman" w:hAnsi="Times New Roman" w:cs="Times New Roman"/>
          <w:sz w:val="24"/>
          <w:szCs w:val="24"/>
          <w:lang w:val="en-US"/>
        </w:rPr>
        <w:t>optimiz</w:t>
      </w:r>
      <w:r>
        <w:rPr>
          <w:rFonts w:ascii="Times New Roman" w:hAnsi="Times New Roman" w:cs="Times New Roman"/>
          <w:sz w:val="24"/>
          <w:szCs w:val="24"/>
          <w:lang w:val="en-US"/>
        </w:rPr>
        <w:t>e hnRNPK antibody coupling to protein G DynaBead, as well as using these beads for IP (not shown).</w:t>
      </w:r>
      <w:r w:rsidRPr="0004764B">
        <w:rPr>
          <w:rFonts w:ascii="Times New Roman" w:hAnsi="Times New Roman" w:cs="Times New Roman"/>
          <w:sz w:val="24"/>
          <w:szCs w:val="24"/>
          <w:lang w:val="en-US"/>
        </w:rPr>
        <w:t xml:space="preserve"> As the RNA-protein interaction can be fairly transient, cellular material was crosslinked by formaldehyde prior to the </w:t>
      </w:r>
      <w:r>
        <w:rPr>
          <w:rFonts w:ascii="Times New Roman" w:hAnsi="Times New Roman" w:cs="Times New Roman"/>
          <w:sz w:val="24"/>
          <w:szCs w:val="24"/>
          <w:lang w:val="en-US"/>
        </w:rPr>
        <w:t>co-</w:t>
      </w:r>
      <w:r w:rsidRPr="0004764B">
        <w:rPr>
          <w:rFonts w:ascii="Times New Roman" w:hAnsi="Times New Roman" w:cs="Times New Roman"/>
          <w:sz w:val="24"/>
          <w:szCs w:val="24"/>
          <w:lang w:val="en-US"/>
        </w:rPr>
        <w:t>IP. After elution from the IP beads, a western blot was performed to determine if IP conditions were suitable to pull down the targets of hnRNPK</w:t>
      </w:r>
      <w:r>
        <w:rPr>
          <w:rFonts w:ascii="Times New Roman" w:hAnsi="Times New Roman" w:cs="Times New Roman"/>
          <w:sz w:val="24"/>
          <w:szCs w:val="24"/>
          <w:lang w:val="en-US"/>
        </w:rPr>
        <w:t xml:space="preserve"> antibody (Fig.9a)</w:t>
      </w:r>
      <w:r w:rsidRPr="0004764B">
        <w:rPr>
          <w:rFonts w:ascii="Times New Roman" w:hAnsi="Times New Roman" w:cs="Times New Roman"/>
          <w:sz w:val="24"/>
          <w:szCs w:val="24"/>
          <w:lang w:val="en-US"/>
        </w:rPr>
        <w:t xml:space="preserve">. This is observed as a band approximating 58-62kDa that reflects the native weight of hnRNPK. Additional bands at 70, 100, 125 and approximately 140kDa </w:t>
      </w:r>
      <w:r>
        <w:rPr>
          <w:rFonts w:ascii="Times New Roman" w:hAnsi="Times New Roman" w:cs="Times New Roman"/>
          <w:sz w:val="24"/>
          <w:szCs w:val="24"/>
          <w:lang w:val="en-US"/>
        </w:rPr>
        <w:t xml:space="preserve">presumably reflect </w:t>
      </w:r>
      <w:r w:rsidRPr="0004764B">
        <w:rPr>
          <w:rFonts w:ascii="Times New Roman" w:hAnsi="Times New Roman" w:cs="Times New Roman"/>
          <w:sz w:val="24"/>
          <w:szCs w:val="24"/>
          <w:lang w:val="en-US"/>
        </w:rPr>
        <w:t>hnRNPK bound to various partners in this IP</w:t>
      </w:r>
      <w:r>
        <w:rPr>
          <w:rFonts w:ascii="Times New Roman" w:hAnsi="Times New Roman" w:cs="Times New Roman"/>
          <w:sz w:val="24"/>
          <w:szCs w:val="24"/>
          <w:lang w:val="en-US"/>
        </w:rPr>
        <w:t xml:space="preserve">, including </w:t>
      </w:r>
      <w:r w:rsidRPr="0004764B">
        <w:rPr>
          <w:rFonts w:ascii="Times New Roman" w:hAnsi="Times New Roman" w:cs="Times New Roman"/>
          <w:sz w:val="24"/>
          <w:szCs w:val="24"/>
          <w:lang w:val="en-US"/>
        </w:rPr>
        <w:t xml:space="preserve">proteins, RNAs and miRNAs. </w:t>
      </w:r>
      <w:r>
        <w:rPr>
          <w:rFonts w:ascii="Times New Roman" w:hAnsi="Times New Roman" w:cs="Times New Roman"/>
          <w:sz w:val="24"/>
          <w:szCs w:val="24"/>
          <w:lang w:val="en-US"/>
        </w:rPr>
        <w:t>Next</w:t>
      </w:r>
      <w:r w:rsidRPr="0004764B">
        <w:rPr>
          <w:rFonts w:ascii="Times New Roman" w:hAnsi="Times New Roman" w:cs="Times New Roman"/>
          <w:sz w:val="24"/>
          <w:szCs w:val="24"/>
          <w:lang w:val="en-US"/>
        </w:rPr>
        <w:t xml:space="preserve">, I attempted to purify the RNAs that hnRNPK </w:t>
      </w:r>
      <w:r w:rsidR="00AF1DF6">
        <w:rPr>
          <w:rFonts w:ascii="Times New Roman" w:hAnsi="Times New Roman" w:cs="Times New Roman"/>
          <w:sz w:val="24"/>
          <w:szCs w:val="24"/>
          <w:lang w:val="en-US"/>
        </w:rPr>
        <w:t>binds. After purification by TRI</w:t>
      </w:r>
      <w:r w:rsidR="00AF1DF6" w:rsidRPr="0004764B">
        <w:rPr>
          <w:rFonts w:ascii="Times New Roman" w:hAnsi="Times New Roman" w:cs="Times New Roman"/>
          <w:sz w:val="24"/>
          <w:szCs w:val="24"/>
          <w:lang w:val="en-US"/>
        </w:rPr>
        <w:t>zol extraction</w:t>
      </w:r>
      <w:r w:rsidR="00AF1DF6">
        <w:rPr>
          <w:rFonts w:ascii="Times New Roman" w:hAnsi="Times New Roman" w:cs="Times New Roman"/>
          <w:sz w:val="24"/>
          <w:szCs w:val="24"/>
          <w:lang w:val="en-US"/>
        </w:rPr>
        <w:t xml:space="preserve"> (which also reverses formaldehyde crosslinks)</w:t>
      </w:r>
      <w:r w:rsidR="0024072A">
        <w:rPr>
          <w:rFonts w:ascii="Times New Roman" w:hAnsi="Times New Roman" w:cs="Times New Roman"/>
          <w:sz w:val="24"/>
          <w:szCs w:val="24"/>
          <w:lang w:val="en-US"/>
        </w:rPr>
        <w:t>, the RNA was quantified using N</w:t>
      </w:r>
      <w:r w:rsidR="00AF1DF6" w:rsidRPr="0004764B">
        <w:rPr>
          <w:rFonts w:ascii="Times New Roman" w:hAnsi="Times New Roman" w:cs="Times New Roman"/>
          <w:sz w:val="24"/>
          <w:szCs w:val="24"/>
          <w:lang w:val="en-US"/>
        </w:rPr>
        <w:t>anodrop. This yielded a consistent increase of RNA identified from the hnRNPK pull down compared to the IgG control</w:t>
      </w:r>
      <w:r w:rsidR="00AF1DF6">
        <w:rPr>
          <w:rFonts w:ascii="Times New Roman" w:hAnsi="Times New Roman" w:cs="Times New Roman"/>
          <w:sz w:val="24"/>
          <w:szCs w:val="24"/>
          <w:lang w:val="en-US"/>
        </w:rPr>
        <w:t xml:space="preserve"> (Fig.9b)</w:t>
      </w:r>
      <w:r w:rsidR="00AF1DF6" w:rsidRPr="0004764B">
        <w:rPr>
          <w:rFonts w:ascii="Times New Roman" w:hAnsi="Times New Roman" w:cs="Times New Roman"/>
          <w:sz w:val="24"/>
          <w:szCs w:val="24"/>
          <w:lang w:val="en-US"/>
        </w:rPr>
        <w:t>. This is con</w:t>
      </w:r>
      <w:r w:rsidR="0024072A">
        <w:rPr>
          <w:rFonts w:ascii="Times New Roman" w:hAnsi="Times New Roman" w:cs="Times New Roman"/>
          <w:sz w:val="24"/>
          <w:szCs w:val="24"/>
          <w:lang w:val="en-US"/>
        </w:rPr>
        <w:t>sistent with past research that</w:t>
      </w:r>
      <w:r w:rsidR="00AF1DF6" w:rsidRPr="0004764B">
        <w:rPr>
          <w:rFonts w:ascii="Times New Roman" w:hAnsi="Times New Roman" w:cs="Times New Roman"/>
          <w:sz w:val="24"/>
          <w:szCs w:val="24"/>
          <w:lang w:val="en-US"/>
        </w:rPr>
        <w:t xml:space="preserve"> shows hnRNPK binding to RNAs</w:t>
      </w:r>
      <w:r w:rsidR="00AF1DF6">
        <w:rPr>
          <w:rFonts w:ascii="Times New Roman" w:hAnsi="Times New Roman" w:cs="Times New Roman"/>
          <w:sz w:val="24"/>
          <w:szCs w:val="24"/>
          <w:lang w:val="en-US"/>
        </w:rPr>
        <w:t xml:space="preserve"> and reports of it binding mi</w:t>
      </w:r>
      <w:r w:rsidR="00AF1DF6" w:rsidRPr="0004764B">
        <w:rPr>
          <w:rFonts w:ascii="Times New Roman" w:hAnsi="Times New Roman" w:cs="Times New Roman"/>
          <w:sz w:val="24"/>
          <w:szCs w:val="24"/>
          <w:lang w:val="en-US"/>
        </w:rPr>
        <w:t>RNAs</w:t>
      </w:r>
      <w:r w:rsidR="00AF1DF6">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 </w:instrTex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EN.CITE.DATA </w:instrText>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end"/>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separate"/>
      </w:r>
      <w:r w:rsidR="00AF1DF6">
        <w:rPr>
          <w:rFonts w:ascii="Times New Roman" w:hAnsi="Times New Roman" w:cs="Times New Roman"/>
          <w:noProof/>
          <w:sz w:val="24"/>
          <w:szCs w:val="24"/>
          <w:lang w:val="en-US"/>
        </w:rPr>
        <w:t>(</w:t>
      </w:r>
      <w:hyperlink w:anchor="_ENREF_39" w:tooltip="Klimek-Tomczak, 2004 #258" w:history="1">
        <w:r w:rsidR="00035725">
          <w:rPr>
            <w:rFonts w:ascii="Times New Roman" w:hAnsi="Times New Roman" w:cs="Times New Roman"/>
            <w:noProof/>
            <w:sz w:val="24"/>
            <w:szCs w:val="24"/>
            <w:lang w:val="en-US"/>
          </w:rPr>
          <w:t>Klimek-Tomczak</w:t>
        </w:r>
        <w:r w:rsidR="00035725" w:rsidRPr="00960CF3">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2004</w:t>
        </w:r>
      </w:hyperlink>
      <w:r w:rsidR="00AF1DF6">
        <w:rPr>
          <w:rFonts w:ascii="Times New Roman" w:hAnsi="Times New Roman" w:cs="Times New Roman"/>
          <w:noProof/>
          <w:sz w:val="24"/>
          <w:szCs w:val="24"/>
          <w:lang w:val="en-US"/>
        </w:rPr>
        <w:t xml:space="preserve">; </w:t>
      </w:r>
      <w:hyperlink w:anchor="_ENREF_17" w:tooltip="Fan, 2015 #256" w:history="1">
        <w:r w:rsidR="00035725">
          <w:rPr>
            <w:rFonts w:ascii="Times New Roman" w:hAnsi="Times New Roman" w:cs="Times New Roman"/>
            <w:noProof/>
            <w:sz w:val="24"/>
            <w:szCs w:val="24"/>
            <w:lang w:val="en-US"/>
          </w:rPr>
          <w:t>Fan et al. 2015</w:t>
        </w:r>
      </w:hyperlink>
      <w:r w:rsidR="00AF1DF6">
        <w:rPr>
          <w:rFonts w:ascii="Times New Roman" w:hAnsi="Times New Roman" w:cs="Times New Roman"/>
          <w:noProof/>
          <w:sz w:val="24"/>
          <w:szCs w:val="24"/>
          <w:lang w:val="en-US"/>
        </w:rPr>
        <w:t>)</w:t>
      </w:r>
      <w:r w:rsidR="00AF1DF6">
        <w:rPr>
          <w:rFonts w:ascii="Times New Roman" w:hAnsi="Times New Roman" w:cs="Times New Roman"/>
          <w:sz w:val="24"/>
          <w:szCs w:val="24"/>
          <w:lang w:val="en-US"/>
        </w:rPr>
        <w:fldChar w:fldCharType="end"/>
      </w:r>
      <w:r w:rsidR="00AF1DF6" w:rsidRPr="0004764B">
        <w:rPr>
          <w:rFonts w:ascii="Times New Roman" w:hAnsi="Times New Roman" w:cs="Times New Roman"/>
          <w:sz w:val="24"/>
          <w:szCs w:val="24"/>
          <w:lang w:val="en-US"/>
        </w:rPr>
        <w:t>. While this is instrumental in determini</w:t>
      </w:r>
      <w:r w:rsidR="00AF1DF6">
        <w:rPr>
          <w:rFonts w:ascii="Times New Roman" w:hAnsi="Times New Roman" w:cs="Times New Roman"/>
          <w:sz w:val="24"/>
          <w:szCs w:val="24"/>
          <w:lang w:val="en-US"/>
        </w:rPr>
        <w:t>ng whether hnRNPK binds to mi</w:t>
      </w:r>
      <w:r w:rsidR="00AF1DF6" w:rsidRPr="0004764B">
        <w:rPr>
          <w:rFonts w:ascii="Times New Roman" w:hAnsi="Times New Roman" w:cs="Times New Roman"/>
          <w:sz w:val="24"/>
          <w:szCs w:val="24"/>
          <w:lang w:val="en-US"/>
        </w:rPr>
        <w:t xml:space="preserve">RNAs, the low yield indicates the need to scale up the experiments. Further assessment is needed to determine whether this population of RNA contains microRNAs and whether these miRs are the ones also predicted. </w:t>
      </w:r>
    </w:p>
    <w:p w14:paraId="1FC84FF2" w14:textId="695C090B" w:rsidR="007D023E" w:rsidRDefault="007D023E" w:rsidP="0004764B">
      <w:pPr>
        <w:spacing w:line="480" w:lineRule="auto"/>
        <w:rPr>
          <w:rFonts w:ascii="Times New Roman" w:hAnsi="Times New Roman" w:cs="Times New Roman"/>
          <w:noProof/>
          <w:sz w:val="24"/>
          <w:szCs w:val="24"/>
          <w:lang w:eastAsia="en-AU"/>
        </w:rPr>
      </w:pPr>
    </w:p>
    <w:p w14:paraId="62AFA8BD" w14:textId="18D5DCC4" w:rsidR="007D023E" w:rsidRDefault="007D023E" w:rsidP="0004764B">
      <w:pPr>
        <w:spacing w:line="480" w:lineRule="auto"/>
        <w:rPr>
          <w:rFonts w:ascii="Times New Roman" w:hAnsi="Times New Roman" w:cs="Times New Roman"/>
          <w:noProof/>
          <w:sz w:val="24"/>
          <w:szCs w:val="24"/>
          <w:lang w:eastAsia="en-AU"/>
        </w:rPr>
      </w:pPr>
    </w:p>
    <w:p w14:paraId="04341584" w14:textId="5F83075E" w:rsidR="007D023E" w:rsidRDefault="004A214F" w:rsidP="004A214F">
      <w:pPr>
        <w:spacing w:line="480" w:lineRule="auto"/>
        <w:ind w:left="851"/>
        <w:rPr>
          <w:rFonts w:ascii="Times New Roman" w:hAnsi="Times New Roman" w:cs="Times New Roman"/>
          <w:noProof/>
          <w:sz w:val="24"/>
          <w:szCs w:val="24"/>
          <w:lang w:eastAsia="en-AU"/>
        </w:rPr>
      </w:pPr>
      <w:r w:rsidRPr="004A214F">
        <w:rPr>
          <w:rFonts w:ascii="Times New Roman" w:hAnsi="Times New Roman" w:cs="Times New Roman"/>
          <w:noProof/>
          <w:sz w:val="24"/>
          <w:szCs w:val="24"/>
          <w:lang w:eastAsia="en-AU"/>
        </w:rPr>
        <mc:AlternateContent>
          <mc:Choice Requires="wps">
            <w:drawing>
              <wp:anchor distT="45720" distB="45720" distL="114300" distR="114300" simplePos="0" relativeHeight="251668480" behindDoc="1" locked="0" layoutInCell="1" allowOverlap="1" wp14:anchorId="3D8EC7A5" wp14:editId="2CC6189D">
                <wp:simplePos x="0" y="0"/>
                <wp:positionH relativeFrom="column">
                  <wp:posOffset>3009900</wp:posOffset>
                </wp:positionH>
                <wp:positionV relativeFrom="paragraph">
                  <wp:posOffset>281940</wp:posOffset>
                </wp:positionV>
                <wp:extent cx="323850" cy="400050"/>
                <wp:effectExtent l="0" t="0" r="19050" b="19050"/>
                <wp:wrapTight wrapText="bothSides">
                  <wp:wrapPolygon edited="0">
                    <wp:start x="0" y="0"/>
                    <wp:lineTo x="0" y="21600"/>
                    <wp:lineTo x="21600" y="21600"/>
                    <wp:lineTo x="21600"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0050"/>
                        </a:xfrm>
                        <a:prstGeom prst="rect">
                          <a:avLst/>
                        </a:prstGeom>
                        <a:solidFill>
                          <a:srgbClr val="FFFFFF"/>
                        </a:solidFill>
                        <a:ln w="9525">
                          <a:solidFill>
                            <a:schemeClr val="bg1"/>
                          </a:solidFill>
                          <a:miter lim="800000"/>
                          <a:headEnd/>
                          <a:tailEnd/>
                        </a:ln>
                      </wps:spPr>
                      <wps:txbx>
                        <w:txbxContent>
                          <w:p w14:paraId="38E0C151" w14:textId="6EA096C9" w:rsidR="00F95562" w:rsidRPr="004A214F" w:rsidRDefault="00F95562">
                            <w:pPr>
                              <w:rPr>
                                <w:sz w:val="48"/>
                              </w:rPr>
                            </w:pPr>
                            <w:r w:rsidRPr="004A214F">
                              <w:rPr>
                                <w:sz w:val="4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EC7A5" id="_x0000_s1029" type="#_x0000_t202" style="position:absolute;left:0;text-align:left;margin-left:237pt;margin-top:22.2pt;width:25.5pt;height:31.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" strokecolor="white [3212]">
                <v:textbox>
                  <w:txbxContent>
                    <w:p w14:paraId="38E0C151" w14:textId="6EA096C9" w:rsidR="00F95562" w:rsidRPr="004A214F" w:rsidRDefault="00F95562">
                      <w:pPr>
                        <w:rPr>
                          <w:sz w:val="48"/>
                        </w:rPr>
                      </w:pPr>
                      <w:r w:rsidRPr="004A214F">
                        <w:rPr>
                          <w:sz w:val="48"/>
                        </w:rPr>
                        <w:t>B</w:t>
                      </w:r>
                    </w:p>
                  </w:txbxContent>
                </v:textbox>
                <w10:wrap type="tight"/>
              </v:shape>
            </w:pict>
          </mc:Fallback>
        </mc:AlternateContent>
      </w:r>
      <w:r>
        <w:rPr>
          <w:noProof/>
          <w:lang w:eastAsia="en-AU"/>
        </w:rPr>
        <w:drawing>
          <wp:anchor distT="0" distB="0" distL="114300" distR="114300" simplePos="0" relativeHeight="251666432" behindDoc="1" locked="0" layoutInCell="1" allowOverlap="1" wp14:anchorId="778BEB96" wp14:editId="4FA4D1C6">
            <wp:simplePos x="0" y="0"/>
            <wp:positionH relativeFrom="column">
              <wp:posOffset>3009900</wp:posOffset>
            </wp:positionH>
            <wp:positionV relativeFrom="paragraph">
              <wp:posOffset>958215</wp:posOffset>
            </wp:positionV>
            <wp:extent cx="2295525" cy="2714625"/>
            <wp:effectExtent l="0" t="0" r="9525" b="9525"/>
            <wp:wrapTight wrapText="bothSides">
              <wp:wrapPolygon edited="0">
                <wp:start x="0" y="0"/>
                <wp:lineTo x="0" y="21524"/>
                <wp:lineTo x="21510" y="21524"/>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5525" cy="2714625"/>
                    </a:xfrm>
                    <a:prstGeom prst="rect">
                      <a:avLst/>
                    </a:prstGeom>
                  </pic:spPr>
                </pic:pic>
              </a:graphicData>
            </a:graphic>
            <wp14:sizeRelH relativeFrom="page">
              <wp14:pctWidth>0</wp14:pctWidth>
            </wp14:sizeRelH>
            <wp14:sizeRelV relativeFrom="page">
              <wp14:pctHeight>0</wp14:pctHeight>
            </wp14:sizeRelV>
          </wp:anchor>
        </w:drawing>
      </w:r>
      <w:r w:rsidR="00DD26A3">
        <w:rPr>
          <w:noProof/>
          <w:lang w:eastAsia="en-AU"/>
        </w:rPr>
        <w:drawing>
          <wp:inline distT="0" distB="0" distL="0" distR="0" wp14:anchorId="21144B0F" wp14:editId="7DEEFEA1">
            <wp:extent cx="1885950" cy="4143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4143375"/>
                    </a:xfrm>
                    <a:prstGeom prst="rect">
                      <a:avLst/>
                    </a:prstGeom>
                    <a:noFill/>
                    <a:ln>
                      <a:noFill/>
                    </a:ln>
                  </pic:spPr>
                </pic:pic>
              </a:graphicData>
            </a:graphic>
          </wp:inline>
        </w:drawing>
      </w:r>
    </w:p>
    <w:p w14:paraId="06F1EE12" w14:textId="50D02169" w:rsidR="007D023E" w:rsidRPr="00960CF3" w:rsidRDefault="00960CF3" w:rsidP="00960CF3">
      <w:pPr>
        <w:spacing w:line="360" w:lineRule="auto"/>
        <w:rPr>
          <w:rFonts w:ascii="Times New Roman" w:hAnsi="Times New Roman" w:cs="Times New Roman"/>
          <w:color w:val="FF0000"/>
          <w:sz w:val="24"/>
          <w:szCs w:val="24"/>
          <w:u w:val="single"/>
          <w:lang w:eastAsia="en-AU"/>
        </w:rPr>
      </w:pPr>
      <w:r>
        <w:rPr>
          <w:rFonts w:ascii="Times New Roman" w:hAnsi="Times New Roman" w:cs="Times New Roman"/>
          <w:b/>
          <w:sz w:val="24"/>
          <w:szCs w:val="24"/>
          <w:lang w:eastAsia="en-AU"/>
        </w:rPr>
        <w:t>Figure 9</w:t>
      </w:r>
      <w:r w:rsidR="007D023E">
        <w:rPr>
          <w:rFonts w:ascii="Times New Roman" w:hAnsi="Times New Roman" w:cs="Times New Roman"/>
          <w:sz w:val="24"/>
          <w:szCs w:val="24"/>
          <w:lang w:eastAsia="en-AU"/>
        </w:rPr>
        <w:t xml:space="preserve">: </w:t>
      </w:r>
      <w:r w:rsidR="007D023E" w:rsidRPr="007D023E">
        <w:rPr>
          <w:rFonts w:ascii="Times New Roman" w:hAnsi="Times New Roman" w:cs="Times New Roman"/>
          <w:i/>
          <w:sz w:val="24"/>
          <w:szCs w:val="24"/>
          <w:lang w:eastAsia="en-AU"/>
        </w:rPr>
        <w:t>hnRNPK binds RNA in PC3 cells.</w:t>
      </w:r>
      <w:r w:rsidR="007D023E">
        <w:rPr>
          <w:rFonts w:ascii="Times New Roman" w:hAnsi="Times New Roman" w:cs="Times New Roman"/>
          <w:sz w:val="24"/>
          <w:szCs w:val="24"/>
          <w:lang w:eastAsia="en-AU"/>
        </w:rPr>
        <w:t xml:space="preserve"> </w:t>
      </w:r>
      <w:r w:rsidR="00720219">
        <w:rPr>
          <w:rFonts w:ascii="Times New Roman" w:hAnsi="Times New Roman" w:cs="Times New Roman"/>
          <w:b/>
          <w:sz w:val="24"/>
          <w:szCs w:val="24"/>
          <w:lang w:eastAsia="en-AU"/>
        </w:rPr>
        <w:t>A)</w:t>
      </w:r>
      <w:r w:rsidR="00720219">
        <w:rPr>
          <w:rFonts w:ascii="Times New Roman" w:hAnsi="Times New Roman" w:cs="Times New Roman"/>
          <w:sz w:val="24"/>
          <w:szCs w:val="24"/>
          <w:lang w:eastAsia="en-AU"/>
        </w:rPr>
        <w:t xml:space="preserve"> </w:t>
      </w:r>
      <w:r w:rsidR="00DD26A3">
        <w:rPr>
          <w:rFonts w:ascii="Times New Roman" w:hAnsi="Times New Roman" w:cs="Times New Roman"/>
          <w:sz w:val="24"/>
          <w:szCs w:val="24"/>
          <w:lang w:eastAsia="en-AU"/>
        </w:rPr>
        <w:t>We</w:t>
      </w:r>
      <w:r w:rsidR="00C90099">
        <w:rPr>
          <w:rFonts w:ascii="Times New Roman" w:hAnsi="Times New Roman" w:cs="Times New Roman"/>
          <w:sz w:val="24"/>
          <w:szCs w:val="24"/>
          <w:lang w:eastAsia="en-AU"/>
        </w:rPr>
        <w:t xml:space="preserve">stern blotting of elutant from anti-hnRNPK and anti-IgG </w:t>
      </w:r>
      <w:r w:rsidR="00683CAA">
        <w:rPr>
          <w:rFonts w:ascii="Times New Roman" w:hAnsi="Times New Roman" w:cs="Times New Roman"/>
          <w:sz w:val="24"/>
          <w:szCs w:val="24"/>
          <w:lang w:eastAsia="en-AU"/>
        </w:rPr>
        <w:t>immunoprecipitation</w:t>
      </w:r>
      <w:r w:rsidR="00C90099">
        <w:rPr>
          <w:rFonts w:ascii="Times New Roman" w:hAnsi="Times New Roman" w:cs="Times New Roman"/>
          <w:sz w:val="24"/>
          <w:szCs w:val="24"/>
          <w:lang w:eastAsia="en-AU"/>
        </w:rPr>
        <w:t xml:space="preserve"> experiment. Crosslinked </w:t>
      </w:r>
      <w:r w:rsidR="006C344A">
        <w:rPr>
          <w:rFonts w:ascii="Times New Roman" w:hAnsi="Times New Roman" w:cs="Times New Roman"/>
          <w:sz w:val="24"/>
          <w:szCs w:val="24"/>
          <w:lang w:eastAsia="en-AU"/>
        </w:rPr>
        <w:t xml:space="preserve">protein from PC3 whole cell lysates was applied to </w:t>
      </w:r>
      <w:r w:rsidR="00683CAA">
        <w:rPr>
          <w:rFonts w:ascii="Times New Roman" w:hAnsi="Times New Roman" w:cs="Times New Roman"/>
          <w:sz w:val="24"/>
          <w:szCs w:val="24"/>
          <w:lang w:eastAsia="en-AU"/>
        </w:rPr>
        <w:t xml:space="preserve">rabbit </w:t>
      </w:r>
      <w:r w:rsidR="00BA451D">
        <w:rPr>
          <w:rFonts w:ascii="Times New Roman" w:hAnsi="Times New Roman" w:cs="Times New Roman"/>
          <w:sz w:val="24"/>
          <w:szCs w:val="24"/>
          <w:lang w:eastAsia="en-AU"/>
        </w:rPr>
        <w:t xml:space="preserve">hnRNPK or IgG antibody conjugated Dynabeads, eluted in SDS-page buffer, and blotted with </w:t>
      </w:r>
      <w:r w:rsidR="00683CAA">
        <w:rPr>
          <w:rFonts w:ascii="Times New Roman" w:hAnsi="Times New Roman" w:cs="Times New Roman"/>
          <w:sz w:val="24"/>
          <w:szCs w:val="24"/>
          <w:lang w:eastAsia="en-AU"/>
        </w:rPr>
        <w:t xml:space="preserve">mouse </w:t>
      </w:r>
      <w:r w:rsidR="00BA451D">
        <w:rPr>
          <w:rFonts w:ascii="Times New Roman" w:hAnsi="Times New Roman" w:cs="Times New Roman"/>
          <w:sz w:val="24"/>
          <w:szCs w:val="24"/>
          <w:lang w:eastAsia="en-AU"/>
        </w:rPr>
        <w:t>h</w:t>
      </w:r>
      <w:r w:rsidR="00683CAA">
        <w:rPr>
          <w:rFonts w:ascii="Times New Roman" w:hAnsi="Times New Roman" w:cs="Times New Roman"/>
          <w:sz w:val="24"/>
          <w:szCs w:val="24"/>
          <w:lang w:eastAsia="en-AU"/>
        </w:rPr>
        <w:t xml:space="preserve">nRNPK antibody to detect hnRNPK and its binding partners. Lane 2 (anti-hnRNPK) bands reflect the native weight of hnRNPK (≈60kDa) and hnRNPK bound material (≥75kDa) whereas lane 3 (control IgG) reveals no bands. </w:t>
      </w:r>
      <w:r w:rsidR="00683CAA">
        <w:rPr>
          <w:rFonts w:ascii="Times New Roman" w:hAnsi="Times New Roman" w:cs="Times New Roman"/>
          <w:b/>
          <w:sz w:val="24"/>
          <w:szCs w:val="24"/>
          <w:lang w:eastAsia="en-AU"/>
        </w:rPr>
        <w:t xml:space="preserve">B) </w:t>
      </w:r>
      <w:r w:rsidR="004A214F">
        <w:rPr>
          <w:rFonts w:ascii="Times New Roman" w:hAnsi="Times New Roman" w:cs="Times New Roman"/>
          <w:sz w:val="24"/>
          <w:szCs w:val="24"/>
          <w:lang w:eastAsia="en-AU"/>
        </w:rPr>
        <w:t>Box and whisker plot displaying the n</w:t>
      </w:r>
      <w:r w:rsidR="00683CAA">
        <w:rPr>
          <w:rFonts w:ascii="Times New Roman" w:hAnsi="Times New Roman" w:cs="Times New Roman"/>
          <w:sz w:val="24"/>
          <w:szCs w:val="24"/>
          <w:lang w:eastAsia="en-AU"/>
        </w:rPr>
        <w:t xml:space="preserve">anodrop RNA quantification </w:t>
      </w:r>
      <w:r w:rsidR="004A214F">
        <w:rPr>
          <w:rFonts w:ascii="Times New Roman" w:hAnsi="Times New Roman" w:cs="Times New Roman"/>
          <w:sz w:val="24"/>
          <w:szCs w:val="24"/>
          <w:lang w:eastAsia="en-AU"/>
        </w:rPr>
        <w:t xml:space="preserve">of RNA eluted from hnRNPK IP experiment. </w:t>
      </w:r>
      <w:r w:rsidR="00601ED3">
        <w:rPr>
          <w:rFonts w:ascii="Times New Roman" w:hAnsi="Times New Roman" w:cs="Times New Roman"/>
          <w:sz w:val="24"/>
          <w:szCs w:val="24"/>
          <w:lang w:eastAsia="en-AU"/>
        </w:rPr>
        <w:t xml:space="preserve">Each point summarises the mean, minimum and maximum RNA concentration (ng/μL) eluted from three IP experiments for anti-hnRNPK and IgG control. </w:t>
      </w:r>
      <w:r w:rsidR="00E31EF9">
        <w:rPr>
          <w:rFonts w:ascii="Times New Roman" w:hAnsi="Times New Roman" w:cs="Times New Roman"/>
          <w:sz w:val="24"/>
          <w:szCs w:val="24"/>
          <w:lang w:eastAsia="en-AU"/>
        </w:rPr>
        <w:t xml:space="preserve">A two-sided Mann Whitney U-test revealed a significant (* p=0.0402) difference between test and control. </w:t>
      </w:r>
      <w:r w:rsidR="00601ED3">
        <w:rPr>
          <w:rFonts w:ascii="Times New Roman" w:hAnsi="Times New Roman" w:cs="Times New Roman"/>
          <w:sz w:val="24"/>
          <w:szCs w:val="24"/>
          <w:lang w:eastAsia="en-AU"/>
        </w:rPr>
        <w:t xml:space="preserve">  </w:t>
      </w:r>
      <w:r w:rsidR="00683CAA">
        <w:rPr>
          <w:rFonts w:ascii="Times New Roman" w:hAnsi="Times New Roman" w:cs="Times New Roman"/>
          <w:sz w:val="24"/>
          <w:szCs w:val="24"/>
          <w:lang w:eastAsia="en-AU"/>
        </w:rPr>
        <w:t xml:space="preserve"> </w:t>
      </w:r>
    </w:p>
    <w:p w14:paraId="522A8C3E" w14:textId="77777777" w:rsidR="00FF1B8E" w:rsidRPr="0004764B" w:rsidRDefault="00FF1B8E" w:rsidP="0004764B">
      <w:pPr>
        <w:pStyle w:val="Heading1"/>
        <w:spacing w:line="480" w:lineRule="auto"/>
        <w:rPr>
          <w:rFonts w:ascii="Times New Roman" w:hAnsi="Times New Roman" w:cs="Times New Roman"/>
          <w:lang w:val="en-US"/>
        </w:rPr>
      </w:pPr>
      <w:bookmarkStart w:id="27" w:name="_Toc464400720"/>
      <w:r w:rsidRPr="0004764B">
        <w:rPr>
          <w:rFonts w:ascii="Times New Roman" w:hAnsi="Times New Roman" w:cs="Times New Roman"/>
          <w:lang w:val="en-US"/>
        </w:rPr>
        <w:lastRenderedPageBreak/>
        <w:t>Discussion:</w:t>
      </w:r>
      <w:bookmarkEnd w:id="27"/>
      <w:r w:rsidRPr="0004764B">
        <w:rPr>
          <w:rFonts w:ascii="Times New Roman" w:hAnsi="Times New Roman" w:cs="Times New Roman"/>
          <w:lang w:val="en-US"/>
        </w:rPr>
        <w:t xml:space="preserve"> </w:t>
      </w:r>
    </w:p>
    <w:p w14:paraId="673FB7E4" w14:textId="7DFB4AE1" w:rsidR="00314898" w:rsidRPr="00314898" w:rsidRDefault="00314898" w:rsidP="00314898">
      <w:pPr>
        <w:spacing w:line="480" w:lineRule="auto"/>
        <w:ind w:firstLine="142"/>
        <w:rPr>
          <w:rFonts w:ascii="Times New Roman" w:hAnsi="Times New Roman" w:cs="Times New Roman"/>
          <w:sz w:val="24"/>
        </w:rPr>
      </w:pPr>
      <w:r w:rsidRPr="00314898">
        <w:rPr>
          <w:rFonts w:ascii="Times New Roman" w:hAnsi="Times New Roman" w:cs="Times New Roman"/>
          <w:sz w:val="24"/>
        </w:rPr>
        <w:t xml:space="preserve">Circulating cancer-derived EVs are proposed as a source of protein and miRNA biomarkers, </w:t>
      </w:r>
      <w:r w:rsidR="00AB3B21">
        <w:rPr>
          <w:rFonts w:ascii="Times New Roman" w:hAnsi="Times New Roman" w:cs="Times New Roman"/>
          <w:sz w:val="24"/>
        </w:rPr>
        <w:t>where EV cargo composition was previously thought to be</w:t>
      </w:r>
      <w:r w:rsidRPr="00314898">
        <w:rPr>
          <w:rFonts w:ascii="Times New Roman" w:hAnsi="Times New Roman" w:cs="Times New Roman"/>
          <w:sz w:val="24"/>
        </w:rPr>
        <w:t xml:space="preserve"> representative of their cell of origin</w:t>
      </w:r>
      <w:r w:rsidR="00DD28A2">
        <w:rPr>
          <w:rFonts w:ascii="Times New Roman" w:hAnsi="Times New Roman" w:cs="Times New Roman"/>
          <w:sz w:val="24"/>
        </w:rPr>
        <w:t xml:space="preserve"> </w: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 </w:instrTex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EN.CITE.DATA </w:instrText>
      </w:r>
      <w:r w:rsidR="00DD28A2">
        <w:rPr>
          <w:rFonts w:ascii="Times New Roman" w:hAnsi="Times New Roman" w:cs="Times New Roman"/>
          <w:sz w:val="24"/>
        </w:rPr>
      </w:r>
      <w:r w:rsidR="00DD28A2">
        <w:rPr>
          <w:rFonts w:ascii="Times New Roman" w:hAnsi="Times New Roman" w:cs="Times New Roman"/>
          <w:sz w:val="24"/>
        </w:rPr>
        <w:fldChar w:fldCharType="end"/>
      </w:r>
      <w:r w:rsidR="00DD28A2">
        <w:rPr>
          <w:rFonts w:ascii="Times New Roman" w:hAnsi="Times New Roman" w:cs="Times New Roman"/>
          <w:sz w:val="24"/>
        </w:rPr>
      </w:r>
      <w:r w:rsidR="00DD28A2">
        <w:rPr>
          <w:rFonts w:ascii="Times New Roman" w:hAnsi="Times New Roman" w:cs="Times New Roman"/>
          <w:sz w:val="24"/>
        </w:rPr>
        <w:fldChar w:fldCharType="separate"/>
      </w:r>
      <w:r w:rsidR="00DD28A2">
        <w:rPr>
          <w:rFonts w:ascii="Times New Roman" w:hAnsi="Times New Roman" w:cs="Times New Roman"/>
          <w:noProof/>
          <w:sz w:val="24"/>
        </w:rPr>
        <w:t>(</w:t>
      </w:r>
      <w:hyperlink w:anchor="_ENREF_32" w:tooltip="Hunter, 2008 #279" w:history="1">
        <w:r w:rsidR="00035725">
          <w:rPr>
            <w:rFonts w:ascii="Times New Roman" w:hAnsi="Times New Roman" w:cs="Times New Roman"/>
            <w:noProof/>
            <w:sz w:val="24"/>
          </w:rPr>
          <w:t>Hunter</w:t>
        </w:r>
        <w:r w:rsidR="00035725" w:rsidRPr="00DD28A2">
          <w:rPr>
            <w:rFonts w:ascii="Times New Roman" w:hAnsi="Times New Roman" w:cs="Times New Roman"/>
            <w:i/>
            <w:noProof/>
            <w:sz w:val="24"/>
          </w:rPr>
          <w:t xml:space="preserve"> et al.</w:t>
        </w:r>
        <w:r w:rsidR="00035725">
          <w:rPr>
            <w:rFonts w:ascii="Times New Roman" w:hAnsi="Times New Roman" w:cs="Times New Roman"/>
            <w:noProof/>
            <w:sz w:val="24"/>
          </w:rPr>
          <w:t xml:space="preserve"> 2008</w:t>
        </w:r>
      </w:hyperlink>
      <w:r w:rsidR="00DD28A2">
        <w:rPr>
          <w:rFonts w:ascii="Times New Roman" w:hAnsi="Times New Roman" w:cs="Times New Roman"/>
          <w:noProof/>
          <w:sz w:val="24"/>
        </w:rPr>
        <w:t xml:space="preserve">; </w:t>
      </w:r>
      <w:hyperlink w:anchor="_ENREF_10" w:tooltip="Choi, 2013 #278" w:history="1">
        <w:r w:rsidR="00035725">
          <w:rPr>
            <w:rFonts w:ascii="Times New Roman" w:hAnsi="Times New Roman" w:cs="Times New Roman"/>
            <w:noProof/>
            <w:sz w:val="24"/>
          </w:rPr>
          <w:t>Choi</w:t>
        </w:r>
        <w:r w:rsidR="00035725" w:rsidRPr="00DD28A2">
          <w:rPr>
            <w:rFonts w:ascii="Times New Roman" w:hAnsi="Times New Roman" w:cs="Times New Roman"/>
            <w:i/>
            <w:noProof/>
            <w:sz w:val="24"/>
          </w:rPr>
          <w:t xml:space="preserve"> et al.</w:t>
        </w:r>
        <w:r w:rsidR="00035725">
          <w:rPr>
            <w:rFonts w:ascii="Times New Roman" w:hAnsi="Times New Roman" w:cs="Times New Roman"/>
            <w:noProof/>
            <w:sz w:val="24"/>
          </w:rPr>
          <w:t xml:space="preserve"> 2013</w:t>
        </w:r>
      </w:hyperlink>
      <w:r w:rsidR="00DD28A2">
        <w:rPr>
          <w:rFonts w:ascii="Times New Roman" w:hAnsi="Times New Roman" w:cs="Times New Roman"/>
          <w:noProof/>
          <w:sz w:val="24"/>
        </w:rPr>
        <w:t>)</w:t>
      </w:r>
      <w:r w:rsidR="00DD28A2">
        <w:rPr>
          <w:rFonts w:ascii="Times New Roman" w:hAnsi="Times New Roman" w:cs="Times New Roman"/>
          <w:sz w:val="24"/>
        </w:rPr>
        <w:fldChar w:fldCharType="end"/>
      </w:r>
      <w:r w:rsidRPr="00314898">
        <w:rPr>
          <w:rFonts w:ascii="Times New Roman" w:hAnsi="Times New Roman" w:cs="Times New Roman"/>
          <w:sz w:val="24"/>
        </w:rPr>
        <w:t>. In contrast to this ‘sampling’ mechanism of EV cargo loading, our laboratory previously showed a ‘selective export’ mechanism for a subset of miRNA cargo</w:t>
      </w:r>
      <w:r w:rsidR="00DD28A2">
        <w:rPr>
          <w:rFonts w:ascii="Times New Roman" w:hAnsi="Times New Roman" w:cs="Times New Roman"/>
          <w:sz w:val="24"/>
        </w:rPr>
        <w:t xml:space="preserve"> </w: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 </w:instrTex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EN.CITE.DATA </w:instrText>
      </w:r>
      <w:r w:rsidR="0011298A">
        <w:rPr>
          <w:rFonts w:ascii="Times New Roman" w:hAnsi="Times New Roman" w:cs="Times New Roman"/>
          <w:sz w:val="24"/>
        </w:rPr>
      </w:r>
      <w:r w:rsidR="0011298A">
        <w:rPr>
          <w:rFonts w:ascii="Times New Roman" w:hAnsi="Times New Roman" w:cs="Times New Roman"/>
          <w:sz w:val="24"/>
        </w:rPr>
        <w:fldChar w:fldCharType="end"/>
      </w:r>
      <w:r w:rsidR="0011298A">
        <w:rPr>
          <w:rFonts w:ascii="Times New Roman" w:hAnsi="Times New Roman" w:cs="Times New Roman"/>
          <w:sz w:val="24"/>
        </w:rPr>
      </w:r>
      <w:r w:rsidR="0011298A">
        <w:rPr>
          <w:rFonts w:ascii="Times New Roman" w:hAnsi="Times New Roman" w:cs="Times New Roman"/>
          <w:sz w:val="24"/>
        </w:rPr>
        <w:fldChar w:fldCharType="separate"/>
      </w:r>
      <w:r w:rsidR="0011298A">
        <w:rPr>
          <w:rFonts w:ascii="Times New Roman" w:hAnsi="Times New Roman" w:cs="Times New Roman"/>
          <w:noProof/>
          <w:sz w:val="24"/>
        </w:rPr>
        <w:t>(</w:t>
      </w:r>
      <w:hyperlink w:anchor="_ENREF_33" w:tooltip="Inder, 2014 #9" w:history="1">
        <w:r w:rsidR="00035725">
          <w:rPr>
            <w:rFonts w:ascii="Times New Roman" w:hAnsi="Times New Roman" w:cs="Times New Roman"/>
            <w:noProof/>
            <w:sz w:val="24"/>
          </w:rPr>
          <w:t>Inder et al. 2014</w:t>
        </w:r>
      </w:hyperlink>
      <w:r w:rsidR="0011298A">
        <w:rPr>
          <w:rFonts w:ascii="Times New Roman" w:hAnsi="Times New Roman" w:cs="Times New Roman"/>
          <w:noProof/>
          <w:sz w:val="24"/>
        </w:rPr>
        <w:t>)</w:t>
      </w:r>
      <w:r w:rsidR="0011298A">
        <w:rPr>
          <w:rFonts w:ascii="Times New Roman" w:hAnsi="Times New Roman" w:cs="Times New Roman"/>
          <w:sz w:val="24"/>
        </w:rPr>
        <w:fldChar w:fldCharType="end"/>
      </w:r>
      <w:r w:rsidRPr="00314898">
        <w:rPr>
          <w:rFonts w:ascii="Times New Roman" w:hAnsi="Times New Roman" w:cs="Times New Roman"/>
          <w:sz w:val="24"/>
        </w:rPr>
        <w:t>. This project further evaluated the</w:t>
      </w:r>
      <w:r w:rsidR="00AB3B21">
        <w:rPr>
          <w:rFonts w:ascii="Times New Roman" w:hAnsi="Times New Roman" w:cs="Times New Roman"/>
          <w:sz w:val="24"/>
        </w:rPr>
        <w:t xml:space="preserve"> proposed</w:t>
      </w:r>
      <w:r w:rsidRPr="00314898">
        <w:rPr>
          <w:rFonts w:ascii="Times New Roman" w:hAnsi="Times New Roman" w:cs="Times New Roman"/>
          <w:sz w:val="24"/>
        </w:rPr>
        <w:t xml:space="preserve"> selective export hypothesis using established prostate cancer cell models. Results from this study support this hypothesis </w:t>
      </w:r>
      <w:r w:rsidR="00F95562">
        <w:rPr>
          <w:rFonts w:ascii="Times New Roman" w:hAnsi="Times New Roman" w:cs="Times New Roman"/>
          <w:sz w:val="24"/>
        </w:rPr>
        <w:t>where</w:t>
      </w:r>
      <w:r w:rsidRPr="00314898">
        <w:rPr>
          <w:rFonts w:ascii="Times New Roman" w:hAnsi="Times New Roman" w:cs="Times New Roman"/>
          <w:sz w:val="24"/>
        </w:rPr>
        <w:t xml:space="preserve"> </w:t>
      </w:r>
      <w:r w:rsidR="00F95562">
        <w:rPr>
          <w:rFonts w:ascii="Times New Roman" w:hAnsi="Times New Roman" w:cs="Times New Roman"/>
          <w:sz w:val="24"/>
        </w:rPr>
        <w:t xml:space="preserve">the </w:t>
      </w:r>
      <w:r w:rsidRPr="00314898">
        <w:rPr>
          <w:rFonts w:ascii="Times New Roman" w:hAnsi="Times New Roman" w:cs="Times New Roman"/>
          <w:sz w:val="24"/>
        </w:rPr>
        <w:t xml:space="preserve">RNA-binding protein hnRNPK binds to a subset of the EV miRNA content via a conserved RNA-binding motif, AGUGCA, to traffic them to the multivesicular bodies to permit selective export via exosomes. </w:t>
      </w:r>
      <w:r w:rsidR="00F95562">
        <w:rPr>
          <w:rFonts w:ascii="Times New Roman" w:hAnsi="Times New Roman" w:cs="Times New Roman"/>
          <w:sz w:val="24"/>
        </w:rPr>
        <w:t xml:space="preserve">Cavin-1 modulates this process by altering the subcellular location of hnRNPK to the endoplasmic reticulum (ER). </w:t>
      </w:r>
      <w:r w:rsidRPr="00314898">
        <w:rPr>
          <w:rFonts w:ascii="Times New Roman" w:hAnsi="Times New Roman" w:cs="Times New Roman"/>
          <w:sz w:val="24"/>
        </w:rPr>
        <w:t xml:space="preserve">  </w:t>
      </w:r>
    </w:p>
    <w:p w14:paraId="127E8B95" w14:textId="203E1C16" w:rsidR="00314898" w:rsidRPr="00314898" w:rsidRDefault="00314898" w:rsidP="00314898">
      <w:pPr>
        <w:spacing w:line="480" w:lineRule="auto"/>
        <w:ind w:firstLine="142"/>
        <w:rPr>
          <w:rFonts w:ascii="Times New Roman" w:hAnsi="Times New Roman" w:cs="Times New Roman"/>
          <w:color w:val="FF0000"/>
          <w:sz w:val="24"/>
          <w:szCs w:val="24"/>
        </w:rPr>
      </w:pPr>
      <w:r w:rsidRPr="00314898">
        <w:rPr>
          <w:rFonts w:ascii="Times New Roman" w:hAnsi="Times New Roman" w:cs="Times New Roman"/>
          <w:sz w:val="24"/>
          <w:szCs w:val="24"/>
        </w:rPr>
        <w:t xml:space="preserve">Interestingly, hnRNPK has been consistently associated with cancer progression. A review by Lu &amp; Gao (2016) summarized its role in metastasis, where multiple reports link overexpression of hnRNPK with various mechanisms mediating metastasis such as invasion, reduction of apoptosis, angiogenesis and cell motility </w:t>
      </w:r>
      <w:r w:rsidRPr="00314898">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eWxlPiAyMDEzOyBCcm93biBhbmQgTXVycmF5IDIwMTUpPC9EaXNwbGF5VGV4dD48cmVjb3JkPjxy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eWxlPiAyMDEzOyBCcm93biBhbmQgTXVycmF5IDIwMTUpPC9EaXNwbGF5VGV4dD48cmVjb3JkPjxy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63" w:tooltip="Revil, 2009 #265" w:history="1">
        <w:r w:rsidR="00035725">
          <w:rPr>
            <w:rFonts w:ascii="Times New Roman" w:hAnsi="Times New Roman" w:cs="Times New Roman"/>
            <w:noProof/>
            <w:sz w:val="24"/>
            <w:szCs w:val="24"/>
          </w:rPr>
          <w:t>Revil</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2009</w:t>
        </w:r>
      </w:hyperlink>
      <w:r w:rsidR="00035725">
        <w:rPr>
          <w:rFonts w:ascii="Times New Roman" w:hAnsi="Times New Roman" w:cs="Times New Roman"/>
          <w:noProof/>
          <w:sz w:val="24"/>
          <w:szCs w:val="24"/>
        </w:rPr>
        <w:t xml:space="preserve">; </w:t>
      </w:r>
      <w:hyperlink w:anchor="_ENREF_19" w:tooltip="Gao, 2013 #264" w:history="1">
        <w:r w:rsidR="00035725">
          <w:rPr>
            <w:rFonts w:ascii="Times New Roman" w:hAnsi="Times New Roman" w:cs="Times New Roman"/>
            <w:noProof/>
            <w:sz w:val="24"/>
            <w:szCs w:val="24"/>
          </w:rPr>
          <w:t>Gao</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2013</w:t>
        </w:r>
      </w:hyperlink>
      <w:r w:rsidR="00035725">
        <w:rPr>
          <w:rFonts w:ascii="Times New Roman" w:hAnsi="Times New Roman" w:cs="Times New Roman"/>
          <w:noProof/>
          <w:sz w:val="24"/>
          <w:szCs w:val="24"/>
        </w:rPr>
        <w:t xml:space="preserve">; </w:t>
      </w:r>
      <w:hyperlink w:anchor="_ENREF_5" w:tooltip="Brown, 2015 #263" w:history="1">
        <w:r w:rsidR="00035725">
          <w:rPr>
            <w:rFonts w:ascii="Times New Roman" w:hAnsi="Times New Roman" w:cs="Times New Roman"/>
            <w:noProof/>
            <w:sz w:val="24"/>
            <w:szCs w:val="24"/>
          </w:rPr>
          <w:t>Brown and Murray 2015</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Some </w:t>
      </w:r>
      <w:r w:rsidR="00AB3B21">
        <w:rPr>
          <w:rFonts w:ascii="Times New Roman" w:hAnsi="Times New Roman" w:cs="Times New Roman"/>
          <w:sz w:val="24"/>
          <w:szCs w:val="24"/>
        </w:rPr>
        <w:t xml:space="preserve">of </w:t>
      </w:r>
      <w:r w:rsidRPr="00314898">
        <w:rPr>
          <w:rFonts w:ascii="Times New Roman" w:hAnsi="Times New Roman" w:cs="Times New Roman"/>
          <w:sz w:val="24"/>
          <w:szCs w:val="24"/>
        </w:rPr>
        <w:t xml:space="preserve">these phenotypes are believed to be induced by transcriptional control mediated by mRNA-hnRNPK interactions or </w:t>
      </w:r>
      <w:r w:rsidR="00AB3B21">
        <w:rPr>
          <w:rFonts w:ascii="Times New Roman" w:hAnsi="Times New Roman" w:cs="Times New Roman"/>
          <w:sz w:val="24"/>
          <w:szCs w:val="24"/>
        </w:rPr>
        <w:t>activating the MAPK pathway</w:t>
      </w:r>
      <w:r w:rsidRPr="00314898">
        <w:rPr>
          <w:rFonts w:ascii="Times New Roman" w:hAnsi="Times New Roman" w:cs="Times New Roman"/>
          <w:sz w:val="24"/>
          <w:szCs w:val="24"/>
        </w:rPr>
        <w:t>, however further work is required to elucidate the</w:t>
      </w:r>
      <w:r w:rsidR="00DD6B71">
        <w:rPr>
          <w:rFonts w:ascii="Times New Roman" w:hAnsi="Times New Roman" w:cs="Times New Roman"/>
          <w:sz w:val="24"/>
          <w:szCs w:val="24"/>
        </w:rPr>
        <w:t xml:space="preserve"> roles of hnRNPK in metastasis </w: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00DD6B71">
        <w:rPr>
          <w:rFonts w:ascii="Times New Roman" w:hAnsi="Times New Roman" w:cs="Times New Roman"/>
          <w:sz w:val="24"/>
          <w:szCs w:val="24"/>
        </w:rPr>
      </w:r>
      <w:r w:rsidR="00DD6B71">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23" w:tooltip="Habelhah, 2001 #277" w:history="1">
        <w:r w:rsidR="00035725">
          <w:rPr>
            <w:rFonts w:ascii="Times New Roman" w:hAnsi="Times New Roman" w:cs="Times New Roman"/>
            <w:noProof/>
            <w:sz w:val="24"/>
            <w:szCs w:val="24"/>
          </w:rPr>
          <w:t>Habelhah</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2001</w:t>
        </w:r>
      </w:hyperlink>
      <w:r w:rsidR="00DD6B71">
        <w:rPr>
          <w:rFonts w:ascii="Times New Roman" w:hAnsi="Times New Roman" w:cs="Times New Roman"/>
          <w:noProof/>
          <w:sz w:val="24"/>
          <w:szCs w:val="24"/>
        </w:rPr>
        <w:t xml:space="preserve">; </w:t>
      </w:r>
      <w:hyperlink w:anchor="_ENREF_54" w:tooltip="Notari, 2006 #276" w:history="1">
        <w:r w:rsidR="00035725">
          <w:rPr>
            <w:rFonts w:ascii="Times New Roman" w:hAnsi="Times New Roman" w:cs="Times New Roman"/>
            <w:noProof/>
            <w:sz w:val="24"/>
            <w:szCs w:val="24"/>
          </w:rPr>
          <w:t>Notari</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2006</w:t>
        </w:r>
      </w:hyperlink>
      <w:r w:rsidR="00DD6B71">
        <w:rPr>
          <w:rFonts w:ascii="Times New Roman" w:hAnsi="Times New Roman" w:cs="Times New Roman"/>
          <w:noProof/>
          <w:sz w:val="24"/>
          <w:szCs w:val="24"/>
        </w:rPr>
        <w:t>)</w:t>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Additionally, hnRNPK is commonly found in EVs secreted from various cancer types, including late stage bladder, advanced prostate, metastatic colorectal and advanced brain cancers </w:t>
      </w:r>
      <w:r w:rsidRPr="00314898">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71" w:tooltip="Welton, 2010 #268" w:history="1">
        <w:r w:rsidR="00035725">
          <w:rPr>
            <w:rFonts w:ascii="Times New Roman" w:hAnsi="Times New Roman" w:cs="Times New Roman"/>
            <w:noProof/>
            <w:sz w:val="24"/>
            <w:szCs w:val="24"/>
          </w:rPr>
          <w:t>Welton</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2010</w:t>
        </w:r>
      </w:hyperlink>
      <w:r w:rsidR="00DD6B71">
        <w:rPr>
          <w:rFonts w:ascii="Times New Roman" w:hAnsi="Times New Roman" w:cs="Times New Roman"/>
          <w:noProof/>
          <w:sz w:val="24"/>
          <w:szCs w:val="24"/>
        </w:rPr>
        <w:t xml:space="preserve">; </w:t>
      </w:r>
      <w:hyperlink w:anchor="_ENREF_36" w:tooltip="Ji, 2013 #267" w:history="1">
        <w:r w:rsidR="00035725">
          <w:rPr>
            <w:rFonts w:ascii="Times New Roman" w:hAnsi="Times New Roman" w:cs="Times New Roman"/>
            <w:noProof/>
            <w:sz w:val="24"/>
            <w:szCs w:val="24"/>
          </w:rPr>
          <w:t>Ji</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2013</w:t>
        </w:r>
      </w:hyperlink>
      <w:r w:rsidR="00DD6B71">
        <w:rPr>
          <w:rFonts w:ascii="Times New Roman" w:hAnsi="Times New Roman" w:cs="Times New Roman"/>
          <w:noProof/>
          <w:sz w:val="24"/>
          <w:szCs w:val="24"/>
        </w:rPr>
        <w:t xml:space="preserve">; </w:t>
      </w:r>
      <w:hyperlink w:anchor="_ENREF_61" w:tooltip="Ramteke, 2015 #178" w:history="1">
        <w:r w:rsidR="00035725">
          <w:rPr>
            <w:rFonts w:ascii="Times New Roman" w:hAnsi="Times New Roman" w:cs="Times New Roman"/>
            <w:noProof/>
            <w:sz w:val="24"/>
            <w:szCs w:val="24"/>
          </w:rPr>
          <w:t>Ramteke et al. 2015</w:t>
        </w:r>
      </w:hyperlink>
      <w:r w:rsidR="00DD6B71">
        <w:rPr>
          <w:rFonts w:ascii="Times New Roman" w:hAnsi="Times New Roman" w:cs="Times New Roman"/>
          <w:noProof/>
          <w:sz w:val="24"/>
          <w:szCs w:val="24"/>
        </w:rPr>
        <w:t xml:space="preserve">; </w:t>
      </w:r>
      <w:hyperlink w:anchor="_ENREF_75" w:tooltip="Zhang, 2015 #269" w:history="1">
        <w:r w:rsidR="00035725">
          <w:rPr>
            <w:rFonts w:ascii="Times New Roman" w:hAnsi="Times New Roman" w:cs="Times New Roman"/>
            <w:noProof/>
            <w:sz w:val="24"/>
            <w:szCs w:val="24"/>
          </w:rPr>
          <w:t>Zhang</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2015</w:t>
        </w:r>
      </w:hyperlink>
      <w:r w:rsidR="00DD6B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Yet, the significance and function of EV hnRNPK in these cancers is unknown. Hereby, identifying hnRNPK as a major mediator of EV miRNA content perhaps establishes a novel role and function of EV hnRNPK in advanced cancers</w:t>
      </w:r>
      <w:r w:rsidR="00316ED4">
        <w:rPr>
          <w:rFonts w:ascii="Times New Roman" w:hAnsi="Times New Roman" w:cs="Times New Roman"/>
          <w:sz w:val="24"/>
          <w:szCs w:val="24"/>
        </w:rPr>
        <w:t xml:space="preserve"> and </w:t>
      </w:r>
      <w:r w:rsidR="00316ED4">
        <w:rPr>
          <w:rFonts w:ascii="Times New Roman" w:hAnsi="Times New Roman" w:cs="Times New Roman"/>
          <w:sz w:val="24"/>
          <w:szCs w:val="24"/>
        </w:rPr>
        <w:lastRenderedPageBreak/>
        <w:t>elucidates</w:t>
      </w:r>
      <w:r w:rsidR="000F01C6">
        <w:rPr>
          <w:rFonts w:ascii="Times New Roman" w:hAnsi="Times New Roman" w:cs="Times New Roman"/>
          <w:sz w:val="24"/>
          <w:szCs w:val="24"/>
        </w:rPr>
        <w:t xml:space="preserve"> some of the unknowns related to miRNA regulation</w:t>
      </w:r>
      <w:r w:rsidR="00316ED4">
        <w:rPr>
          <w:rFonts w:ascii="Times New Roman" w:hAnsi="Times New Roman" w:cs="Times New Roman"/>
          <w:sz w:val="24"/>
          <w:szCs w:val="24"/>
        </w:rPr>
        <w:t xml:space="preserve"> via subcellular compartmentalisation</w:t>
      </w:r>
      <w:r w:rsidRPr="00314898">
        <w:rPr>
          <w:rFonts w:ascii="Times New Roman" w:hAnsi="Times New Roman" w:cs="Times New Roman"/>
          <w:sz w:val="24"/>
          <w:szCs w:val="24"/>
        </w:rPr>
        <w:t xml:space="preserve">. </w:t>
      </w:r>
    </w:p>
    <w:p w14:paraId="1BBDA03C" w14:textId="2B12ED88"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hnRNPK is reported to </w:t>
      </w:r>
      <w:r w:rsidR="00F95562">
        <w:rPr>
          <w:rFonts w:ascii="Times New Roman" w:hAnsi="Times New Roman" w:cs="Times New Roman"/>
          <w:sz w:val="24"/>
          <w:szCs w:val="24"/>
        </w:rPr>
        <w:t>be predominately nuclear based</w:t>
      </w:r>
      <w:r w:rsidRPr="00314898">
        <w:rPr>
          <w:rFonts w:ascii="Times New Roman" w:hAnsi="Times New Roman" w:cs="Times New Roman"/>
          <w:sz w:val="24"/>
          <w:szCs w:val="24"/>
        </w:rPr>
        <w:t xml:space="preserve"> with cytoplasmic shuttling ability, several studies had observed that hnRNPK in tumour cells pos</w:t>
      </w:r>
      <w:r w:rsidR="0011298A">
        <w:rPr>
          <w:rFonts w:ascii="Times New Roman" w:hAnsi="Times New Roman" w:cs="Times New Roman"/>
          <w:sz w:val="24"/>
          <w:szCs w:val="24"/>
        </w:rPr>
        <w:t xml:space="preserve">sess aberrant </w:t>
      </w:r>
      <w:r w:rsidR="00F95562">
        <w:rPr>
          <w:rFonts w:ascii="Times New Roman" w:hAnsi="Times New Roman" w:cs="Times New Roman"/>
          <w:sz w:val="24"/>
          <w:szCs w:val="24"/>
        </w:rPr>
        <w:t xml:space="preserve">cytoplasmic </w:t>
      </w:r>
      <w:r w:rsidR="0011298A">
        <w:rPr>
          <w:rFonts w:ascii="Times New Roman" w:hAnsi="Times New Roman" w:cs="Times New Roman"/>
          <w:sz w:val="24"/>
          <w:szCs w:val="24"/>
        </w:rPr>
        <w:t xml:space="preserve">localization </w: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 </w:instrTex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EN.CITE.DATA </w:instrText>
      </w:r>
      <w:r w:rsidR="0011298A">
        <w:rPr>
          <w:rFonts w:ascii="Times New Roman" w:hAnsi="Times New Roman" w:cs="Times New Roman"/>
          <w:sz w:val="24"/>
          <w:szCs w:val="24"/>
        </w:rPr>
      </w:r>
      <w:r w:rsidR="0011298A">
        <w:rPr>
          <w:rFonts w:ascii="Times New Roman" w:hAnsi="Times New Roman" w:cs="Times New Roman"/>
          <w:sz w:val="24"/>
          <w:szCs w:val="24"/>
        </w:rPr>
        <w:fldChar w:fldCharType="end"/>
      </w:r>
      <w:r w:rsidR="0011298A">
        <w:rPr>
          <w:rFonts w:ascii="Times New Roman" w:hAnsi="Times New Roman" w:cs="Times New Roman"/>
          <w:sz w:val="24"/>
          <w:szCs w:val="24"/>
        </w:rPr>
      </w:r>
      <w:r w:rsidR="0011298A">
        <w:rPr>
          <w:rFonts w:ascii="Times New Roman" w:hAnsi="Times New Roman" w:cs="Times New Roman"/>
          <w:sz w:val="24"/>
          <w:szCs w:val="24"/>
        </w:rPr>
        <w:fldChar w:fldCharType="separate"/>
      </w:r>
      <w:r w:rsidR="0011298A">
        <w:rPr>
          <w:rFonts w:ascii="Times New Roman" w:hAnsi="Times New Roman" w:cs="Times New Roman"/>
          <w:noProof/>
          <w:sz w:val="24"/>
          <w:szCs w:val="24"/>
        </w:rPr>
        <w:t>(</w:t>
      </w:r>
      <w:hyperlink w:anchor="_ENREF_60" w:tooltip="Proepper, 2011 #280" w:history="1">
        <w:r w:rsidR="00035725">
          <w:rPr>
            <w:rFonts w:ascii="Times New Roman" w:hAnsi="Times New Roman" w:cs="Times New Roman"/>
            <w:noProof/>
            <w:sz w:val="24"/>
            <w:szCs w:val="24"/>
          </w:rPr>
          <w:t>Proepper</w:t>
        </w:r>
        <w:r w:rsidR="00035725" w:rsidRPr="0011298A">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2011</w:t>
        </w:r>
      </w:hyperlink>
      <w:r w:rsidR="0011298A">
        <w:rPr>
          <w:rFonts w:ascii="Times New Roman" w:hAnsi="Times New Roman" w:cs="Times New Roman"/>
          <w:noProof/>
          <w:sz w:val="24"/>
          <w:szCs w:val="24"/>
        </w:rPr>
        <w:t xml:space="preserve">; </w:t>
      </w:r>
      <w:hyperlink w:anchor="_ENREF_4" w:tooltip="Barboro, 2014 #281" w:history="1">
        <w:r w:rsidR="00035725">
          <w:rPr>
            <w:rFonts w:ascii="Times New Roman" w:hAnsi="Times New Roman" w:cs="Times New Roman"/>
            <w:noProof/>
            <w:sz w:val="24"/>
            <w:szCs w:val="24"/>
          </w:rPr>
          <w:t>Barboro</w:t>
        </w:r>
        <w:r w:rsidR="00035725" w:rsidRPr="0011298A">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11298A">
        <w:rPr>
          <w:rFonts w:ascii="Times New Roman" w:hAnsi="Times New Roman" w:cs="Times New Roman"/>
          <w:noProof/>
          <w:sz w:val="24"/>
          <w:szCs w:val="24"/>
        </w:rPr>
        <w:t>)</w:t>
      </w:r>
      <w:r w:rsidR="0011298A">
        <w:rPr>
          <w:rFonts w:ascii="Times New Roman" w:hAnsi="Times New Roman" w:cs="Times New Roman"/>
          <w:sz w:val="24"/>
          <w:szCs w:val="24"/>
        </w:rPr>
        <w:fldChar w:fldCharType="end"/>
      </w:r>
      <w:r w:rsidRPr="00314898">
        <w:rPr>
          <w:rFonts w:ascii="Times New Roman" w:hAnsi="Times New Roman" w:cs="Times New Roman"/>
          <w:sz w:val="24"/>
          <w:szCs w:val="24"/>
        </w:rPr>
        <w:t xml:space="preserve">. For example, hnRNPK in advanced colorectal cancer possesses increased cytoplasmic accumulation and limited nuclear localization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&lt;EndNote&gt;&lt;Cite&gt;&lt;Author&gt;Hope&lt;/Author&gt;&lt;Year&gt;2011&lt;/Year&gt;&lt;RecNum&gt;271&lt;/RecNum&gt;&lt;DisplayText&gt;(Hope and Murray 2011)&lt;/DisplayText&gt;&lt;record&gt;&lt;rec-number&gt;271&lt;/rec-number&gt;&lt;foreign-keys&gt;&lt;key app="EN" db-id="fvaw9vd5rrfez2epavc5exebz02xt0vvvwrs" timestamp="1476264074"&gt;271&lt;/key&gt;&lt;/foreign-keys&gt;&lt;ref-type name="Journal Article"&gt;17&lt;/ref-type&gt;&lt;contributors&gt;&lt;authors&gt;&lt;author&gt;Hope, Nicholas R.&lt;/author&gt;&lt;author&gt;Murray, Graeme I.&lt;/author&gt;&lt;/authors&gt;&lt;/contributors&gt;&lt;titles&gt;&lt;title&gt;The expression profile of RNA-binding proteins in primary and metastatic colorectal cancer: relationship of heterogeneous nuclear ribonucleoproteins with prognosis&lt;/title&gt;&lt;secondary-title&gt;Human Pathology&lt;/secondary-title&gt;&lt;/titles&gt;&lt;periodical&gt;&lt;full-title&gt;Human Pathology&lt;/full-title&gt;&lt;/periodical&gt;&lt;pages&gt;393-402&lt;/pages&gt;&lt;volume&gt;42&lt;/volume&gt;&lt;number&gt;3&lt;/number&gt;&lt;keywords&gt;&lt;keyword&gt;Colorectal cancer&lt;/keyword&gt;&lt;keyword&gt;Heterogeneous nuclear ribonucleoprotein&lt;/keyword&gt;&lt;keyword&gt;Immunohistochemistry&lt;/keyword&gt;&lt;keyword&gt;Prognosis&lt;/keyword&gt;&lt;keyword&gt;Ribonucleoprotein&lt;/keyword&gt;&lt;keyword&gt;Rna-binding protein&lt;/keyword&gt;&lt;keyword&gt;Tissue microarray&lt;/keyword&gt;&lt;/keywords&gt;&lt;dates&gt;&lt;year&gt;2011&lt;/year&gt;&lt;pub-dates&gt;&lt;date&gt;3//&lt;/date&gt;&lt;/pub-dates&gt;&lt;/dates&gt;&lt;isbn&gt;0046-8177&lt;/isbn&gt;&lt;urls&gt;&lt;related-urls&gt;&lt;url&gt;http://www.sciencedirect.com/science/article/pii/S0046817710003102&lt;/url&gt;&lt;/related-urls&gt;&lt;/urls&gt;&lt;electronic-resource-num&gt;http://dx.doi.org/10.1016/j.humpath.2010.08.006&lt;/electronic-resource-num&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29" w:tooltip="Hope, 2011 #271" w:history="1">
        <w:r w:rsidR="00035725">
          <w:rPr>
            <w:rFonts w:ascii="Times New Roman" w:hAnsi="Times New Roman" w:cs="Times New Roman"/>
            <w:noProof/>
            <w:sz w:val="24"/>
            <w:szCs w:val="24"/>
          </w:rPr>
          <w:t>Hope and Murray 2011</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This is consistent with the observed localizati</w:t>
      </w:r>
      <w:r w:rsidR="00F95562">
        <w:rPr>
          <w:rFonts w:ascii="Times New Roman" w:hAnsi="Times New Roman" w:cs="Times New Roman"/>
          <w:sz w:val="24"/>
          <w:szCs w:val="24"/>
        </w:rPr>
        <w:t xml:space="preserve">on in advanced prostate cancer </w:t>
      </w:r>
      <w:r w:rsidR="0011298A">
        <w:rPr>
          <w:rFonts w:ascii="Times New Roman" w:hAnsi="Times New Roman" w:cs="Times New Roman"/>
          <w:sz w:val="24"/>
          <w:szCs w:val="24"/>
        </w:rPr>
        <w:t>PC3 cells (Fig. 7b</w:t>
      </w:r>
      <w:r w:rsidRPr="00314898">
        <w:rPr>
          <w:rFonts w:ascii="Times New Roman" w:hAnsi="Times New Roman" w:cs="Times New Roman"/>
          <w:sz w:val="24"/>
          <w:szCs w:val="24"/>
        </w:rPr>
        <w:t>)</w:t>
      </w:r>
      <w:r w:rsidR="00F95562">
        <w:rPr>
          <w:rFonts w:ascii="Times New Roman" w:hAnsi="Times New Roman" w:cs="Times New Roman"/>
          <w:sz w:val="24"/>
          <w:szCs w:val="24"/>
        </w:rPr>
        <w:t xml:space="preserve">. </w:t>
      </w:r>
      <w:r w:rsidR="00F95562" w:rsidRPr="00F95562">
        <w:rPr>
          <w:rFonts w:ascii="Times New Roman" w:hAnsi="Times New Roman" w:cs="Times New Roman"/>
          <w:sz w:val="24"/>
          <w:szCs w:val="24"/>
          <w:highlight w:val="yellow"/>
        </w:rPr>
        <w:t xml:space="preserve">This study further resolved the cytoplasmic hnRNPK localization to multivesicular bodies, which </w:t>
      </w:r>
      <w:r w:rsidRPr="00F95562">
        <w:rPr>
          <w:rFonts w:ascii="Times New Roman" w:hAnsi="Times New Roman" w:cs="Times New Roman"/>
          <w:sz w:val="24"/>
          <w:szCs w:val="24"/>
          <w:highlight w:val="yellow"/>
        </w:rPr>
        <w:t>form EVs.</w:t>
      </w:r>
      <w:r w:rsidRPr="00314898">
        <w:rPr>
          <w:rFonts w:ascii="Times New Roman" w:hAnsi="Times New Roman" w:cs="Times New Roman"/>
          <w:sz w:val="24"/>
          <w:szCs w:val="24"/>
        </w:rPr>
        <w:t xml:space="preserve"> As the proteomic data detected hnRNPK in EVs and past research consistently demonstrates hnRNPK presence in cancer-derived exosomes, its presence in the MVBs was </w:t>
      </w:r>
      <w:r w:rsidR="00316ED4">
        <w:rPr>
          <w:rFonts w:ascii="Times New Roman" w:hAnsi="Times New Roman" w:cs="Times New Roman"/>
          <w:sz w:val="24"/>
          <w:szCs w:val="24"/>
        </w:rPr>
        <w:t>inferred</w:t>
      </w:r>
      <w:r w:rsidRPr="00314898">
        <w:rPr>
          <w:rFonts w:ascii="Times New Roman" w:hAnsi="Times New Roman" w:cs="Times New Roman"/>
          <w:sz w:val="24"/>
          <w:szCs w:val="24"/>
        </w:rPr>
        <w:t>. However, this is the first study to demonstrate MVB localization of hnRNPK. Interestingly, the PC3-cavin-1 cell lines depict hnRNPK predominately in the endoplasmic reticulum (ER). While this indicates that cavin-1 expression inflicts a change in subcellular localization, hnRNPK has not been detected in the ER previously. Cavin-1 in PC3 cells may be inducing hnRNPK localization dissimilar to its usual phenotype. As the ER is primarily the site of protein maturation and folding, perhaps cavin-1 is preventing hnRNPK transport to its usual localization following translation thus retaining hnRNPK in the ER</w:t>
      </w:r>
      <w:r w:rsidR="0011298A">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&lt;EndNote&gt;&lt;Cite&gt;&lt;Author&gt;Kincaid&lt;/Author&gt;&lt;Year&gt;2007&lt;/Year&gt;&lt;RecNum&gt;282&lt;/RecNum&gt;&lt;DisplayText&gt;(Kincaid and Cooper 2007)&lt;/DisplayText&gt;&lt;record&gt;&lt;rec-number&gt;282&lt;/rec-number&gt;&lt;foreign-keys&gt;&lt;key app="EN" db-id="fvaw9vd5rrfez2epavc5exebz02xt0vvvwrs" timestamp="1476599354"&gt;282&lt;/key&gt;&lt;/foreign-keys&gt;&lt;ref-type name="Journal Article"&gt;17&lt;/ref-type&gt;&lt;contributors&gt;&lt;authors&gt;&lt;author&gt;Kincaid, Margaret M.&lt;/author&gt;&lt;author&gt;Cooper, Antony A.&lt;/author&gt;&lt;/authors&gt;&lt;/contributors&gt;&lt;titles&gt;&lt;title&gt;Misfolded Proteins Traffic from the Endoplasmic Reticulum (ER) Due to ER Export Signals&lt;/title&gt;&lt;secondary-title&gt;Molecular Biology of the Cell&lt;/secondary-title&gt;&lt;/titles&gt;&lt;periodical&gt;&lt;full-title&gt;Mol Biol Cell&lt;/full-title&gt;&lt;abbr-1&gt;Molecular biology of the cell&lt;/abbr-1&gt;&lt;/periodical&gt;&lt;pages&gt;455-463&lt;/pages&gt;&lt;volume&gt;18&lt;/volume&gt;&lt;number&gt;2&lt;/number&gt;&lt;dates&gt;&lt;year&gt;2007&lt;/year&gt;&lt;pub-dates&gt;&lt;date&gt;08/10/received&amp;#xD;10/16/revised&amp;#xD;11/01/accepted&lt;/date&gt;&lt;/pub-dates&gt;&lt;/dates&gt;&lt;publisher&gt;The American Society for Cell Biology&lt;/publisher&gt;&lt;isbn&gt;1059-1524&lt;/isbn&gt;&lt;accession-num&gt;PMC1783784&lt;/accession-num&gt;&lt;urls&gt;&lt;related-urls&gt;&lt;url&gt;http://www.ncbi.nlm.nih.gov/pmc/articles/PMC1783784/&lt;/url&gt;&lt;/related-urls&gt;&lt;/urls&gt;&lt;electronic-resource-num&gt;10.1091/mbc.E06-08-0696&lt;/electronic-resource-num&gt;&lt;remote-database-name&gt;PMC&lt;/remote-database-name&gt;&lt;/record&gt;&lt;/Cite&gt;&lt;/EndNote&gt;</w:instrText>
      </w:r>
      <w:r w:rsidR="00185399">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38" w:tooltip="Kincaid, 2007 #282" w:history="1">
        <w:r w:rsidR="00035725">
          <w:rPr>
            <w:rFonts w:ascii="Times New Roman" w:hAnsi="Times New Roman" w:cs="Times New Roman"/>
            <w:noProof/>
            <w:sz w:val="24"/>
            <w:szCs w:val="24"/>
          </w:rPr>
          <w:t>Kincaid and Cooper 2007</w:t>
        </w:r>
      </w:hyperlink>
      <w:r w:rsidR="00035725">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Retention to the ER would explain the reduction of EV hnRNPK upon cavin-1 expression, though how cavin-1 induces this phenotype is unknown. Observations of hnRNPK in healthy prostate cells, such as the RWPE-1 cell line which expresses caveolin-1 and cavin-1, would determine whether this ER retention is a common function of cavin-1 or an abnormality found in only PC3-cavin-1 cell lines. Nonetheless, this suggests that subcellular</w:t>
      </w:r>
      <w:r w:rsidR="00E874F4">
        <w:rPr>
          <w:rFonts w:ascii="Times New Roman" w:hAnsi="Times New Roman" w:cs="Times New Roman"/>
          <w:sz w:val="24"/>
          <w:szCs w:val="24"/>
        </w:rPr>
        <w:t xml:space="preserve"> localization of hnRNPK mediated by cavin-1 is the major mediator of</w:t>
      </w:r>
      <w:r w:rsidRPr="00314898">
        <w:rPr>
          <w:rFonts w:ascii="Times New Roman" w:hAnsi="Times New Roman" w:cs="Times New Roman"/>
          <w:sz w:val="24"/>
          <w:szCs w:val="24"/>
        </w:rPr>
        <w:t xml:space="preserve"> the miRNA EV content.                 </w:t>
      </w:r>
    </w:p>
    <w:p w14:paraId="54B8CDC0" w14:textId="42051EAB"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lastRenderedPageBreak/>
        <w:t>Consistent with the hypothesis</w:t>
      </w:r>
      <w:r w:rsidR="002F00F0">
        <w:rPr>
          <w:rFonts w:ascii="Times New Roman" w:hAnsi="Times New Roman" w:cs="Times New Roman"/>
          <w:sz w:val="24"/>
          <w:szCs w:val="24"/>
        </w:rPr>
        <w:t xml:space="preserve"> that</w:t>
      </w:r>
      <w:r w:rsidRPr="00314898">
        <w:rPr>
          <w:rFonts w:ascii="Times New Roman" w:hAnsi="Times New Roman" w:cs="Times New Roman"/>
          <w:sz w:val="24"/>
          <w:szCs w:val="24"/>
        </w:rPr>
        <w:t xml:space="preserve"> hnRNPK </w:t>
      </w:r>
      <w:r w:rsidR="002F00F0">
        <w:rPr>
          <w:rFonts w:ascii="Times New Roman" w:hAnsi="Times New Roman" w:cs="Times New Roman"/>
          <w:sz w:val="24"/>
          <w:szCs w:val="24"/>
        </w:rPr>
        <w:t>binds and</w:t>
      </w:r>
      <w:r w:rsidRPr="00314898">
        <w:rPr>
          <w:rFonts w:ascii="Times New Roman" w:hAnsi="Times New Roman" w:cs="Times New Roman"/>
          <w:sz w:val="24"/>
          <w:szCs w:val="24"/>
        </w:rPr>
        <w:t xml:space="preserve"> selectively export</w:t>
      </w:r>
      <w:r w:rsidR="002F00F0">
        <w:rPr>
          <w:rFonts w:ascii="Times New Roman" w:hAnsi="Times New Roman" w:cs="Times New Roman"/>
          <w:sz w:val="24"/>
          <w:szCs w:val="24"/>
        </w:rPr>
        <w:t>s</w:t>
      </w:r>
      <w:r w:rsidRPr="00314898">
        <w:rPr>
          <w:rFonts w:ascii="Times New Roman" w:hAnsi="Times New Roman" w:cs="Times New Roman"/>
          <w:sz w:val="24"/>
          <w:szCs w:val="24"/>
        </w:rPr>
        <w:t xml:space="preserve"> miRNA, </w:t>
      </w:r>
      <w:r w:rsidR="002F00F0">
        <w:rPr>
          <w:rFonts w:ascii="Times New Roman" w:hAnsi="Times New Roman" w:cs="Times New Roman"/>
          <w:sz w:val="24"/>
          <w:szCs w:val="24"/>
        </w:rPr>
        <w:t xml:space="preserve">we detected </w:t>
      </w:r>
      <w:r w:rsidRPr="00314898">
        <w:rPr>
          <w:rFonts w:ascii="Times New Roman" w:hAnsi="Times New Roman" w:cs="Times New Roman"/>
          <w:sz w:val="24"/>
          <w:szCs w:val="24"/>
        </w:rPr>
        <w:t xml:space="preserve">miR-148a </w:t>
      </w:r>
      <w:r w:rsidR="002F00F0">
        <w:rPr>
          <w:rFonts w:ascii="Times New Roman" w:hAnsi="Times New Roman" w:cs="Times New Roman"/>
          <w:sz w:val="24"/>
          <w:szCs w:val="24"/>
        </w:rPr>
        <w:t>and hnRNPK co-localization a</w:t>
      </w:r>
      <w:r w:rsidRPr="00314898">
        <w:rPr>
          <w:rFonts w:ascii="Times New Roman" w:hAnsi="Times New Roman" w:cs="Times New Roman"/>
          <w:sz w:val="24"/>
          <w:szCs w:val="24"/>
        </w:rPr>
        <w:t>t punctate cytoplasmic structures</w:t>
      </w:r>
      <w:r w:rsidR="002F00F0">
        <w:rPr>
          <w:rFonts w:ascii="Times New Roman" w:hAnsi="Times New Roman" w:cs="Times New Roman"/>
          <w:sz w:val="24"/>
          <w:szCs w:val="24"/>
        </w:rPr>
        <w:t xml:space="preserve"> in PC3 cells, presumably MVB</w:t>
      </w:r>
      <w:r w:rsidRPr="00314898">
        <w:rPr>
          <w:rFonts w:ascii="Times New Roman" w:hAnsi="Times New Roman" w:cs="Times New Roman"/>
          <w:sz w:val="24"/>
          <w:szCs w:val="24"/>
        </w:rPr>
        <w:t>. However, while hnRNPK changed localization in the ca</w:t>
      </w:r>
      <w:r w:rsidR="00E874F4">
        <w:rPr>
          <w:rFonts w:ascii="Times New Roman" w:hAnsi="Times New Roman" w:cs="Times New Roman"/>
          <w:sz w:val="24"/>
          <w:szCs w:val="24"/>
        </w:rPr>
        <w:t>vin-1 positive cells, the miR-148a</w:t>
      </w:r>
      <w:r w:rsidRPr="00314898">
        <w:rPr>
          <w:rFonts w:ascii="Times New Roman" w:hAnsi="Times New Roman" w:cs="Times New Roman"/>
          <w:sz w:val="24"/>
          <w:szCs w:val="24"/>
        </w:rPr>
        <w:t xml:space="preserve"> didn’t co-localize with it. This may suggest that cavin-1 is inflicting changes that prevents hnRNPK from interacting with miR-148a and its other targets, by inhibiting binding ability or spatial distribution. Nonetheless the lack of hnRNPK in the MVB and simultaneous lack of miR-148a is consistent with the proteomic, RNA-seq and RT-qPCR data and thus suggests that the lack of the export protein in MVBs is limiting miRNA export in cavin-1-PC3 cells. Furthermore, hnRNPK was not observed mediating the export of sampled miRNA, miR-589 in either cell line. miR-589 was analysed as its export did not change upon cavin-1 expression and does not contain the export motif and therefore should not bind to hnRNPK or be found in punctate structures. This reflects the null hypothesis of sampling, as the diffuse cytoplasmic miR-589 would simply be enveloped by forming EVs due to proximity. </w:t>
      </w:r>
      <w:commentRangeStart w:id="28"/>
      <w:r w:rsidRPr="00314898">
        <w:rPr>
          <w:rFonts w:ascii="Times New Roman" w:hAnsi="Times New Roman" w:cs="Times New Roman"/>
          <w:sz w:val="24"/>
          <w:szCs w:val="24"/>
        </w:rPr>
        <w:t xml:space="preserve">Therefore </w:t>
      </w:r>
      <w:commentRangeEnd w:id="28"/>
      <w:r w:rsidR="00E874F4">
        <w:rPr>
          <w:rStyle w:val="CommentReference"/>
        </w:rPr>
        <w:commentReference w:id="28"/>
      </w:r>
      <w:r w:rsidRPr="00314898">
        <w:rPr>
          <w:rFonts w:ascii="Times New Roman" w:hAnsi="Times New Roman" w:cs="Times New Roman"/>
          <w:sz w:val="24"/>
          <w:szCs w:val="24"/>
        </w:rPr>
        <w:t xml:space="preserve">this study elucidated some of the underlying activity of the selective export miRNA mechanism and demonstrated the miRNA cellular distribution required for sampling. </w:t>
      </w:r>
    </w:p>
    <w:p w14:paraId="50BA222E" w14:textId="02CEC78C"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the link between cavin-1 expression and hnRNPK activity is </w:t>
      </w:r>
      <w:r w:rsidR="003075B4">
        <w:rPr>
          <w:rFonts w:ascii="Times New Roman" w:hAnsi="Times New Roman" w:cs="Times New Roman"/>
          <w:sz w:val="24"/>
          <w:szCs w:val="24"/>
        </w:rPr>
        <w:t>still unknown, several hypothese</w:t>
      </w:r>
      <w:r w:rsidRPr="00314898">
        <w:rPr>
          <w:rFonts w:ascii="Times New Roman" w:hAnsi="Times New Roman" w:cs="Times New Roman"/>
          <w:sz w:val="24"/>
          <w:szCs w:val="24"/>
        </w:rPr>
        <w:t xml:space="preserve">s were formed to explain the change in hnRNPK activity and potential links. From this study, we identified that the major regulator of miRNA export is the presence or absence of hnRNPK in the MVB, where cavin-1 expression modulates this through changing hnRNPK subcellular localization. Commonly, localization changes occur though modifications of localization signals, often achieved through post translational modification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&lt;EndNote&gt;&lt;Cite&gt;&lt;Author&gt;Eisenhaber&lt;/Author&gt;&lt;Year&gt;2007&lt;/Year&gt;&lt;RecNum&gt;275&lt;/RecNum&gt;&lt;DisplayText&gt;(Eisenhaber and Eisenhaber 2007)&lt;/DisplayText&gt;&lt;record&gt;&lt;rec-number&gt;275&lt;/rec-number&gt;&lt;foreign-keys&gt;&lt;key app="EN" db-id="fvaw9vd5rrfez2epavc5exebz02xt0vvvwrs" timestamp="1476574828"&gt;275&lt;/key&gt;&lt;/foreign-keys&gt;&lt;ref-type name="Journal Article"&gt;17&lt;/ref-type&gt;&lt;contributors&gt;&lt;authors&gt;&lt;author&gt;Eisenhaber, B.&lt;/author&gt;&lt;author&gt;Eisenhaber, F.&lt;/author&gt;&lt;/authors&gt;&lt;/contributors&gt;&lt;auth-address&gt;Research Institute of Molecular Pathology (IMP), Dr. Bohr-Gasse 7, A-1030 Vienna, Austria. Birgit.Eisenhaber@imp.univie.ac.at&lt;/auth-address&gt;&lt;titles&gt;&lt;title&gt;Posttranslational modifications and subcellular localization signals: indicators of sequence regions without inherent 3D structure?&lt;/title&gt;&lt;secondary-title&gt;Curr Protein Pept Sci&lt;/secondary-title&gt;&lt;alt-title&gt;Current protein &amp;amp; peptide science&lt;/alt-title&gt;&lt;/titles&gt;&lt;periodical&gt;&lt;full-title&gt;Curr Protein Pept Sci&lt;/full-title&gt;&lt;abbr-1&gt;Current protein &amp;amp; peptide science&lt;/abbr-1&gt;&lt;/periodical&gt;&lt;alt-periodical&gt;&lt;full-title&gt;Curr Protein Pept Sci&lt;/full-title&gt;&lt;abbr-1&gt;Current protein &amp;amp; peptide science&lt;/abbr-1&gt;&lt;/alt-periodical&gt;&lt;pages&gt;197-203&lt;/pages&gt;&lt;volume&gt;8&lt;/volume&gt;&lt;number&gt;2&lt;/number&gt;&lt;edition&gt;2007/04/14&lt;/edition&gt;&lt;keywords&gt;&lt;keyword&gt;Amino Acid Sequence&lt;/keyword&gt;&lt;keyword&gt;Molecular Sequence Data&lt;/keyword&gt;&lt;keyword&gt;Protein Conformation&lt;/keyword&gt;&lt;keyword&gt;*Protein Processing, Post-Translational&lt;/keyword&gt;&lt;keyword&gt;Proteins/chemistry&lt;/keyword&gt;&lt;keyword&gt;*Signal Transduction&lt;/keyword&gt;&lt;keyword&gt;Subcellular Fractions/chemistry&lt;/keyword&gt;&lt;/keywords&gt;&lt;dates&gt;&lt;year&gt;2007&lt;/year&gt;&lt;pub-dates&gt;&lt;date&gt;Apr&lt;/date&gt;&lt;/pub-dates&gt;&lt;/dates&gt;&lt;isbn&gt;1389-2037 (Print)&amp;#xD;1389-2037&lt;/isbn&gt;&lt;accession-num&gt;17430201&lt;/accession-num&gt;&lt;urls&gt;&lt;/urls&gt;&lt;remote-database-provider&gt;Nlm&lt;/remote-database-provider&gt;&lt;language&gt;eng&lt;/language&gt;&lt;/record&gt;&lt;/Cite&gt;&lt;/EndNote&gt;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15" w:tooltip="Eisenhaber, 2007 #275" w:history="1">
        <w:r w:rsidR="00035725">
          <w:rPr>
            <w:rFonts w:ascii="Times New Roman" w:hAnsi="Times New Roman" w:cs="Times New Roman"/>
            <w:noProof/>
            <w:sz w:val="24"/>
            <w:szCs w:val="24"/>
          </w:rPr>
          <w:t>Eisenhaber and Eisenhaber 2007</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When investigated, hnRNPK and many of the members of the hnRNP family undergo SUMOylation where this modification alters hnRNPK nuclear translocation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&lt;EndNote&gt;&lt;Cite&gt;&lt;Author&gt;Lee&lt;/Author&gt;&lt;Year&gt;2012&lt;/Year&gt;&lt;RecNum&gt;272&lt;/RecNum&gt;&lt;DisplayText&gt;(Lee&lt;style face="italic"&gt; et al.&lt;/style&gt; 2012)&lt;/DisplayText&gt;&lt;record&gt;&lt;rec-number&gt;272&lt;/rec-number&gt;&lt;foreign-keys&gt;&lt;key app="EN" db-id="fvaw9vd5rrfez2epavc5exebz02xt0vvvwrs" timestamp="1476489807"&gt;272&lt;/key&gt;&lt;/foreign-keys&gt;&lt;ref-type name="Journal Article"&gt;17&lt;/ref-type&gt;&lt;contributors&gt;&lt;authors&gt;&lt;author&gt;Lee, Seong Won&lt;/author&gt;&lt;author&gt;Lee, Moon Hee&lt;/author&gt;&lt;author&gt;Park, Jong Ho&lt;/author&gt;&lt;author&gt;Kang, Sung Hwan&lt;/author&gt;&lt;author&gt;Yoo, Hee Min&lt;/author&gt;&lt;author&gt;Ka, Seung Hyun&lt;/author&gt;&lt;author&gt;Oh, Young Mi&lt;/author&gt;&lt;author&gt;Jeon, Young Joo&lt;/author&gt;&lt;author&gt;Chung, Chin Ha&lt;/author&gt;&lt;/authors&gt;&lt;/contributors&gt;&lt;titles&gt;&lt;title&gt;SUMOylation of hnRNP-K is required for p53-mediated cell-cycle arrest in response to DNA damage&lt;/title&gt;&lt;secondary-title&gt;The EMBO Journal&lt;/secondary-title&gt;&lt;/titles&gt;&lt;periodical&gt;&lt;full-title&gt;The EMBO Journal&lt;/full-title&gt;&lt;/periodical&gt;&lt;pages&gt;4441-4452&lt;/pages&gt;&lt;volume&gt;31&lt;/volume&gt;&lt;number&gt;23&lt;/number&gt;&lt;dates&gt;&lt;year&gt;2012&lt;/year&gt;&lt;pub-dates&gt;&lt;date&gt;10/23&amp;#xD;06/08/received&amp;#xD;10/08/accepted&lt;/date&gt;&lt;/pub-dates&gt;&lt;/dates&gt;&lt;publisher&gt;Nature Publishing Group&lt;/publisher&gt;&lt;isbn&gt;0261-4189&amp;#xD;1460-2075&lt;/isbn&gt;&lt;accession-num&gt;PMC3512394&lt;/accession-num&gt;&lt;urls&gt;&lt;related-urls&gt;&lt;url&gt;http://www.ncbi.nlm.nih.gov/pmc/articles/PMC3512394/&lt;/url&gt;&lt;/related-urls&gt;&lt;/urls&gt;&lt;electronic-resource-num&gt;10.1038/emboj.2012.293&lt;/electronic-resource-num&gt;&lt;remote-database-name&gt;PMC&lt;/remote-database-nam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3" w:tooltip="Lee, 2012 #272" w:history="1">
        <w:r w:rsidR="00035725" w:rsidRPr="00314898">
          <w:rPr>
            <w:rFonts w:ascii="Times New Roman" w:hAnsi="Times New Roman" w:cs="Times New Roman"/>
            <w:noProof/>
            <w:sz w:val="24"/>
            <w:szCs w:val="24"/>
          </w:rPr>
          <w:t>Lee</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2012</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The site of SUMOylation, Lys422, overlaps with the third K-</w:t>
      </w:r>
      <w:r w:rsidRPr="00314898">
        <w:rPr>
          <w:rFonts w:ascii="Times New Roman" w:hAnsi="Times New Roman" w:cs="Times New Roman"/>
          <w:sz w:val="24"/>
          <w:szCs w:val="24"/>
        </w:rPr>
        <w:lastRenderedPageBreak/>
        <w:t>homology domain, one of four RNA-binding sites of hnRNPK (3 KH domains and 1 RGG-box)</w:t>
      </w:r>
      <w:r w:rsidR="00035725">
        <w:rPr>
          <w:rFonts w:ascii="Times New Roman" w:hAnsi="Times New Roman" w:cs="Times New Roman"/>
          <w:sz w:val="24"/>
          <w:szCs w:val="24"/>
        </w:rPr>
        <w:t xml:space="preserve"> </w:t>
      </w:r>
      <w:r w:rsidR="00035725">
        <w:rPr>
          <w:rFonts w:ascii="Times New Roman" w:hAnsi="Times New Roman" w:cs="Times New Roman"/>
          <w:sz w:val="24"/>
          <w:szCs w:val="24"/>
        </w:rPr>
        <w:fldChar w:fldCharType="begin">
          <w:fldData xml:space="preserve">PEVuZE5vdGU+PENpdGU+PEF1dGhvcj5QYXppZXdza2E8L0F1dGhvcj48WWVhcj4yMDA0PC9ZZWFy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PEVuZE5vdGU+PENpdGU+PEF1dGhvcj5QYXppZXdza2E8L0F1dGhvcj48WWVhcj4yMDA0PC9ZZWFy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00035725">
        <w:rPr>
          <w:rFonts w:ascii="Times New Roman" w:hAnsi="Times New Roman" w:cs="Times New Roman"/>
          <w:sz w:val="24"/>
          <w:szCs w:val="24"/>
        </w:rPr>
      </w:r>
      <w:r w:rsidR="00035725">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56" w:tooltip="Paziewska, 2004 #289" w:history="1">
        <w:r w:rsidR="00035725">
          <w:rPr>
            <w:rFonts w:ascii="Times New Roman" w:hAnsi="Times New Roman" w:cs="Times New Roman"/>
            <w:noProof/>
            <w:sz w:val="24"/>
            <w:szCs w:val="24"/>
          </w:rPr>
          <w:t>Paziewska</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2004</w:t>
        </w:r>
      </w:hyperlink>
      <w:r w:rsidR="00035725">
        <w:rPr>
          <w:rFonts w:ascii="Times New Roman" w:hAnsi="Times New Roman" w:cs="Times New Roman"/>
          <w:noProof/>
          <w:sz w:val="24"/>
          <w:szCs w:val="24"/>
        </w:rPr>
        <w:t xml:space="preserve">; </w:t>
      </w:r>
      <w:hyperlink w:anchor="_ENREF_43" w:tooltip="Lee, 2012 #272" w:history="1">
        <w:r w:rsidR="00035725">
          <w:rPr>
            <w:rFonts w:ascii="Times New Roman" w:hAnsi="Times New Roman" w:cs="Times New Roman"/>
            <w:noProof/>
            <w:sz w:val="24"/>
            <w:szCs w:val="24"/>
          </w:rPr>
          <w:t>Lee et al. 2012</w:t>
        </w:r>
      </w:hyperlink>
      <w:r w:rsidR="00035725">
        <w:rPr>
          <w:rFonts w:ascii="Times New Roman" w:hAnsi="Times New Roman" w:cs="Times New Roman"/>
          <w:noProof/>
          <w:sz w:val="24"/>
          <w:szCs w:val="24"/>
        </w:rPr>
        <w:t>)</w:t>
      </w:r>
      <w:r w:rsidR="00035725">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This may potentially serve as the reason that both subcellular localization and reduced interaction is occurring between hnRNPK and miR-148a in the cavin-1 PC3 cells. Furthermore, Villarroya-Beltri </w:t>
      </w:r>
      <w:r w:rsidRPr="00314898">
        <w:rPr>
          <w:rFonts w:ascii="Times New Roman" w:hAnsi="Times New Roman" w:cs="Times New Roman"/>
          <w:i/>
          <w:sz w:val="24"/>
          <w:szCs w:val="24"/>
        </w:rPr>
        <w:t xml:space="preserve">et al </w:t>
      </w:r>
      <w:r w:rsidRPr="00314898">
        <w:rPr>
          <w:rFonts w:ascii="Times New Roman" w:hAnsi="Times New Roman" w:cs="Times New Roman"/>
          <w:sz w:val="24"/>
          <w:szCs w:val="24"/>
        </w:rPr>
        <w:t xml:space="preserve">(2013) found that the interaction between their hnRNP protein and miRNA binding affinity was dependant on SUMOlyation. Though, to our knowledge no direct link is found between cavin-1 and SUMOlyation. For these reasons, identifying hnRNPK post translational modifications may be beneficial in understanding the regulation of hnRNPK to the EVs and the miRNA export. </w:t>
      </w:r>
    </w:p>
    <w:p w14:paraId="0FBE19FA" w14:textId="6D7169C9"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A potential link between cavin-1 expression and hnRNPK function may lie in lipid raft composition. Lipid rafts are microdomains that are </w:t>
      </w:r>
      <w:r w:rsidR="00035725">
        <w:rPr>
          <w:rFonts w:ascii="Times New Roman" w:hAnsi="Times New Roman" w:cs="Times New Roman"/>
          <w:sz w:val="24"/>
          <w:szCs w:val="24"/>
        </w:rPr>
        <w:t>enriched in specific lipids</w:t>
      </w:r>
      <w:r w:rsidRPr="00314898">
        <w:rPr>
          <w:rFonts w:ascii="Times New Roman" w:hAnsi="Times New Roman" w:cs="Times New Roman"/>
          <w:sz w:val="24"/>
          <w:szCs w:val="24"/>
        </w:rPr>
        <w:t>, such as cholesterol, ceramide and sphingolipid, where this composition dictates protein composition</w:t>
      </w:r>
      <w:r w:rsidR="003075B4">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185399">
        <w:rPr>
          <w:rFonts w:ascii="Times New Roman" w:hAnsi="Times New Roman" w:cs="Times New Roman"/>
          <w:sz w:val="24"/>
          <w:szCs w:val="24"/>
        </w:rPr>
        <w:instrText xml:space="preserve"> ADDIN EN.CITE &lt;EndNote&gt;&lt;Cite&gt;&lt;Author&gt;Harder&lt;/Author&gt;&lt;Year&gt;1998&lt;/Year&gt;&lt;RecNum&gt;283&lt;/RecNum&gt;&lt;DisplayText&gt;(Harder&lt;style face="italic"&gt; et al.&lt;/style&gt; 1998)&lt;/DisplayText&gt;&lt;record&gt;&lt;rec-number&gt;283&lt;/rec-number&gt;&lt;foreign-keys&gt;&lt;key app="EN" db-id="fvaw9vd5rrfez2epavc5exebz02xt0vvvwrs" timestamp="1476599707"&gt;283&lt;/key&gt;&lt;/foreign-keys&gt;&lt;ref-type name="Journal Article"&gt;17&lt;/ref-type&gt;&lt;contributors&gt;&lt;authors&gt;&lt;author&gt;Harder, Thomas&lt;/author&gt;&lt;author&gt;Scheiffele, Peter&lt;/author&gt;&lt;author&gt;Verkade, Paul&lt;/author&gt;&lt;author&gt;Simons, Kai&lt;/author&gt;&lt;/authors&gt;&lt;/contributors&gt;&lt;titles&gt;&lt;title&gt;Lipid Domain Structure of the Plasma Membrane Revealed by Patching of Membrane Components&lt;/title&gt;&lt;secondary-title&gt;The Journal of Cell Biology&lt;/secondary-title&gt;&lt;/titles&gt;&lt;periodical&gt;&lt;full-title&gt;The Journal of Cell Biology&lt;/full-title&gt;&lt;/periodical&gt;&lt;pages&gt;929-942&lt;/pages&gt;&lt;volume&gt;141&lt;/volume&gt;&lt;number&gt;4&lt;/number&gt;&lt;dates&gt;&lt;year&gt;1998&lt;/year&gt;&lt;pub-dates&gt;&lt;date&gt;11/04/received&amp;#xD;04/02/revised&lt;/date&gt;&lt;/pub-dates&gt;&lt;/dates&gt;&lt;publisher&gt;The Rockefeller University Press&lt;/publisher&gt;&lt;isbn&gt;0021-9525&amp;#xD;1540-8140&lt;/isbn&gt;&lt;accession-num&gt;PMC2132776&lt;/accession-num&gt;&lt;urls&gt;&lt;related-urls&gt;&lt;url&gt;http://www.ncbi.nlm.nih.gov/pmc/articles/PMC2132776/&lt;/url&gt;&lt;/related-urls&gt;&lt;/urls&gt;&lt;remote-database-name&gt;PMC&lt;/remote-database-name&gt;&lt;/record&gt;&lt;/Cite&gt;&lt;/EndNote&gt;</w:instrText>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25" w:tooltip="Harder, 1998 #283" w:history="1">
        <w:r w:rsidR="00035725">
          <w:rPr>
            <w:rFonts w:ascii="Times New Roman" w:hAnsi="Times New Roman" w:cs="Times New Roman"/>
            <w:noProof/>
            <w:sz w:val="24"/>
            <w:szCs w:val="24"/>
          </w:rPr>
          <w:t>Harder</w:t>
        </w:r>
        <w:r w:rsidR="00035725" w:rsidRPr="00185399">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1998</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These rafts can be found in EVs, the membrane of the ER, Golgi bodies and in the plasma membrane</w:t>
      </w:r>
      <w:r w:rsidR="003E7B01">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&lt;EndNote&gt;&lt;Cite&gt;&lt;Author&gt;Alonso&lt;/Author&gt;&lt;Year&gt;2001&lt;/Year&gt;&lt;RecNum&gt;284&lt;/RecNum&gt;&lt;DisplayText&gt;(Alonso and Millán 2001)&lt;/DisplayText&gt;&lt;record&gt;&lt;rec-number&gt;284&lt;/rec-number&gt;&lt;foreign-keys&gt;&lt;key app="EN" db-id="fvaw9vd5rrfez2epavc5exebz02xt0vvvwrs" timestamp="1476600101"&gt;284&lt;/key&gt;&lt;/foreign-keys&gt;&lt;ref-type name="Journal Article"&gt;17&lt;/ref-type&gt;&lt;contributors&gt;&lt;authors&gt;&lt;author&gt;Alonso, Miguel A.&lt;/author&gt;&lt;author&gt;Millán, Jaime&lt;/author&gt;&lt;/authors&gt;&lt;/contributors&gt;&lt;titles&gt;&lt;title&gt;The role of lipid rafts in signalling and membrane trafficking in T lymphocytes&lt;/title&gt;&lt;secondary-title&gt;Journal of Cell Science&lt;/secondary-title&gt;&lt;/titles&gt;&lt;periodical&gt;&lt;full-title&gt;Journal of Cell Science&lt;/full-title&gt;&lt;/periodical&gt;&lt;pages&gt;3957&lt;/pages&gt;&lt;volume&gt;114&lt;/volume&gt;&lt;number&gt;22&lt;/number&gt;&lt;dates&gt;&lt;year&gt;2001&lt;/year&gt;&lt;/dates&gt;&lt;urls&gt;&lt;related-urls&gt;&lt;url&gt;http://jcs.biologists.org/content/114/22/3957.abstract&lt;/url&gt;&lt;/related-urls&gt;&lt;/urls&gt;&lt;/record&gt;&lt;/Cite&gt;&lt;/EndNote&gt;</w:instrText>
      </w:r>
      <w:r w:rsidR="00185399">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1" w:tooltip="Alonso, 2001 #284" w:history="1">
        <w:r w:rsidR="00035725">
          <w:rPr>
            <w:rFonts w:ascii="Times New Roman" w:hAnsi="Times New Roman" w:cs="Times New Roman"/>
            <w:noProof/>
            <w:sz w:val="24"/>
            <w:szCs w:val="24"/>
          </w:rPr>
          <w:t>Alonso and Millán 2001</w:t>
        </w:r>
      </w:hyperlink>
      <w:r w:rsidR="00035725">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Earlier studies revealed that expression of cavin-1 in PC3 cell lines reduces the amount of cholesterol found in lipid rafts, resulting in a change in lipid and protein composition </w: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52" w:tooltip="Moon, 2014 #10" w:history="1">
        <w:r w:rsidR="00035725">
          <w:rPr>
            <w:rFonts w:ascii="Times New Roman" w:hAnsi="Times New Roman" w:cs="Times New Roman"/>
            <w:noProof/>
            <w:sz w:val="24"/>
            <w:szCs w:val="24"/>
          </w:rPr>
          <w:t xml:space="preserve">Moon </w:t>
        </w:r>
        <w:r w:rsidR="00035725" w:rsidRPr="000555D6">
          <w:rPr>
            <w:rFonts w:ascii="Times New Roman" w:hAnsi="Times New Roman" w:cs="Times New Roman"/>
            <w:i/>
            <w:noProof/>
            <w:sz w:val="24"/>
            <w:szCs w:val="24"/>
          </w:rPr>
          <w:t>et al</w:t>
        </w:r>
        <w:r w:rsidR="00035725">
          <w:rPr>
            <w:rFonts w:ascii="Times New Roman" w:hAnsi="Times New Roman" w:cs="Times New Roman"/>
            <w:noProof/>
            <w:sz w:val="24"/>
            <w:szCs w:val="24"/>
          </w:rPr>
          <w:t>. 2014</w:t>
        </w:r>
      </w:hyperlink>
      <w:r w:rsidR="00DD6B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This included modulation of hnRNPK recruitment to these microdomains </w: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52" w:tooltip="Moon, 2014 #10" w:history="1">
        <w:r w:rsidR="00035725" w:rsidRPr="00314898">
          <w:rPr>
            <w:rFonts w:ascii="Times New Roman" w:hAnsi="Times New Roman" w:cs="Times New Roman"/>
            <w:noProof/>
            <w:sz w:val="24"/>
            <w:szCs w:val="24"/>
          </w:rPr>
          <w:t xml:space="preserve">Moon </w:t>
        </w:r>
        <w:r w:rsidR="00035725" w:rsidRPr="000555D6">
          <w:rPr>
            <w:rFonts w:ascii="Times New Roman" w:hAnsi="Times New Roman" w:cs="Times New Roman"/>
            <w:i/>
            <w:noProof/>
            <w:sz w:val="24"/>
            <w:szCs w:val="24"/>
          </w:rPr>
          <w:t>et al.</w:t>
        </w:r>
        <w:r w:rsidR="00035725" w:rsidRPr="00314898">
          <w:rPr>
            <w:rFonts w:ascii="Times New Roman" w:hAnsi="Times New Roman" w:cs="Times New Roman"/>
            <w:noProof/>
            <w:sz w:val="24"/>
            <w:szCs w:val="24"/>
          </w:rPr>
          <w:t xml:space="preserve"> 2014</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Perhaps, this included recruitment of hnRNPK to extracellular vesicle lipid rafts in PC3 cells. As the cavin-1 reduced the association of hnRNPK to lipid rafts, this may explain the reduced affinity of hnRNPK to the MVBs and therefore exosomes. Hereby, lipid raft modifications inflicted by cavin-1 expression could be controlling the subcellular loca</w:t>
      </w:r>
      <w:r w:rsidR="00FF43B7">
        <w:rPr>
          <w:rFonts w:ascii="Times New Roman" w:hAnsi="Times New Roman" w:cs="Times New Roman"/>
          <w:sz w:val="24"/>
          <w:szCs w:val="24"/>
        </w:rPr>
        <w:t>lization of hnRNPK. Future studies are required</w:t>
      </w:r>
      <w:r w:rsidRPr="00314898">
        <w:rPr>
          <w:rFonts w:ascii="Times New Roman" w:hAnsi="Times New Roman" w:cs="Times New Roman"/>
          <w:sz w:val="24"/>
          <w:szCs w:val="24"/>
        </w:rPr>
        <w:t xml:space="preserve"> to identify the link between cavin-1 and hnRNPK.</w:t>
      </w:r>
    </w:p>
    <w:p w14:paraId="0AF74871" w14:textId="5E78B11C"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It should also be noted that while this study analysed the mixed population of EVs, the localization of hnRNPK seems to indicate a preference for MVBs which precede the formation of exosomes. The lack of recruitment of hnRNPK to the plasma membrane suggests that hnRNPK export may be predominately through exosome release rather than </w:t>
      </w:r>
      <w:r w:rsidRPr="00314898">
        <w:rPr>
          <w:rFonts w:ascii="Times New Roman" w:hAnsi="Times New Roman" w:cs="Times New Roman"/>
          <w:sz w:val="24"/>
          <w:szCs w:val="24"/>
        </w:rPr>
        <w:lastRenderedPageBreak/>
        <w:t xml:space="preserve">microvesicles. This distinction is important in vesicle research to define differences between EV subpopulations where some studies state subpopulations may have varying roles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&lt;EndNote&gt;&lt;Cite&gt;&lt;Author&gt;Evans-Osses&lt;/Author&gt;&lt;Year&gt;2015&lt;/Year&gt;&lt;RecNum&gt;270&lt;/RecNum&gt;&lt;DisplayText&gt;(Evans-Osses&lt;style face="italic"&gt; et al.&lt;/style&gt; 2015)&lt;/DisplayText&gt;&lt;record&gt;&lt;rec-number&gt;270&lt;/rec-number&gt;&lt;foreign-keys&gt;&lt;key app="EN" db-id="fvaw9vd5rrfez2epavc5exebz02xt0vvvwrs" timestamp="1476262510"&gt;270&lt;/key&gt;&lt;/foreign-keys&gt;&lt;ref-type name="Journal Article"&gt;17&lt;/ref-type&gt;&lt;contributors&gt;&lt;authors&gt;&lt;author&gt;Evans-Osses, I.&lt;/author&gt;&lt;author&gt;Reichembach, L. H.&lt;/author&gt;&lt;author&gt;Ramirez, M. I.&lt;/author&gt;&lt;/authors&gt;&lt;/contributors&gt;&lt;auth-address&gt;Instituto Oswaldo Cruz, Rio de Janeiro, RJ, Brazil.&lt;/auth-address&gt;&lt;titles&gt;&lt;title&gt;Exosomes or microvesicles? Two kinds of extracellular vesicles with different routes to modify protozoan-host cell interaction&lt;/title&gt;&lt;secondary-title&gt;Parasitol Res&lt;/secondary-title&gt;&lt;alt-title&gt;Parasitology research&lt;/alt-title&gt;&lt;/titles&gt;&lt;periodical&gt;&lt;full-title&gt;Parasitol Res&lt;/full-title&gt;&lt;abbr-1&gt;Parasitology research&lt;/abbr-1&gt;&lt;/periodical&gt;&lt;alt-periodical&gt;&lt;full-title&gt;Parasitol Res&lt;/full-title&gt;&lt;abbr-1&gt;Parasitology research&lt;/abbr-1&gt;&lt;/alt-periodical&gt;&lt;pages&gt;3567-75&lt;/pages&gt;&lt;volume&gt;114&lt;/volume&gt;&lt;number&gt;10&lt;/number&gt;&lt;edition&gt;2015/08/15&lt;/edition&gt;&lt;keywords&gt;&lt;keyword&gt;Animals&lt;/keyword&gt;&lt;keyword&gt;*Exosomes&lt;/keyword&gt;&lt;keyword&gt;*Extracellular Vesicles&lt;/keyword&gt;&lt;keyword&gt;Host-Parasite Interactions&lt;/keyword&gt;&lt;keyword&gt;Humans&lt;/keyword&gt;&lt;keyword&gt;Parasites/*cytology/physiology&lt;/keyword&gt;&lt;/keywords&gt;&lt;dates&gt;&lt;year&gt;2015&lt;/year&gt;&lt;pub-dates&gt;&lt;date&gt;Oct&lt;/date&gt;&lt;/pub-dates&gt;&lt;/dates&gt;&lt;isbn&gt;0932-0113&lt;/isbn&gt;&lt;accession-num&gt;26272631&lt;/accession-num&gt;&lt;urls&gt;&lt;/urls&gt;&lt;electronic-resource-num&gt;10.1007/s00436-015-4659-9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16" w:tooltip="Evans-Osses, 2015 #270" w:history="1">
        <w:r w:rsidR="00035725" w:rsidRPr="00314898">
          <w:rPr>
            <w:rFonts w:ascii="Times New Roman" w:hAnsi="Times New Roman" w:cs="Times New Roman"/>
            <w:noProof/>
            <w:sz w:val="24"/>
            <w:szCs w:val="24"/>
          </w:rPr>
          <w:t>Evans-Osses</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2015</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 2014 study determined the miRNA and protein content of EVs from colon cancer was different in different EV subpopulations </w: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66" w:tooltip="Tauro, 2013 #273" w:history="1">
        <w:r w:rsidR="00035725" w:rsidRPr="00314898">
          <w:rPr>
            <w:rFonts w:ascii="Times New Roman" w:hAnsi="Times New Roman" w:cs="Times New Roman"/>
            <w:noProof/>
            <w:sz w:val="24"/>
            <w:szCs w:val="24"/>
          </w:rPr>
          <w:t>Tauro</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2013</w:t>
        </w:r>
      </w:hyperlink>
      <w:r w:rsidRPr="00314898">
        <w:rPr>
          <w:rFonts w:ascii="Times New Roman" w:hAnsi="Times New Roman" w:cs="Times New Roman"/>
          <w:noProof/>
          <w:sz w:val="24"/>
          <w:szCs w:val="24"/>
        </w:rPr>
        <w:t xml:space="preserve">; </w:t>
      </w:r>
      <w:hyperlink w:anchor="_ENREF_35" w:tooltip="Ji, 2014 #274" w:history="1">
        <w:r w:rsidR="00035725" w:rsidRPr="00314898">
          <w:rPr>
            <w:rFonts w:ascii="Times New Roman" w:hAnsi="Times New Roman" w:cs="Times New Roman"/>
            <w:noProof/>
            <w:sz w:val="24"/>
            <w:szCs w:val="24"/>
          </w:rPr>
          <w:t>Ji</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2014</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indicating that some methods of export are specific to each vesicle type. However, the functional differ</w:t>
      </w:r>
      <w:r w:rsidR="00FF43B7">
        <w:rPr>
          <w:rFonts w:ascii="Times New Roman" w:hAnsi="Times New Roman" w:cs="Times New Roman"/>
          <w:sz w:val="24"/>
          <w:szCs w:val="24"/>
        </w:rPr>
        <w:t>ence of these different subpopulations</w:t>
      </w:r>
      <w:r w:rsidRPr="00314898">
        <w:rPr>
          <w:rFonts w:ascii="Times New Roman" w:hAnsi="Times New Roman" w:cs="Times New Roman"/>
          <w:sz w:val="24"/>
          <w:szCs w:val="24"/>
        </w:rPr>
        <w:t xml:space="preserve"> has not been identified. Still, this finding contributes to the understanding of exosome specific export mechanisms.  </w:t>
      </w:r>
    </w:p>
    <w:p w14:paraId="4BA2C881" w14:textId="572F5B7C"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this study analysed the role of hnRNPK in miRNA EV export, several points of evidence indicate that there may be several proteins interacting collaboratively to achieve the export of the miRNAs. The analysis of previously published proteomic data from our lab revealed 5 candidate RNA-binding proteins that may be involved in this export mechanism hnRNPK was chosen as the candidate for further investigation due to matching to the selective export motif. FUS, another member of the hnRNP family, was not further analysed in this study merely for the fact that current RNA binding information is inadequate to determine accurate binding predictions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&lt;EndNote&gt;&lt;Cite&gt;&lt;Author&gt;Lerga&lt;/Author&gt;&lt;Year&gt;2001&lt;/Year&gt;&lt;RecNum&gt;262&lt;/RecNum&gt;&lt;DisplayText&gt;(Lerga&lt;style face="italic"&gt; et al.&lt;/style&gt; 2001)&lt;/DisplayText&gt;&lt;record&gt;&lt;rec-number&gt;262&lt;/rec-number&gt;&lt;foreign-keys&gt;&lt;key app="EN" db-id="fvaw9vd5rrfez2epavc5exebz02xt0vvvwrs" timestamp="1476175933"&gt;262&lt;/key&gt;&lt;/foreign-keys&gt;&lt;ref-type name="Journal Article"&gt;17&lt;/ref-type&gt;&lt;contributors&gt;&lt;authors&gt;&lt;author&gt;Lerga, Ana&lt;/author&gt;&lt;author&gt;Hallier, Marc&lt;/author&gt;&lt;author&gt;Delva, Laurent&lt;/author&gt;&lt;author&gt;Orvain, Christophe&lt;/author&gt;&lt;author&gt;Gallais, Isabelle&lt;/author&gt;&lt;author&gt;Marie, Joëlle&lt;/author&gt;&lt;author&gt;Moreau-Gachelin, Françoise&lt;/author&gt;&lt;/authors&gt;&lt;/contributors&gt;&lt;titles&gt;&lt;title&gt;Identification of an RNA Binding Specificity for the Potential Splicing Factor TLS&lt;/title&gt;&lt;secondary-title&gt;Journal of Biological Chemistry&lt;/secondary-title&gt;&lt;/titles&gt;&lt;periodical&gt;&lt;full-title&gt;Journal of Biological Chemistry&lt;/full-title&gt;&lt;/periodical&gt;&lt;pages&gt;6807-6816&lt;/pages&gt;&lt;volume&gt;276&lt;/volume&gt;&lt;number&gt;9&lt;/number&gt;&lt;dates&gt;&lt;year&gt;2001&lt;/year&gt;&lt;pub-dates&gt;&lt;date&gt;March 2, 2001&lt;/date&gt;&lt;/pub-dates&gt;&lt;/dates&gt;&lt;urls&gt;&lt;related-urls&gt;&lt;url&gt;http://www.jbc.org/content/276/9/6807.abstract&lt;/url&gt;&lt;/related-urls&gt;&lt;/urls&gt;&lt;electronic-resource-num&gt;10.1074/jbc.M008304200&lt;/electronic-resource-num&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4" w:tooltip="Lerga, 2001 #262" w:history="1">
        <w:r w:rsidR="00035725" w:rsidRPr="00314898">
          <w:rPr>
            <w:rFonts w:ascii="Times New Roman" w:hAnsi="Times New Roman" w:cs="Times New Roman"/>
            <w:noProof/>
            <w:sz w:val="24"/>
            <w:szCs w:val="24"/>
          </w:rPr>
          <w:t>Lerga</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2001</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However, considering that members of the hnRNP family usually interact in complexes, it is plausible to suggest that these proteins are working together to mediate the export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&lt;EndNote&gt;&lt;Cite&gt;&lt;Author&gt;Krecic&lt;/Author&gt;&lt;Year&gt;1999&lt;/Year&gt;&lt;RecNum&gt;261&lt;/RecNum&gt;&lt;DisplayText&gt;(Krecic and Swanson 1999)&lt;/DisplayText&gt;&lt;record&gt;&lt;rec-number&gt;261&lt;/rec-number&gt;&lt;foreign-keys&gt;&lt;key app="EN" db-id="fvaw9vd5rrfez2epavc5exebz02xt0vvvwrs" timestamp="1476174049"&gt;261&lt;/key&gt;&lt;/foreign-keys&gt;&lt;ref-type name="Journal Article"&gt;17&lt;/ref-type&gt;&lt;contributors&gt;&lt;authors&gt;&lt;author&gt;Krecic, A. M.&lt;/author&gt;&lt;author&gt;Swanson, M. S.&lt;/author&gt;&lt;/authors&gt;&lt;/contributors&gt;&lt;auth-address&gt;Department of Molecular Pharmacology and Biological Chemistry, Northwestern University Medical School, 303 East Chicago Avenue, Chicago, IL 60611, USA.&lt;/auth-address&gt;&lt;titles&gt;&lt;title&gt;hnRNP complexes: composition, structure, and function&lt;/title&gt;&lt;secondary-title&gt;Curr Opin Cell Biol&lt;/secondary-title&gt;&lt;alt-title&gt;Current opinion in cell biology&lt;/alt-title&gt;&lt;/titles&gt;&lt;periodical&gt;&lt;full-title&gt;Curr Opin Cell Biol&lt;/full-title&gt;&lt;abbr-1&gt;Current opinion in cell biology&lt;/abbr-1&gt;&lt;/periodical&gt;&lt;alt-periodical&gt;&lt;full-title&gt;Curr Opin Cell Biol&lt;/full-title&gt;&lt;abbr-1&gt;Current opinion in cell biology&lt;/abbr-1&gt;&lt;/alt-periodical&gt;&lt;pages&gt;363-71&lt;/pages&gt;&lt;volume&gt;11&lt;/volume&gt;&lt;number&gt;3&lt;/number&gt;&lt;edition&gt;1999/07/08&lt;/edition&gt;&lt;keywords&gt;&lt;keyword&gt;Animals&lt;/keyword&gt;&lt;keyword&gt;Base Sequence&lt;/keyword&gt;&lt;keyword&gt;Heterogeneous-Nuclear Ribonucleoproteins&lt;/keyword&gt;&lt;keyword&gt;Humans&lt;/keyword&gt;&lt;keyword&gt;RNA Precursors/genetics&lt;/keyword&gt;&lt;keyword&gt;RNA Processing, Post-Transcriptional&lt;/keyword&gt;&lt;keyword&gt;RNA, Messenger/genetics/metabolism&lt;/keyword&gt;&lt;keyword&gt;RNA-Binding Proteins/chemistry/*physiology&lt;/keyword&gt;&lt;keyword&gt;Ribonucleoproteins/chemistry/*physiology&lt;/keyword&gt;&lt;keyword&gt;Transcription, Genetic&lt;/keyword&gt;&lt;/keywords&gt;&lt;dates&gt;&lt;year&gt;1999&lt;/year&gt;&lt;pub-dates&gt;&lt;date&gt;Jun&lt;/date&gt;&lt;/pub-dates&gt;&lt;/dates&gt;&lt;isbn&gt;0955-0674 (Print)&amp;#xD;0955-0674&lt;/isbn&gt;&lt;accession-num&gt;10395553&lt;/accession-num&gt;&lt;urls&gt;&lt;/urls&gt;&lt;electronic-resource-num&gt;10.1016/s0955-0674(99)80051-9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1" w:tooltip="Krecic, 1999 #261" w:history="1">
        <w:r w:rsidR="00035725">
          <w:rPr>
            <w:rFonts w:ascii="Times New Roman" w:hAnsi="Times New Roman" w:cs="Times New Roman"/>
            <w:noProof/>
            <w:sz w:val="24"/>
            <w:szCs w:val="24"/>
          </w:rPr>
          <w:t>Krecic and Swanson 1999</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Wang </w:t>
      </w:r>
      <w:r w:rsidRPr="00314898">
        <w:rPr>
          <w:rFonts w:ascii="Times New Roman" w:hAnsi="Times New Roman" w:cs="Times New Roman"/>
          <w:i/>
          <w:sz w:val="24"/>
          <w:szCs w:val="24"/>
        </w:rPr>
        <w:t>et al</w:t>
      </w:r>
      <w:r w:rsidRPr="00314898">
        <w:rPr>
          <w:rFonts w:ascii="Times New Roman" w:hAnsi="Times New Roman" w:cs="Times New Roman"/>
          <w:sz w:val="24"/>
          <w:szCs w:val="24"/>
        </w:rPr>
        <w:t xml:space="preserve"> (2014) confirmed that hnRNPK and FUS interact directly. Furthermore, the selective export motif identified that relates to hnRNPK, AGUGCA, did not correspond to all of the sel</w:t>
      </w:r>
      <w:r w:rsidR="00185399">
        <w:rPr>
          <w:rFonts w:ascii="Times New Roman" w:hAnsi="Times New Roman" w:cs="Times New Roman"/>
          <w:sz w:val="24"/>
          <w:szCs w:val="24"/>
        </w:rPr>
        <w:t>ectively exported miRNAs (Fig 5</w:t>
      </w:r>
      <w:r w:rsidRPr="00314898">
        <w:rPr>
          <w:rFonts w:ascii="Times New Roman" w:hAnsi="Times New Roman" w:cs="Times New Roman"/>
          <w:sz w:val="24"/>
          <w:szCs w:val="24"/>
        </w:rPr>
        <w:t>). Together, this suggests that multiple proteins could be working collaboratively to populate the EVs. Therefore, analysing the interaction between hnRNPK, FUS, miRNAs and other potential RNA-bind</w:t>
      </w:r>
      <w:r w:rsidR="00FF43B7">
        <w:rPr>
          <w:rFonts w:ascii="Times New Roman" w:hAnsi="Times New Roman" w:cs="Times New Roman"/>
          <w:sz w:val="24"/>
          <w:szCs w:val="24"/>
        </w:rPr>
        <w:t>ing</w:t>
      </w:r>
      <w:r w:rsidRPr="00314898">
        <w:rPr>
          <w:rFonts w:ascii="Times New Roman" w:hAnsi="Times New Roman" w:cs="Times New Roman"/>
          <w:sz w:val="24"/>
          <w:szCs w:val="24"/>
        </w:rPr>
        <w:t xml:space="preserve"> proteins in future research may assist in further understanding the mechanism. </w:t>
      </w:r>
    </w:p>
    <w:p w14:paraId="3EF2D235" w14:textId="69107718"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the function of the selectively exported miRNAs were not assessed in this report, surveying the literature reveals that many of these miRNAs possess roles associated with </w:t>
      </w:r>
      <w:r w:rsidRPr="00314898">
        <w:rPr>
          <w:rFonts w:ascii="Times New Roman" w:hAnsi="Times New Roman" w:cs="Times New Roman"/>
          <w:sz w:val="24"/>
          <w:szCs w:val="24"/>
        </w:rPr>
        <w:lastRenderedPageBreak/>
        <w:t xml:space="preserve">cancer and cancer progression. Huang </w:t>
      </w:r>
      <w:r w:rsidRPr="00314898">
        <w:rPr>
          <w:rFonts w:ascii="Times New Roman" w:hAnsi="Times New Roman" w:cs="Times New Roman"/>
          <w:i/>
          <w:sz w:val="24"/>
          <w:szCs w:val="24"/>
        </w:rPr>
        <w:t>et al</w:t>
      </w:r>
      <w:r w:rsidR="00DD6B71">
        <w:rPr>
          <w:rFonts w:ascii="Times New Roman" w:hAnsi="Times New Roman" w:cs="Times New Roman"/>
          <w:i/>
          <w:sz w:val="24"/>
          <w:szCs w:val="24"/>
        </w:rPr>
        <w:t>.</w:t>
      </w:r>
      <w:r w:rsidRPr="00314898">
        <w:rPr>
          <w:rFonts w:ascii="Times New Roman" w:hAnsi="Times New Roman" w:cs="Times New Roman"/>
          <w:sz w:val="24"/>
          <w:szCs w:val="24"/>
        </w:rPr>
        <w:t xml:space="preserve"> (2014) determined that miR-98, 148b, 30e, 30a, 148a, 3615 and 20b contribute to immune response regulation in papillary thyroid carcinoma. Additionally, miR-22, 200a and 429 were found to be involved with epithelial to mesenchyme transition in various cancers</w:t>
      </w:r>
      <w:r w:rsidR="00185399">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 </w:instrTex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EN.CITE.DATA </w:instrText>
      </w:r>
      <w:r w:rsidR="00185399">
        <w:rPr>
          <w:rFonts w:ascii="Times New Roman" w:hAnsi="Times New Roman" w:cs="Times New Roman"/>
          <w:sz w:val="24"/>
          <w:szCs w:val="24"/>
        </w:rPr>
      </w:r>
      <w:r w:rsidR="00185399">
        <w:rPr>
          <w:rFonts w:ascii="Times New Roman" w:hAnsi="Times New Roman" w:cs="Times New Roman"/>
          <w:sz w:val="24"/>
          <w:szCs w:val="24"/>
        </w:rPr>
        <w:fldChar w:fldCharType="end"/>
      </w:r>
      <w:r w:rsidR="00185399">
        <w:rPr>
          <w:rFonts w:ascii="Times New Roman" w:hAnsi="Times New Roman" w:cs="Times New Roman"/>
          <w:sz w:val="24"/>
          <w:szCs w:val="24"/>
        </w:rPr>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59" w:tooltip="Pola, 2013 #208" w:history="1">
        <w:r w:rsidR="00035725">
          <w:rPr>
            <w:rFonts w:ascii="Times New Roman" w:hAnsi="Times New Roman" w:cs="Times New Roman"/>
            <w:noProof/>
            <w:sz w:val="24"/>
            <w:szCs w:val="24"/>
          </w:rPr>
          <w:t>Pola 2013</w:t>
        </w:r>
      </w:hyperlink>
      <w:r w:rsidR="00185399">
        <w:rPr>
          <w:rFonts w:ascii="Times New Roman" w:hAnsi="Times New Roman" w:cs="Times New Roman"/>
          <w:noProof/>
          <w:sz w:val="24"/>
          <w:szCs w:val="24"/>
        </w:rPr>
        <w:t xml:space="preserve">; </w:t>
      </w:r>
      <w:hyperlink w:anchor="_ENREF_58" w:tooltip="Pichler, 2014 #252" w:history="1">
        <w:r w:rsidR="00035725">
          <w:rPr>
            <w:rFonts w:ascii="Times New Roman" w:hAnsi="Times New Roman" w:cs="Times New Roman"/>
            <w:noProof/>
            <w:sz w:val="24"/>
            <w:szCs w:val="24"/>
          </w:rPr>
          <w:t>Pichler</w:t>
        </w:r>
        <w:r w:rsidR="00035725" w:rsidRPr="00185399">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185399">
        <w:rPr>
          <w:rFonts w:ascii="Times New Roman" w:hAnsi="Times New Roman" w:cs="Times New Roman"/>
          <w:noProof/>
          <w:sz w:val="24"/>
          <w:szCs w:val="24"/>
        </w:rPr>
        <w:t xml:space="preserve">; </w:t>
      </w:r>
      <w:hyperlink w:anchor="_ENREF_74" w:tooltip="Yan, 2015 #205" w:history="1">
        <w:r w:rsidR="00035725">
          <w:rPr>
            <w:rFonts w:ascii="Times New Roman" w:hAnsi="Times New Roman" w:cs="Times New Roman"/>
            <w:noProof/>
            <w:sz w:val="24"/>
            <w:szCs w:val="24"/>
          </w:rPr>
          <w:t>Yan</w:t>
        </w:r>
        <w:r w:rsidR="00035725" w:rsidRPr="00185399">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2015</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This suggests that these miRNAs play roles in modifying the tumour microenvironment and establishment of the pre-metastatic niche. This is consistent with past research</w:t>
      </w:r>
      <w:r w:rsidR="00FF43B7">
        <w:rPr>
          <w:rFonts w:ascii="Times New Roman" w:hAnsi="Times New Roman" w:cs="Times New Roman"/>
          <w:sz w:val="24"/>
          <w:szCs w:val="24"/>
        </w:rPr>
        <w:t xml:space="preserve"> that linked EV contained miRNAs with these pro-metastatic functions</w:t>
      </w:r>
      <w:r w:rsidR="00185399">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 </w:instrTex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EN.CITE.DATA </w:instrText>
      </w:r>
      <w:r w:rsidR="005B78BB">
        <w:rPr>
          <w:rFonts w:ascii="Times New Roman" w:hAnsi="Times New Roman" w:cs="Times New Roman"/>
          <w:sz w:val="24"/>
          <w:szCs w:val="24"/>
        </w:rPr>
      </w:r>
      <w:r w:rsidR="005B78BB">
        <w:rPr>
          <w:rFonts w:ascii="Times New Roman" w:hAnsi="Times New Roman" w:cs="Times New Roman"/>
          <w:sz w:val="24"/>
          <w:szCs w:val="24"/>
        </w:rPr>
        <w:fldChar w:fldCharType="end"/>
      </w:r>
      <w:r w:rsidR="005B78BB">
        <w:rPr>
          <w:rFonts w:ascii="Times New Roman" w:hAnsi="Times New Roman" w:cs="Times New Roman"/>
          <w:sz w:val="24"/>
          <w:szCs w:val="24"/>
        </w:rPr>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49" w:tooltip="Milane, 2015 #285" w:history="1">
        <w:r w:rsidR="00035725">
          <w:rPr>
            <w:rFonts w:ascii="Times New Roman" w:hAnsi="Times New Roman" w:cs="Times New Roman"/>
            <w:noProof/>
            <w:sz w:val="24"/>
            <w:szCs w:val="24"/>
          </w:rPr>
          <w:t>Milane</w:t>
        </w:r>
        <w:r w:rsidR="00035725" w:rsidRPr="005B78BB">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Therefore this miRNA export mechanism may be key in modulating the pro-metastatic phenotype associated with EV secretion in this advanced prostate cancer cell line.   </w:t>
      </w:r>
    </w:p>
    <w:p w14:paraId="047710D3" w14:textId="0A86E72A"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Several technical limitations were encountered during this study, which should be further investigated in future work. Attempts to validate the EV and cellular miRNA levels was completed using RT-qPCR. While the trends from the RNA-seq data was maintained for these validated miRNAs, high variation of the EV data was observed. Unfortunately, this appears to be an issue with the low quantities of miRNAs extracted from the EVs in combination with the RT-qPCR sensitivity. Ideally, repeating this experiment using more sensitive count based methods, such as the digital droplet PCR (ddPCR) would limit this variation</w:t>
      </w:r>
      <w:r w:rsidR="005B78BB">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r>
      <w:r w:rsidR="005B78BB">
        <w:rPr>
          <w:rFonts w:ascii="Times New Roman" w:hAnsi="Times New Roman" w:cs="Times New Roman"/>
          <w:sz w:val="24"/>
          <w:szCs w:val="24"/>
        </w:rPr>
        <w:instrText xml:space="preserve"> ADDIN EN.CITE &lt;EndNote&gt;&lt;Cite&gt;&lt;Author&gt;Chevillet&lt;/Author&gt;&lt;Year&gt;2014&lt;/Year&gt;&lt;RecNum&gt;286&lt;/RecNum&gt;&lt;DisplayText&gt;(Chevillet&lt;style face="italic"&gt; et al.&lt;/style&gt; 2014)&lt;/DisplayText&gt;&lt;record&gt;&lt;rec-number&gt;286&lt;/rec-number&gt;&lt;foreign-keys&gt;&lt;key app="EN" db-id="fvaw9vd5rrfez2epavc5exebz02xt0vvvwrs" timestamp="1476600930"&gt;286&lt;/key&gt;&lt;/foreign-keys&gt;&lt;ref-type name="Journal Article"&gt;17&lt;/ref-type&gt;&lt;contributors&gt;&lt;authors&gt;&lt;author&gt;Chevillet, John R.&lt;/author&gt;&lt;author&gt;Kang, Qing&lt;/author&gt;&lt;author&gt;Ruf, Ingrid K.&lt;/author&gt;&lt;author&gt;Briggs, Hilary A.&lt;/author&gt;&lt;author&gt;Vojtech, Lucia N.&lt;/author&gt;&lt;author&gt;Hughes, Sean M.&lt;/author&gt;&lt;author&gt;Cheng, Heather H.&lt;/author&gt;&lt;author&gt;Arroyo, Jason D.&lt;/author&gt;&lt;author&gt;Meredith, Emily K.&lt;/author&gt;&lt;author&gt;Gallichotte, Emily N.&lt;/author&gt;&lt;author&gt;Pogosova-Agadjanyan, Era L.&lt;/author&gt;&lt;author&gt;Morrissey, Colm&lt;/author&gt;&lt;author&gt;Stirewalt, Derek L.&lt;/author&gt;&lt;author&gt;Hladik, Florian&lt;/author&gt;&lt;author&gt;Yu, Evan Y.&lt;/author&gt;&lt;author&gt;Higano, Celestia S.&lt;/author&gt;&lt;author&gt;Tewari, Muneesh&lt;/author&gt;&lt;/authors&gt;&lt;/contributors&gt;&lt;titles&gt;&lt;title&gt;Quantitative and stoichiometric analysis of the microRNA content of exosomes&lt;/title&gt;&lt;secondary-title&gt;Proceedings of the National Academy of Sciences&lt;/secondary-title&gt;&lt;/titles&gt;&lt;periodical&gt;&lt;full-title&gt;Proceedings of the National Academy of Sciences&lt;/full-title&gt;&lt;/periodical&gt;&lt;pages&gt;14888-14893&lt;/pages&gt;&lt;volume&gt;111&lt;/volume&gt;&lt;number&gt;41&lt;/number&gt;&lt;dates&gt;&lt;year&gt;2014&lt;/year&gt;&lt;pub-dates&gt;&lt;date&gt;October 14, 2014&lt;/date&gt;&lt;/pub-dates&gt;&lt;/dates&gt;&lt;urls&gt;&lt;related-urls&gt;&lt;url&gt;http://www.pnas.org/content/111/41/14888.abstract&lt;/url&gt;&lt;/related-urls&gt;&lt;/urls&gt;&lt;electronic-resource-num&gt;10.1073/pnas.1408301111&lt;/electronic-resource-num&gt;&lt;/record&gt;&lt;/Cite&gt;&lt;/EndNote&gt;</w:instrText>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9" w:tooltip="Chevillet, 2014 #286" w:history="1">
        <w:r w:rsidR="00035725">
          <w:rPr>
            <w:rFonts w:ascii="Times New Roman" w:hAnsi="Times New Roman" w:cs="Times New Roman"/>
            <w:noProof/>
            <w:sz w:val="24"/>
            <w:szCs w:val="24"/>
          </w:rPr>
          <w:t>Chevillet</w:t>
        </w:r>
        <w:r w:rsidR="00035725" w:rsidRPr="005B78BB">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Furthermore, experimental demonstration of the direct binding between hnRNPK and selectively exported miRNAs such as miR-148a could not be completed due to time constraints and the low yield of pulldowns. Confirming binding interaction assists in determining whether these do indeed interact as the co-localization experiments infer. Additionally, combining the pulldown with ddPCR and potentially sequencing can reveal whether the motif predictions were indeed correct. Given that motif discovery is a method to identify binding sites based on probabilistic models, some predictions may </w:t>
      </w:r>
      <w:r w:rsidR="009D3D5C">
        <w:rPr>
          <w:rFonts w:ascii="Times New Roman" w:hAnsi="Times New Roman" w:cs="Times New Roman"/>
          <w:sz w:val="24"/>
          <w:szCs w:val="24"/>
        </w:rPr>
        <w:t>be false positives</w:t>
      </w:r>
      <w:r w:rsidR="005B78BB">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r>
      <w:r w:rsidR="005B78BB">
        <w:rPr>
          <w:rFonts w:ascii="Times New Roman" w:hAnsi="Times New Roman" w:cs="Times New Roman"/>
          <w:sz w:val="24"/>
          <w:szCs w:val="24"/>
        </w:rPr>
        <w:instrText xml:space="preserve"> ADDIN EN.CITE &lt;EndNote&gt;&lt;Cite&gt;&lt;Author&gt;Hu&lt;/Author&gt;&lt;Year&gt;2005&lt;/Year&gt;&lt;RecNum&gt;287&lt;/RecNum&gt;&lt;DisplayText&gt;(Hu&lt;style face="italic"&gt; et al.&lt;/style&gt; 2005)&lt;/DisplayText&gt;&lt;record&gt;&lt;rec-number&gt;287&lt;/rec-number&gt;&lt;foreign-keys&gt;&lt;key app="EN" db-id="fvaw9vd5rrfez2epavc5exebz02xt0vvvwrs" timestamp="1476601215"&gt;287&lt;/key&gt;&lt;/foreign-keys&gt;&lt;ref-type name="Journal Article"&gt;17&lt;/ref-type&gt;&lt;contributors&gt;&lt;authors&gt;&lt;author&gt;Hu, Jianjun&lt;/author&gt;&lt;author&gt;Li, Bin&lt;/author&gt;&lt;author&gt;Kihara, Daisuke&lt;/author&gt;&lt;/authors&gt;&lt;/contributors&gt;&lt;titles&gt;&lt;title&gt;Limitations and potentials of current motif discovery algorithms&lt;/title&gt;&lt;secondary-title&gt;Nucleic Acids Research&lt;/secondary-title&gt;&lt;/titles&gt;&lt;periodical&gt;&lt;full-title&gt;Nucleic Acids Research&lt;/full-title&gt;&lt;/periodical&gt;&lt;pages&gt;4899-4913&lt;/pages&gt;&lt;volume&gt;33&lt;/volume&gt;&lt;number&gt;15&lt;/number&gt;&lt;dates&gt;&lt;year&gt;2005&lt;/year&gt;&lt;pub-dates&gt;&lt;date&gt;January 1, 2005&lt;/date&gt;&lt;/pub-dates&gt;&lt;/dates&gt;&lt;urls&gt;&lt;related-urls&gt;&lt;url&gt;http://nar.oxfordjournals.org/content/33/15/4899.abstract&lt;/url&gt;&lt;/related-urls&gt;&lt;/urls&gt;&lt;electronic-resource-num&gt;10.1093/nar/gki791&lt;/electronic-resource-num&gt;&lt;/record&gt;&lt;/Cite&gt;&lt;/EndNote&gt;</w:instrText>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30" w:tooltip="Hu, 2005 #287" w:history="1">
        <w:r w:rsidR="00035725">
          <w:rPr>
            <w:rFonts w:ascii="Times New Roman" w:hAnsi="Times New Roman" w:cs="Times New Roman"/>
            <w:noProof/>
            <w:sz w:val="24"/>
            <w:szCs w:val="24"/>
          </w:rPr>
          <w:t>Hu</w:t>
        </w:r>
        <w:r w:rsidR="00035725" w:rsidRPr="005B78BB">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and therefore experimental validation will </w:t>
      </w:r>
      <w:r w:rsidRPr="00314898">
        <w:rPr>
          <w:rFonts w:ascii="Times New Roman" w:hAnsi="Times New Roman" w:cs="Times New Roman"/>
          <w:sz w:val="24"/>
          <w:szCs w:val="24"/>
        </w:rPr>
        <w:lastRenderedPageBreak/>
        <w:t xml:space="preserve">be required. Ultimately, this will provide a clearer understanding of the selectivity of hnRNPK to mediate the selective export of miRNAs.  </w:t>
      </w:r>
    </w:p>
    <w:p w14:paraId="66CD32C3" w14:textId="3253B83F"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In conclusion, this study has identified a viable export protein that can mediate the selective export of miRNAs to EVs, specifically exosomes, in prostate cancer cell lines. hnRNPK was found to modulate the selective export of miR-148a, and is predicted to mediate additional miRNAs, where expression of cavin-1 prevents its appropriate MVB localization to fulfil this function. However, the underlying link between cavin-1 and hnRNPK function/localization is currently unknown. Future efforts to identify this link and validate some of </w:t>
      </w:r>
      <w:r w:rsidR="000E4999">
        <w:rPr>
          <w:rFonts w:ascii="Times New Roman" w:hAnsi="Times New Roman" w:cs="Times New Roman"/>
          <w:sz w:val="24"/>
          <w:szCs w:val="24"/>
        </w:rPr>
        <w:t>the interactions</w:t>
      </w:r>
      <w:r w:rsidRPr="00314898">
        <w:rPr>
          <w:rFonts w:ascii="Times New Roman" w:hAnsi="Times New Roman" w:cs="Times New Roman"/>
          <w:sz w:val="24"/>
          <w:szCs w:val="24"/>
        </w:rPr>
        <w:t xml:space="preserve"> is required. Ultimately, identifying this mechanism assists in understanding how pro-oncogenic miRNAs are regulated in the EVs to facilitate their role in cancer progression.   </w:t>
      </w:r>
    </w:p>
    <w:p w14:paraId="435D957A" w14:textId="63DB5B6C" w:rsidR="00C15703" w:rsidRPr="005B78BB" w:rsidRDefault="00DD6B71" w:rsidP="005B78BB">
      <w:pPr>
        <w:ind w:left="360"/>
        <w:rPr>
          <w:rFonts w:ascii="Times New Roman" w:hAnsi="Times New Roman" w:cs="Times New Roman"/>
          <w:color w:val="FFFFFF" w:themeColor="background1"/>
          <w:sz w:val="24"/>
          <w:szCs w:val="24"/>
          <w:lang w:val="en-US"/>
        </w:rPr>
      </w:pPr>
      <w:r w:rsidRPr="005B78BB">
        <w:rPr>
          <w:rFonts w:ascii="Times New Roman" w:hAnsi="Times New Roman" w:cs="Times New Roman"/>
          <w:sz w:val="24"/>
          <w:szCs w:val="24"/>
          <w:lang w:val="en-US"/>
        </w:rPr>
        <w:br w:type="page"/>
      </w:r>
      <w:r w:rsidRPr="005B78BB">
        <w:rPr>
          <w:rFonts w:ascii="Times New Roman" w:hAnsi="Times New Roman" w:cs="Times New Roman"/>
          <w:color w:val="FFFFFF" w:themeColor="background1"/>
          <w:sz w:val="24"/>
          <w:szCs w:val="24"/>
        </w:rPr>
        <w:lastRenderedPageBreak/>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ZT4gMjAxNDsgTHUgYW5kIEdhbyAyMDE2KTwvRGlzcGxheVRleHQ+PHJlY29yZD48cmVjLW51bWJl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</w:fldData>
        </w:fldChar>
      </w:r>
      <w:r w:rsidR="00035725">
        <w:rPr>
          <w:rFonts w:ascii="Times New Roman" w:hAnsi="Times New Roman" w:cs="Times New Roman"/>
          <w:color w:val="FFFFFF" w:themeColor="background1"/>
          <w:sz w:val="24"/>
          <w:szCs w:val="24"/>
        </w:rPr>
        <w:instrText xml:space="preserve"> ADDIN EN.CITE </w:instrText>
      </w:r>
      <w:r w:rsidR="00035725">
        <w:rPr>
          <w:rFonts w:ascii="Times New Roman" w:hAnsi="Times New Roman" w:cs="Times New Roman"/>
          <w:color w:val="FFFFFF" w:themeColor="background1"/>
          <w:sz w:val="24"/>
          <w:szCs w:val="24"/>
        </w:rPr>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ZT4gMjAxNDsgTHUgYW5kIEdhbyAyMDE2KTwvRGlzcGxheVRleHQ+PHJlY29yZD48cmVjLW51bWJl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</w:fldData>
        </w:fldChar>
      </w:r>
      <w:r w:rsidR="00035725">
        <w:rPr>
          <w:rFonts w:ascii="Times New Roman" w:hAnsi="Times New Roman" w:cs="Times New Roman"/>
          <w:color w:val="FFFFFF" w:themeColor="background1"/>
          <w:sz w:val="24"/>
          <w:szCs w:val="24"/>
        </w:rPr>
        <w:instrText xml:space="preserve"> ADDIN EN.CITE.DATA </w:instrText>
      </w:r>
      <w:r w:rsidR="00035725">
        <w:rPr>
          <w:rFonts w:ascii="Times New Roman" w:hAnsi="Times New Roman" w:cs="Times New Roman"/>
          <w:color w:val="FFFFFF" w:themeColor="background1"/>
          <w:sz w:val="24"/>
          <w:szCs w:val="24"/>
        </w:rPr>
      </w:r>
      <w:r w:rsidR="00035725">
        <w:rPr>
          <w:rFonts w:ascii="Times New Roman" w:hAnsi="Times New Roman" w:cs="Times New Roman"/>
          <w:color w:val="FFFFFF" w:themeColor="background1"/>
          <w:sz w:val="24"/>
          <w:szCs w:val="24"/>
        </w:rPr>
        <w:fldChar w:fldCharType="end"/>
      </w:r>
      <w:r w:rsidRPr="005B78BB">
        <w:rPr>
          <w:rFonts w:ascii="Times New Roman" w:hAnsi="Times New Roman" w:cs="Times New Roman"/>
          <w:color w:val="FFFFFF" w:themeColor="background1"/>
          <w:sz w:val="24"/>
          <w:szCs w:val="24"/>
        </w:rPr>
      </w:r>
      <w:r w:rsidRPr="005B78BB">
        <w:rPr>
          <w:rFonts w:ascii="Times New Roman" w:hAnsi="Times New Roman" w:cs="Times New Roman"/>
          <w:color w:val="FFFFFF" w:themeColor="background1"/>
          <w:sz w:val="24"/>
          <w:szCs w:val="24"/>
        </w:rPr>
        <w:fldChar w:fldCharType="separate"/>
      </w:r>
      <w:r w:rsidR="00035725">
        <w:rPr>
          <w:rFonts w:ascii="Times New Roman" w:hAnsi="Times New Roman" w:cs="Times New Roman"/>
          <w:noProof/>
          <w:color w:val="FFFFFF" w:themeColor="background1"/>
          <w:sz w:val="24"/>
          <w:szCs w:val="24"/>
        </w:rPr>
        <w:t>(</w:t>
      </w:r>
      <w:hyperlink w:anchor="_ENREF_31" w:tooltip="Huang, 2014 #201" w:history="1">
        <w:r w:rsidR="00035725">
          <w:rPr>
            <w:rFonts w:ascii="Times New Roman" w:hAnsi="Times New Roman" w:cs="Times New Roman"/>
            <w:noProof/>
            <w:color w:val="FFFFFF" w:themeColor="background1"/>
            <w:sz w:val="24"/>
            <w:szCs w:val="24"/>
          </w:rPr>
          <w:t>Huang</w:t>
        </w:r>
        <w:r w:rsidR="00035725" w:rsidRPr="00035725">
          <w:rPr>
            <w:rFonts w:ascii="Times New Roman" w:hAnsi="Times New Roman" w:cs="Times New Roman"/>
            <w:i/>
            <w:noProof/>
            <w:color w:val="FFFFFF" w:themeColor="background1"/>
            <w:sz w:val="24"/>
            <w:szCs w:val="24"/>
          </w:rPr>
          <w:t xml:space="preserve"> et al.</w:t>
        </w:r>
        <w:r w:rsidR="00035725">
          <w:rPr>
            <w:rFonts w:ascii="Times New Roman" w:hAnsi="Times New Roman" w:cs="Times New Roman"/>
            <w:noProof/>
            <w:color w:val="FFFFFF" w:themeColor="background1"/>
            <w:sz w:val="24"/>
            <w:szCs w:val="24"/>
          </w:rPr>
          <w:t xml:space="preserve"> 2014</w:t>
        </w:r>
      </w:hyperlink>
      <w:r w:rsidR="00035725">
        <w:rPr>
          <w:rFonts w:ascii="Times New Roman" w:hAnsi="Times New Roman" w:cs="Times New Roman"/>
          <w:noProof/>
          <w:color w:val="FFFFFF" w:themeColor="background1"/>
          <w:sz w:val="24"/>
          <w:szCs w:val="24"/>
        </w:rPr>
        <w:t xml:space="preserve">; </w:t>
      </w:r>
      <w:hyperlink w:anchor="_ENREF_70" w:tooltip="Wang, 2014 #190" w:history="1">
        <w:r w:rsidR="00035725">
          <w:rPr>
            <w:rFonts w:ascii="Times New Roman" w:hAnsi="Times New Roman" w:cs="Times New Roman"/>
            <w:noProof/>
            <w:color w:val="FFFFFF" w:themeColor="background1"/>
            <w:sz w:val="24"/>
            <w:szCs w:val="24"/>
          </w:rPr>
          <w:t>Wang</w:t>
        </w:r>
        <w:r w:rsidR="00035725" w:rsidRPr="00035725">
          <w:rPr>
            <w:rFonts w:ascii="Times New Roman" w:hAnsi="Times New Roman" w:cs="Times New Roman"/>
            <w:i/>
            <w:noProof/>
            <w:color w:val="FFFFFF" w:themeColor="background1"/>
            <w:sz w:val="24"/>
            <w:szCs w:val="24"/>
          </w:rPr>
          <w:t xml:space="preserve"> et al.</w:t>
        </w:r>
        <w:r w:rsidR="00035725">
          <w:rPr>
            <w:rFonts w:ascii="Times New Roman" w:hAnsi="Times New Roman" w:cs="Times New Roman"/>
            <w:noProof/>
            <w:color w:val="FFFFFF" w:themeColor="background1"/>
            <w:sz w:val="24"/>
            <w:szCs w:val="24"/>
          </w:rPr>
          <w:t xml:space="preserve"> 2014</w:t>
        </w:r>
      </w:hyperlink>
      <w:r w:rsidR="00035725">
        <w:rPr>
          <w:rFonts w:ascii="Times New Roman" w:hAnsi="Times New Roman" w:cs="Times New Roman"/>
          <w:noProof/>
          <w:color w:val="FFFFFF" w:themeColor="background1"/>
          <w:sz w:val="24"/>
          <w:szCs w:val="24"/>
        </w:rPr>
        <w:t xml:space="preserve">; </w:t>
      </w:r>
      <w:hyperlink w:anchor="_ENREF_45" w:tooltip="Lu, 2016 #266" w:history="1">
        <w:r w:rsidR="00035725">
          <w:rPr>
            <w:rFonts w:ascii="Times New Roman" w:hAnsi="Times New Roman" w:cs="Times New Roman"/>
            <w:noProof/>
            <w:color w:val="FFFFFF" w:themeColor="background1"/>
            <w:sz w:val="24"/>
            <w:szCs w:val="24"/>
          </w:rPr>
          <w:t>Lu and Gao 2016</w:t>
        </w:r>
      </w:hyperlink>
      <w:r w:rsidR="00035725">
        <w:rPr>
          <w:rFonts w:ascii="Times New Roman" w:hAnsi="Times New Roman" w:cs="Times New Roman"/>
          <w:noProof/>
          <w:color w:val="FFFFFF" w:themeColor="background1"/>
          <w:sz w:val="24"/>
          <w:szCs w:val="24"/>
        </w:rPr>
        <w:t>)</w:t>
      </w:r>
      <w:r w:rsidRPr="005B78BB">
        <w:rPr>
          <w:rFonts w:ascii="Times New Roman" w:hAnsi="Times New Roman" w:cs="Times New Roman"/>
          <w:color w:val="FFFFFF" w:themeColor="background1"/>
          <w:sz w:val="24"/>
          <w:szCs w:val="24"/>
        </w:rPr>
        <w:fldChar w:fldCharType="end"/>
      </w:r>
    </w:p>
    <w:p w14:paraId="0A539675" w14:textId="7C3425D9" w:rsidR="00314898" w:rsidRPr="005B78BB" w:rsidRDefault="00314898" w:rsidP="005B78BB">
      <w:pPr>
        <w:pStyle w:val="Heading1"/>
        <w:ind w:left="360"/>
        <w:rPr>
          <w:rFonts w:ascii="Times New Roman" w:hAnsi="Times New Roman" w:cs="Times New Roman"/>
          <w:szCs w:val="24"/>
          <w:lang w:val="en-US"/>
        </w:rPr>
      </w:pPr>
      <w:bookmarkStart w:id="29" w:name="_Toc464400721"/>
      <w:r w:rsidRPr="005B78BB">
        <w:rPr>
          <w:rFonts w:ascii="Times New Roman" w:hAnsi="Times New Roman" w:cs="Times New Roman"/>
          <w:szCs w:val="24"/>
          <w:lang w:val="en-US"/>
        </w:rPr>
        <w:t>References</w:t>
      </w:r>
      <w:bookmarkEnd w:id="29"/>
    </w:p>
    <w:p w14:paraId="54AF54BF" w14:textId="77777777" w:rsidR="00035725" w:rsidRPr="00035725" w:rsidRDefault="00C15703" w:rsidP="00035725">
      <w:pPr>
        <w:pStyle w:val="EndNoteBibliography"/>
      </w:pPr>
      <w:r w:rsidRPr="005B78BB">
        <w:rPr>
          <w:rFonts w:ascii="Times New Roman" w:hAnsi="Times New Roman" w:cs="Times New Roman"/>
          <w:sz w:val="24"/>
          <w:szCs w:val="24"/>
        </w:rPr>
        <w:fldChar w:fldCharType="begin"/>
      </w:r>
      <w:r w:rsidRPr="005B78BB">
        <w:rPr>
          <w:rFonts w:ascii="Times New Roman" w:hAnsi="Times New Roman" w:cs="Times New Roman"/>
          <w:sz w:val="24"/>
          <w:szCs w:val="24"/>
        </w:rPr>
        <w:instrText xml:space="preserve"> ADDIN EN.REFLIST </w:instrText>
      </w:r>
      <w:r w:rsidRPr="005B78BB">
        <w:rPr>
          <w:rFonts w:ascii="Times New Roman" w:hAnsi="Times New Roman" w:cs="Times New Roman"/>
          <w:sz w:val="24"/>
          <w:szCs w:val="24"/>
        </w:rPr>
        <w:fldChar w:fldCharType="separate"/>
      </w:r>
      <w:bookmarkStart w:id="30" w:name="_ENREF_1"/>
      <w:r w:rsidR="00035725" w:rsidRPr="00035725">
        <w:t xml:space="preserve">Alonso, M. A. and J. Millán (2001). "The role of lipid rafts in signalling and membrane trafficking in T lymphocytes." </w:t>
      </w:r>
      <w:r w:rsidR="00035725" w:rsidRPr="00035725">
        <w:rPr>
          <w:u w:val="single"/>
        </w:rPr>
        <w:t>Journal of Cell Science</w:t>
      </w:r>
      <w:r w:rsidR="00035725" w:rsidRPr="00035725">
        <w:t xml:space="preserve"> </w:t>
      </w:r>
      <w:r w:rsidR="00035725" w:rsidRPr="00035725">
        <w:rPr>
          <w:b/>
        </w:rPr>
        <w:t>114</w:t>
      </w:r>
      <w:r w:rsidR="00035725" w:rsidRPr="00035725">
        <w:t>(22): 3957.</w:t>
      </w:r>
    </w:p>
    <w:bookmarkEnd w:id="30"/>
    <w:p w14:paraId="3C0B88C5" w14:textId="77777777" w:rsidR="00035725" w:rsidRPr="00035725" w:rsidRDefault="00035725" w:rsidP="00035725">
      <w:pPr>
        <w:pStyle w:val="EndNoteBibliography"/>
        <w:spacing w:after="0"/>
      </w:pPr>
    </w:p>
    <w:p w14:paraId="09AABA8A" w14:textId="77777777" w:rsidR="00035725" w:rsidRPr="00035725" w:rsidRDefault="00035725" w:rsidP="00035725">
      <w:pPr>
        <w:pStyle w:val="EndNoteBibliography"/>
      </w:pPr>
      <w:bookmarkStart w:id="31" w:name="_ENREF_2"/>
      <w:r w:rsidRPr="00035725">
        <w:t xml:space="preserve">Aung, C. S., M. M. Hill, M. Bastiani, R. G. Parton and M. O. Parat (2011). "PTRF-cavin-1 expression decreases the migration of PC3 prostate cancer cells: role of matrix metalloprotease 9." </w:t>
      </w:r>
      <w:r w:rsidRPr="00035725">
        <w:rPr>
          <w:u w:val="single"/>
        </w:rPr>
        <w:t>Eur J Cell Biol</w:t>
      </w:r>
      <w:r w:rsidRPr="00035725">
        <w:t xml:space="preserve"> </w:t>
      </w:r>
      <w:r w:rsidRPr="00035725">
        <w:rPr>
          <w:b/>
        </w:rPr>
        <w:t>90</w:t>
      </w:r>
      <w:r w:rsidRPr="00035725">
        <w:t>(2-3): 136-42.</w:t>
      </w:r>
    </w:p>
    <w:bookmarkEnd w:id="31"/>
    <w:p w14:paraId="54AC2676" w14:textId="77777777" w:rsidR="00035725" w:rsidRPr="00035725" w:rsidRDefault="00035725" w:rsidP="00035725">
      <w:pPr>
        <w:pStyle w:val="EndNoteBibliography"/>
        <w:spacing w:after="0"/>
      </w:pPr>
    </w:p>
    <w:p w14:paraId="5DBBC914" w14:textId="77777777" w:rsidR="00035725" w:rsidRPr="00035725" w:rsidRDefault="00035725" w:rsidP="00035725">
      <w:pPr>
        <w:pStyle w:val="EndNoteBibliography"/>
      </w:pPr>
      <w:bookmarkStart w:id="32" w:name="_ENREF_3"/>
      <w:r w:rsidRPr="00035725">
        <w:t xml:space="preserve">Balcells, I., S. Cirera and P. K. Busk (2011). "Specific and sensitive quantitative RT-PCR of miRNAs with DNA primers." </w:t>
      </w:r>
      <w:r w:rsidRPr="00035725">
        <w:rPr>
          <w:u w:val="single"/>
        </w:rPr>
        <w:t>BMC Biotechnology</w:t>
      </w:r>
      <w:r w:rsidRPr="00035725">
        <w:t xml:space="preserve"> </w:t>
      </w:r>
      <w:r w:rsidRPr="00035725">
        <w:rPr>
          <w:b/>
        </w:rPr>
        <w:t>11</w:t>
      </w:r>
      <w:r w:rsidRPr="00035725">
        <w:t>(1): 1-11.</w:t>
      </w:r>
    </w:p>
    <w:bookmarkEnd w:id="32"/>
    <w:p w14:paraId="003CDCB0" w14:textId="77777777" w:rsidR="00035725" w:rsidRPr="00035725" w:rsidRDefault="00035725" w:rsidP="00035725">
      <w:pPr>
        <w:pStyle w:val="EndNoteBibliography"/>
        <w:spacing w:after="0"/>
      </w:pPr>
    </w:p>
    <w:p w14:paraId="05F6A6F6" w14:textId="77777777" w:rsidR="00035725" w:rsidRPr="00035725" w:rsidRDefault="00035725" w:rsidP="00035725">
      <w:pPr>
        <w:pStyle w:val="EndNoteBibliography"/>
      </w:pPr>
      <w:bookmarkStart w:id="33" w:name="_ENREF_4"/>
      <w:r w:rsidRPr="00035725">
        <w:t xml:space="preserve">Barboro, P., N. Ferrari and C. Balbi (2014). "Emerging roles of heterogeneous nuclear ribonucleoprotein K (hnRNP K) in cancer progression." </w:t>
      </w:r>
      <w:r w:rsidRPr="00035725">
        <w:rPr>
          <w:u w:val="single"/>
        </w:rPr>
        <w:t>Cancer Letters</w:t>
      </w:r>
      <w:r w:rsidRPr="00035725">
        <w:t xml:space="preserve"> </w:t>
      </w:r>
      <w:r w:rsidRPr="00035725">
        <w:rPr>
          <w:b/>
        </w:rPr>
        <w:t>352</w:t>
      </w:r>
      <w:r w:rsidRPr="00035725">
        <w:t>(2): 152-9.</w:t>
      </w:r>
    </w:p>
    <w:bookmarkEnd w:id="33"/>
    <w:p w14:paraId="7B76B719" w14:textId="77777777" w:rsidR="00035725" w:rsidRPr="00035725" w:rsidRDefault="00035725" w:rsidP="00035725">
      <w:pPr>
        <w:pStyle w:val="EndNoteBibliography"/>
        <w:spacing w:after="0"/>
      </w:pPr>
    </w:p>
    <w:p w14:paraId="3E1EED79" w14:textId="77777777" w:rsidR="00035725" w:rsidRPr="00035725" w:rsidRDefault="00035725" w:rsidP="00035725">
      <w:pPr>
        <w:pStyle w:val="EndNoteBibliography"/>
      </w:pPr>
      <w:bookmarkStart w:id="34" w:name="_ENREF_5"/>
      <w:r w:rsidRPr="00035725">
        <w:t xml:space="preserve">Brown, G. T. and G. I. Murray (2015). "Current mechanistic insights into the roles of matrix metalloproteinases in tumour invasion and metastasis." </w:t>
      </w:r>
      <w:r w:rsidRPr="00035725">
        <w:rPr>
          <w:u w:val="single"/>
        </w:rPr>
        <w:t>J Pathol</w:t>
      </w:r>
      <w:r w:rsidRPr="00035725">
        <w:t xml:space="preserve"> </w:t>
      </w:r>
      <w:r w:rsidRPr="00035725">
        <w:rPr>
          <w:b/>
        </w:rPr>
        <w:t>237</w:t>
      </w:r>
      <w:r w:rsidRPr="00035725">
        <w:t>(3): 273-81.</w:t>
      </w:r>
    </w:p>
    <w:bookmarkEnd w:id="34"/>
    <w:p w14:paraId="7AC7C09C" w14:textId="77777777" w:rsidR="00035725" w:rsidRPr="00035725" w:rsidRDefault="00035725" w:rsidP="00035725">
      <w:pPr>
        <w:pStyle w:val="EndNoteBibliography"/>
        <w:spacing w:after="0"/>
      </w:pPr>
    </w:p>
    <w:p w14:paraId="117DB645" w14:textId="77777777" w:rsidR="00035725" w:rsidRPr="00035725" w:rsidRDefault="00035725" w:rsidP="00035725">
      <w:pPr>
        <w:pStyle w:val="EndNoteBibliography"/>
      </w:pPr>
      <w:bookmarkStart w:id="35" w:name="_ENREF_6"/>
      <w:r w:rsidRPr="00035725">
        <w:t xml:space="preserve">Bubendorf, L., A. Schöpfer, U. Wagner, G. Sauter, H. Moch, N. Willi, T. C. Gasser and M. J. Mihatsch (2000). "Metastatic patterns of prostate cancer: An autopsy study of 1,589 patients." </w:t>
      </w:r>
      <w:r w:rsidRPr="00035725">
        <w:rPr>
          <w:u w:val="single"/>
        </w:rPr>
        <w:t>Human Pathology</w:t>
      </w:r>
      <w:r w:rsidRPr="00035725">
        <w:t xml:space="preserve"> </w:t>
      </w:r>
      <w:r w:rsidRPr="00035725">
        <w:rPr>
          <w:b/>
        </w:rPr>
        <w:t>31</w:t>
      </w:r>
      <w:r w:rsidRPr="00035725">
        <w:t>(5): 578-83.</w:t>
      </w:r>
    </w:p>
    <w:bookmarkEnd w:id="35"/>
    <w:p w14:paraId="36D402B7" w14:textId="77777777" w:rsidR="00035725" w:rsidRPr="00035725" w:rsidRDefault="00035725" w:rsidP="00035725">
      <w:pPr>
        <w:pStyle w:val="EndNoteBibliography"/>
        <w:spacing w:after="0"/>
      </w:pPr>
    </w:p>
    <w:p w14:paraId="0C66012A" w14:textId="77777777" w:rsidR="00035725" w:rsidRPr="00035725" w:rsidRDefault="00035725" w:rsidP="00035725">
      <w:pPr>
        <w:pStyle w:val="EndNoteBibliography"/>
      </w:pPr>
      <w:bookmarkStart w:id="36" w:name="_ENREF_7"/>
      <w:r w:rsidRPr="00035725">
        <w:t xml:space="preserve">Chatterjee, M., E. Ben-Josef, D. G. Thomas, M. A. Morgan, M. M. Zalupski, G. Khan, C. Andrew Robinson, K. A. Griffith, C.-S. Chen, T. Ludwig, T. Bekaii-Saab, A. Chakravarti and T. M. Williams (2015). "Caveolin-1 is Associated with Tumor Progression and Confers a Multi-Modality Resistance Phenotype in Pancreatic Cancer." </w:t>
      </w:r>
      <w:r w:rsidRPr="00035725">
        <w:rPr>
          <w:u w:val="single"/>
        </w:rPr>
        <w:t>Scientific Reports</w:t>
      </w:r>
      <w:r w:rsidRPr="00035725">
        <w:t xml:space="preserve"> </w:t>
      </w:r>
      <w:r w:rsidRPr="00035725">
        <w:rPr>
          <w:b/>
        </w:rPr>
        <w:t>5</w:t>
      </w:r>
      <w:r w:rsidRPr="00035725">
        <w:t>: 10867.</w:t>
      </w:r>
    </w:p>
    <w:bookmarkEnd w:id="36"/>
    <w:p w14:paraId="0D9138B7" w14:textId="77777777" w:rsidR="00035725" w:rsidRPr="00035725" w:rsidRDefault="00035725" w:rsidP="00035725">
      <w:pPr>
        <w:pStyle w:val="EndNoteBibliography"/>
        <w:spacing w:after="0"/>
      </w:pPr>
    </w:p>
    <w:p w14:paraId="016844CE" w14:textId="77777777" w:rsidR="00035725" w:rsidRPr="00035725" w:rsidRDefault="00035725" w:rsidP="00035725">
      <w:pPr>
        <w:pStyle w:val="EndNoteBibliography"/>
      </w:pPr>
      <w:bookmarkStart w:id="37" w:name="_ENREF_8"/>
      <w:r w:rsidRPr="00035725">
        <w:t xml:space="preserve">Cheng, P., C. Chen, H. B. He, R. Hu, H. D. Zhou, H. Xie, W. Zhu, R. C. Dai, X. P. Wu, E. Y. Liao and X. H. Luo (2013). "miR-148a regulates osteoclastogenesis by targeting V-maf musculoaponeurotic fibrosarcoma oncogene homolog B." </w:t>
      </w:r>
      <w:r w:rsidRPr="00035725">
        <w:rPr>
          <w:u w:val="single"/>
        </w:rPr>
        <w:t>J Bone Miner Res</w:t>
      </w:r>
      <w:r w:rsidRPr="00035725">
        <w:t xml:space="preserve"> </w:t>
      </w:r>
      <w:r w:rsidRPr="00035725">
        <w:rPr>
          <w:b/>
        </w:rPr>
        <w:t>28</w:t>
      </w:r>
      <w:r w:rsidRPr="00035725">
        <w:t>(5): 1180-90.</w:t>
      </w:r>
    </w:p>
    <w:bookmarkEnd w:id="37"/>
    <w:p w14:paraId="41262E32" w14:textId="77777777" w:rsidR="00035725" w:rsidRPr="00035725" w:rsidRDefault="00035725" w:rsidP="00035725">
      <w:pPr>
        <w:pStyle w:val="EndNoteBibliography"/>
        <w:spacing w:after="0"/>
      </w:pPr>
    </w:p>
    <w:p w14:paraId="4A2566E0" w14:textId="77777777" w:rsidR="00035725" w:rsidRPr="00035725" w:rsidRDefault="00035725" w:rsidP="00035725">
      <w:pPr>
        <w:pStyle w:val="EndNoteBibliography"/>
      </w:pPr>
      <w:bookmarkStart w:id="38" w:name="_ENREF_9"/>
      <w:r w:rsidRPr="00035725">
        <w:t xml:space="preserve">Chevillet, J. R., Q. Kang, I. K. Ruf, H. A. Briggs, L. N. Vojtech, S. M. Hughes, H. H. Cheng, J. D. Arroyo, E. K. Meredith, E. N. Gallichotte, E. L. Pogosova-Agadjanyan, C. Morrissey, D. L. Stirewalt, F. Hladik, E. Y. Yu, C. S. Higano and M. Tewari (2014). "Quantitative and stoichiometric analysis of the microRNA content of exosomes." </w:t>
      </w:r>
      <w:r w:rsidRPr="00035725">
        <w:rPr>
          <w:u w:val="single"/>
        </w:rPr>
        <w:t>Proceedings of the National Academy of Sciences</w:t>
      </w:r>
      <w:r w:rsidRPr="00035725">
        <w:t xml:space="preserve"> </w:t>
      </w:r>
      <w:r w:rsidRPr="00035725">
        <w:rPr>
          <w:b/>
        </w:rPr>
        <w:t>111</w:t>
      </w:r>
      <w:r w:rsidRPr="00035725">
        <w:t>(41): 14888-93.</w:t>
      </w:r>
    </w:p>
    <w:bookmarkEnd w:id="38"/>
    <w:p w14:paraId="4F592F44" w14:textId="77777777" w:rsidR="00035725" w:rsidRPr="00035725" w:rsidRDefault="00035725" w:rsidP="00035725">
      <w:pPr>
        <w:pStyle w:val="EndNoteBibliography"/>
        <w:spacing w:after="0"/>
      </w:pPr>
    </w:p>
    <w:p w14:paraId="2476045A" w14:textId="77777777" w:rsidR="00035725" w:rsidRPr="00035725" w:rsidRDefault="00035725" w:rsidP="00035725">
      <w:pPr>
        <w:pStyle w:val="EndNoteBibliography"/>
      </w:pPr>
      <w:bookmarkStart w:id="39" w:name="_ENREF_10"/>
      <w:r w:rsidRPr="00035725">
        <w:t xml:space="preserve">Choi, D. S., J. Lee, G. Go, Y. K. Kim and Y. S. Gho (2013). "Circulating extracellular vesicles in cancer diagnosis and monitoring: an appraisal of clinical potential." </w:t>
      </w:r>
      <w:r w:rsidRPr="00035725">
        <w:rPr>
          <w:u w:val="single"/>
        </w:rPr>
        <w:t>Mol Diagn Ther</w:t>
      </w:r>
      <w:r w:rsidRPr="00035725">
        <w:t xml:space="preserve"> </w:t>
      </w:r>
      <w:r w:rsidRPr="00035725">
        <w:rPr>
          <w:b/>
        </w:rPr>
        <w:t>17</w:t>
      </w:r>
      <w:r w:rsidRPr="00035725">
        <w:t>(5): 265-71.</w:t>
      </w:r>
    </w:p>
    <w:bookmarkEnd w:id="39"/>
    <w:p w14:paraId="154B328A" w14:textId="77777777" w:rsidR="00035725" w:rsidRPr="00035725" w:rsidRDefault="00035725" w:rsidP="00035725">
      <w:pPr>
        <w:pStyle w:val="EndNoteBibliography"/>
        <w:spacing w:after="0"/>
      </w:pPr>
    </w:p>
    <w:p w14:paraId="7303C74E" w14:textId="77777777" w:rsidR="00035725" w:rsidRPr="00035725" w:rsidRDefault="00035725" w:rsidP="00035725">
      <w:pPr>
        <w:pStyle w:val="EndNoteBibliography"/>
      </w:pPr>
      <w:bookmarkStart w:id="40" w:name="_ENREF_11"/>
      <w:r w:rsidRPr="00035725">
        <w:t xml:space="preserve">Costa-Silva, B., N. M. Aiello, A. J. Ocean, S. Singh, H. Zhang, B. K. Thakur, A. Becker, A. Hoshino, M. T. Mark, H. Molina, J. Xiang, T. Zhang, T.-M. Theilen, G. Garcia-Santos, C. Williams, Y. Ararso, Y. Huang, G. Rodrigues, T.-L. Shen, K. J. Labori, I. M. B. Lothe, E. H. Kure, J. Hernandez, A. Doussot, S. H. Ebbesen, P. M. Grandgenett, M. A. Hollingsworth, M. Jain, K. Mallya, S. K. Batra, W. R. Jarnagin, R. E. </w:t>
      </w:r>
      <w:r w:rsidRPr="00035725">
        <w:lastRenderedPageBreak/>
        <w:t xml:space="preserve">Schwartz, I. Matei, H. Peinado, B. Z. Stanger, J. Bromberg and D. Lyden (2015). "Pancreatic cancer exosomes initiate pre-metastatic niche formation in the liver." </w:t>
      </w:r>
      <w:r w:rsidRPr="00035725">
        <w:rPr>
          <w:u w:val="single"/>
        </w:rPr>
        <w:t>Nat Cell Biol</w:t>
      </w:r>
      <w:r w:rsidRPr="00035725">
        <w:t xml:space="preserve"> </w:t>
      </w:r>
      <w:r w:rsidRPr="00035725">
        <w:rPr>
          <w:b/>
        </w:rPr>
        <w:t>17</w:t>
      </w:r>
      <w:r w:rsidRPr="00035725">
        <w:t>(6): 816-26.</w:t>
      </w:r>
    </w:p>
    <w:bookmarkEnd w:id="40"/>
    <w:p w14:paraId="2B726D9B" w14:textId="77777777" w:rsidR="00035725" w:rsidRPr="00035725" w:rsidRDefault="00035725" w:rsidP="00035725">
      <w:pPr>
        <w:pStyle w:val="EndNoteBibliography"/>
        <w:spacing w:after="0"/>
      </w:pPr>
    </w:p>
    <w:p w14:paraId="495ED835" w14:textId="77777777" w:rsidR="00035725" w:rsidRPr="00035725" w:rsidRDefault="00035725" w:rsidP="00035725">
      <w:pPr>
        <w:pStyle w:val="EndNoteBibliography"/>
      </w:pPr>
      <w:bookmarkStart w:id="41" w:name="_ENREF_12"/>
      <w:r w:rsidRPr="00035725">
        <w:t xml:space="preserve">Djuranovic, S., A. Nahvi and R. Green (2012). "miRNA-Mediated Gene Silencing by Translational Repression Followed by mRNA Deadenylation and Decay." </w:t>
      </w:r>
      <w:r w:rsidRPr="00035725">
        <w:rPr>
          <w:u w:val="single"/>
        </w:rPr>
        <w:t>Science</w:t>
      </w:r>
      <w:r w:rsidRPr="00035725">
        <w:t xml:space="preserve"> </w:t>
      </w:r>
      <w:r w:rsidRPr="00035725">
        <w:rPr>
          <w:b/>
        </w:rPr>
        <w:t>336</w:t>
      </w:r>
      <w:r w:rsidRPr="00035725">
        <w:t>(6078): 237-40.</w:t>
      </w:r>
    </w:p>
    <w:bookmarkEnd w:id="41"/>
    <w:p w14:paraId="4F4E314C" w14:textId="77777777" w:rsidR="00035725" w:rsidRPr="00035725" w:rsidRDefault="00035725" w:rsidP="00035725">
      <w:pPr>
        <w:pStyle w:val="EndNoteBibliography"/>
        <w:spacing w:after="0"/>
      </w:pPr>
    </w:p>
    <w:p w14:paraId="7D2B42E7" w14:textId="77777777" w:rsidR="00035725" w:rsidRPr="00035725" w:rsidRDefault="00035725" w:rsidP="00035725">
      <w:pPr>
        <w:pStyle w:val="EndNoteBibliography"/>
      </w:pPr>
      <w:bookmarkStart w:id="42" w:name="_ENREF_13"/>
      <w:r w:rsidRPr="00035725">
        <w:t xml:space="preserve">Dovrat, S., M. Caspi, A. Zilberberg, L. Lahav, A. Firsow, H. Gur and R. Rosin-Arbesfeld (2014). "14-3-3 and β-catenin are secreted on extracellular vesicles to activate the oncogenic Wnt pathway." </w:t>
      </w:r>
      <w:r w:rsidRPr="00035725">
        <w:rPr>
          <w:u w:val="single"/>
        </w:rPr>
        <w:t>Molecular Oncology</w:t>
      </w:r>
      <w:r w:rsidRPr="00035725">
        <w:t xml:space="preserve"> </w:t>
      </w:r>
      <w:r w:rsidRPr="00035725">
        <w:rPr>
          <w:b/>
        </w:rPr>
        <w:t>8</w:t>
      </w:r>
      <w:r w:rsidRPr="00035725">
        <w:t>(5): 894-911.</w:t>
      </w:r>
    </w:p>
    <w:bookmarkEnd w:id="42"/>
    <w:p w14:paraId="7FCDC2AA" w14:textId="77777777" w:rsidR="00035725" w:rsidRPr="00035725" w:rsidRDefault="00035725" w:rsidP="00035725">
      <w:pPr>
        <w:pStyle w:val="EndNoteBibliography"/>
        <w:spacing w:after="0"/>
      </w:pPr>
    </w:p>
    <w:p w14:paraId="2A091739" w14:textId="77777777" w:rsidR="00035725" w:rsidRPr="00035725" w:rsidRDefault="00035725" w:rsidP="00035725">
      <w:pPr>
        <w:pStyle w:val="EndNoteBibliography"/>
      </w:pPr>
      <w:bookmarkStart w:id="43" w:name="_ENREF_14"/>
      <w:r w:rsidRPr="00035725">
        <w:t xml:space="preserve">Dreyfuss, G., V. N. Kim and N. Kataoka (2002). "Messenger-RNA-binding proteins and the messages they carry." </w:t>
      </w:r>
      <w:r w:rsidRPr="00035725">
        <w:rPr>
          <w:u w:val="single"/>
        </w:rPr>
        <w:t>Nat Rev Mol Cell Biol</w:t>
      </w:r>
      <w:r w:rsidRPr="00035725">
        <w:t xml:space="preserve"> </w:t>
      </w:r>
      <w:r w:rsidRPr="00035725">
        <w:rPr>
          <w:b/>
        </w:rPr>
        <w:t>3</w:t>
      </w:r>
      <w:r w:rsidRPr="00035725">
        <w:t>(3): 195-205.</w:t>
      </w:r>
    </w:p>
    <w:bookmarkEnd w:id="43"/>
    <w:p w14:paraId="7CF76562" w14:textId="77777777" w:rsidR="00035725" w:rsidRPr="00035725" w:rsidRDefault="00035725" w:rsidP="00035725">
      <w:pPr>
        <w:pStyle w:val="EndNoteBibliography"/>
        <w:spacing w:after="0"/>
      </w:pPr>
    </w:p>
    <w:p w14:paraId="28DFD6A3" w14:textId="77777777" w:rsidR="00035725" w:rsidRPr="00035725" w:rsidRDefault="00035725" w:rsidP="00035725">
      <w:pPr>
        <w:pStyle w:val="EndNoteBibliography"/>
      </w:pPr>
      <w:bookmarkStart w:id="44" w:name="_ENREF_15"/>
      <w:r w:rsidRPr="00035725">
        <w:t xml:space="preserve">Eisenhaber, B. and F. Eisenhaber (2007). "Posttranslational modifications and subcellular localization signals: indicators of sequence regions without inherent 3D structure?" </w:t>
      </w:r>
      <w:r w:rsidRPr="00035725">
        <w:rPr>
          <w:u w:val="single"/>
        </w:rPr>
        <w:t>Curr Protein Pept Sci</w:t>
      </w:r>
      <w:r w:rsidRPr="00035725">
        <w:t xml:space="preserve"> </w:t>
      </w:r>
      <w:r w:rsidRPr="00035725">
        <w:rPr>
          <w:b/>
        </w:rPr>
        <w:t>8</w:t>
      </w:r>
      <w:r w:rsidRPr="00035725">
        <w:t>(2): 197-203.</w:t>
      </w:r>
    </w:p>
    <w:bookmarkEnd w:id="44"/>
    <w:p w14:paraId="7F7CA2D0" w14:textId="77777777" w:rsidR="00035725" w:rsidRPr="00035725" w:rsidRDefault="00035725" w:rsidP="00035725">
      <w:pPr>
        <w:pStyle w:val="EndNoteBibliography"/>
        <w:spacing w:after="0"/>
      </w:pPr>
    </w:p>
    <w:p w14:paraId="5CBFDFA3" w14:textId="77777777" w:rsidR="00035725" w:rsidRPr="00035725" w:rsidRDefault="00035725" w:rsidP="00035725">
      <w:pPr>
        <w:pStyle w:val="EndNoteBibliography"/>
      </w:pPr>
      <w:bookmarkStart w:id="45" w:name="_ENREF_16"/>
      <w:r w:rsidRPr="00035725">
        <w:t xml:space="preserve">Evans-Osses, I., L. H. Reichembach and M. I. Ramirez (2015). "Exosomes or microvesicles? Two kinds of extracellular vesicles with different routes to modify protozoan-host cell interaction." </w:t>
      </w:r>
      <w:r w:rsidRPr="00035725">
        <w:rPr>
          <w:u w:val="single"/>
        </w:rPr>
        <w:t>Parasitol Res</w:t>
      </w:r>
      <w:r w:rsidRPr="00035725">
        <w:t xml:space="preserve"> </w:t>
      </w:r>
      <w:r w:rsidRPr="00035725">
        <w:rPr>
          <w:b/>
        </w:rPr>
        <w:t>114</w:t>
      </w:r>
      <w:r w:rsidRPr="00035725">
        <w:t>(10): 3567-75.</w:t>
      </w:r>
    </w:p>
    <w:bookmarkEnd w:id="45"/>
    <w:p w14:paraId="5AF9D1EE" w14:textId="77777777" w:rsidR="00035725" w:rsidRPr="00035725" w:rsidRDefault="00035725" w:rsidP="00035725">
      <w:pPr>
        <w:pStyle w:val="EndNoteBibliography"/>
        <w:spacing w:after="0"/>
      </w:pPr>
    </w:p>
    <w:p w14:paraId="505DBF5E" w14:textId="77777777" w:rsidR="00035725" w:rsidRPr="00035725" w:rsidRDefault="00035725" w:rsidP="00035725">
      <w:pPr>
        <w:pStyle w:val="EndNoteBibliography"/>
      </w:pPr>
      <w:bookmarkStart w:id="46" w:name="_ENREF_17"/>
      <w:r w:rsidRPr="00035725">
        <w:t xml:space="preserve">Fan, B., F. X. Sutandy, G. D. Syu, S. Middleton, G. Yi, K. Y. Lu, C. S. Chen and C. C. Kao (2015). "Heterogeneous Ribonucleoprotein K (hnRNP K) Binds miR-122, a Mature Liver-Specific MicroRNA Required for Hepatitis C Virus Replication." </w:t>
      </w:r>
      <w:r w:rsidRPr="00035725">
        <w:rPr>
          <w:u w:val="single"/>
        </w:rPr>
        <w:t>Mol Cell Proteomics</w:t>
      </w:r>
      <w:r w:rsidRPr="00035725">
        <w:t xml:space="preserve"> </w:t>
      </w:r>
      <w:r w:rsidRPr="00035725">
        <w:rPr>
          <w:b/>
        </w:rPr>
        <w:t>14</w:t>
      </w:r>
      <w:r w:rsidRPr="00035725">
        <w:t>(11): 2878-86.</w:t>
      </w:r>
    </w:p>
    <w:bookmarkEnd w:id="46"/>
    <w:p w14:paraId="44CB7D4E" w14:textId="77777777" w:rsidR="00035725" w:rsidRPr="00035725" w:rsidRDefault="00035725" w:rsidP="00035725">
      <w:pPr>
        <w:pStyle w:val="EndNoteBibliography"/>
        <w:spacing w:after="0"/>
      </w:pPr>
    </w:p>
    <w:p w14:paraId="0744B1DE" w14:textId="77777777" w:rsidR="00035725" w:rsidRPr="00035725" w:rsidRDefault="00035725" w:rsidP="00035725">
      <w:pPr>
        <w:pStyle w:val="EndNoteBibliography"/>
      </w:pPr>
      <w:bookmarkStart w:id="47" w:name="_ENREF_18"/>
      <w:r w:rsidRPr="00035725">
        <w:t xml:space="preserve">Friedman, R. C., K. K. Farh, C. B. Burge and D. P. Bartel (2009). "Most mammalian mRNAs are conserved targets of microRNAs." </w:t>
      </w:r>
      <w:r w:rsidRPr="00035725">
        <w:rPr>
          <w:u w:val="single"/>
        </w:rPr>
        <w:t>Genome Res</w:t>
      </w:r>
      <w:r w:rsidRPr="00035725">
        <w:t xml:space="preserve"> </w:t>
      </w:r>
      <w:r w:rsidRPr="00035725">
        <w:rPr>
          <w:b/>
        </w:rPr>
        <w:t>19</w:t>
      </w:r>
      <w:r w:rsidRPr="00035725">
        <w:t>(1): 92-105.</w:t>
      </w:r>
    </w:p>
    <w:bookmarkEnd w:id="47"/>
    <w:p w14:paraId="49B4BCD6" w14:textId="77777777" w:rsidR="00035725" w:rsidRPr="00035725" w:rsidRDefault="00035725" w:rsidP="00035725">
      <w:pPr>
        <w:pStyle w:val="EndNoteBibliography"/>
        <w:spacing w:after="0"/>
      </w:pPr>
    </w:p>
    <w:p w14:paraId="4B5C9A87" w14:textId="77777777" w:rsidR="00035725" w:rsidRPr="00035725" w:rsidRDefault="00035725" w:rsidP="00035725">
      <w:pPr>
        <w:pStyle w:val="EndNoteBibliography"/>
      </w:pPr>
      <w:bookmarkStart w:id="48" w:name="_ENREF_19"/>
      <w:r w:rsidRPr="00035725">
        <w:t xml:space="preserve">Gao, R., Y. Yu, A. Inoue, N. Widodo, S. C. Kaul and R. Wadhwa (2013). "Heterogeneous nuclear ribonucleoprotein K (hnRNP-K) promotes tumor metastasis by induction of genes involved in extracellular matrix, cell movement, and angiogenesis." </w:t>
      </w:r>
      <w:r w:rsidRPr="00035725">
        <w:rPr>
          <w:u w:val="single"/>
        </w:rPr>
        <w:t>J Biol Chem</w:t>
      </w:r>
      <w:r w:rsidRPr="00035725">
        <w:t xml:space="preserve"> </w:t>
      </w:r>
      <w:r w:rsidRPr="00035725">
        <w:rPr>
          <w:b/>
        </w:rPr>
        <w:t>288</w:t>
      </w:r>
      <w:r w:rsidRPr="00035725">
        <w:t>(21): 15046-56.</w:t>
      </w:r>
    </w:p>
    <w:bookmarkEnd w:id="48"/>
    <w:p w14:paraId="4F5DF497" w14:textId="77777777" w:rsidR="00035725" w:rsidRPr="00035725" w:rsidRDefault="00035725" w:rsidP="00035725">
      <w:pPr>
        <w:pStyle w:val="EndNoteBibliography"/>
        <w:spacing w:after="0"/>
      </w:pPr>
    </w:p>
    <w:p w14:paraId="1B6B9668" w14:textId="77777777" w:rsidR="00035725" w:rsidRPr="00035725" w:rsidRDefault="00035725" w:rsidP="00035725">
      <w:pPr>
        <w:pStyle w:val="EndNoteBibliography"/>
      </w:pPr>
      <w:bookmarkStart w:id="49" w:name="_ENREF_20"/>
      <w:r w:rsidRPr="00035725">
        <w:t xml:space="preserve">Grande-García, A., A. Echarri, J. de Rooij, N. B. Alderson, C. M. Waterman-Storer, J. M. Valdivielso and M. A. del Pozo (2007). "Caveolin-1 regulates cell polarization and directional migration through Src kinase and Rho GTPases." </w:t>
      </w:r>
      <w:r w:rsidRPr="00035725">
        <w:rPr>
          <w:u w:val="single"/>
        </w:rPr>
        <w:t>The Journal of Cell Biology</w:t>
      </w:r>
      <w:r w:rsidRPr="00035725">
        <w:t xml:space="preserve"> </w:t>
      </w:r>
      <w:r w:rsidRPr="00035725">
        <w:rPr>
          <w:b/>
        </w:rPr>
        <w:t>177</w:t>
      </w:r>
      <w:r w:rsidRPr="00035725">
        <w:t>(4): 683-94.</w:t>
      </w:r>
    </w:p>
    <w:bookmarkEnd w:id="49"/>
    <w:p w14:paraId="09555F07" w14:textId="77777777" w:rsidR="00035725" w:rsidRPr="00035725" w:rsidRDefault="00035725" w:rsidP="00035725">
      <w:pPr>
        <w:pStyle w:val="EndNoteBibliography"/>
        <w:spacing w:after="0"/>
      </w:pPr>
    </w:p>
    <w:p w14:paraId="31424585" w14:textId="77777777" w:rsidR="00035725" w:rsidRPr="00035725" w:rsidRDefault="00035725" w:rsidP="00035725">
      <w:pPr>
        <w:pStyle w:val="EndNoteBibliography"/>
      </w:pPr>
      <w:bookmarkStart w:id="50" w:name="_ENREF_21"/>
      <w:r w:rsidRPr="00035725">
        <w:t xml:space="preserve">Gumulec, J., J. Sochor, M. Hlavna, M. Sztalmachova, S. Krizkova, P. Babula, R. Hrabec, A. Rovny, V. Adam, T. Eckschlager, R. Kizek and M. Masarik (2012). "Caveolin-1 as a potential high-risk prostate cancer biomarker." </w:t>
      </w:r>
      <w:r w:rsidRPr="00035725">
        <w:rPr>
          <w:u w:val="single"/>
        </w:rPr>
        <w:t>Oncology Reports</w:t>
      </w:r>
      <w:r w:rsidRPr="00035725">
        <w:t xml:space="preserve"> </w:t>
      </w:r>
      <w:r w:rsidRPr="00035725">
        <w:rPr>
          <w:b/>
        </w:rPr>
        <w:t>27</w:t>
      </w:r>
      <w:r w:rsidRPr="00035725">
        <w:t>(3): 831-41.</w:t>
      </w:r>
    </w:p>
    <w:bookmarkEnd w:id="50"/>
    <w:p w14:paraId="689645D9" w14:textId="77777777" w:rsidR="00035725" w:rsidRPr="00035725" w:rsidRDefault="00035725" w:rsidP="00035725">
      <w:pPr>
        <w:pStyle w:val="EndNoteBibliography"/>
        <w:spacing w:after="0"/>
      </w:pPr>
    </w:p>
    <w:p w14:paraId="4388285E" w14:textId="77777777" w:rsidR="00035725" w:rsidRPr="00035725" w:rsidRDefault="00035725" w:rsidP="00035725">
      <w:pPr>
        <w:pStyle w:val="EndNoteBibliography"/>
      </w:pPr>
      <w:bookmarkStart w:id="51" w:name="_ENREF_22"/>
      <w:r w:rsidRPr="00035725">
        <w:t xml:space="preserve">Ha, M. and V. N. Kim (2014). "Regulation of microRNA biogenesis." </w:t>
      </w:r>
      <w:r w:rsidRPr="00035725">
        <w:rPr>
          <w:u w:val="single"/>
        </w:rPr>
        <w:t>Nat Rev Mol Cell Biol</w:t>
      </w:r>
      <w:r w:rsidRPr="00035725">
        <w:t xml:space="preserve"> </w:t>
      </w:r>
      <w:r w:rsidRPr="00035725">
        <w:rPr>
          <w:b/>
        </w:rPr>
        <w:t>15</w:t>
      </w:r>
      <w:r w:rsidRPr="00035725">
        <w:t>(8): 509-24.</w:t>
      </w:r>
    </w:p>
    <w:bookmarkEnd w:id="51"/>
    <w:p w14:paraId="576C1081" w14:textId="77777777" w:rsidR="00035725" w:rsidRPr="00035725" w:rsidRDefault="00035725" w:rsidP="00035725">
      <w:pPr>
        <w:pStyle w:val="EndNoteBibliography"/>
        <w:spacing w:after="0"/>
      </w:pPr>
    </w:p>
    <w:p w14:paraId="37F59998" w14:textId="77777777" w:rsidR="00035725" w:rsidRPr="00035725" w:rsidRDefault="00035725" w:rsidP="00035725">
      <w:pPr>
        <w:pStyle w:val="EndNoteBibliography"/>
      </w:pPr>
      <w:bookmarkStart w:id="52" w:name="_ENREF_23"/>
      <w:r w:rsidRPr="00035725">
        <w:lastRenderedPageBreak/>
        <w:t xml:space="preserve">Habelhah, H., K. Shah, L. Huang, A. Ostareck-Lederer, A. L. Burlingame, K. M. Shokat, M. W. Hentze and Z. e. Ronai (2001). "ERK phosphorylation drives cytoplasmic accumulation of hnRNP-K and inhibition of mRNA translation." </w:t>
      </w:r>
      <w:r w:rsidRPr="00035725">
        <w:rPr>
          <w:u w:val="single"/>
        </w:rPr>
        <w:t>Nat Cell Biol</w:t>
      </w:r>
      <w:r w:rsidRPr="00035725">
        <w:t xml:space="preserve"> </w:t>
      </w:r>
      <w:r w:rsidRPr="00035725">
        <w:rPr>
          <w:b/>
        </w:rPr>
        <w:t>3</w:t>
      </w:r>
      <w:r w:rsidRPr="00035725">
        <w:t>(3): 325-30.</w:t>
      </w:r>
    </w:p>
    <w:bookmarkEnd w:id="52"/>
    <w:p w14:paraId="26359737" w14:textId="77777777" w:rsidR="00035725" w:rsidRPr="00035725" w:rsidRDefault="00035725" w:rsidP="00035725">
      <w:pPr>
        <w:pStyle w:val="EndNoteBibliography"/>
        <w:spacing w:after="0"/>
      </w:pPr>
    </w:p>
    <w:p w14:paraId="518DADB4" w14:textId="77777777" w:rsidR="00035725" w:rsidRPr="00035725" w:rsidRDefault="00035725" w:rsidP="00035725">
      <w:pPr>
        <w:pStyle w:val="EndNoteBibliography"/>
      </w:pPr>
      <w:bookmarkStart w:id="53" w:name="_ENREF_24"/>
      <w:r w:rsidRPr="00035725">
        <w:t xml:space="preserve">Hansen, C. G., N. A. Bright, G. Howard and B. J. Nichols (2009). "SDPR induces membrane curvature and functions in the formation of caveolae." </w:t>
      </w:r>
      <w:r w:rsidRPr="00035725">
        <w:rPr>
          <w:u w:val="single"/>
        </w:rPr>
        <w:t>Nature Cell Biology</w:t>
      </w:r>
      <w:r w:rsidRPr="00035725">
        <w:t xml:space="preserve"> </w:t>
      </w:r>
      <w:r w:rsidRPr="00035725">
        <w:rPr>
          <w:b/>
        </w:rPr>
        <w:t>11</w:t>
      </w:r>
      <w:r w:rsidRPr="00035725">
        <w:t>(7): 807-14.</w:t>
      </w:r>
    </w:p>
    <w:bookmarkEnd w:id="53"/>
    <w:p w14:paraId="18BDA39D" w14:textId="77777777" w:rsidR="00035725" w:rsidRPr="00035725" w:rsidRDefault="00035725" w:rsidP="00035725">
      <w:pPr>
        <w:pStyle w:val="EndNoteBibliography"/>
        <w:spacing w:after="0"/>
      </w:pPr>
    </w:p>
    <w:p w14:paraId="34A38C70" w14:textId="77777777" w:rsidR="00035725" w:rsidRPr="00035725" w:rsidRDefault="00035725" w:rsidP="00035725">
      <w:pPr>
        <w:pStyle w:val="EndNoteBibliography"/>
      </w:pPr>
      <w:bookmarkStart w:id="54" w:name="_ENREF_25"/>
      <w:r w:rsidRPr="00035725">
        <w:t xml:space="preserve">Harder, T., P. Scheiffele, P. Verkade and K. Simons (1998). "Lipid Domain Structure of the Plasma Membrane Revealed by Patching of Membrane Components." </w:t>
      </w:r>
      <w:r w:rsidRPr="00035725">
        <w:rPr>
          <w:u w:val="single"/>
        </w:rPr>
        <w:t>The Journal of Cell Biology</w:t>
      </w:r>
      <w:r w:rsidRPr="00035725">
        <w:t xml:space="preserve"> </w:t>
      </w:r>
      <w:r w:rsidRPr="00035725">
        <w:rPr>
          <w:b/>
        </w:rPr>
        <w:t>141</w:t>
      </w:r>
      <w:r w:rsidRPr="00035725">
        <w:t>(4): 929-42.</w:t>
      </w:r>
    </w:p>
    <w:bookmarkEnd w:id="54"/>
    <w:p w14:paraId="5EFE3203" w14:textId="77777777" w:rsidR="00035725" w:rsidRPr="00035725" w:rsidRDefault="00035725" w:rsidP="00035725">
      <w:pPr>
        <w:pStyle w:val="EndNoteBibliography"/>
        <w:spacing w:after="0"/>
      </w:pPr>
    </w:p>
    <w:p w14:paraId="282F20D5" w14:textId="77777777" w:rsidR="00035725" w:rsidRPr="00035725" w:rsidRDefault="00035725" w:rsidP="00035725">
      <w:pPr>
        <w:pStyle w:val="EndNoteBibliography"/>
      </w:pPr>
      <w:bookmarkStart w:id="55" w:name="_ENREF_26"/>
      <w:r w:rsidRPr="00035725">
        <w:t xml:space="preserve">Hayashi, T., T. Ichimura, N. Yaegashi, T. Shiozawa and I. Konishi (2015). "Expression of CAVEOLIN 1 in uterine mesenchymal tumors: No relationship between malignancy and CAVEOLIN 1 expression." </w:t>
      </w:r>
      <w:r w:rsidRPr="00035725">
        <w:rPr>
          <w:u w:val="single"/>
        </w:rPr>
        <w:t>Biochemical and Biophysical Research Communications</w:t>
      </w:r>
      <w:r w:rsidRPr="00035725">
        <w:t xml:space="preserve"> </w:t>
      </w:r>
      <w:r w:rsidRPr="00035725">
        <w:rPr>
          <w:b/>
        </w:rPr>
        <w:t>463</w:t>
      </w:r>
      <w:r w:rsidRPr="00035725">
        <w:t>(4): 982-7.</w:t>
      </w:r>
    </w:p>
    <w:bookmarkEnd w:id="55"/>
    <w:p w14:paraId="528B1CD0" w14:textId="77777777" w:rsidR="00035725" w:rsidRPr="00035725" w:rsidRDefault="00035725" w:rsidP="00035725">
      <w:pPr>
        <w:pStyle w:val="EndNoteBibliography"/>
        <w:spacing w:after="0"/>
      </w:pPr>
    </w:p>
    <w:p w14:paraId="1FFD7FEB" w14:textId="77777777" w:rsidR="00035725" w:rsidRPr="00035725" w:rsidRDefault="00035725" w:rsidP="00035725">
      <w:pPr>
        <w:pStyle w:val="EndNoteBibliography"/>
      </w:pPr>
      <w:bookmarkStart w:id="56" w:name="_ENREF_27"/>
      <w:r w:rsidRPr="00035725">
        <w:t xml:space="preserve">Hedlund, M., O. Nagaeva, D. Kargl, V. Baranov and L. Mincheva-Nilsson (2011). "Thermal- and Oxidative Stress Causes Enhanced Release of NKG2D Ligand-Bearing Immunosuppressive Exosomes in Leukemia/Lymphoma T and B Cells." </w:t>
      </w:r>
      <w:r w:rsidRPr="00035725">
        <w:rPr>
          <w:u w:val="single"/>
        </w:rPr>
        <w:t>PLoS ONE</w:t>
      </w:r>
      <w:r w:rsidRPr="00035725">
        <w:t xml:space="preserve"> </w:t>
      </w:r>
      <w:r w:rsidRPr="00035725">
        <w:rPr>
          <w:b/>
        </w:rPr>
        <w:t>6</w:t>
      </w:r>
      <w:r w:rsidRPr="00035725">
        <w:t>(2): e16899.</w:t>
      </w:r>
    </w:p>
    <w:bookmarkEnd w:id="56"/>
    <w:p w14:paraId="1E900A55" w14:textId="77777777" w:rsidR="00035725" w:rsidRPr="00035725" w:rsidRDefault="00035725" w:rsidP="00035725">
      <w:pPr>
        <w:pStyle w:val="EndNoteBibliography"/>
        <w:spacing w:after="0"/>
      </w:pPr>
    </w:p>
    <w:p w14:paraId="5BA4929E" w14:textId="77777777" w:rsidR="00035725" w:rsidRPr="00035725" w:rsidRDefault="00035725" w:rsidP="00035725">
      <w:pPr>
        <w:pStyle w:val="EndNoteBibliography"/>
      </w:pPr>
      <w:bookmarkStart w:id="57" w:name="_ENREF_28"/>
      <w:r w:rsidRPr="00035725">
        <w:t xml:space="preserve">Hill, M. M., M. Bastiani, R. Luetterforst, M. Kirkham, A. Kirkham, S. J. Nixon, P. Walser, D. Abankwa, V. M. J. Oorschot, S. Martin, J. F. Hancock and R. G. Parton (2008). "PTRF-Cavin, a Conserved Cytoplasmic Protein Required for Caveola Formation and Function." </w:t>
      </w:r>
      <w:r w:rsidRPr="00035725">
        <w:rPr>
          <w:u w:val="single"/>
        </w:rPr>
        <w:t>Cell</w:t>
      </w:r>
      <w:r w:rsidRPr="00035725">
        <w:t xml:space="preserve"> </w:t>
      </w:r>
      <w:r w:rsidRPr="00035725">
        <w:rPr>
          <w:b/>
        </w:rPr>
        <w:t>132</w:t>
      </w:r>
      <w:r w:rsidRPr="00035725">
        <w:t>(1): 113-24.</w:t>
      </w:r>
    </w:p>
    <w:bookmarkEnd w:id="57"/>
    <w:p w14:paraId="4648B89D" w14:textId="77777777" w:rsidR="00035725" w:rsidRPr="00035725" w:rsidRDefault="00035725" w:rsidP="00035725">
      <w:pPr>
        <w:pStyle w:val="EndNoteBibliography"/>
        <w:spacing w:after="0"/>
      </w:pPr>
    </w:p>
    <w:p w14:paraId="33E5E2BA" w14:textId="77777777" w:rsidR="00035725" w:rsidRPr="00035725" w:rsidRDefault="00035725" w:rsidP="00035725">
      <w:pPr>
        <w:pStyle w:val="EndNoteBibliography"/>
      </w:pPr>
      <w:bookmarkStart w:id="58" w:name="_ENREF_29"/>
      <w:r w:rsidRPr="00035725">
        <w:t xml:space="preserve">Hope, N. R. and G. I. Murray (2011). "The expression profile of RNA-binding proteins in primary and metastatic colorectal cancer: relationship of heterogeneous nuclear ribonucleoproteins with prognosis." </w:t>
      </w:r>
      <w:r w:rsidRPr="00035725">
        <w:rPr>
          <w:u w:val="single"/>
        </w:rPr>
        <w:t>Human Pathology</w:t>
      </w:r>
      <w:r w:rsidRPr="00035725">
        <w:t xml:space="preserve"> </w:t>
      </w:r>
      <w:r w:rsidRPr="00035725">
        <w:rPr>
          <w:b/>
        </w:rPr>
        <w:t>42</w:t>
      </w:r>
      <w:r w:rsidRPr="00035725">
        <w:t>(3): 393-402.</w:t>
      </w:r>
    </w:p>
    <w:bookmarkEnd w:id="58"/>
    <w:p w14:paraId="16327D4C" w14:textId="77777777" w:rsidR="00035725" w:rsidRPr="00035725" w:rsidRDefault="00035725" w:rsidP="00035725">
      <w:pPr>
        <w:pStyle w:val="EndNoteBibliography"/>
        <w:spacing w:after="0"/>
      </w:pPr>
    </w:p>
    <w:p w14:paraId="00AB5530" w14:textId="77777777" w:rsidR="00035725" w:rsidRPr="00035725" w:rsidRDefault="00035725" w:rsidP="00035725">
      <w:pPr>
        <w:pStyle w:val="EndNoteBibliography"/>
      </w:pPr>
      <w:bookmarkStart w:id="59" w:name="_ENREF_30"/>
      <w:r w:rsidRPr="00035725">
        <w:t xml:space="preserve">Hu, J., B. Li and D. Kihara (2005). "Limitations and potentials of current motif discovery algorithms." </w:t>
      </w:r>
      <w:r w:rsidRPr="00035725">
        <w:rPr>
          <w:u w:val="single"/>
        </w:rPr>
        <w:t>Nucleic Acids Research</w:t>
      </w:r>
      <w:r w:rsidRPr="00035725">
        <w:t xml:space="preserve"> </w:t>
      </w:r>
      <w:r w:rsidRPr="00035725">
        <w:rPr>
          <w:b/>
        </w:rPr>
        <w:t>33</w:t>
      </w:r>
      <w:r w:rsidRPr="00035725">
        <w:t>(15): 4899-913.</w:t>
      </w:r>
    </w:p>
    <w:bookmarkEnd w:id="59"/>
    <w:p w14:paraId="56A1FB7F" w14:textId="77777777" w:rsidR="00035725" w:rsidRPr="00035725" w:rsidRDefault="00035725" w:rsidP="00035725">
      <w:pPr>
        <w:pStyle w:val="EndNoteBibliography"/>
        <w:spacing w:after="0"/>
      </w:pPr>
    </w:p>
    <w:p w14:paraId="3588A403" w14:textId="77777777" w:rsidR="00035725" w:rsidRPr="00035725" w:rsidRDefault="00035725" w:rsidP="00035725">
      <w:pPr>
        <w:pStyle w:val="EndNoteBibliography"/>
      </w:pPr>
      <w:bookmarkStart w:id="60" w:name="_ENREF_31"/>
      <w:r w:rsidRPr="00035725">
        <w:t xml:space="preserve">Huang, C.-T., Y.-J. Oyang, H.-C. Huang and H.-F. Juan (2014). "MicroRNA-mediated networks underlie immune response regulation in papillary thyroid carcinoma." </w:t>
      </w:r>
      <w:r w:rsidRPr="00035725">
        <w:rPr>
          <w:u w:val="single"/>
        </w:rPr>
        <w:t>Scientific Reports</w:t>
      </w:r>
      <w:r w:rsidRPr="00035725">
        <w:t xml:space="preserve"> </w:t>
      </w:r>
      <w:r w:rsidRPr="00035725">
        <w:rPr>
          <w:b/>
        </w:rPr>
        <w:t>4</w:t>
      </w:r>
      <w:r w:rsidRPr="00035725">
        <w:t>: 6495.</w:t>
      </w:r>
    </w:p>
    <w:bookmarkEnd w:id="60"/>
    <w:p w14:paraId="2BE69070" w14:textId="77777777" w:rsidR="00035725" w:rsidRPr="00035725" w:rsidRDefault="00035725" w:rsidP="00035725">
      <w:pPr>
        <w:pStyle w:val="EndNoteBibliography"/>
        <w:spacing w:after="0"/>
      </w:pPr>
    </w:p>
    <w:p w14:paraId="442F9E12" w14:textId="77777777" w:rsidR="00035725" w:rsidRPr="00035725" w:rsidRDefault="00035725" w:rsidP="00035725">
      <w:pPr>
        <w:pStyle w:val="EndNoteBibliography"/>
      </w:pPr>
      <w:bookmarkStart w:id="61" w:name="_ENREF_32"/>
      <w:r w:rsidRPr="00035725">
        <w:t xml:space="preserve">Hunter, M. P., N. Ismail, X. Zhang, B. D. Aguda, E. J. Lee, L. Yu, T. Xiao, J. Schafer, M.-L. T. Lee, T. D. Schmittgen, S. P. Nana-Sinkam, D. Jarjoura and C. B. Marsh (2008). "Detection of microRNA Expression in Human Peripheral Blood Microvesicles." </w:t>
      </w:r>
      <w:r w:rsidRPr="00035725">
        <w:rPr>
          <w:u w:val="single"/>
        </w:rPr>
        <w:t>PLoS ONE</w:t>
      </w:r>
      <w:r w:rsidRPr="00035725">
        <w:t xml:space="preserve"> </w:t>
      </w:r>
      <w:r w:rsidRPr="00035725">
        <w:rPr>
          <w:b/>
        </w:rPr>
        <w:t>3</w:t>
      </w:r>
      <w:r w:rsidRPr="00035725">
        <w:t>(11): e3694.</w:t>
      </w:r>
    </w:p>
    <w:bookmarkEnd w:id="61"/>
    <w:p w14:paraId="516446FB" w14:textId="77777777" w:rsidR="00035725" w:rsidRPr="00035725" w:rsidRDefault="00035725" w:rsidP="00035725">
      <w:pPr>
        <w:pStyle w:val="EndNoteBibliography"/>
        <w:spacing w:after="0"/>
      </w:pPr>
    </w:p>
    <w:p w14:paraId="3CBD94C4" w14:textId="77777777" w:rsidR="00035725" w:rsidRPr="00035725" w:rsidRDefault="00035725" w:rsidP="00035725">
      <w:pPr>
        <w:pStyle w:val="EndNoteBibliography"/>
      </w:pPr>
      <w:bookmarkStart w:id="62" w:name="_ENREF_33"/>
      <w:r w:rsidRPr="00035725">
        <w:t xml:space="preserve">Inder, K. L., J. E. Ruelcke, L. Petelin, H. Moon, E. Choi, J. Rae, A. Blumenthal, D. Hutmacher, N. A. Saunders, J. L. Stow, R. G. Parton and M. M. Hill (2014). "Cavin-1/PTRF alters prostate cancer cell-derived extracellular vesicle content and internalization to attenuate extracellular vesicle-mediated osteoclastogenesis and osteoblast proliferation." </w:t>
      </w:r>
      <w:r w:rsidRPr="00035725">
        <w:rPr>
          <w:u w:val="single"/>
        </w:rPr>
        <w:t>J Extracell Vesicles</w:t>
      </w:r>
      <w:r w:rsidRPr="00035725">
        <w:t xml:space="preserve"> </w:t>
      </w:r>
      <w:r w:rsidRPr="00035725">
        <w:rPr>
          <w:b/>
        </w:rPr>
        <w:t>3</w:t>
      </w:r>
      <w:r w:rsidRPr="00035725">
        <w:t>.</w:t>
      </w:r>
    </w:p>
    <w:bookmarkEnd w:id="62"/>
    <w:p w14:paraId="526B2FFC" w14:textId="77777777" w:rsidR="00035725" w:rsidRPr="00035725" w:rsidRDefault="00035725" w:rsidP="00035725">
      <w:pPr>
        <w:pStyle w:val="EndNoteBibliography"/>
        <w:spacing w:after="0"/>
      </w:pPr>
    </w:p>
    <w:p w14:paraId="6C1EE2FD" w14:textId="77777777" w:rsidR="00035725" w:rsidRPr="00035725" w:rsidRDefault="00035725" w:rsidP="00035725">
      <w:pPr>
        <w:pStyle w:val="EndNoteBibliography"/>
      </w:pPr>
      <w:bookmarkStart w:id="63" w:name="_ENREF_34"/>
      <w:r w:rsidRPr="00035725">
        <w:t xml:space="preserve">Inder, K. L., Y. Z. Zheng, M. J. Davis, H. Moon, D. Loo, H. Nguyen, J. A. Clements, R. G. Parton, L. J. Foster and M. M. Hill (2012). "Expression of PTRF in PC-3 Cells modulates cholesterol dynamics and the actin cytoskeleton impacting secretion pathways." </w:t>
      </w:r>
      <w:r w:rsidRPr="00035725">
        <w:rPr>
          <w:u w:val="single"/>
        </w:rPr>
        <w:t>Mol Cell Proteomics</w:t>
      </w:r>
      <w:r w:rsidRPr="00035725">
        <w:t xml:space="preserve"> </w:t>
      </w:r>
      <w:r w:rsidRPr="00035725">
        <w:rPr>
          <w:b/>
        </w:rPr>
        <w:t>11</w:t>
      </w:r>
      <w:r w:rsidRPr="00035725">
        <w:t>(2): M111.012245.</w:t>
      </w:r>
    </w:p>
    <w:bookmarkEnd w:id="63"/>
    <w:p w14:paraId="56CDC7AA" w14:textId="77777777" w:rsidR="00035725" w:rsidRPr="00035725" w:rsidRDefault="00035725" w:rsidP="00035725">
      <w:pPr>
        <w:pStyle w:val="EndNoteBibliography"/>
        <w:spacing w:after="0"/>
      </w:pPr>
    </w:p>
    <w:p w14:paraId="664BD963" w14:textId="77777777" w:rsidR="00035725" w:rsidRPr="00035725" w:rsidRDefault="00035725" w:rsidP="00035725">
      <w:pPr>
        <w:pStyle w:val="EndNoteBibliography"/>
      </w:pPr>
      <w:bookmarkStart w:id="64" w:name="_ENREF_35"/>
      <w:r w:rsidRPr="00035725">
        <w:t xml:space="preserve">Ji, H., M. Chen, D. W. Greening, W. He, A. Rai, W. Zhang and R. J. Simpson (2014). "Deep Sequencing of RNA from Three Different Extracellular Vesicle (EV) Subtypes Released from the Human LIM1863 Colon Cancer Cell Line Uncovers Distinct Mirna-Enrichment Signatures." </w:t>
      </w:r>
      <w:r w:rsidRPr="00035725">
        <w:rPr>
          <w:u w:val="single"/>
        </w:rPr>
        <w:t>PLoS ONE</w:t>
      </w:r>
      <w:r w:rsidRPr="00035725">
        <w:t xml:space="preserve"> </w:t>
      </w:r>
      <w:r w:rsidRPr="00035725">
        <w:rPr>
          <w:b/>
        </w:rPr>
        <w:t>9</w:t>
      </w:r>
      <w:r w:rsidRPr="00035725">
        <w:t>(10): e110314.</w:t>
      </w:r>
    </w:p>
    <w:bookmarkEnd w:id="64"/>
    <w:p w14:paraId="4A71E7ED" w14:textId="77777777" w:rsidR="00035725" w:rsidRPr="00035725" w:rsidRDefault="00035725" w:rsidP="00035725">
      <w:pPr>
        <w:pStyle w:val="EndNoteBibliography"/>
        <w:spacing w:after="0"/>
      </w:pPr>
    </w:p>
    <w:p w14:paraId="34D8896D" w14:textId="77777777" w:rsidR="00035725" w:rsidRPr="00035725" w:rsidRDefault="00035725" w:rsidP="00035725">
      <w:pPr>
        <w:pStyle w:val="EndNoteBibliography"/>
      </w:pPr>
      <w:bookmarkStart w:id="65" w:name="_ENREF_36"/>
      <w:r w:rsidRPr="00035725">
        <w:t xml:space="preserve">Ji, H., D. W. Greening, T. W. Barnes, J. W. Lim, B. J. Tauro, A. Rai, R. Xu, C. Adda, S. Mathivanan, W. Zhao, Y. Xue, T. Xu, H.-J. Zhu and R. J. Simpson (2013). "Proteome profiling of exosomes derived from human primary and metastatic colorectal cancer cells reveal differential expression of key metastatic factors and signal transduction components." </w:t>
      </w:r>
      <w:r w:rsidRPr="00035725">
        <w:rPr>
          <w:u w:val="single"/>
        </w:rPr>
        <w:t>PROTEOMICS</w:t>
      </w:r>
      <w:r w:rsidRPr="00035725">
        <w:t xml:space="preserve"> </w:t>
      </w:r>
      <w:r w:rsidRPr="00035725">
        <w:rPr>
          <w:b/>
        </w:rPr>
        <w:t>13</w:t>
      </w:r>
      <w:r w:rsidRPr="00035725">
        <w:t>(10-11): 1672-86.</w:t>
      </w:r>
    </w:p>
    <w:bookmarkEnd w:id="65"/>
    <w:p w14:paraId="5B7E427F" w14:textId="77777777" w:rsidR="00035725" w:rsidRPr="00035725" w:rsidRDefault="00035725" w:rsidP="00035725">
      <w:pPr>
        <w:pStyle w:val="EndNoteBibliography"/>
        <w:spacing w:after="0"/>
      </w:pPr>
    </w:p>
    <w:p w14:paraId="3EC2D61C" w14:textId="77777777" w:rsidR="00035725" w:rsidRPr="00035725" w:rsidRDefault="00035725" w:rsidP="00035725">
      <w:pPr>
        <w:pStyle w:val="EndNoteBibliography"/>
      </w:pPr>
      <w:bookmarkStart w:id="66" w:name="_ENREF_37"/>
      <w:r w:rsidRPr="00035725">
        <w:t xml:space="preserve">Kharmate, G., E. Hosseini-Beheshti, J. Caradec, M. Y. Chin and E. S. Tomlinson Guns (2016). "Epidermal Growth Factor Receptor in Prostate Cancer Derived Exosomes." </w:t>
      </w:r>
      <w:r w:rsidRPr="00035725">
        <w:rPr>
          <w:u w:val="single"/>
        </w:rPr>
        <w:t>PLoS ONE</w:t>
      </w:r>
      <w:r w:rsidRPr="00035725">
        <w:t xml:space="preserve"> </w:t>
      </w:r>
      <w:r w:rsidRPr="00035725">
        <w:rPr>
          <w:b/>
        </w:rPr>
        <w:t>11</w:t>
      </w:r>
      <w:r w:rsidRPr="00035725">
        <w:t>(5): e0154967.</w:t>
      </w:r>
    </w:p>
    <w:bookmarkEnd w:id="66"/>
    <w:p w14:paraId="401E70D9" w14:textId="77777777" w:rsidR="00035725" w:rsidRPr="00035725" w:rsidRDefault="00035725" w:rsidP="00035725">
      <w:pPr>
        <w:pStyle w:val="EndNoteBibliography"/>
        <w:spacing w:after="0"/>
      </w:pPr>
    </w:p>
    <w:p w14:paraId="7D7AD183" w14:textId="77777777" w:rsidR="00035725" w:rsidRPr="00035725" w:rsidRDefault="00035725" w:rsidP="00035725">
      <w:pPr>
        <w:pStyle w:val="EndNoteBibliography"/>
      </w:pPr>
      <w:bookmarkStart w:id="67" w:name="_ENREF_38"/>
      <w:r w:rsidRPr="00035725">
        <w:t xml:space="preserve">Kincaid, M. M. and A. A. Cooper (2007). "Misfolded Proteins Traffic from the Endoplasmic Reticulum (ER) Due to ER Export Signals." </w:t>
      </w:r>
      <w:r w:rsidRPr="00035725">
        <w:rPr>
          <w:u w:val="single"/>
        </w:rPr>
        <w:t>Mol Biol Cell</w:t>
      </w:r>
      <w:r w:rsidRPr="00035725">
        <w:t xml:space="preserve"> </w:t>
      </w:r>
      <w:r w:rsidRPr="00035725">
        <w:rPr>
          <w:b/>
        </w:rPr>
        <w:t>18</w:t>
      </w:r>
      <w:r w:rsidRPr="00035725">
        <w:t>(2): 455-63.</w:t>
      </w:r>
    </w:p>
    <w:bookmarkEnd w:id="67"/>
    <w:p w14:paraId="6E0E7A6B" w14:textId="77777777" w:rsidR="00035725" w:rsidRPr="00035725" w:rsidRDefault="00035725" w:rsidP="00035725">
      <w:pPr>
        <w:pStyle w:val="EndNoteBibliography"/>
        <w:spacing w:after="0"/>
      </w:pPr>
    </w:p>
    <w:p w14:paraId="63A6B68B" w14:textId="77777777" w:rsidR="00035725" w:rsidRPr="00035725" w:rsidRDefault="00035725" w:rsidP="00035725">
      <w:pPr>
        <w:pStyle w:val="EndNoteBibliography"/>
      </w:pPr>
      <w:bookmarkStart w:id="68" w:name="_ENREF_39"/>
      <w:r w:rsidRPr="00035725">
        <w:t xml:space="preserve">Klimek-Tomczak, K., L. S. Wyrwicz, S. Jain, K. Bomsztyk and J. Ostrowski (2004). "Characterization of hnRNP K protein-RNA interactions." </w:t>
      </w:r>
      <w:r w:rsidRPr="00035725">
        <w:rPr>
          <w:u w:val="single"/>
        </w:rPr>
        <w:t>J Mol Biol</w:t>
      </w:r>
      <w:r w:rsidRPr="00035725">
        <w:t xml:space="preserve"> </w:t>
      </w:r>
      <w:r w:rsidRPr="00035725">
        <w:rPr>
          <w:b/>
        </w:rPr>
        <w:t>342</w:t>
      </w:r>
      <w:r w:rsidRPr="00035725">
        <w:t>(4): 1131-41.</w:t>
      </w:r>
    </w:p>
    <w:bookmarkEnd w:id="68"/>
    <w:p w14:paraId="15D3C9BB" w14:textId="77777777" w:rsidR="00035725" w:rsidRPr="00035725" w:rsidRDefault="00035725" w:rsidP="00035725">
      <w:pPr>
        <w:pStyle w:val="EndNoteBibliography"/>
        <w:spacing w:after="0"/>
      </w:pPr>
    </w:p>
    <w:p w14:paraId="1515A3CB" w14:textId="77777777" w:rsidR="00035725" w:rsidRPr="00035725" w:rsidRDefault="00035725" w:rsidP="00035725">
      <w:pPr>
        <w:pStyle w:val="EndNoteBibliography"/>
      </w:pPr>
      <w:bookmarkStart w:id="69" w:name="_ENREF_40"/>
      <w:r w:rsidRPr="00035725">
        <w:t xml:space="preserve">Kosaka, N., H. Iguchi, Y. Yoshioka, F. Takeshita, Y. Matsuki and T. Ochiya (2010). "Secretory mechanisms and intercellular transfer of microRNAs in living cells." </w:t>
      </w:r>
      <w:r w:rsidRPr="00035725">
        <w:rPr>
          <w:u w:val="single"/>
        </w:rPr>
        <w:t>J Biol Chem</w:t>
      </w:r>
      <w:r w:rsidRPr="00035725">
        <w:t xml:space="preserve"> </w:t>
      </w:r>
      <w:r w:rsidRPr="00035725">
        <w:rPr>
          <w:b/>
        </w:rPr>
        <w:t>285</w:t>
      </w:r>
      <w:r w:rsidRPr="00035725">
        <w:t>(23): 17442-52.</w:t>
      </w:r>
    </w:p>
    <w:bookmarkEnd w:id="69"/>
    <w:p w14:paraId="05209536" w14:textId="77777777" w:rsidR="00035725" w:rsidRPr="00035725" w:rsidRDefault="00035725" w:rsidP="00035725">
      <w:pPr>
        <w:pStyle w:val="EndNoteBibliography"/>
        <w:spacing w:after="0"/>
      </w:pPr>
    </w:p>
    <w:p w14:paraId="1C231CC7" w14:textId="77777777" w:rsidR="00035725" w:rsidRPr="00035725" w:rsidRDefault="00035725" w:rsidP="00035725">
      <w:pPr>
        <w:pStyle w:val="EndNoteBibliography"/>
      </w:pPr>
      <w:bookmarkStart w:id="70" w:name="_ENREF_41"/>
      <w:r w:rsidRPr="00035725">
        <w:t xml:space="preserve">Krecic, A. M. and M. S. Swanson (1999). "hnRNP complexes: composition, structure, and function." </w:t>
      </w:r>
      <w:r w:rsidRPr="00035725">
        <w:rPr>
          <w:u w:val="single"/>
        </w:rPr>
        <w:t>Curr Opin Cell Biol</w:t>
      </w:r>
      <w:r w:rsidRPr="00035725">
        <w:t xml:space="preserve"> </w:t>
      </w:r>
      <w:r w:rsidRPr="00035725">
        <w:rPr>
          <w:b/>
        </w:rPr>
        <w:t>11</w:t>
      </w:r>
      <w:r w:rsidRPr="00035725">
        <w:t>(3): 363-71.</w:t>
      </w:r>
    </w:p>
    <w:bookmarkEnd w:id="70"/>
    <w:p w14:paraId="319778BB" w14:textId="77777777" w:rsidR="00035725" w:rsidRPr="00035725" w:rsidRDefault="00035725" w:rsidP="00035725">
      <w:pPr>
        <w:pStyle w:val="EndNoteBibliography"/>
        <w:spacing w:after="0"/>
      </w:pPr>
    </w:p>
    <w:p w14:paraId="27F9935F" w14:textId="77777777" w:rsidR="00035725" w:rsidRPr="00035725" w:rsidRDefault="00035725" w:rsidP="00035725">
      <w:pPr>
        <w:pStyle w:val="EndNoteBibliography"/>
      </w:pPr>
      <w:bookmarkStart w:id="71" w:name="_ENREF_42"/>
      <w:r w:rsidRPr="00035725">
        <w:t xml:space="preserve">Lee, J. T. Y., W. H. Tsang and K. L. Chow (2011). "Simple Modifications to Standard TRIzol® Protocol Allow High-Yield RNA Extraction from Cells on Resorbable Materials." </w:t>
      </w:r>
      <w:r w:rsidRPr="00035725">
        <w:rPr>
          <w:u w:val="single"/>
        </w:rPr>
        <w:t>Journal of Biomaterials and Nanobiotechnology</w:t>
      </w:r>
      <w:r w:rsidRPr="00035725">
        <w:t xml:space="preserve"> </w:t>
      </w:r>
      <w:r w:rsidRPr="00035725">
        <w:rPr>
          <w:b/>
        </w:rPr>
        <w:t>02</w:t>
      </w:r>
      <w:r w:rsidRPr="00035725">
        <w:t>(01): 41-8.</w:t>
      </w:r>
    </w:p>
    <w:bookmarkEnd w:id="71"/>
    <w:p w14:paraId="49BF423B" w14:textId="77777777" w:rsidR="00035725" w:rsidRPr="00035725" w:rsidRDefault="00035725" w:rsidP="00035725">
      <w:pPr>
        <w:pStyle w:val="EndNoteBibliography"/>
        <w:spacing w:after="0"/>
      </w:pPr>
    </w:p>
    <w:p w14:paraId="0334AD54" w14:textId="77777777" w:rsidR="00035725" w:rsidRPr="00035725" w:rsidRDefault="00035725" w:rsidP="00035725">
      <w:pPr>
        <w:pStyle w:val="EndNoteBibliography"/>
      </w:pPr>
      <w:bookmarkStart w:id="72" w:name="_ENREF_43"/>
      <w:r w:rsidRPr="00035725">
        <w:t xml:space="preserve">Lee, S. W., M. H. Lee, J. H. Park, S. H. Kang, H. M. Yoo, S. H. Ka, Y. M. Oh, Y. J. Jeon and C. H. Chung (2012). "SUMOylation of hnRNP-K is required for p53-mediated cell-cycle arrest in response to DNA damage." </w:t>
      </w:r>
      <w:r w:rsidRPr="00035725">
        <w:rPr>
          <w:u w:val="single"/>
        </w:rPr>
        <w:t>The EMBO Journal</w:t>
      </w:r>
      <w:r w:rsidRPr="00035725">
        <w:t xml:space="preserve"> </w:t>
      </w:r>
      <w:r w:rsidRPr="00035725">
        <w:rPr>
          <w:b/>
        </w:rPr>
        <w:t>31</w:t>
      </w:r>
      <w:r w:rsidRPr="00035725">
        <w:t>(23): 4441-52.</w:t>
      </w:r>
    </w:p>
    <w:bookmarkEnd w:id="72"/>
    <w:p w14:paraId="31472530" w14:textId="77777777" w:rsidR="00035725" w:rsidRPr="00035725" w:rsidRDefault="00035725" w:rsidP="00035725">
      <w:pPr>
        <w:pStyle w:val="EndNoteBibliography"/>
        <w:spacing w:after="0"/>
      </w:pPr>
    </w:p>
    <w:p w14:paraId="05541F72" w14:textId="77777777" w:rsidR="00035725" w:rsidRPr="00035725" w:rsidRDefault="00035725" w:rsidP="00035725">
      <w:pPr>
        <w:pStyle w:val="EndNoteBibliography"/>
      </w:pPr>
      <w:bookmarkStart w:id="73" w:name="_ENREF_44"/>
      <w:r w:rsidRPr="00035725">
        <w:t xml:space="preserve">Lerga, A., M. Hallier, L. Delva, C. Orvain, I. Gallais, J. Marie and F. Moreau-Gachelin (2001). "Identification of an RNA Binding Specificity for the Potential Splicing Factor TLS." </w:t>
      </w:r>
      <w:r w:rsidRPr="00035725">
        <w:rPr>
          <w:u w:val="single"/>
        </w:rPr>
        <w:t>Journal of Biological Chemistry</w:t>
      </w:r>
      <w:r w:rsidRPr="00035725">
        <w:t xml:space="preserve"> </w:t>
      </w:r>
      <w:r w:rsidRPr="00035725">
        <w:rPr>
          <w:b/>
        </w:rPr>
        <w:t>276</w:t>
      </w:r>
      <w:r w:rsidRPr="00035725">
        <w:t>(9): 6807-16.</w:t>
      </w:r>
    </w:p>
    <w:bookmarkEnd w:id="73"/>
    <w:p w14:paraId="4C3B3484" w14:textId="77777777" w:rsidR="00035725" w:rsidRPr="00035725" w:rsidRDefault="00035725" w:rsidP="00035725">
      <w:pPr>
        <w:pStyle w:val="EndNoteBibliography"/>
        <w:spacing w:after="0"/>
      </w:pPr>
    </w:p>
    <w:p w14:paraId="5B8B2DC3" w14:textId="77777777" w:rsidR="00035725" w:rsidRPr="00035725" w:rsidRDefault="00035725" w:rsidP="00035725">
      <w:pPr>
        <w:pStyle w:val="EndNoteBibliography"/>
      </w:pPr>
      <w:bookmarkStart w:id="74" w:name="_ENREF_45"/>
      <w:r w:rsidRPr="00035725">
        <w:t xml:space="preserve">Lu, J. and F. H. Gao (2016). "Role and molecular mechanism of heterogeneous nuclear ribonucleoprotein K in tumor development and progression." </w:t>
      </w:r>
      <w:r w:rsidRPr="00035725">
        <w:rPr>
          <w:u w:val="single"/>
        </w:rPr>
        <w:t>Biomed Rep</w:t>
      </w:r>
      <w:r w:rsidRPr="00035725">
        <w:t xml:space="preserve"> </w:t>
      </w:r>
      <w:r w:rsidRPr="00035725">
        <w:rPr>
          <w:b/>
        </w:rPr>
        <w:t>4</w:t>
      </w:r>
      <w:r w:rsidRPr="00035725">
        <w:t>(6): 657-63.</w:t>
      </w:r>
    </w:p>
    <w:bookmarkEnd w:id="74"/>
    <w:p w14:paraId="6F40F9D9" w14:textId="77777777" w:rsidR="00035725" w:rsidRPr="00035725" w:rsidRDefault="00035725" w:rsidP="00035725">
      <w:pPr>
        <w:pStyle w:val="EndNoteBibliography"/>
        <w:spacing w:after="0"/>
      </w:pPr>
    </w:p>
    <w:p w14:paraId="2D0D646B" w14:textId="77777777" w:rsidR="00035725" w:rsidRPr="00035725" w:rsidRDefault="00035725" w:rsidP="00035725">
      <w:pPr>
        <w:pStyle w:val="EndNoteBibliography"/>
      </w:pPr>
      <w:bookmarkStart w:id="75" w:name="_ENREF_46"/>
      <w:r w:rsidRPr="00035725">
        <w:t xml:space="preserve">Luz, M. A. and A. G. Aprikian (2010). "Preventing bone complications in advanced prostate cancer." </w:t>
      </w:r>
      <w:r w:rsidRPr="00035725">
        <w:rPr>
          <w:u w:val="single"/>
        </w:rPr>
        <w:t>Current Oncology</w:t>
      </w:r>
      <w:r w:rsidRPr="00035725">
        <w:t xml:space="preserve"> </w:t>
      </w:r>
      <w:r w:rsidRPr="00035725">
        <w:rPr>
          <w:b/>
        </w:rPr>
        <w:t>17</w:t>
      </w:r>
      <w:r w:rsidRPr="00035725">
        <w:t>(Suppl 2): S65-S71.</w:t>
      </w:r>
    </w:p>
    <w:bookmarkEnd w:id="75"/>
    <w:p w14:paraId="1BC07ED8" w14:textId="77777777" w:rsidR="00035725" w:rsidRPr="00035725" w:rsidRDefault="00035725" w:rsidP="00035725">
      <w:pPr>
        <w:pStyle w:val="EndNoteBibliography"/>
        <w:spacing w:after="0"/>
      </w:pPr>
    </w:p>
    <w:p w14:paraId="172A8EF7" w14:textId="77777777" w:rsidR="00035725" w:rsidRPr="00035725" w:rsidRDefault="00035725" w:rsidP="00035725">
      <w:pPr>
        <w:pStyle w:val="EndNoteBibliography"/>
      </w:pPr>
      <w:bookmarkStart w:id="76" w:name="_ENREF_47"/>
      <w:r w:rsidRPr="00035725">
        <w:lastRenderedPageBreak/>
        <w:t xml:space="preserve">McKechnie, N. M., B. C. R. King, E. Fletcher and G. Braun (2006). "Fas-ligand is stored in secretory lysosomes of ocular barrier epithelia and released with microvesicles." </w:t>
      </w:r>
      <w:r w:rsidRPr="00035725">
        <w:rPr>
          <w:u w:val="single"/>
        </w:rPr>
        <w:t>Experimental Eye Research</w:t>
      </w:r>
      <w:r w:rsidRPr="00035725">
        <w:t xml:space="preserve"> </w:t>
      </w:r>
      <w:r w:rsidRPr="00035725">
        <w:rPr>
          <w:b/>
        </w:rPr>
        <w:t>83</w:t>
      </w:r>
      <w:r w:rsidRPr="00035725">
        <w:t>(2): 304-14.</w:t>
      </w:r>
    </w:p>
    <w:bookmarkEnd w:id="76"/>
    <w:p w14:paraId="6AE3F80B" w14:textId="77777777" w:rsidR="00035725" w:rsidRPr="00035725" w:rsidRDefault="00035725" w:rsidP="00035725">
      <w:pPr>
        <w:pStyle w:val="EndNoteBibliography"/>
        <w:spacing w:after="0"/>
      </w:pPr>
    </w:p>
    <w:p w14:paraId="4B4AC6E8" w14:textId="77777777" w:rsidR="00035725" w:rsidRPr="00035725" w:rsidRDefault="00035725" w:rsidP="00035725">
      <w:pPr>
        <w:pStyle w:val="EndNoteBibliography"/>
      </w:pPr>
      <w:bookmarkStart w:id="77" w:name="_ENREF_48"/>
      <w:r w:rsidRPr="00035725">
        <w:t xml:space="preserve">McMahon, K.-A., H. Zajicek, W.-P. Li, M. J. Peyton, J. D. Minna, V. J. Hernandez, K. Luby-Phelps and R. G. W. Anderson (2009). "SRBC/cavin-3 is a caveolin adapter protein that regulates caveolae function." </w:t>
      </w:r>
      <w:r w:rsidRPr="00035725">
        <w:rPr>
          <w:u w:val="single"/>
        </w:rPr>
        <w:t>The EMBO Journal</w:t>
      </w:r>
      <w:r w:rsidRPr="00035725">
        <w:t xml:space="preserve"> </w:t>
      </w:r>
      <w:r w:rsidRPr="00035725">
        <w:rPr>
          <w:b/>
        </w:rPr>
        <w:t>28</w:t>
      </w:r>
      <w:r w:rsidRPr="00035725">
        <w:t>(8): 1001-15.</w:t>
      </w:r>
    </w:p>
    <w:bookmarkEnd w:id="77"/>
    <w:p w14:paraId="1B1C7743" w14:textId="77777777" w:rsidR="00035725" w:rsidRPr="00035725" w:rsidRDefault="00035725" w:rsidP="00035725">
      <w:pPr>
        <w:pStyle w:val="EndNoteBibliography"/>
        <w:spacing w:after="0"/>
      </w:pPr>
    </w:p>
    <w:p w14:paraId="724835F8" w14:textId="77777777" w:rsidR="00035725" w:rsidRPr="00035725" w:rsidRDefault="00035725" w:rsidP="00035725">
      <w:pPr>
        <w:pStyle w:val="EndNoteBibliography"/>
      </w:pPr>
      <w:bookmarkStart w:id="78" w:name="_ENREF_49"/>
      <w:r w:rsidRPr="00035725">
        <w:t xml:space="preserve">Milane, L., A. Singh, G. Mattheolabakis, M. Suresh and M. M. Amiji (2015). "Exosome mediated communication within the tumor microenvironment." </w:t>
      </w:r>
      <w:r w:rsidRPr="00035725">
        <w:rPr>
          <w:u w:val="single"/>
        </w:rPr>
        <w:t>J Control Release</w:t>
      </w:r>
      <w:r w:rsidRPr="00035725">
        <w:t xml:space="preserve"> </w:t>
      </w:r>
      <w:r w:rsidRPr="00035725">
        <w:rPr>
          <w:b/>
        </w:rPr>
        <w:t>219</w:t>
      </w:r>
      <w:r w:rsidRPr="00035725">
        <w:t>: 278-94.</w:t>
      </w:r>
    </w:p>
    <w:bookmarkEnd w:id="78"/>
    <w:p w14:paraId="01A28855" w14:textId="77777777" w:rsidR="00035725" w:rsidRPr="00035725" w:rsidRDefault="00035725" w:rsidP="00035725">
      <w:pPr>
        <w:pStyle w:val="EndNoteBibliography"/>
        <w:spacing w:after="0"/>
      </w:pPr>
    </w:p>
    <w:p w14:paraId="69302103" w14:textId="77777777" w:rsidR="00035725" w:rsidRPr="00035725" w:rsidRDefault="00035725" w:rsidP="00035725">
      <w:pPr>
        <w:pStyle w:val="EndNoteBibliography"/>
      </w:pPr>
      <w:bookmarkStart w:id="79" w:name="_ENREF_50"/>
      <w:r w:rsidRPr="00035725">
        <w:t xml:space="preserve">Mili, S., H. J. Shu, Y. Zhao and S. Pinol-Roma (2001). "Distinct RNP complexes of shuttling hnRNP proteins with pre-mRNA and mRNA: candidate intermediates in formation and export of mRNA." </w:t>
      </w:r>
      <w:r w:rsidRPr="00035725">
        <w:rPr>
          <w:u w:val="single"/>
        </w:rPr>
        <w:t>Mol Cell Biol</w:t>
      </w:r>
      <w:r w:rsidRPr="00035725">
        <w:t xml:space="preserve"> </w:t>
      </w:r>
      <w:r w:rsidRPr="00035725">
        <w:rPr>
          <w:b/>
        </w:rPr>
        <w:t>21</w:t>
      </w:r>
      <w:r w:rsidRPr="00035725">
        <w:t>(21): 7307-19.</w:t>
      </w:r>
    </w:p>
    <w:bookmarkEnd w:id="79"/>
    <w:p w14:paraId="2A6213DF" w14:textId="77777777" w:rsidR="00035725" w:rsidRPr="00035725" w:rsidRDefault="00035725" w:rsidP="00035725">
      <w:pPr>
        <w:pStyle w:val="EndNoteBibliography"/>
        <w:spacing w:after="0"/>
      </w:pPr>
    </w:p>
    <w:p w14:paraId="2C94DF27" w14:textId="77777777" w:rsidR="00035725" w:rsidRPr="00035725" w:rsidRDefault="00035725" w:rsidP="00035725">
      <w:pPr>
        <w:pStyle w:val="EndNoteBibliography"/>
      </w:pPr>
      <w:bookmarkStart w:id="80" w:name="_ENREF_51"/>
      <w:r w:rsidRPr="00035725">
        <w:t xml:space="preserve">Montecalvo, A., A. T. Larregina, W. J. Shufesky, D. B. Stolz, M. L. Sullivan, J. M. Karlsson, C. J. Baty, G. A. Gibson, G. Erdos, Z. Wang, J. Milosevic, O. A. Tkacheva, S. J. Divito, R. Jordan, J. Lyons-Weiler, S. C. Watkins and A. E. Morelli (2012). "Mechanism of transfer of functional microRNAs between mouse dendritic cells via exosomes." </w:t>
      </w:r>
      <w:r w:rsidRPr="00035725">
        <w:rPr>
          <w:u w:val="single"/>
        </w:rPr>
        <w:t>Blood</w:t>
      </w:r>
      <w:r w:rsidRPr="00035725">
        <w:t xml:space="preserve"> </w:t>
      </w:r>
      <w:r w:rsidRPr="00035725">
        <w:rPr>
          <w:b/>
        </w:rPr>
        <w:t>119</w:t>
      </w:r>
      <w:r w:rsidRPr="00035725">
        <w:t>(3): 756-66.</w:t>
      </w:r>
    </w:p>
    <w:bookmarkEnd w:id="80"/>
    <w:p w14:paraId="7FC7568B" w14:textId="77777777" w:rsidR="00035725" w:rsidRPr="00035725" w:rsidRDefault="00035725" w:rsidP="00035725">
      <w:pPr>
        <w:pStyle w:val="EndNoteBibliography"/>
        <w:spacing w:after="0"/>
      </w:pPr>
    </w:p>
    <w:p w14:paraId="0F860B63" w14:textId="77777777" w:rsidR="00035725" w:rsidRPr="00035725" w:rsidRDefault="00035725" w:rsidP="00035725">
      <w:pPr>
        <w:pStyle w:val="EndNoteBibliography"/>
      </w:pPr>
      <w:bookmarkStart w:id="81" w:name="_ENREF_52"/>
      <w:r w:rsidRPr="00035725">
        <w:t xml:space="preserve">Moon, H., C. S. Lee, K. L. Inder, S. Sharma, E. Choi, D. M. Black, K. A. Le Cao, C. Winterford, J. I. Coward, M. T. Ling, D. J. Craik, R. G. Parton, P. J. Russell and M. M. Hill (2014). "PTRF/cavin-1 neutralizes non-caveolar caveolin-1 microdomains in prostate cancer." </w:t>
      </w:r>
      <w:r w:rsidRPr="00035725">
        <w:rPr>
          <w:u w:val="single"/>
        </w:rPr>
        <w:t>Oncogene</w:t>
      </w:r>
      <w:r w:rsidRPr="00035725">
        <w:t xml:space="preserve"> </w:t>
      </w:r>
      <w:r w:rsidRPr="00035725">
        <w:rPr>
          <w:b/>
        </w:rPr>
        <w:t>33</w:t>
      </w:r>
      <w:r w:rsidRPr="00035725">
        <w:t>(27): 3561-70.</w:t>
      </w:r>
    </w:p>
    <w:bookmarkEnd w:id="81"/>
    <w:p w14:paraId="687B6A12" w14:textId="77777777" w:rsidR="00035725" w:rsidRPr="00035725" w:rsidRDefault="00035725" w:rsidP="00035725">
      <w:pPr>
        <w:pStyle w:val="EndNoteBibliography"/>
        <w:spacing w:after="0"/>
      </w:pPr>
    </w:p>
    <w:p w14:paraId="40CF8C67" w14:textId="77777777" w:rsidR="00035725" w:rsidRPr="00035725" w:rsidRDefault="00035725" w:rsidP="00035725">
      <w:pPr>
        <w:pStyle w:val="EndNoteBibliography"/>
      </w:pPr>
      <w:bookmarkStart w:id="82" w:name="_ENREF_53"/>
      <w:r w:rsidRPr="00035725">
        <w:t xml:space="preserve">Moumita, C., B.-J. Edgar, G. T. Dafydd, A. M. Meredith, M. Z. Mark, K. Gazala, R. Charles Andrew, A. G. Kent, C. Ching-Shih, L. Thomas, B.-S. Tanios, C. Arnab and M. W. Terence (2015). "Caveolin-1 is Associated with Tumor Progression and Confers a Multi-Modality Resistance Phenotype in Pancreatic Cancer." </w:t>
      </w:r>
      <w:r w:rsidRPr="00035725">
        <w:rPr>
          <w:u w:val="single"/>
        </w:rPr>
        <w:t>Scientific Reports</w:t>
      </w:r>
      <w:r w:rsidRPr="00035725">
        <w:t xml:space="preserve"> </w:t>
      </w:r>
      <w:r w:rsidRPr="00035725">
        <w:rPr>
          <w:b/>
        </w:rPr>
        <w:t>5</w:t>
      </w:r>
      <w:r w:rsidRPr="00035725">
        <w:t>.</w:t>
      </w:r>
    </w:p>
    <w:bookmarkEnd w:id="82"/>
    <w:p w14:paraId="3A7E0FE3" w14:textId="77777777" w:rsidR="00035725" w:rsidRPr="00035725" w:rsidRDefault="00035725" w:rsidP="00035725">
      <w:pPr>
        <w:pStyle w:val="EndNoteBibliography"/>
        <w:spacing w:after="0"/>
      </w:pPr>
    </w:p>
    <w:p w14:paraId="1B3B2C4F" w14:textId="77777777" w:rsidR="00035725" w:rsidRPr="00035725" w:rsidRDefault="00035725" w:rsidP="00035725">
      <w:pPr>
        <w:pStyle w:val="EndNoteBibliography"/>
      </w:pPr>
      <w:bookmarkStart w:id="83" w:name="_ENREF_54"/>
      <w:r w:rsidRPr="00035725">
        <w:t xml:space="preserve">Notari, M., P. Neviani, R. Santhanam, B. W. Blaser, J. S. Chang, A. Galietta, A. E. Willis, D. C. Roy, M. A. Caligiuri, G. Marcucci and D. Perrotti (2006). "A MAPK/HNRPK pathway controls BCR/ABL oncogenic potential by regulating MYC mRNA translation." </w:t>
      </w:r>
      <w:r w:rsidRPr="00035725">
        <w:rPr>
          <w:u w:val="single"/>
        </w:rPr>
        <w:t>Blood</w:t>
      </w:r>
      <w:r w:rsidRPr="00035725">
        <w:t xml:space="preserve"> </w:t>
      </w:r>
      <w:r w:rsidRPr="00035725">
        <w:rPr>
          <w:b/>
        </w:rPr>
        <w:t>107</w:t>
      </w:r>
      <w:r w:rsidRPr="00035725">
        <w:t>(6): 2507-16.</w:t>
      </w:r>
    </w:p>
    <w:bookmarkEnd w:id="83"/>
    <w:p w14:paraId="7D26159C" w14:textId="77777777" w:rsidR="00035725" w:rsidRPr="00035725" w:rsidRDefault="00035725" w:rsidP="00035725">
      <w:pPr>
        <w:pStyle w:val="EndNoteBibliography"/>
        <w:spacing w:after="0"/>
      </w:pPr>
    </w:p>
    <w:p w14:paraId="74096329" w14:textId="77777777" w:rsidR="00035725" w:rsidRPr="00035725" w:rsidRDefault="00035725" w:rsidP="00035725">
      <w:pPr>
        <w:pStyle w:val="EndNoteBibliography"/>
      </w:pPr>
      <w:bookmarkStart w:id="84" w:name="_ENREF_55"/>
      <w:r w:rsidRPr="00035725">
        <w:t xml:space="preserve">Palma, J., S. C. Yaddanapudi, L. Pigati, M. A. Havens, S. Jeong, G. A. Weiner, K. M. E. Weimer, B. Stern, M. L. Hastings and D. M. Duelli (2012). "MicroRNAs are exported from malignant cells in customized particles." </w:t>
      </w:r>
      <w:r w:rsidRPr="00035725">
        <w:rPr>
          <w:u w:val="single"/>
        </w:rPr>
        <w:t>Nucleic Acids Research</w:t>
      </w:r>
      <w:r w:rsidRPr="00035725">
        <w:t xml:space="preserve"> </w:t>
      </w:r>
      <w:r w:rsidRPr="00035725">
        <w:rPr>
          <w:b/>
        </w:rPr>
        <w:t>40</w:t>
      </w:r>
      <w:r w:rsidRPr="00035725">
        <w:t>(18): 9125-38.</w:t>
      </w:r>
    </w:p>
    <w:bookmarkEnd w:id="84"/>
    <w:p w14:paraId="2C2A1D29" w14:textId="77777777" w:rsidR="00035725" w:rsidRPr="00035725" w:rsidRDefault="00035725" w:rsidP="00035725">
      <w:pPr>
        <w:pStyle w:val="EndNoteBibliography"/>
        <w:spacing w:after="0"/>
      </w:pPr>
    </w:p>
    <w:p w14:paraId="1C214C10" w14:textId="77777777" w:rsidR="00035725" w:rsidRPr="00035725" w:rsidRDefault="00035725" w:rsidP="00035725">
      <w:pPr>
        <w:pStyle w:val="EndNoteBibliography"/>
      </w:pPr>
      <w:bookmarkStart w:id="85" w:name="_ENREF_56"/>
      <w:r w:rsidRPr="00035725">
        <w:t xml:space="preserve">Paziewska, A., L. S. Wyrwicz, J. M. Bujnicki, K. Bomsztyk and J. Ostrowski (2004). "Cooperative binding of the hnRNP K three KH domains to mRNA targets." </w:t>
      </w:r>
      <w:r w:rsidRPr="00035725">
        <w:rPr>
          <w:u w:val="single"/>
        </w:rPr>
        <w:t>FEBS letters</w:t>
      </w:r>
      <w:r w:rsidRPr="00035725">
        <w:t xml:space="preserve"> </w:t>
      </w:r>
      <w:r w:rsidRPr="00035725">
        <w:rPr>
          <w:b/>
        </w:rPr>
        <w:t>577</w:t>
      </w:r>
      <w:r w:rsidRPr="00035725">
        <w:t>(1–2): 134-40.</w:t>
      </w:r>
    </w:p>
    <w:bookmarkEnd w:id="85"/>
    <w:p w14:paraId="1147B2FB" w14:textId="77777777" w:rsidR="00035725" w:rsidRPr="00035725" w:rsidRDefault="00035725" w:rsidP="00035725">
      <w:pPr>
        <w:pStyle w:val="EndNoteBibliography"/>
        <w:spacing w:after="0"/>
      </w:pPr>
    </w:p>
    <w:p w14:paraId="1CDB1BD5" w14:textId="77777777" w:rsidR="00035725" w:rsidRPr="00035725" w:rsidRDefault="00035725" w:rsidP="00035725">
      <w:pPr>
        <w:pStyle w:val="EndNoteBibliography"/>
      </w:pPr>
      <w:bookmarkStart w:id="86" w:name="_ENREF_57"/>
      <w:r w:rsidRPr="00035725">
        <w:t xml:space="preserve">Pegtel, D. M., L. Peferoen and S. Amor (2014). "Extracellular vesicles as modulators of cell-to-cell communication in the healthy and diseased brain." </w:t>
      </w:r>
      <w:r w:rsidRPr="00035725">
        <w:rPr>
          <w:u w:val="single"/>
        </w:rPr>
        <w:t>Philosophical Transactions of the Royal Society B: Biological Sciences</w:t>
      </w:r>
      <w:r w:rsidRPr="00035725">
        <w:t xml:space="preserve"> </w:t>
      </w:r>
      <w:r w:rsidRPr="00035725">
        <w:rPr>
          <w:b/>
        </w:rPr>
        <w:t>369</w:t>
      </w:r>
      <w:r w:rsidRPr="00035725">
        <w:t>(1652): 20130516.</w:t>
      </w:r>
    </w:p>
    <w:bookmarkEnd w:id="86"/>
    <w:p w14:paraId="29AE9DA8" w14:textId="77777777" w:rsidR="00035725" w:rsidRPr="00035725" w:rsidRDefault="00035725" w:rsidP="00035725">
      <w:pPr>
        <w:pStyle w:val="EndNoteBibliography"/>
        <w:spacing w:after="0"/>
      </w:pPr>
    </w:p>
    <w:p w14:paraId="444EDA6F" w14:textId="77777777" w:rsidR="00035725" w:rsidRPr="00035725" w:rsidRDefault="00035725" w:rsidP="00035725">
      <w:pPr>
        <w:pStyle w:val="EndNoteBibliography"/>
      </w:pPr>
      <w:bookmarkStart w:id="87" w:name="_ENREF_58"/>
      <w:r w:rsidRPr="00035725">
        <w:lastRenderedPageBreak/>
        <w:t xml:space="preserve">Pichler, M., A. L. Ress, E. Winter, V. Stiegelbauer, M. Karbiener, D. Schwarzenbacher, M. Scheideler, C. Ivan, S. W. Jahn, T. Kiesslich, A. Gerger, T. Bauernhofer, G. A. Calin and G. Hoefler (2014). "MiR-200a regulates epithelial to mesenchymal transition-related gene expression and determines prognosis in colorectal cancer patients." </w:t>
      </w:r>
      <w:r w:rsidRPr="00035725">
        <w:rPr>
          <w:u w:val="single"/>
        </w:rPr>
        <w:t>Br J Cancer</w:t>
      </w:r>
      <w:r w:rsidRPr="00035725">
        <w:t xml:space="preserve"> </w:t>
      </w:r>
      <w:r w:rsidRPr="00035725">
        <w:rPr>
          <w:b/>
        </w:rPr>
        <w:t>110</w:t>
      </w:r>
      <w:r w:rsidRPr="00035725">
        <w:t>(6): 1614-21.</w:t>
      </w:r>
    </w:p>
    <w:bookmarkEnd w:id="87"/>
    <w:p w14:paraId="517170EF" w14:textId="77777777" w:rsidR="00035725" w:rsidRPr="00035725" w:rsidRDefault="00035725" w:rsidP="00035725">
      <w:pPr>
        <w:pStyle w:val="EndNoteBibliography"/>
        <w:spacing w:after="0"/>
      </w:pPr>
    </w:p>
    <w:p w14:paraId="764CC360" w14:textId="77777777" w:rsidR="00035725" w:rsidRPr="00035725" w:rsidRDefault="00035725" w:rsidP="00035725">
      <w:pPr>
        <w:pStyle w:val="EndNoteBibliography"/>
      </w:pPr>
      <w:bookmarkStart w:id="88" w:name="_ENREF_59"/>
      <w:r w:rsidRPr="00035725">
        <w:t xml:space="preserve">Pola, C. (2013). "Cancer: miR-22 attacks on several fronts." </w:t>
      </w:r>
      <w:r w:rsidRPr="00035725">
        <w:rPr>
          <w:u w:val="single"/>
        </w:rPr>
        <w:t>Nat Med</w:t>
      </w:r>
      <w:r w:rsidRPr="00035725">
        <w:t xml:space="preserve"> </w:t>
      </w:r>
      <w:r w:rsidRPr="00035725">
        <w:rPr>
          <w:b/>
        </w:rPr>
        <w:t>19</w:t>
      </w:r>
      <w:r w:rsidRPr="00035725">
        <w:t>(8): 980-.</w:t>
      </w:r>
    </w:p>
    <w:bookmarkEnd w:id="88"/>
    <w:p w14:paraId="0F8967AC" w14:textId="77777777" w:rsidR="00035725" w:rsidRPr="00035725" w:rsidRDefault="00035725" w:rsidP="00035725">
      <w:pPr>
        <w:pStyle w:val="EndNoteBibliography"/>
        <w:spacing w:after="0"/>
      </w:pPr>
    </w:p>
    <w:p w14:paraId="044635D7" w14:textId="77777777" w:rsidR="00035725" w:rsidRPr="00035725" w:rsidRDefault="00035725" w:rsidP="00035725">
      <w:pPr>
        <w:pStyle w:val="EndNoteBibliography"/>
      </w:pPr>
      <w:bookmarkStart w:id="89" w:name="_ENREF_60"/>
      <w:r w:rsidRPr="00035725">
        <w:t xml:space="preserve">Proepper, C., K. Steinestel, M. J. Schmeisser, J. Heinrich, J. Steinestel, J. Bockmann, S. Liebau and T. M. Boeckers (2011). "Heterogeneous Nuclear Ribonucleoprotein K Interacts with Abi-1 at Postsynaptic Sites and Modulates Dendritic Spine Morphology." </w:t>
      </w:r>
      <w:r w:rsidRPr="00035725">
        <w:rPr>
          <w:u w:val="single"/>
        </w:rPr>
        <w:t>PLoS ONE</w:t>
      </w:r>
      <w:r w:rsidRPr="00035725">
        <w:t xml:space="preserve"> </w:t>
      </w:r>
      <w:r w:rsidRPr="00035725">
        <w:rPr>
          <w:b/>
        </w:rPr>
        <w:t>6</w:t>
      </w:r>
      <w:r w:rsidRPr="00035725">
        <w:t>(11): e27045.</w:t>
      </w:r>
    </w:p>
    <w:bookmarkEnd w:id="89"/>
    <w:p w14:paraId="5FF908E9" w14:textId="77777777" w:rsidR="00035725" w:rsidRPr="00035725" w:rsidRDefault="00035725" w:rsidP="00035725">
      <w:pPr>
        <w:pStyle w:val="EndNoteBibliography"/>
        <w:spacing w:after="0"/>
      </w:pPr>
    </w:p>
    <w:p w14:paraId="682F26F6" w14:textId="77777777" w:rsidR="00035725" w:rsidRPr="00035725" w:rsidRDefault="00035725" w:rsidP="00035725">
      <w:pPr>
        <w:pStyle w:val="EndNoteBibliography"/>
      </w:pPr>
      <w:bookmarkStart w:id="90" w:name="_ENREF_61"/>
      <w:r w:rsidRPr="00035725">
        <w:t xml:space="preserve">Ramteke, A., H. Ting, C. Agarwal, S. Mateen, R. Somasagara, A. Hussain, M. Graner, B. Frederick, R. Agarwal and G. Deep (2015). "Exosomes secreted under hypoxia enhance invasiveness and stemness of prostate cancer cells by targeting adherens junction molecules." </w:t>
      </w:r>
      <w:r w:rsidRPr="00035725">
        <w:rPr>
          <w:u w:val="single"/>
        </w:rPr>
        <w:t>Mol Carcinog</w:t>
      </w:r>
      <w:r w:rsidRPr="00035725">
        <w:t xml:space="preserve"> </w:t>
      </w:r>
      <w:r w:rsidRPr="00035725">
        <w:rPr>
          <w:b/>
        </w:rPr>
        <w:t>54</w:t>
      </w:r>
      <w:r w:rsidRPr="00035725">
        <w:t>(7): 554-65.</w:t>
      </w:r>
    </w:p>
    <w:bookmarkEnd w:id="90"/>
    <w:p w14:paraId="559FFA0F" w14:textId="77777777" w:rsidR="00035725" w:rsidRPr="00035725" w:rsidRDefault="00035725" w:rsidP="00035725">
      <w:pPr>
        <w:pStyle w:val="EndNoteBibliography"/>
        <w:spacing w:after="0"/>
      </w:pPr>
    </w:p>
    <w:p w14:paraId="0C62A5EF" w14:textId="77777777" w:rsidR="00035725" w:rsidRPr="00035725" w:rsidRDefault="00035725" w:rsidP="00035725">
      <w:pPr>
        <w:pStyle w:val="EndNoteBibliography"/>
      </w:pPr>
      <w:bookmarkStart w:id="91" w:name="_ENREF_62"/>
      <w:r w:rsidRPr="00035725">
        <w:t xml:space="preserve">Reddi, K. K. and J. F. Holland (1976). "Elevated serum ribonuclease in patients with pancreatic cancer." </w:t>
      </w:r>
      <w:r w:rsidRPr="00035725">
        <w:rPr>
          <w:u w:val="single"/>
        </w:rPr>
        <w:t>Proceedings of the National Academy of Sciences</w:t>
      </w:r>
      <w:r w:rsidRPr="00035725">
        <w:t xml:space="preserve"> </w:t>
      </w:r>
      <w:r w:rsidRPr="00035725">
        <w:rPr>
          <w:b/>
        </w:rPr>
        <w:t>73</w:t>
      </w:r>
      <w:r w:rsidRPr="00035725">
        <w:t>(7): 2308-10.</w:t>
      </w:r>
    </w:p>
    <w:bookmarkEnd w:id="91"/>
    <w:p w14:paraId="57F0D881" w14:textId="77777777" w:rsidR="00035725" w:rsidRPr="00035725" w:rsidRDefault="00035725" w:rsidP="00035725">
      <w:pPr>
        <w:pStyle w:val="EndNoteBibliography"/>
        <w:spacing w:after="0"/>
      </w:pPr>
    </w:p>
    <w:p w14:paraId="22E4F95F" w14:textId="77777777" w:rsidR="00035725" w:rsidRPr="00035725" w:rsidRDefault="00035725" w:rsidP="00035725">
      <w:pPr>
        <w:pStyle w:val="EndNoteBibliography"/>
      </w:pPr>
      <w:bookmarkStart w:id="92" w:name="_ENREF_63"/>
      <w:r w:rsidRPr="00035725">
        <w:t xml:space="preserve">Revil, T., J. Pelletier, J. Toutant, A. Cloutier and B. Chabot (2009). "Heterogeneous Nuclear Ribonucleoprotein K Represses the Production of Pro-apoptotic Bcl-x(S) Splice Isoform." </w:t>
      </w:r>
      <w:r w:rsidRPr="00035725">
        <w:rPr>
          <w:u w:val="single"/>
        </w:rPr>
        <w:t>J Biol Chem</w:t>
      </w:r>
      <w:r w:rsidRPr="00035725">
        <w:t xml:space="preserve"> </w:t>
      </w:r>
      <w:r w:rsidRPr="00035725">
        <w:rPr>
          <w:b/>
        </w:rPr>
        <w:t>284</w:t>
      </w:r>
      <w:r w:rsidRPr="00035725">
        <w:t>(32): 21458-67.</w:t>
      </w:r>
    </w:p>
    <w:bookmarkEnd w:id="92"/>
    <w:p w14:paraId="2EAA11B6" w14:textId="77777777" w:rsidR="00035725" w:rsidRPr="00035725" w:rsidRDefault="00035725" w:rsidP="00035725">
      <w:pPr>
        <w:pStyle w:val="EndNoteBibliography"/>
        <w:spacing w:after="0"/>
      </w:pPr>
    </w:p>
    <w:p w14:paraId="7BF9E27C" w14:textId="77777777" w:rsidR="00035725" w:rsidRPr="00035725" w:rsidRDefault="00035725" w:rsidP="00035725">
      <w:pPr>
        <w:pStyle w:val="EndNoteBibliography"/>
      </w:pPr>
      <w:bookmarkStart w:id="93" w:name="_ENREF_64"/>
      <w:r w:rsidRPr="00035725">
        <w:t xml:space="preserve">Ritland Politz, J. C., E. M. Hogan and T. Pederson (2009). "MicroRNAs with a nucleolar location." </w:t>
      </w:r>
      <w:r w:rsidRPr="00035725">
        <w:rPr>
          <w:u w:val="single"/>
        </w:rPr>
        <w:t>RNA</w:t>
      </w:r>
      <w:r w:rsidRPr="00035725">
        <w:t xml:space="preserve"> </w:t>
      </w:r>
      <w:r w:rsidRPr="00035725">
        <w:rPr>
          <w:b/>
        </w:rPr>
        <w:t>15</w:t>
      </w:r>
      <w:r w:rsidRPr="00035725">
        <w:t>(9): 1705-15.</w:t>
      </w:r>
    </w:p>
    <w:bookmarkEnd w:id="93"/>
    <w:p w14:paraId="143BD8B6" w14:textId="77777777" w:rsidR="00035725" w:rsidRPr="00035725" w:rsidRDefault="00035725" w:rsidP="00035725">
      <w:pPr>
        <w:pStyle w:val="EndNoteBibliography"/>
        <w:spacing w:after="0"/>
      </w:pPr>
    </w:p>
    <w:p w14:paraId="6A49AE3B" w14:textId="77777777" w:rsidR="00035725" w:rsidRPr="00035725" w:rsidRDefault="00035725" w:rsidP="00035725">
      <w:pPr>
        <w:pStyle w:val="EndNoteBibliography"/>
      </w:pPr>
      <w:bookmarkStart w:id="94" w:name="_ENREF_65"/>
      <w:r w:rsidRPr="00035725">
        <w:t xml:space="preserve">Song, X., Y. Ding, G. Liu, X. Yang, R. Zhao, Y. Zhang, X. Zhao, G. J. Anderson and G. Nie (2016). "Cancer Cell-Derived Exosomes Induce Mitogen-Activated Protein Kinase-Dependent Monocyte Survival by Transport of Functional Receptor Tyrosine Kinases." </w:t>
      </w:r>
      <w:r w:rsidRPr="00035725">
        <w:rPr>
          <w:u w:val="single"/>
        </w:rPr>
        <w:t>Journal of Biological Chemistry</w:t>
      </w:r>
      <w:r w:rsidRPr="00035725">
        <w:t>.</w:t>
      </w:r>
    </w:p>
    <w:bookmarkEnd w:id="94"/>
    <w:p w14:paraId="5A11C61C" w14:textId="77777777" w:rsidR="00035725" w:rsidRPr="00035725" w:rsidRDefault="00035725" w:rsidP="00035725">
      <w:pPr>
        <w:pStyle w:val="EndNoteBibliography"/>
        <w:spacing w:after="0"/>
      </w:pPr>
    </w:p>
    <w:p w14:paraId="01AD7B56" w14:textId="77777777" w:rsidR="00035725" w:rsidRPr="00035725" w:rsidRDefault="00035725" w:rsidP="00035725">
      <w:pPr>
        <w:pStyle w:val="EndNoteBibliography"/>
      </w:pPr>
      <w:bookmarkStart w:id="95" w:name="_ENREF_66"/>
      <w:r w:rsidRPr="00035725">
        <w:t xml:space="preserve">Tauro, B. J., D. W. Greening, R. A. Mathias, S. Mathivanan, H. Ji and R. J. Simpson (2013). "Two Distinct Populations of Exosomes Are Released from LIM1863 Colon Carcinoma Cell-derived Organoids." </w:t>
      </w:r>
      <w:r w:rsidRPr="00035725">
        <w:rPr>
          <w:u w:val="single"/>
        </w:rPr>
        <w:t>Mol Cell Proteomics</w:t>
      </w:r>
      <w:r w:rsidRPr="00035725">
        <w:t xml:space="preserve"> </w:t>
      </w:r>
      <w:r w:rsidRPr="00035725">
        <w:rPr>
          <w:b/>
        </w:rPr>
        <w:t>12</w:t>
      </w:r>
      <w:r w:rsidRPr="00035725">
        <w:t>(3): 587-98.</w:t>
      </w:r>
    </w:p>
    <w:bookmarkEnd w:id="95"/>
    <w:p w14:paraId="6A380FF4" w14:textId="77777777" w:rsidR="00035725" w:rsidRPr="00035725" w:rsidRDefault="00035725" w:rsidP="00035725">
      <w:pPr>
        <w:pStyle w:val="EndNoteBibliography"/>
        <w:spacing w:after="0"/>
      </w:pPr>
    </w:p>
    <w:p w14:paraId="51774936" w14:textId="77777777" w:rsidR="00035725" w:rsidRPr="00035725" w:rsidRDefault="00035725" w:rsidP="00035725">
      <w:pPr>
        <w:pStyle w:val="EndNoteBibliography"/>
      </w:pPr>
      <w:bookmarkStart w:id="96" w:name="_ENREF_67"/>
      <w:r w:rsidRPr="00035725">
        <w:t xml:space="preserve">Towbin, H., T. Staehelin and J. Gordon (1979). "Electrophoretic transfer of proteins from polyacrylamide gels to nitrocellulose sheets: procedure and some applications." </w:t>
      </w:r>
      <w:r w:rsidRPr="00035725">
        <w:rPr>
          <w:u w:val="single"/>
        </w:rPr>
        <w:t>Proc Natl Acad Sci U S A</w:t>
      </w:r>
      <w:r w:rsidRPr="00035725">
        <w:t xml:space="preserve"> </w:t>
      </w:r>
      <w:r w:rsidRPr="00035725">
        <w:rPr>
          <w:b/>
        </w:rPr>
        <w:t>76</w:t>
      </w:r>
      <w:r w:rsidRPr="00035725">
        <w:t>(9): 4350-4.</w:t>
      </w:r>
    </w:p>
    <w:bookmarkEnd w:id="96"/>
    <w:p w14:paraId="0A5E0B94" w14:textId="77777777" w:rsidR="00035725" w:rsidRPr="00035725" w:rsidRDefault="00035725" w:rsidP="00035725">
      <w:pPr>
        <w:pStyle w:val="EndNoteBibliography"/>
        <w:spacing w:after="0"/>
      </w:pPr>
    </w:p>
    <w:p w14:paraId="4B7FE5DE" w14:textId="77777777" w:rsidR="00035725" w:rsidRPr="00035725" w:rsidRDefault="00035725" w:rsidP="00035725">
      <w:pPr>
        <w:pStyle w:val="EndNoteBibliography"/>
      </w:pPr>
      <w:bookmarkStart w:id="97" w:name="_ENREF_68"/>
      <w:r w:rsidRPr="00035725">
        <w:t xml:space="preserve">Tsui, N. B., E. K. Ng and Y. M. Lo (2002). "Stability of endogenous and added RNA in blood specimens, serum, and plasma." </w:t>
      </w:r>
      <w:r w:rsidRPr="00035725">
        <w:rPr>
          <w:u w:val="single"/>
        </w:rPr>
        <w:t>Clin Chem</w:t>
      </w:r>
      <w:r w:rsidRPr="00035725">
        <w:t xml:space="preserve"> </w:t>
      </w:r>
      <w:r w:rsidRPr="00035725">
        <w:rPr>
          <w:b/>
        </w:rPr>
        <w:t>48</w:t>
      </w:r>
      <w:r w:rsidRPr="00035725">
        <w:t>(10): 1647-53.</w:t>
      </w:r>
    </w:p>
    <w:bookmarkEnd w:id="97"/>
    <w:p w14:paraId="6300F25F" w14:textId="77777777" w:rsidR="00035725" w:rsidRPr="00035725" w:rsidRDefault="00035725" w:rsidP="00035725">
      <w:pPr>
        <w:pStyle w:val="EndNoteBibliography"/>
        <w:spacing w:after="0"/>
      </w:pPr>
    </w:p>
    <w:p w14:paraId="5B8BABDC" w14:textId="77777777" w:rsidR="00035725" w:rsidRPr="00035725" w:rsidRDefault="00035725" w:rsidP="00035725">
      <w:pPr>
        <w:pStyle w:val="EndNoteBibliography"/>
      </w:pPr>
      <w:bookmarkStart w:id="98" w:name="_ENREF_69"/>
      <w:r w:rsidRPr="00035725">
        <w:t xml:space="preserve">Villarroya-Beltri, C., C. Gutiérrez-Vázquez, F. Sánchez-Cabo, D. Pérez-Hernández, J. Vázquez, N. Martin-Cofreces, D. J. Martinez-Herrera, A. Pascual-Montano, M. Mittelbrunn and F. Sánchez-Madrid (2013). "Sumoylated hnRNPA2B1 controls the sorting of miRNAs into exosomes through binding to specific motifs." </w:t>
      </w:r>
      <w:r w:rsidRPr="00035725">
        <w:rPr>
          <w:u w:val="single"/>
        </w:rPr>
        <w:t>Nat Commun</w:t>
      </w:r>
      <w:r w:rsidRPr="00035725">
        <w:t xml:space="preserve"> </w:t>
      </w:r>
      <w:r w:rsidRPr="00035725">
        <w:rPr>
          <w:b/>
        </w:rPr>
        <w:t>4</w:t>
      </w:r>
      <w:r w:rsidRPr="00035725">
        <w:t>.</w:t>
      </w:r>
    </w:p>
    <w:bookmarkEnd w:id="98"/>
    <w:p w14:paraId="5ECDCBB2" w14:textId="77777777" w:rsidR="00035725" w:rsidRPr="00035725" w:rsidRDefault="00035725" w:rsidP="00035725">
      <w:pPr>
        <w:pStyle w:val="EndNoteBibliography"/>
        <w:spacing w:after="0"/>
      </w:pPr>
    </w:p>
    <w:p w14:paraId="0D53DE7A" w14:textId="77777777" w:rsidR="00035725" w:rsidRPr="00035725" w:rsidRDefault="00035725" w:rsidP="00035725">
      <w:pPr>
        <w:pStyle w:val="EndNoteBibliography"/>
      </w:pPr>
      <w:bookmarkStart w:id="99" w:name="_ENREF_70"/>
      <w:r w:rsidRPr="00035725">
        <w:t xml:space="preserve">Wang, R., Z. Li, H. Guo, W. Shi, Y. Xin, W. Chang and T. Huang (2014). "Caveolin 1 knockdown inhibits the proliferation, migration and invasion of human breast cancer BT474 cells." </w:t>
      </w:r>
      <w:r w:rsidRPr="00035725">
        <w:rPr>
          <w:u w:val="single"/>
        </w:rPr>
        <w:t>Mol Med Rep</w:t>
      </w:r>
      <w:r w:rsidRPr="00035725">
        <w:t xml:space="preserve"> </w:t>
      </w:r>
      <w:r w:rsidRPr="00035725">
        <w:rPr>
          <w:b/>
        </w:rPr>
        <w:t>9</w:t>
      </w:r>
      <w:r w:rsidRPr="00035725">
        <w:t>(5): 1723-8.</w:t>
      </w:r>
    </w:p>
    <w:bookmarkEnd w:id="99"/>
    <w:p w14:paraId="139BB334" w14:textId="77777777" w:rsidR="00035725" w:rsidRPr="00035725" w:rsidRDefault="00035725" w:rsidP="00035725">
      <w:pPr>
        <w:pStyle w:val="EndNoteBibliography"/>
        <w:spacing w:after="0"/>
      </w:pPr>
    </w:p>
    <w:p w14:paraId="4513CFFD" w14:textId="77777777" w:rsidR="00035725" w:rsidRPr="00035725" w:rsidRDefault="00035725" w:rsidP="00035725">
      <w:pPr>
        <w:pStyle w:val="EndNoteBibliography"/>
      </w:pPr>
      <w:bookmarkStart w:id="100" w:name="_ENREF_71"/>
      <w:r w:rsidRPr="00035725">
        <w:t xml:space="preserve">Welton, J. L., S. Khanna, P. J. Giles, P. Brennan, I. A. Brewis, J. Staffurth, M. D. Mason and A. Clayton (2010). "Proteomics analysis of bladder cancer exosomes." </w:t>
      </w:r>
      <w:r w:rsidRPr="00035725">
        <w:rPr>
          <w:u w:val="single"/>
        </w:rPr>
        <w:t>Mol Cell Proteomics</w:t>
      </w:r>
      <w:r w:rsidRPr="00035725">
        <w:t xml:space="preserve"> </w:t>
      </w:r>
      <w:r w:rsidRPr="00035725">
        <w:rPr>
          <w:b/>
        </w:rPr>
        <w:t>9</w:t>
      </w:r>
      <w:r w:rsidRPr="00035725">
        <w:t>(6): 1324-38.</w:t>
      </w:r>
    </w:p>
    <w:bookmarkEnd w:id="100"/>
    <w:p w14:paraId="54516562" w14:textId="77777777" w:rsidR="00035725" w:rsidRPr="00035725" w:rsidRDefault="00035725" w:rsidP="00035725">
      <w:pPr>
        <w:pStyle w:val="EndNoteBibliography"/>
        <w:spacing w:after="0"/>
      </w:pPr>
    </w:p>
    <w:p w14:paraId="00CB5335" w14:textId="77777777" w:rsidR="00035725" w:rsidRPr="00035725" w:rsidRDefault="00035725" w:rsidP="00035725">
      <w:pPr>
        <w:pStyle w:val="EndNoteBibliography"/>
      </w:pPr>
      <w:bookmarkStart w:id="101" w:name="_ENREF_72"/>
      <w:r w:rsidRPr="00035725">
        <w:t xml:space="preserve">Wu, H.-C., C.-H. Chang, Y.-A. Tsou, C.-W. Tsai, C.-C. Lin and D.-T. Bau (2011). "Significant Association of Caveolin-1 (CAV1) Genotypes with Prostate Cancer Susceptibility in Taiwan." </w:t>
      </w:r>
      <w:r w:rsidRPr="00035725">
        <w:rPr>
          <w:u w:val="single"/>
        </w:rPr>
        <w:t>Anticancer Research</w:t>
      </w:r>
      <w:r w:rsidRPr="00035725">
        <w:t xml:space="preserve"> </w:t>
      </w:r>
      <w:r w:rsidRPr="00035725">
        <w:rPr>
          <w:b/>
        </w:rPr>
        <w:t>31</w:t>
      </w:r>
      <w:r w:rsidRPr="00035725">
        <w:t>(2): 745-9.</w:t>
      </w:r>
    </w:p>
    <w:bookmarkEnd w:id="101"/>
    <w:p w14:paraId="2B223427" w14:textId="77777777" w:rsidR="00035725" w:rsidRPr="00035725" w:rsidRDefault="00035725" w:rsidP="00035725">
      <w:pPr>
        <w:pStyle w:val="EndNoteBibliography"/>
        <w:spacing w:after="0"/>
      </w:pPr>
    </w:p>
    <w:p w14:paraId="1BAE59A2" w14:textId="77777777" w:rsidR="00035725" w:rsidRPr="00035725" w:rsidRDefault="00035725" w:rsidP="00035725">
      <w:pPr>
        <w:pStyle w:val="EndNoteBibliography"/>
      </w:pPr>
      <w:bookmarkStart w:id="102" w:name="_ENREF_73"/>
      <w:r w:rsidRPr="00035725">
        <w:t xml:space="preserve">Wysoczynski, M. and M. Z. Ratajczak (2009). "LUNG CANCER SECRETED MICROVESCILES: UNDERAPPRECIATED MODULATORS OF MICROENVIRONMENT IN EXPANDING TUMORS." </w:t>
      </w:r>
      <w:r w:rsidRPr="00035725">
        <w:rPr>
          <w:u w:val="single"/>
        </w:rPr>
        <w:t>International journal of cancer. Journal international du cancer</w:t>
      </w:r>
      <w:r w:rsidRPr="00035725">
        <w:t xml:space="preserve"> </w:t>
      </w:r>
      <w:r w:rsidRPr="00035725">
        <w:rPr>
          <w:b/>
        </w:rPr>
        <w:t>125</w:t>
      </w:r>
      <w:r w:rsidRPr="00035725">
        <w:t>(7): 1595-603.</w:t>
      </w:r>
    </w:p>
    <w:bookmarkEnd w:id="102"/>
    <w:p w14:paraId="523F7887" w14:textId="77777777" w:rsidR="00035725" w:rsidRPr="00035725" w:rsidRDefault="00035725" w:rsidP="00035725">
      <w:pPr>
        <w:pStyle w:val="EndNoteBibliography"/>
        <w:spacing w:after="0"/>
      </w:pPr>
    </w:p>
    <w:p w14:paraId="16E2552B" w14:textId="77777777" w:rsidR="00035725" w:rsidRPr="00035725" w:rsidRDefault="00035725" w:rsidP="00035725">
      <w:pPr>
        <w:pStyle w:val="EndNoteBibliography"/>
      </w:pPr>
      <w:bookmarkStart w:id="103" w:name="_ENREF_74"/>
      <w:r w:rsidRPr="00035725">
        <w:t xml:space="preserve">Yan, Y., Q. Wang, X.-L. Yan, Y. Zhang, W. Li, F. Tang, X. Li and P. Yang (2015). "miR‐10a controls glioma migration and invasion through regulating epithelial–mesenchymal transition via EphA8." </w:t>
      </w:r>
      <w:r w:rsidRPr="00035725">
        <w:rPr>
          <w:u w:val="single"/>
        </w:rPr>
        <w:t>FEBS letters</w:t>
      </w:r>
      <w:r w:rsidRPr="00035725">
        <w:t xml:space="preserve"> </w:t>
      </w:r>
      <w:r w:rsidRPr="00035725">
        <w:rPr>
          <w:b/>
        </w:rPr>
        <w:t>589</w:t>
      </w:r>
      <w:r w:rsidRPr="00035725">
        <w:t>(6): 756-65.</w:t>
      </w:r>
    </w:p>
    <w:bookmarkEnd w:id="103"/>
    <w:p w14:paraId="47F530D8" w14:textId="77777777" w:rsidR="00035725" w:rsidRPr="00035725" w:rsidRDefault="00035725" w:rsidP="00035725">
      <w:pPr>
        <w:pStyle w:val="EndNoteBibliography"/>
        <w:spacing w:after="0"/>
      </w:pPr>
    </w:p>
    <w:p w14:paraId="03F11A13" w14:textId="77777777" w:rsidR="00035725" w:rsidRPr="00035725" w:rsidRDefault="00035725" w:rsidP="00035725">
      <w:pPr>
        <w:pStyle w:val="EndNoteBibliography"/>
      </w:pPr>
      <w:bookmarkStart w:id="104" w:name="_ENREF_75"/>
      <w:r w:rsidRPr="00035725">
        <w:t xml:space="preserve">Zhang, P., Z. Guo, Y. Zhang, Z. Gao, N. Ji, D. Wang, L. Zou, W. Sun and L. Zhang (2015). "A preliminary quantitative proteomic analysis of glioblastoma pseudoprogression." </w:t>
      </w:r>
      <w:r w:rsidRPr="00035725">
        <w:rPr>
          <w:u w:val="single"/>
        </w:rPr>
        <w:t>Proteome science</w:t>
      </w:r>
      <w:r w:rsidRPr="00035725">
        <w:t xml:space="preserve"> </w:t>
      </w:r>
      <w:r w:rsidRPr="00035725">
        <w:rPr>
          <w:b/>
        </w:rPr>
        <w:t>13</w:t>
      </w:r>
      <w:r w:rsidRPr="00035725">
        <w:t>(1): 12.</w:t>
      </w:r>
    </w:p>
    <w:bookmarkEnd w:id="104"/>
    <w:p w14:paraId="3D4ABDF0" w14:textId="77777777" w:rsidR="00035725" w:rsidRPr="00035725" w:rsidRDefault="00035725" w:rsidP="00035725">
      <w:pPr>
        <w:pStyle w:val="EndNoteBibliography"/>
        <w:spacing w:after="0"/>
      </w:pPr>
    </w:p>
    <w:p w14:paraId="2BA49387" w14:textId="77777777" w:rsidR="00035725" w:rsidRPr="00035725" w:rsidRDefault="00035725" w:rsidP="00035725">
      <w:pPr>
        <w:pStyle w:val="EndNoteBibliography"/>
      </w:pPr>
      <w:bookmarkStart w:id="105" w:name="_ENREF_76"/>
      <w:r w:rsidRPr="00035725">
        <w:t xml:space="preserve">Zhou, W., M. Y. Fong, Y. Min, G. Somlo, L. Liu, M. R. Palomares, Y. Yu, A. Chow, S. T. F. O’Connor, A. R. Chin, Y. Yen, Y. Wang, E. G. Marcusson, P. Chu, J. Wu, X. Wu, A. X. Li, Z. Li, H. Gao, X. Ren, M. P. Boldin, P. C. Lin and S. E. Wang (2014). "Cancer-secreted miR-105 destroys vascular endothelial barriers to promote metastasis." </w:t>
      </w:r>
      <w:r w:rsidRPr="00035725">
        <w:rPr>
          <w:u w:val="single"/>
        </w:rPr>
        <w:t>Cancer Cell</w:t>
      </w:r>
      <w:r w:rsidRPr="00035725">
        <w:t xml:space="preserve"> </w:t>
      </w:r>
      <w:r w:rsidRPr="00035725">
        <w:rPr>
          <w:b/>
        </w:rPr>
        <w:t>25</w:t>
      </w:r>
      <w:r w:rsidRPr="00035725">
        <w:t>(4): 501-15.</w:t>
      </w:r>
    </w:p>
    <w:bookmarkEnd w:id="105"/>
    <w:p w14:paraId="4C4ED3CC" w14:textId="77777777" w:rsidR="00035725" w:rsidRPr="00035725" w:rsidRDefault="00035725" w:rsidP="00035725">
      <w:pPr>
        <w:pStyle w:val="EndNoteBibliography"/>
      </w:pPr>
    </w:p>
    <w:p w14:paraId="522B8746" w14:textId="63BC5D29" w:rsidR="00B057DA" w:rsidRPr="005B78BB" w:rsidRDefault="00C15703" w:rsidP="005B78BB">
      <w:pPr>
        <w:ind w:left="360"/>
        <w:rPr>
          <w:rFonts w:ascii="Times New Roman" w:hAnsi="Times New Roman" w:cs="Times New Roman"/>
          <w:sz w:val="24"/>
          <w:szCs w:val="24"/>
          <w:lang w:val="en-US"/>
        </w:rPr>
      </w:pPr>
      <w:r w:rsidRPr="005B78BB">
        <w:rPr>
          <w:rFonts w:ascii="Times New Roman" w:hAnsi="Times New Roman" w:cs="Times New Roman"/>
          <w:sz w:val="24"/>
          <w:szCs w:val="24"/>
          <w:lang w:val="en-US"/>
        </w:rPr>
        <w:fldChar w:fldCharType="end"/>
      </w:r>
    </w:p>
    <w:sectPr w:rsidR="00B057DA" w:rsidRPr="005B78BB" w:rsidSect="009A0AD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Harley Robinson " w:date="2016-10-17T09:58:00Z" w:initials="HR">
    <w:p w14:paraId="0D214D69" w14:textId="51A3670C" w:rsidR="00F95562" w:rsidRDefault="00F95562" w:rsidP="00E874F4">
      <w:pPr>
        <w:pStyle w:val="CommentText"/>
      </w:pPr>
      <w:r>
        <w:rPr>
          <w:rStyle w:val="CommentReference"/>
        </w:rPr>
        <w:annotationRef/>
      </w:r>
      <w:r w:rsidRPr="00E874F4">
        <w:rPr>
          <w:color w:val="FF0000"/>
        </w:rPr>
        <w:t xml:space="preserve">Comment from Alex. </w:t>
      </w:r>
      <w:r w:rsidRPr="00E874F4">
        <w:rPr>
          <w:rStyle w:val="CommentReference"/>
          <w:color w:val="FF0000"/>
        </w:rPr>
        <w:annotationRef/>
      </w:r>
      <w:r>
        <w:t>This paragraph is where things are all connected . We need to make it more conceptual than just describing what we see from results. This will prepare the reader to clearly understand the model and hypothesis you’re proposed in the following final paragraphs. Easier if we have a chat about it.</w:t>
      </w:r>
    </w:p>
    <w:p w14:paraId="6EB06C2B" w14:textId="013298EC" w:rsidR="00F95562" w:rsidRDefault="00F95562">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B06C2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65F4D7" w14:textId="77777777" w:rsidR="00F95562" w:rsidRDefault="00F95562" w:rsidP="00DC4A17">
      <w:pPr>
        <w:spacing w:after="0" w:line="240" w:lineRule="auto"/>
      </w:pPr>
      <w:r>
        <w:separator/>
      </w:r>
    </w:p>
  </w:endnote>
  <w:endnote w:type="continuationSeparator" w:id="0">
    <w:p w14:paraId="203933A4" w14:textId="77777777" w:rsidR="00F95562" w:rsidRDefault="00F95562" w:rsidP="00DC4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8836480"/>
      <w:docPartObj>
        <w:docPartGallery w:val="Page Numbers (Bottom of Page)"/>
        <w:docPartUnique/>
      </w:docPartObj>
    </w:sdtPr>
    <w:sdtEndPr/>
    <w:sdtContent>
      <w:sdt>
        <w:sdtPr>
          <w:id w:val="969248968"/>
          <w:docPartObj>
            <w:docPartGallery w:val="Page Numbers (Top of Page)"/>
            <w:docPartUnique/>
          </w:docPartObj>
        </w:sdtPr>
        <w:sdtEndPr/>
        <w:sdtContent>
          <w:p w14:paraId="15DD2908" w14:textId="0C5AF08E" w:rsidR="00F95562" w:rsidRDefault="00F9556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E035A">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E035A">
              <w:rPr>
                <w:b/>
                <w:bCs/>
                <w:noProof/>
              </w:rPr>
              <w:t>42</w:t>
            </w:r>
            <w:r>
              <w:rPr>
                <w:b/>
                <w:bCs/>
                <w:sz w:val="24"/>
                <w:szCs w:val="24"/>
              </w:rPr>
              <w:fldChar w:fldCharType="end"/>
            </w:r>
          </w:p>
        </w:sdtContent>
      </w:sdt>
    </w:sdtContent>
  </w:sdt>
  <w:p w14:paraId="15A30F02" w14:textId="77777777" w:rsidR="00F95562" w:rsidRDefault="00F955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DB1C0B" w14:textId="77777777" w:rsidR="00F95562" w:rsidRDefault="00F95562" w:rsidP="00DC4A17">
      <w:pPr>
        <w:spacing w:after="0" w:line="240" w:lineRule="auto"/>
      </w:pPr>
      <w:r>
        <w:separator/>
      </w:r>
    </w:p>
  </w:footnote>
  <w:footnote w:type="continuationSeparator" w:id="0">
    <w:p w14:paraId="728C0299" w14:textId="77777777" w:rsidR="00F95562" w:rsidRDefault="00F95562" w:rsidP="00DC4A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51E0340"/>
    <w:multiLevelType w:val="hybridMultilevel"/>
    <w:tmpl w:val="BD421DF4"/>
    <w:lvl w:ilvl="0" w:tplc="D90E7E06">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le Hill">
    <w15:presenceInfo w15:providerId="AD" w15:userId="S-1-5-21-157896902-3385474465-166438253-3230"/>
  </w15:person>
  <w15:person w15:author="Harley Robinson ">
    <w15:presenceInfo w15:providerId="AD" w15:userId="S-1-5-21-157896902-3385474465-166438253-72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nnotat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vaw9vd5rrfez2epavc5exebz02xt0vvvwrs&quot;&gt;HonoursReferences&lt;record-ids&gt;&lt;item&gt;8&lt;/item&gt;&lt;item&gt;9&lt;/item&gt;&lt;item&gt;10&lt;/item&gt;&lt;item&gt;33&lt;/item&gt;&lt;item&gt;114&lt;/item&gt;&lt;item&gt;142&lt;/item&gt;&lt;item&gt;143&lt;/item&gt;&lt;item&gt;150&lt;/item&gt;&lt;item&gt;151&lt;/item&gt;&lt;item&gt;153&lt;/item&gt;&lt;item&gt;156&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4&lt;/item&gt;&lt;item&gt;201&lt;/item&gt;&lt;item&gt;205&lt;/item&gt;&lt;item&gt;208&lt;/item&gt;&lt;item&gt;252&lt;/item&gt;&lt;item&gt;254&lt;/item&gt;&lt;item&gt;255&lt;/item&gt;&lt;item&gt;256&lt;/item&gt;&lt;item&gt;257&lt;/item&gt;&lt;item&gt;258&lt;/item&gt;&lt;item&gt;261&lt;/item&gt;&lt;item&gt;262&lt;/item&gt;&lt;item&gt;263&lt;/item&gt;&lt;item&gt;264&lt;/item&gt;&lt;item&gt;265&lt;/item&gt;&lt;item&gt;266&lt;/item&gt;&lt;item&gt;267&lt;/item&gt;&lt;item&gt;268&lt;/item&gt;&lt;item&gt;269&lt;/item&gt;&lt;item&gt;270&lt;/item&gt;&lt;item&gt;271&lt;/item&gt;&lt;item&gt;272&lt;/item&gt;&lt;item&gt;273&lt;/item&gt;&lt;item&gt;274&lt;/item&gt;&lt;item&gt;275&lt;/item&gt;&lt;item&gt;276&lt;/item&gt;&lt;item&gt;277&lt;/item&gt;&lt;item&gt;278&lt;/item&gt;&lt;item&gt;279&lt;/item&gt;&lt;item&gt;280&lt;/item&gt;&lt;item&gt;281&lt;/item&gt;&lt;item&gt;282&lt;/item&gt;&lt;item&gt;283&lt;/item&gt;&lt;item&gt;284&lt;/item&gt;&lt;item&gt;285&lt;/item&gt;&lt;item&gt;286&lt;/item&gt;&lt;item&gt;287&lt;/item&gt;&lt;item&gt;289&lt;/item&gt;&lt;/record-ids&gt;&lt;/item&gt;&lt;/Libraries&gt;"/>
  </w:docVars>
  <w:rsids>
    <w:rsidRoot w:val="00D269F5"/>
    <w:rsid w:val="000023F2"/>
    <w:rsid w:val="00002789"/>
    <w:rsid w:val="00010321"/>
    <w:rsid w:val="000279A3"/>
    <w:rsid w:val="00027D40"/>
    <w:rsid w:val="000300CB"/>
    <w:rsid w:val="000348FB"/>
    <w:rsid w:val="00035725"/>
    <w:rsid w:val="00035CC2"/>
    <w:rsid w:val="00043118"/>
    <w:rsid w:val="00043A96"/>
    <w:rsid w:val="0004764B"/>
    <w:rsid w:val="000555D6"/>
    <w:rsid w:val="00062372"/>
    <w:rsid w:val="000641CF"/>
    <w:rsid w:val="000643A5"/>
    <w:rsid w:val="000645B4"/>
    <w:rsid w:val="000804BE"/>
    <w:rsid w:val="000860B7"/>
    <w:rsid w:val="000917AC"/>
    <w:rsid w:val="00094BB8"/>
    <w:rsid w:val="000A2505"/>
    <w:rsid w:val="000A30D4"/>
    <w:rsid w:val="000E035A"/>
    <w:rsid w:val="000E4402"/>
    <w:rsid w:val="000E4999"/>
    <w:rsid w:val="000E4D9A"/>
    <w:rsid w:val="000E6E61"/>
    <w:rsid w:val="000F01C6"/>
    <w:rsid w:val="0011298A"/>
    <w:rsid w:val="001134B5"/>
    <w:rsid w:val="00113D1F"/>
    <w:rsid w:val="001347E3"/>
    <w:rsid w:val="00136531"/>
    <w:rsid w:val="00136C56"/>
    <w:rsid w:val="001442CB"/>
    <w:rsid w:val="001454D5"/>
    <w:rsid w:val="00155EAD"/>
    <w:rsid w:val="0016216F"/>
    <w:rsid w:val="00185399"/>
    <w:rsid w:val="001902BA"/>
    <w:rsid w:val="001A271C"/>
    <w:rsid w:val="001B23BC"/>
    <w:rsid w:val="001B4682"/>
    <w:rsid w:val="001B5720"/>
    <w:rsid w:val="001B7DC8"/>
    <w:rsid w:val="001C02BE"/>
    <w:rsid w:val="001C7F4E"/>
    <w:rsid w:val="001E35AB"/>
    <w:rsid w:val="001E3BB8"/>
    <w:rsid w:val="001E41AA"/>
    <w:rsid w:val="001F71C2"/>
    <w:rsid w:val="00201C2E"/>
    <w:rsid w:val="002170BC"/>
    <w:rsid w:val="0022148F"/>
    <w:rsid w:val="002225DD"/>
    <w:rsid w:val="0024072A"/>
    <w:rsid w:val="0024117C"/>
    <w:rsid w:val="002473C5"/>
    <w:rsid w:val="002504F5"/>
    <w:rsid w:val="00250CF6"/>
    <w:rsid w:val="00252A86"/>
    <w:rsid w:val="002744C9"/>
    <w:rsid w:val="00277D50"/>
    <w:rsid w:val="00285D59"/>
    <w:rsid w:val="002862C5"/>
    <w:rsid w:val="0028737D"/>
    <w:rsid w:val="002A1A4D"/>
    <w:rsid w:val="002A4999"/>
    <w:rsid w:val="002A553D"/>
    <w:rsid w:val="002B0591"/>
    <w:rsid w:val="002B260D"/>
    <w:rsid w:val="002C6145"/>
    <w:rsid w:val="002D33F7"/>
    <w:rsid w:val="002D3A9B"/>
    <w:rsid w:val="002D6BD5"/>
    <w:rsid w:val="002E573A"/>
    <w:rsid w:val="002F00F0"/>
    <w:rsid w:val="002F238D"/>
    <w:rsid w:val="0030456C"/>
    <w:rsid w:val="003075B4"/>
    <w:rsid w:val="00314898"/>
    <w:rsid w:val="00315510"/>
    <w:rsid w:val="00316ED4"/>
    <w:rsid w:val="00325343"/>
    <w:rsid w:val="003322E3"/>
    <w:rsid w:val="003417F1"/>
    <w:rsid w:val="0035527B"/>
    <w:rsid w:val="00360908"/>
    <w:rsid w:val="00375389"/>
    <w:rsid w:val="00383897"/>
    <w:rsid w:val="00394C43"/>
    <w:rsid w:val="00394FA6"/>
    <w:rsid w:val="00396257"/>
    <w:rsid w:val="003A122B"/>
    <w:rsid w:val="003A4606"/>
    <w:rsid w:val="003B1AAE"/>
    <w:rsid w:val="003B5B36"/>
    <w:rsid w:val="003D5B01"/>
    <w:rsid w:val="003D6E49"/>
    <w:rsid w:val="003E64B9"/>
    <w:rsid w:val="003E7B01"/>
    <w:rsid w:val="003F57D1"/>
    <w:rsid w:val="003F6584"/>
    <w:rsid w:val="00407027"/>
    <w:rsid w:val="00417F29"/>
    <w:rsid w:val="00425FC6"/>
    <w:rsid w:val="00427465"/>
    <w:rsid w:val="00445364"/>
    <w:rsid w:val="00447F02"/>
    <w:rsid w:val="00460C36"/>
    <w:rsid w:val="004734F8"/>
    <w:rsid w:val="0047413B"/>
    <w:rsid w:val="00475D4D"/>
    <w:rsid w:val="004817CB"/>
    <w:rsid w:val="004923A7"/>
    <w:rsid w:val="00494299"/>
    <w:rsid w:val="00494B06"/>
    <w:rsid w:val="004A1078"/>
    <w:rsid w:val="004A1828"/>
    <w:rsid w:val="004A214F"/>
    <w:rsid w:val="004A27A6"/>
    <w:rsid w:val="004A7530"/>
    <w:rsid w:val="004B11EC"/>
    <w:rsid w:val="004B61D4"/>
    <w:rsid w:val="004B7AEC"/>
    <w:rsid w:val="004D05EA"/>
    <w:rsid w:val="004D06C8"/>
    <w:rsid w:val="004F3EB9"/>
    <w:rsid w:val="00505F1A"/>
    <w:rsid w:val="00511A06"/>
    <w:rsid w:val="00517407"/>
    <w:rsid w:val="00520A5A"/>
    <w:rsid w:val="00525421"/>
    <w:rsid w:val="00541678"/>
    <w:rsid w:val="00546E8D"/>
    <w:rsid w:val="0055047C"/>
    <w:rsid w:val="00564812"/>
    <w:rsid w:val="00580FC3"/>
    <w:rsid w:val="005919CD"/>
    <w:rsid w:val="005A1261"/>
    <w:rsid w:val="005A43BD"/>
    <w:rsid w:val="005A7CDE"/>
    <w:rsid w:val="005A7E5F"/>
    <w:rsid w:val="005B5088"/>
    <w:rsid w:val="005B78BB"/>
    <w:rsid w:val="005C5C11"/>
    <w:rsid w:val="005D5ADB"/>
    <w:rsid w:val="005D63E8"/>
    <w:rsid w:val="005E60B2"/>
    <w:rsid w:val="00601ED3"/>
    <w:rsid w:val="00613B88"/>
    <w:rsid w:val="00626D65"/>
    <w:rsid w:val="00626E3B"/>
    <w:rsid w:val="00632F91"/>
    <w:rsid w:val="00634F62"/>
    <w:rsid w:val="00636DA8"/>
    <w:rsid w:val="0066460C"/>
    <w:rsid w:val="006705E5"/>
    <w:rsid w:val="00676FB6"/>
    <w:rsid w:val="00683CAA"/>
    <w:rsid w:val="006915C7"/>
    <w:rsid w:val="006A29A2"/>
    <w:rsid w:val="006A2E4E"/>
    <w:rsid w:val="006B0438"/>
    <w:rsid w:val="006B0B10"/>
    <w:rsid w:val="006B1AE1"/>
    <w:rsid w:val="006C344A"/>
    <w:rsid w:val="006D430D"/>
    <w:rsid w:val="006D5F4E"/>
    <w:rsid w:val="006E3613"/>
    <w:rsid w:val="006E3FB7"/>
    <w:rsid w:val="006E5208"/>
    <w:rsid w:val="006E73A2"/>
    <w:rsid w:val="006F1A49"/>
    <w:rsid w:val="006F3121"/>
    <w:rsid w:val="007045E6"/>
    <w:rsid w:val="00704850"/>
    <w:rsid w:val="00706A6E"/>
    <w:rsid w:val="00712621"/>
    <w:rsid w:val="00715836"/>
    <w:rsid w:val="00716E22"/>
    <w:rsid w:val="00720219"/>
    <w:rsid w:val="00726A10"/>
    <w:rsid w:val="007329CB"/>
    <w:rsid w:val="00736F4E"/>
    <w:rsid w:val="00740B7F"/>
    <w:rsid w:val="00757923"/>
    <w:rsid w:val="0076261E"/>
    <w:rsid w:val="007674B7"/>
    <w:rsid w:val="0077364C"/>
    <w:rsid w:val="00773A50"/>
    <w:rsid w:val="007A2F48"/>
    <w:rsid w:val="007A639E"/>
    <w:rsid w:val="007B134F"/>
    <w:rsid w:val="007C471C"/>
    <w:rsid w:val="007C5847"/>
    <w:rsid w:val="007C5D32"/>
    <w:rsid w:val="007D023E"/>
    <w:rsid w:val="007D3CC9"/>
    <w:rsid w:val="007D5FE8"/>
    <w:rsid w:val="007E0630"/>
    <w:rsid w:val="007E06CD"/>
    <w:rsid w:val="008059B0"/>
    <w:rsid w:val="00805D07"/>
    <w:rsid w:val="008072F7"/>
    <w:rsid w:val="00816B3C"/>
    <w:rsid w:val="008234F8"/>
    <w:rsid w:val="0083655E"/>
    <w:rsid w:val="00841A4D"/>
    <w:rsid w:val="008445C6"/>
    <w:rsid w:val="00845533"/>
    <w:rsid w:val="00876D6A"/>
    <w:rsid w:val="00877C9C"/>
    <w:rsid w:val="00880E4C"/>
    <w:rsid w:val="00881806"/>
    <w:rsid w:val="008825E5"/>
    <w:rsid w:val="00894DCB"/>
    <w:rsid w:val="008A70A1"/>
    <w:rsid w:val="008C3CF3"/>
    <w:rsid w:val="008C5AE0"/>
    <w:rsid w:val="008D22E6"/>
    <w:rsid w:val="008D6192"/>
    <w:rsid w:val="008E4812"/>
    <w:rsid w:val="008E6930"/>
    <w:rsid w:val="008E7085"/>
    <w:rsid w:val="0090637B"/>
    <w:rsid w:val="009110F6"/>
    <w:rsid w:val="009150C5"/>
    <w:rsid w:val="00923E89"/>
    <w:rsid w:val="00933319"/>
    <w:rsid w:val="00934DDB"/>
    <w:rsid w:val="0094171C"/>
    <w:rsid w:val="0094249A"/>
    <w:rsid w:val="00946032"/>
    <w:rsid w:val="00960CF3"/>
    <w:rsid w:val="00964E21"/>
    <w:rsid w:val="00973BAF"/>
    <w:rsid w:val="00983950"/>
    <w:rsid w:val="009936BE"/>
    <w:rsid w:val="00993F1C"/>
    <w:rsid w:val="009967D8"/>
    <w:rsid w:val="009A0AD7"/>
    <w:rsid w:val="009B1CC1"/>
    <w:rsid w:val="009B6B83"/>
    <w:rsid w:val="009C0CE2"/>
    <w:rsid w:val="009C332A"/>
    <w:rsid w:val="009D1B8C"/>
    <w:rsid w:val="009D2596"/>
    <w:rsid w:val="009D3D5C"/>
    <w:rsid w:val="009F3165"/>
    <w:rsid w:val="009F58F0"/>
    <w:rsid w:val="00A014EB"/>
    <w:rsid w:val="00A02A0E"/>
    <w:rsid w:val="00A133CD"/>
    <w:rsid w:val="00A15EC8"/>
    <w:rsid w:val="00A16C70"/>
    <w:rsid w:val="00A202A4"/>
    <w:rsid w:val="00A277CC"/>
    <w:rsid w:val="00A35B80"/>
    <w:rsid w:val="00A50A85"/>
    <w:rsid w:val="00A52485"/>
    <w:rsid w:val="00A52994"/>
    <w:rsid w:val="00A56504"/>
    <w:rsid w:val="00A635AD"/>
    <w:rsid w:val="00A637FE"/>
    <w:rsid w:val="00A7150A"/>
    <w:rsid w:val="00A83C3A"/>
    <w:rsid w:val="00A87C65"/>
    <w:rsid w:val="00A96B25"/>
    <w:rsid w:val="00AB27A9"/>
    <w:rsid w:val="00AB3B21"/>
    <w:rsid w:val="00AC37CA"/>
    <w:rsid w:val="00AD398C"/>
    <w:rsid w:val="00AF1DF6"/>
    <w:rsid w:val="00B057DA"/>
    <w:rsid w:val="00B12BF0"/>
    <w:rsid w:val="00B31E2D"/>
    <w:rsid w:val="00B37DEF"/>
    <w:rsid w:val="00B57D19"/>
    <w:rsid w:val="00B62C7D"/>
    <w:rsid w:val="00B6458D"/>
    <w:rsid w:val="00B842A0"/>
    <w:rsid w:val="00B84DC6"/>
    <w:rsid w:val="00B955D4"/>
    <w:rsid w:val="00BA451D"/>
    <w:rsid w:val="00BA46C5"/>
    <w:rsid w:val="00BA51F5"/>
    <w:rsid w:val="00BC4634"/>
    <w:rsid w:val="00BE3A99"/>
    <w:rsid w:val="00BE4094"/>
    <w:rsid w:val="00BE4FD6"/>
    <w:rsid w:val="00C15703"/>
    <w:rsid w:val="00C16997"/>
    <w:rsid w:val="00C26E2A"/>
    <w:rsid w:val="00C34159"/>
    <w:rsid w:val="00C547B4"/>
    <w:rsid w:val="00C723EA"/>
    <w:rsid w:val="00C725BE"/>
    <w:rsid w:val="00C77B67"/>
    <w:rsid w:val="00C90099"/>
    <w:rsid w:val="00C96FD3"/>
    <w:rsid w:val="00CB378A"/>
    <w:rsid w:val="00CD0C67"/>
    <w:rsid w:val="00CE0CB5"/>
    <w:rsid w:val="00CE5661"/>
    <w:rsid w:val="00CF2693"/>
    <w:rsid w:val="00D10ABE"/>
    <w:rsid w:val="00D14595"/>
    <w:rsid w:val="00D15079"/>
    <w:rsid w:val="00D25CB9"/>
    <w:rsid w:val="00D269F5"/>
    <w:rsid w:val="00D3020A"/>
    <w:rsid w:val="00D42107"/>
    <w:rsid w:val="00D4440A"/>
    <w:rsid w:val="00D55C8E"/>
    <w:rsid w:val="00D60996"/>
    <w:rsid w:val="00D77640"/>
    <w:rsid w:val="00D8229E"/>
    <w:rsid w:val="00D82430"/>
    <w:rsid w:val="00D858C7"/>
    <w:rsid w:val="00D928BF"/>
    <w:rsid w:val="00DA6E08"/>
    <w:rsid w:val="00DB5FE8"/>
    <w:rsid w:val="00DC4A17"/>
    <w:rsid w:val="00DC7168"/>
    <w:rsid w:val="00DD26A3"/>
    <w:rsid w:val="00DD28A2"/>
    <w:rsid w:val="00DD4EDD"/>
    <w:rsid w:val="00DD6B71"/>
    <w:rsid w:val="00DE3C36"/>
    <w:rsid w:val="00DE650A"/>
    <w:rsid w:val="00E053D5"/>
    <w:rsid w:val="00E10F8A"/>
    <w:rsid w:val="00E146DB"/>
    <w:rsid w:val="00E14C78"/>
    <w:rsid w:val="00E15E57"/>
    <w:rsid w:val="00E2550D"/>
    <w:rsid w:val="00E26679"/>
    <w:rsid w:val="00E276E7"/>
    <w:rsid w:val="00E31EF9"/>
    <w:rsid w:val="00E4052B"/>
    <w:rsid w:val="00E40F7F"/>
    <w:rsid w:val="00E52FCA"/>
    <w:rsid w:val="00E60F95"/>
    <w:rsid w:val="00E633EF"/>
    <w:rsid w:val="00E64B26"/>
    <w:rsid w:val="00E66ADB"/>
    <w:rsid w:val="00E74C40"/>
    <w:rsid w:val="00E76C95"/>
    <w:rsid w:val="00E776BE"/>
    <w:rsid w:val="00E810B9"/>
    <w:rsid w:val="00E814D2"/>
    <w:rsid w:val="00E8211C"/>
    <w:rsid w:val="00E874F4"/>
    <w:rsid w:val="00EA512B"/>
    <w:rsid w:val="00EB3FB0"/>
    <w:rsid w:val="00ED12EB"/>
    <w:rsid w:val="00ED17F6"/>
    <w:rsid w:val="00ED6845"/>
    <w:rsid w:val="00EE41F8"/>
    <w:rsid w:val="00EE7C8F"/>
    <w:rsid w:val="00F041BB"/>
    <w:rsid w:val="00F05205"/>
    <w:rsid w:val="00F2464A"/>
    <w:rsid w:val="00F37258"/>
    <w:rsid w:val="00F442BA"/>
    <w:rsid w:val="00F47390"/>
    <w:rsid w:val="00F50503"/>
    <w:rsid w:val="00F56074"/>
    <w:rsid w:val="00F66026"/>
    <w:rsid w:val="00F724F0"/>
    <w:rsid w:val="00F8100D"/>
    <w:rsid w:val="00F83A55"/>
    <w:rsid w:val="00F95562"/>
    <w:rsid w:val="00FC24C6"/>
    <w:rsid w:val="00FC3A7C"/>
    <w:rsid w:val="00FC605A"/>
    <w:rsid w:val="00FD2859"/>
    <w:rsid w:val="00FE3113"/>
    <w:rsid w:val="00FE35A3"/>
    <w:rsid w:val="00FE45E7"/>
    <w:rsid w:val="00FE6703"/>
    <w:rsid w:val="00FE7405"/>
    <w:rsid w:val="00FF1B8E"/>
    <w:rsid w:val="00FF2A21"/>
    <w:rsid w:val="00FF43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24117C"/>
    <w:rPr>
      <w:b/>
      <w:bCs/>
    </w:rPr>
  </w:style>
  <w:style w:type="character" w:customStyle="1" w:styleId="CommentSubjectChar">
    <w:name w:val="Comment Subject Char"/>
    <w:basedOn w:val="CommentTextChar"/>
    <w:link w:val="CommentSubject"/>
    <w:uiPriority w:val="99"/>
    <w:semiHidden/>
    <w:rsid w:val="0024117C"/>
    <w:rPr>
      <w:b/>
      <w:bCs/>
      <w:sz w:val="20"/>
      <w:szCs w:val="20"/>
    </w:rPr>
  </w:style>
  <w:style w:type="paragraph" w:customStyle="1" w:styleId="Title1">
    <w:name w:val="Title1"/>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23E89"/>
    <w:rPr>
      <w:color w:val="0000FF"/>
      <w:u w:val="single"/>
    </w:rPr>
  </w:style>
  <w:style w:type="paragraph" w:customStyle="1" w:styleId="desc">
    <w:name w:val="desc"/>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tails">
    <w:name w:val="details"/>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jrnl">
    <w:name w:val="jrnl"/>
    <w:basedOn w:val="DefaultParagraphFont"/>
    <w:rsid w:val="00923E89"/>
  </w:style>
  <w:style w:type="paragraph" w:customStyle="1" w:styleId="EndNoteBibliographyTitle">
    <w:name w:val="EndNote Bibliography Title"/>
    <w:basedOn w:val="Normal"/>
    <w:link w:val="EndNoteBibliographyTitleChar"/>
    <w:rsid w:val="00C15703"/>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15703"/>
    <w:rPr>
      <w:rFonts w:ascii="Calibri" w:hAnsi="Calibri" w:cs="Calibri"/>
      <w:noProof/>
      <w:lang w:val="en-US"/>
    </w:rPr>
  </w:style>
  <w:style w:type="paragraph" w:customStyle="1" w:styleId="EndNoteBibliography">
    <w:name w:val="EndNote Bibliography"/>
    <w:basedOn w:val="Normal"/>
    <w:link w:val="EndNoteBibliographyChar"/>
    <w:rsid w:val="00C15703"/>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15703"/>
    <w:rPr>
      <w:rFonts w:ascii="Calibri" w:hAnsi="Calibri" w:cs="Calibri"/>
      <w:noProof/>
      <w:lang w:val="en-US"/>
    </w:rPr>
  </w:style>
  <w:style w:type="character" w:styleId="FollowedHyperlink">
    <w:name w:val="FollowedHyperlink"/>
    <w:basedOn w:val="DefaultParagraphFont"/>
    <w:uiPriority w:val="99"/>
    <w:semiHidden/>
    <w:unhideWhenUsed/>
    <w:rsid w:val="00E2550D"/>
    <w:rPr>
      <w:color w:val="954F72" w:themeColor="followedHyperlink"/>
      <w:u w:val="single"/>
    </w:rPr>
  </w:style>
  <w:style w:type="paragraph" w:styleId="Header">
    <w:name w:val="header"/>
    <w:basedOn w:val="Normal"/>
    <w:link w:val="HeaderChar"/>
    <w:uiPriority w:val="99"/>
    <w:unhideWhenUsed/>
    <w:rsid w:val="00DC4A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A17"/>
  </w:style>
  <w:style w:type="paragraph" w:styleId="Footer">
    <w:name w:val="footer"/>
    <w:basedOn w:val="Normal"/>
    <w:link w:val="FooterChar"/>
    <w:uiPriority w:val="99"/>
    <w:unhideWhenUsed/>
    <w:rsid w:val="00DC4A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A17"/>
  </w:style>
  <w:style w:type="paragraph" w:styleId="NoSpacing">
    <w:name w:val="No Spacing"/>
    <w:uiPriority w:val="1"/>
    <w:qFormat/>
    <w:rsid w:val="00F2464A"/>
    <w:pPr>
      <w:spacing w:after="0" w:line="240" w:lineRule="auto"/>
    </w:pPr>
  </w:style>
  <w:style w:type="paragraph" w:styleId="TOCHeading">
    <w:name w:val="TOC Heading"/>
    <w:basedOn w:val="Heading1"/>
    <w:next w:val="Normal"/>
    <w:uiPriority w:val="39"/>
    <w:unhideWhenUsed/>
    <w:qFormat/>
    <w:rsid w:val="00B37DEF"/>
    <w:pPr>
      <w:outlineLvl w:val="9"/>
    </w:pPr>
    <w:rPr>
      <w:lang w:val="en-US"/>
    </w:rPr>
  </w:style>
  <w:style w:type="paragraph" w:styleId="TOC1">
    <w:name w:val="toc 1"/>
    <w:basedOn w:val="Normal"/>
    <w:next w:val="Normal"/>
    <w:autoRedefine/>
    <w:uiPriority w:val="39"/>
    <w:unhideWhenUsed/>
    <w:rsid w:val="005B78BB"/>
    <w:pPr>
      <w:tabs>
        <w:tab w:val="right" w:leader="dot" w:pos="9016"/>
      </w:tabs>
      <w:spacing w:after="100" w:line="360" w:lineRule="auto"/>
    </w:pPr>
  </w:style>
  <w:style w:type="paragraph" w:styleId="TOC2">
    <w:name w:val="toc 2"/>
    <w:basedOn w:val="Normal"/>
    <w:next w:val="Normal"/>
    <w:autoRedefine/>
    <w:uiPriority w:val="39"/>
    <w:unhideWhenUsed/>
    <w:rsid w:val="00B37D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6326">
      <w:bodyDiv w:val="1"/>
      <w:marLeft w:val="0"/>
      <w:marRight w:val="0"/>
      <w:marTop w:val="0"/>
      <w:marBottom w:val="0"/>
      <w:divBdr>
        <w:top w:val="none" w:sz="0" w:space="0" w:color="auto"/>
        <w:left w:val="none" w:sz="0" w:space="0" w:color="auto"/>
        <w:bottom w:val="none" w:sz="0" w:space="0" w:color="auto"/>
        <w:right w:val="none" w:sz="0" w:space="0" w:color="auto"/>
      </w:divBdr>
      <w:divsChild>
        <w:div w:id="1663973831">
          <w:marLeft w:val="0"/>
          <w:marRight w:val="0"/>
          <w:marTop w:val="0"/>
          <w:marBottom w:val="0"/>
          <w:divBdr>
            <w:top w:val="none" w:sz="0" w:space="0" w:color="auto"/>
            <w:left w:val="none" w:sz="0" w:space="0" w:color="auto"/>
            <w:bottom w:val="none" w:sz="0" w:space="0" w:color="auto"/>
            <w:right w:val="none" w:sz="0" w:space="0" w:color="auto"/>
          </w:divBdr>
        </w:div>
      </w:divsChild>
    </w:div>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30A0D-62D8-4C40-9C0C-7F9F8569F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16360</Words>
  <Characters>93257</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109399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Harley Robinson </cp:lastModifiedBy>
  <cp:revision>2</cp:revision>
  <dcterms:created xsi:type="dcterms:W3CDTF">2016-10-17T04:30:00Z</dcterms:created>
  <dcterms:modified xsi:type="dcterms:W3CDTF">2016-10-17T04:30:00Z</dcterms:modified>
</cp:coreProperties>
</file>