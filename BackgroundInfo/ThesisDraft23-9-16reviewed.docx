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26160" w14:textId="0F3E5CCC" w:rsidR="00580FC3" w:rsidRDefault="00580FC3" w:rsidP="0004764B">
      <w:pPr>
        <w:pStyle w:val="Heading1"/>
        <w:rPr>
          <w:rFonts w:ascii="Times New Roman" w:hAnsi="Times New Roman" w:cs="Times New Roman"/>
        </w:rPr>
      </w:pPr>
      <w:r w:rsidRPr="0004764B">
        <w:rPr>
          <w:rFonts w:ascii="Times New Roman" w:hAnsi="Times New Roman" w:cs="Times New Roman"/>
        </w:rPr>
        <w:t>Introduction:</w:t>
      </w:r>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r w:rsidRPr="0004764B">
        <w:rPr>
          <w:rStyle w:val="Heading2Char"/>
          <w:rFonts w:ascii="Times New Roman" w:hAnsi="Times New Roman" w:cs="Times New Roman"/>
        </w:rPr>
        <w:t>Advanced Prostate Cancer and Caveolin-1</w:t>
      </w:r>
      <w:r w:rsidRPr="0004764B">
        <w:rPr>
          <w:rFonts w:ascii="Times New Roman" w:hAnsi="Times New Roman" w:cs="Times New Roman"/>
          <w:b/>
          <w:sz w:val="24"/>
          <w:szCs w:val="24"/>
        </w:rPr>
        <w:t xml:space="preserve">: </w:t>
      </w:r>
    </w:p>
    <w:p w14:paraId="1600FFCB" w14:textId="0E1FA546"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ins w:id="0" w:author="Michelle Hill" w:date="2016-09-26T21:07:00Z">
        <w:r w:rsidR="00285D59">
          <w:rPr>
            <w:rFonts w:ascii="Times New Roman" w:hAnsi="Times New Roman" w:cs="Times New Roman"/>
            <w:sz w:val="24"/>
            <w:szCs w:val="24"/>
          </w:rPr>
          <w:t>of</w:t>
        </w:r>
      </w:ins>
      <w:del w:id="1" w:author="Michelle Hill" w:date="2016-09-26T21:07:00Z">
        <w:r w:rsidRPr="0004764B" w:rsidDel="00285D59">
          <w:rPr>
            <w:rFonts w:ascii="Times New Roman" w:hAnsi="Times New Roman" w:cs="Times New Roman"/>
            <w:sz w:val="24"/>
            <w:szCs w:val="24"/>
          </w:rPr>
          <w:delText>derived from</w:delText>
        </w:r>
      </w:del>
      <w:r w:rsidRPr="0004764B">
        <w:rPr>
          <w:rFonts w:ascii="Times New Roman" w:hAnsi="Times New Roman" w:cs="Times New Roman"/>
          <w:sz w:val="24"/>
          <w:szCs w:val="24"/>
        </w:rPr>
        <w:t xml:space="preserve"> advanced prostate cancer</w:t>
      </w:r>
      <w:del w:id="2" w:author="Michelle Hill" w:date="2016-09-26T21:07:00Z">
        <w:r w:rsidRPr="0004764B" w:rsidDel="00285D59">
          <w:rPr>
            <w:rFonts w:ascii="Times New Roman" w:hAnsi="Times New Roman" w:cs="Times New Roman"/>
            <w:sz w:val="24"/>
            <w:szCs w:val="24"/>
          </w:rPr>
          <w:delText xml:space="preserve"> formation</w:delText>
        </w:r>
      </w:del>
      <w:r w:rsidRPr="0004764B">
        <w:rPr>
          <w:rFonts w:ascii="Times New Roman" w:hAnsi="Times New Roman" w:cs="Times New Roman"/>
          <w:sz w:val="24"/>
          <w:szCs w:val="24"/>
        </w:rPr>
        <w:t xml:space="preserve"> which severely </w:t>
      </w:r>
      <w:ins w:id="3" w:author="Michelle Hill" w:date="2016-09-26T21:08:00Z">
        <w:r w:rsidR="00285D59">
          <w:rPr>
            <w:rFonts w:ascii="Times New Roman" w:hAnsi="Times New Roman" w:cs="Times New Roman"/>
            <w:sz w:val="24"/>
            <w:szCs w:val="24"/>
          </w:rPr>
          <w:t>impacts</w:t>
        </w:r>
      </w:ins>
      <w:del w:id="4" w:author="Michelle Hill" w:date="2016-09-26T21:08:00Z">
        <w:r w:rsidRPr="0004764B" w:rsidDel="00285D59">
          <w:rPr>
            <w:rFonts w:ascii="Times New Roman" w:hAnsi="Times New Roman" w:cs="Times New Roman"/>
            <w:sz w:val="24"/>
            <w:szCs w:val="24"/>
          </w:rPr>
          <w:delText>limits the</w:delText>
        </w:r>
      </w:del>
      <w:r w:rsidRPr="0004764B">
        <w:rPr>
          <w:rFonts w:ascii="Times New Roman" w:hAnsi="Times New Roman" w:cs="Times New Roman"/>
          <w:sz w:val="24"/>
          <w:szCs w:val="24"/>
        </w:rPr>
        <w:t xml:space="preserve"> survival</w:t>
      </w:r>
      <w:del w:id="5" w:author="Michelle Hill" w:date="2016-09-26T21:08:00Z">
        <w:r w:rsidRPr="0004764B" w:rsidDel="00285D59">
          <w:rPr>
            <w:rFonts w:ascii="Times New Roman" w:hAnsi="Times New Roman" w:cs="Times New Roman"/>
            <w:sz w:val="24"/>
            <w:szCs w:val="24"/>
          </w:rPr>
          <w:delText xml:space="preserve"> outcome</w:delText>
        </w:r>
      </w:del>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 w:tooltip="Bubendorf, 2000 #165" w:history="1">
        <w:r w:rsidRPr="0004764B">
          <w:rPr>
            <w:rFonts w:ascii="Times New Roman" w:hAnsi="Times New Roman" w:cs="Times New Roman"/>
            <w:noProof/>
            <w:sz w:val="24"/>
            <w:szCs w:val="24"/>
          </w:rPr>
          <w:t>Bubendorf</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52E021F8"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0" w:tooltip="Gumulec, 2012 #167" w:history="1">
        <w:r w:rsidRPr="0004764B">
          <w:rPr>
            <w:rFonts w:ascii="Times New Roman" w:hAnsi="Times New Roman" w:cs="Times New Roman"/>
            <w:noProof/>
            <w:sz w:val="24"/>
            <w:szCs w:val="24"/>
          </w:rPr>
          <w:t>Gumulec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2" w:tooltip="Hayashi, 2015 #166" w:history="1">
        <w:r w:rsidRPr="0004764B">
          <w:rPr>
            <w:rFonts w:ascii="Times New Roman" w:hAnsi="Times New Roman" w:cs="Times New Roman"/>
            <w:noProof/>
            <w:sz w:val="24"/>
            <w:szCs w:val="24"/>
          </w:rPr>
          <w:t>Hayashi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ins w:id="6" w:author="Michelle Hill" w:date="2016-09-26T21:10:00Z">
        <w:r w:rsidR="00285D59">
          <w:rPr>
            <w:rFonts w:ascii="Times New Roman" w:hAnsi="Times New Roman" w:cs="Times New Roman"/>
            <w:sz w:val="24"/>
            <w:szCs w:val="24"/>
          </w:rPr>
          <w:t xml:space="preserve">binds cholesterol and serves as a structure protein for the formation of caveolae through </w:t>
        </w:r>
      </w:ins>
      <w:del w:id="7" w:author="Michelle Hill" w:date="2016-09-26T21:10:00Z">
        <w:r w:rsidRPr="0004764B" w:rsidDel="00285D59">
          <w:rPr>
            <w:rFonts w:ascii="Times New Roman" w:hAnsi="Times New Roman" w:cs="Times New Roman"/>
            <w:sz w:val="24"/>
            <w:szCs w:val="24"/>
          </w:rPr>
          <w:delText>usually functions a</w:delText>
        </w:r>
      </w:del>
      <w:del w:id="8" w:author="Michelle Hill" w:date="2016-09-26T21:09:00Z">
        <w:r w:rsidRPr="0004764B" w:rsidDel="00285D59">
          <w:rPr>
            <w:rFonts w:ascii="Times New Roman" w:hAnsi="Times New Roman" w:cs="Times New Roman"/>
            <w:sz w:val="24"/>
            <w:szCs w:val="24"/>
          </w:rPr>
          <w:delText>s a cholesterol transporter</w:delText>
        </w:r>
      </w:del>
      <w:del w:id="9" w:author="Michelle Hill" w:date="2016-09-26T21:10:00Z">
        <w:r w:rsidRPr="0004764B" w:rsidDel="00285D59">
          <w:rPr>
            <w:rFonts w:ascii="Times New Roman" w:hAnsi="Times New Roman" w:cs="Times New Roman"/>
            <w:sz w:val="24"/>
            <w:szCs w:val="24"/>
          </w:rPr>
          <w:delText xml:space="preserve"> where its </w:delText>
        </w:r>
      </w:del>
      <w:r w:rsidRPr="0004764B">
        <w:rPr>
          <w:rFonts w:ascii="Times New Roman" w:hAnsi="Times New Roman" w:cs="Times New Roman"/>
          <w:sz w:val="24"/>
          <w:szCs w:val="24"/>
        </w:rPr>
        <w:t>interaction with cytoplasmic protein</w:t>
      </w:r>
      <w:ins w:id="10" w:author="Michelle Hill" w:date="2016-09-26T21:16:00Z">
        <w:r w:rsidR="0024117C">
          <w:rPr>
            <w:rFonts w:ascii="Times New Roman" w:hAnsi="Times New Roman" w:cs="Times New Roman"/>
            <w:sz w:val="24"/>
            <w:szCs w:val="24"/>
          </w:rPr>
          <w:t xml:space="preserve">s of the cavin </w:t>
        </w:r>
        <w:commentRangeStart w:id="11"/>
        <w:r w:rsidR="0024117C">
          <w:rPr>
            <w:rFonts w:ascii="Times New Roman" w:hAnsi="Times New Roman" w:cs="Times New Roman"/>
            <w:sz w:val="24"/>
            <w:szCs w:val="24"/>
          </w:rPr>
          <w:t>family</w:t>
        </w:r>
      </w:ins>
      <w:del w:id="12" w:author="Michelle Hill" w:date="2016-09-26T21:16:00Z">
        <w:r w:rsidRPr="0004764B" w:rsidDel="0024117C">
          <w:rPr>
            <w:rFonts w:ascii="Times New Roman" w:hAnsi="Times New Roman" w:cs="Times New Roman"/>
            <w:sz w:val="24"/>
            <w:szCs w:val="24"/>
          </w:rPr>
          <w:delText>,</w:delText>
        </w:r>
        <w:r w:rsidR="006915C7" w:rsidRPr="0004764B" w:rsidDel="0024117C">
          <w:rPr>
            <w:rFonts w:ascii="Times New Roman" w:hAnsi="Times New Roman" w:cs="Times New Roman"/>
            <w:sz w:val="24"/>
            <w:szCs w:val="24"/>
          </w:rPr>
          <w:delText xml:space="preserve"> c</w:delText>
        </w:r>
        <w:r w:rsidRPr="0004764B" w:rsidDel="0024117C">
          <w:rPr>
            <w:rFonts w:ascii="Times New Roman" w:hAnsi="Times New Roman" w:cs="Times New Roman"/>
            <w:sz w:val="24"/>
            <w:szCs w:val="24"/>
          </w:rPr>
          <w:delText>avin-1</w:delText>
        </w:r>
      </w:del>
      <w:del w:id="13" w:author="Michelle Hill" w:date="2016-09-26T21:11:00Z">
        <w:r w:rsidRPr="0004764B" w:rsidDel="00285D59">
          <w:rPr>
            <w:rFonts w:ascii="Times New Roman" w:hAnsi="Times New Roman" w:cs="Times New Roman"/>
            <w:sz w:val="24"/>
            <w:szCs w:val="24"/>
          </w:rPr>
          <w:delText>, initiates the formation of specific lipid microdomains on the plasma membrane, called Caveolae</w:delText>
        </w:r>
      </w:del>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4" w:tooltip="Hill, 2008 #33" w:history="1">
        <w:r w:rsidRPr="0004764B">
          <w:rPr>
            <w:rFonts w:ascii="Times New Roman" w:hAnsi="Times New Roman" w:cs="Times New Roman"/>
            <w:noProof/>
            <w:sz w:val="24"/>
            <w:szCs w:val="24"/>
          </w:rPr>
          <w:t>Hill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commentRangeEnd w:id="11"/>
      <w:r w:rsidR="0024117C">
        <w:rPr>
          <w:rStyle w:val="CommentReference"/>
        </w:rPr>
        <w:commentReference w:id="11"/>
      </w:r>
      <w:r w:rsidRPr="0004764B">
        <w:rPr>
          <w:rFonts w:ascii="Times New Roman" w:hAnsi="Times New Roman" w:cs="Times New Roman"/>
          <w:sz w:val="24"/>
          <w:szCs w:val="24"/>
        </w:rPr>
        <w:t>.</w:t>
      </w:r>
      <w:ins w:id="14" w:author="Michelle Hill" w:date="2016-09-26T21:16:00Z">
        <w:r w:rsidR="0024117C">
          <w:rPr>
            <w:rFonts w:ascii="Times New Roman" w:hAnsi="Times New Roman" w:cs="Times New Roman"/>
            <w:sz w:val="24"/>
            <w:szCs w:val="24"/>
          </w:rPr>
          <w:t xml:space="preserve"> </w:t>
        </w:r>
      </w:ins>
      <w:r w:rsidRPr="0004764B">
        <w:rPr>
          <w:rFonts w:ascii="Times New Roman" w:hAnsi="Times New Roman" w:cs="Times New Roman"/>
          <w:sz w:val="24"/>
          <w:szCs w:val="24"/>
        </w:rPr>
        <w:t xml:space="preserve"> </w:t>
      </w:r>
      <w:ins w:id="15" w:author="Michelle Hill" w:date="2016-09-26T21:21:00Z">
        <w:r w:rsidR="00923E89">
          <w:rPr>
            <w:rFonts w:ascii="Times New Roman" w:hAnsi="Times New Roman" w:cs="Times New Roman"/>
            <w:sz w:val="24"/>
            <w:szCs w:val="24"/>
          </w:rPr>
          <w:t xml:space="preserve">Cavin-1 is required for caveolae formation while cavin-2 and cavin-3 modulate caveolae endocytosis and elongation (REF). </w:t>
        </w:r>
      </w:ins>
      <w:r w:rsidRPr="0004764B">
        <w:rPr>
          <w:rFonts w:ascii="Times New Roman" w:hAnsi="Times New Roman" w:cs="Times New Roman"/>
          <w:sz w:val="24"/>
          <w:szCs w:val="24"/>
        </w:rPr>
        <w:t xml:space="preserve">These 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1" w:tooltip="Wu, 2011 #171" w:history="1">
        <w:r w:rsidRPr="0004764B">
          <w:rPr>
            <w:rFonts w:ascii="Times New Roman" w:hAnsi="Times New Roman" w:cs="Times New Roman"/>
            <w:noProof/>
            <w:sz w:val="24"/>
            <w:szCs w:val="24"/>
          </w:rPr>
          <w:t>Wu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23" w:tooltip="Moumita, 2015 #168" w:history="1">
        <w:r w:rsidRPr="0004764B">
          <w:rPr>
            <w:rFonts w:ascii="Times New Roman" w:hAnsi="Times New Roman" w:cs="Times New Roman"/>
            <w:noProof/>
            <w:sz w:val="24"/>
            <w:szCs w:val="24"/>
          </w:rPr>
          <w:t>Moumita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9" w:tooltip="Grande-García, 2007 #173" w:history="1">
        <w:r w:rsidRPr="0004764B">
          <w:rPr>
            <w:rFonts w:ascii="Times New Roman" w:hAnsi="Times New Roman" w:cs="Times New Roman"/>
            <w:noProof/>
            <w:sz w:val="24"/>
            <w:szCs w:val="24"/>
          </w:rPr>
          <w:t>Grande-García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2" w:tooltip="Chatterjee, 2015 #172" w:history="1">
        <w:r w:rsidRPr="0004764B">
          <w:rPr>
            <w:rFonts w:ascii="Times New Roman" w:hAnsi="Times New Roman" w:cs="Times New Roman"/>
            <w:noProof/>
            <w:sz w:val="24"/>
            <w:szCs w:val="24"/>
          </w:rPr>
          <w:t>Chatterjee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05B98369"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lastRenderedPageBreak/>
        <w:t>Recent studies have shown that cavin-1 is capable of reversing the pro-metastatic action of caveolin-1</w:t>
      </w:r>
      <w:ins w:id="16" w:author="Michelle Hill" w:date="2016-09-26T21:20:00Z">
        <w:r w:rsidR="00E40F7F">
          <w:rPr>
            <w:rFonts w:ascii="Times New Roman" w:hAnsi="Times New Roman" w:cs="Times New Roman"/>
            <w:sz w:val="24"/>
            <w:szCs w:val="24"/>
          </w:rPr>
          <w:t xml:space="preserve"> in prostate cancer</w:t>
        </w:r>
      </w:ins>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growth, metastasis and angiogenesis </w:t>
      </w:r>
      <w:r w:rsidRPr="0004764B">
        <w:rPr>
          <w:rFonts w:ascii="Times New Roman" w:hAnsi="Times New Roman" w:cs="Times New Roman"/>
          <w:i/>
          <w:sz w:val="24"/>
          <w:szCs w:val="24"/>
        </w:rPr>
        <w:t>in vivo</w:t>
      </w:r>
      <w:r w:rsidRPr="0004764B">
        <w:rPr>
          <w:rFonts w:ascii="Times New Roman" w:hAnsi="Times New Roman" w:cs="Times New Roman"/>
          <w:sz w:val="24"/>
          <w:szCs w:val="24"/>
        </w:rPr>
        <w:t xml:space="preserve">. Mechanistically, cavin-1 expression altered the tumour microenvironment, including reduction of </w:t>
      </w:r>
      <w:ins w:id="17" w:author="Michelle Hill" w:date="2016-09-26T21:25:00Z">
        <w:r w:rsidR="00923E89">
          <w:rPr>
            <w:rFonts w:ascii="Times New Roman" w:hAnsi="Times New Roman" w:cs="Times New Roman"/>
            <w:sz w:val="24"/>
            <w:szCs w:val="24"/>
          </w:rPr>
          <w:t xml:space="preserve">stromal </w:t>
        </w:r>
      </w:ins>
      <w:r w:rsidRPr="0004764B">
        <w:rPr>
          <w:rFonts w:ascii="Times New Roman" w:hAnsi="Times New Roman" w:cs="Times New Roman"/>
          <w:sz w:val="24"/>
          <w:szCs w:val="24"/>
        </w:rPr>
        <w:t>fibroblasts</w:t>
      </w:r>
      <w:ins w:id="18" w:author="Michelle Hill" w:date="2016-09-26T21:26:00Z">
        <w:r w:rsidR="00923E89">
          <w:rPr>
            <w:rFonts w:ascii="Times New Roman" w:hAnsi="Times New Roman" w:cs="Times New Roman"/>
            <w:sz w:val="24"/>
            <w:szCs w:val="24"/>
          </w:rPr>
          <w:t>,</w:t>
        </w:r>
      </w:ins>
      <w:del w:id="19" w:author="Michelle Hill" w:date="2016-09-26T21:26:00Z">
        <w:r w:rsidRPr="0004764B" w:rsidDel="00923E89">
          <w:rPr>
            <w:rFonts w:ascii="Times New Roman" w:hAnsi="Times New Roman" w:cs="Times New Roman"/>
            <w:sz w:val="24"/>
            <w:szCs w:val="24"/>
          </w:rPr>
          <w:delText xml:space="preserve"> and </w:delText>
        </w:r>
      </w:del>
      <w:ins w:id="20" w:author="Michelle Hill" w:date="2016-09-26T21:26:00Z">
        <w:r w:rsidR="00923E89">
          <w:rPr>
            <w:rFonts w:ascii="Times New Roman" w:hAnsi="Times New Roman" w:cs="Times New Roman"/>
            <w:sz w:val="24"/>
            <w:szCs w:val="24"/>
          </w:rPr>
          <w:t xml:space="preserve"> </w:t>
        </w:r>
      </w:ins>
      <w:r w:rsidRPr="0004764B">
        <w:rPr>
          <w:rFonts w:ascii="Times New Roman" w:hAnsi="Times New Roman" w:cs="Times New Roman"/>
          <w:sz w:val="24"/>
          <w:szCs w:val="24"/>
        </w:rPr>
        <w:t xml:space="preserve">secretion of </w:t>
      </w:r>
      <w:ins w:id="21" w:author="Michelle Hill" w:date="2016-09-26T21:26:00Z">
        <w:r w:rsidR="00923E89">
          <w:rPr>
            <w:rFonts w:ascii="Times New Roman" w:hAnsi="Times New Roman" w:cs="Times New Roman"/>
            <w:sz w:val="24"/>
            <w:szCs w:val="24"/>
          </w:rPr>
          <w:t>matrix metalloprotein-9 (</w:t>
        </w:r>
        <w:commentRangeStart w:id="22"/>
        <w:r w:rsidR="00923E89">
          <w:rPr>
            <w:rFonts w:ascii="Times New Roman" w:hAnsi="Times New Roman" w:cs="Times New Roman"/>
            <w:sz w:val="24"/>
            <w:szCs w:val="24"/>
          </w:rPr>
          <w:t>RE</w:t>
        </w:r>
      </w:ins>
      <w:commentRangeEnd w:id="22"/>
      <w:ins w:id="23" w:author="Michelle Hill" w:date="2016-09-26T21:27:00Z">
        <w:r w:rsidR="00923E89">
          <w:rPr>
            <w:rStyle w:val="CommentReference"/>
          </w:rPr>
          <w:commentReference w:id="22"/>
        </w:r>
      </w:ins>
      <w:ins w:id="24" w:author="Michelle Hill" w:date="2016-09-26T21:26:00Z">
        <w:r w:rsidR="00923E89">
          <w:rPr>
            <w:rFonts w:ascii="Times New Roman" w:hAnsi="Times New Roman" w:cs="Times New Roman"/>
            <w:sz w:val="24"/>
            <w:szCs w:val="24"/>
          </w:rPr>
          <w:t xml:space="preserve">F Aung et al.) and </w:t>
        </w:r>
      </w:ins>
      <w:r w:rsidRPr="0004764B">
        <w:rPr>
          <w:rFonts w:ascii="Times New Roman" w:hAnsi="Times New Roman" w:cs="Times New Roman"/>
          <w:sz w:val="24"/>
          <w:szCs w:val="24"/>
        </w:rPr>
        <w:t>IL-6 (Moon 2012). Th</w:t>
      </w:r>
      <w:ins w:id="25" w:author="Michelle Hill" w:date="2016-09-26T21:28:00Z">
        <w:r w:rsidR="00923E89">
          <w:rPr>
            <w:rFonts w:ascii="Times New Roman" w:hAnsi="Times New Roman" w:cs="Times New Roman"/>
            <w:sz w:val="24"/>
            <w:szCs w:val="24"/>
          </w:rPr>
          <w:t>e</w:t>
        </w:r>
      </w:ins>
      <w:del w:id="26" w:author="Michelle Hill" w:date="2016-09-26T21:28:00Z">
        <w:r w:rsidRPr="0004764B" w:rsidDel="00923E89">
          <w:rPr>
            <w:rFonts w:ascii="Times New Roman" w:hAnsi="Times New Roman" w:cs="Times New Roman"/>
            <w:sz w:val="24"/>
            <w:szCs w:val="24"/>
          </w:rPr>
          <w:delText>is</w:delText>
        </w:r>
      </w:del>
      <w:r w:rsidRPr="0004764B">
        <w:rPr>
          <w:rFonts w:ascii="Times New Roman" w:hAnsi="Times New Roman" w:cs="Times New Roman"/>
          <w:sz w:val="24"/>
          <w:szCs w:val="24"/>
        </w:rPr>
        <w:t xml:space="preserve"> reduced IL-6 secretion was determined to be through extracellular vesicle (EV) release</w:t>
      </w:r>
      <w:del w:id="27" w:author="Michelle Hill" w:date="2016-09-26T21:28:00Z">
        <w:r w:rsidRPr="0004764B" w:rsidDel="00923E89">
          <w:rPr>
            <w:rFonts w:ascii="Times New Roman" w:hAnsi="Times New Roman" w:cs="Times New Roman"/>
            <w:sz w:val="24"/>
            <w:szCs w:val="24"/>
          </w:rPr>
          <w:delText xml:space="preserve"> as opposed to the classical secretion methods</w:delText>
        </w:r>
      </w:del>
      <w:r w:rsidRPr="0004764B">
        <w:rPr>
          <w:rFonts w:ascii="Times New Roman" w:hAnsi="Times New Roman" w:cs="Times New Roman"/>
          <w:sz w:val="24"/>
          <w:szCs w:val="24"/>
        </w:rPr>
        <w:t xml:space="preserve"> (Inder). </w:t>
      </w:r>
      <w:del w:id="28" w:author="Michelle Hill" w:date="2016-09-26T21:28:00Z">
        <w:r w:rsidRPr="0004764B" w:rsidDel="00923E89">
          <w:rPr>
            <w:rFonts w:ascii="Times New Roman" w:hAnsi="Times New Roman" w:cs="Times New Roman"/>
            <w:sz w:val="24"/>
            <w:szCs w:val="24"/>
          </w:rPr>
          <w:delText>Other proteins were also found to be differentially secreted via EVs, yet their role was not extensively studied. Hereby, in addition to the previous well-known methods of cancer progression, caveolin-1 appears to modulate extracellular vesicle</w:delText>
        </w:r>
        <w:r w:rsidR="00277D50" w:rsidDel="00923E89">
          <w:rPr>
            <w:rFonts w:ascii="Times New Roman" w:hAnsi="Times New Roman" w:cs="Times New Roman"/>
            <w:sz w:val="24"/>
            <w:szCs w:val="24"/>
          </w:rPr>
          <w:delText xml:space="preserve"> (EV)</w:delText>
        </w:r>
        <w:r w:rsidRPr="0004764B" w:rsidDel="00923E89">
          <w:rPr>
            <w:rFonts w:ascii="Times New Roman" w:hAnsi="Times New Roman" w:cs="Times New Roman"/>
            <w:sz w:val="24"/>
            <w:szCs w:val="24"/>
          </w:rPr>
          <w:delText xml:space="preserve"> mediated metastasis. </w:delText>
        </w:r>
      </w:del>
      <w:r w:rsidRPr="0004764B">
        <w:rPr>
          <w:rFonts w:ascii="Times New Roman" w:hAnsi="Times New Roman" w:cs="Times New Roman"/>
          <w:sz w:val="24"/>
          <w:szCs w:val="24"/>
        </w:rPr>
        <w:t xml:space="preserve">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ins w:id="29" w:author="Michelle Hill" w:date="2016-09-26T21:28:00Z">
        <w:r w:rsidR="00923E89">
          <w:rPr>
            <w:rFonts w:ascii="Times New Roman" w:hAnsi="Times New Roman" w:cs="Times New Roman"/>
            <w:sz w:val="24"/>
            <w:szCs w:val="24"/>
          </w:rPr>
          <w:t xml:space="preserve"> (REF)</w:t>
        </w:r>
      </w:ins>
      <w:r w:rsidRPr="0004764B">
        <w:rPr>
          <w:rFonts w:ascii="Times New Roman" w:hAnsi="Times New Roman" w:cs="Times New Roman"/>
          <w:sz w:val="24"/>
          <w:szCs w:val="24"/>
        </w:rPr>
        <w:t xml:space="preserve">. These </w:t>
      </w:r>
      <w:ins w:id="30" w:author="Michelle Hill" w:date="2016-09-26T21:30:00Z">
        <w:r w:rsidR="005D5ADB">
          <w:rPr>
            <w:rFonts w:ascii="Times New Roman" w:hAnsi="Times New Roman" w:cs="Times New Roman"/>
            <w:sz w:val="24"/>
            <w:szCs w:val="24"/>
          </w:rPr>
          <w:t>results</w:t>
        </w:r>
      </w:ins>
      <w:del w:id="31" w:author="Michelle Hill" w:date="2016-09-26T21:30:00Z">
        <w:r w:rsidRPr="0004764B" w:rsidDel="005D5ADB">
          <w:rPr>
            <w:rFonts w:ascii="Times New Roman" w:hAnsi="Times New Roman" w:cs="Times New Roman"/>
            <w:sz w:val="24"/>
            <w:szCs w:val="24"/>
          </w:rPr>
          <w:delText>studies</w:delText>
        </w:r>
      </w:del>
      <w:r w:rsidRPr="0004764B">
        <w:rPr>
          <w:rFonts w:ascii="Times New Roman" w:hAnsi="Times New Roman" w:cs="Times New Roman"/>
          <w:sz w:val="24"/>
          <w:szCs w:val="24"/>
        </w:rPr>
        <w:t xml:space="preserve"> suggest that </w:t>
      </w:r>
      <w:ins w:id="32" w:author="Michelle Hill" w:date="2016-09-26T21:29:00Z">
        <w:r w:rsidR="00923E89">
          <w:rPr>
            <w:rFonts w:ascii="Times New Roman" w:hAnsi="Times New Roman" w:cs="Times New Roman"/>
            <w:sz w:val="24"/>
            <w:szCs w:val="24"/>
          </w:rPr>
          <w:t xml:space="preserve">one mechanism of </w:t>
        </w:r>
      </w:ins>
      <w:r w:rsidRPr="0004764B">
        <w:rPr>
          <w:rFonts w:ascii="Times New Roman" w:hAnsi="Times New Roman" w:cs="Times New Roman"/>
          <w:sz w:val="24"/>
          <w:szCs w:val="24"/>
        </w:rPr>
        <w:t xml:space="preserve">cavin-1 </w:t>
      </w:r>
      <w:ins w:id="33" w:author="Michelle Hill" w:date="2016-09-26T21:29:00Z">
        <w:r w:rsidR="00923E89">
          <w:rPr>
            <w:rFonts w:ascii="Times New Roman" w:hAnsi="Times New Roman" w:cs="Times New Roman"/>
            <w:sz w:val="24"/>
            <w:szCs w:val="24"/>
          </w:rPr>
          <w:t>tumour suppression</w:t>
        </w:r>
      </w:ins>
      <w:ins w:id="34" w:author="Michelle Hill" w:date="2016-09-26T21:30:00Z">
        <w:r w:rsidR="005D5ADB">
          <w:rPr>
            <w:rFonts w:ascii="Times New Roman" w:hAnsi="Times New Roman" w:cs="Times New Roman"/>
            <w:sz w:val="24"/>
            <w:szCs w:val="24"/>
          </w:rPr>
          <w:t xml:space="preserve"> in prostate cancer occurs partly </w:t>
        </w:r>
      </w:ins>
      <w:del w:id="35" w:author="Michelle Hill" w:date="2016-09-26T21:29:00Z">
        <w:r w:rsidRPr="0004764B" w:rsidDel="00923E89">
          <w:rPr>
            <w:rFonts w:ascii="Times New Roman" w:hAnsi="Times New Roman" w:cs="Times New Roman"/>
            <w:sz w:val="24"/>
            <w:szCs w:val="24"/>
          </w:rPr>
          <w:delText xml:space="preserve">attenuates the pro-metastatic action of caveolin-1 </w:delText>
        </w:r>
      </w:del>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77777777" w:rsidR="00580FC3" w:rsidRPr="0004764B" w:rsidRDefault="00580FC3" w:rsidP="0004764B">
      <w:pPr>
        <w:pStyle w:val="Heading2"/>
        <w:spacing w:line="480" w:lineRule="auto"/>
        <w:rPr>
          <w:rFonts w:ascii="Times New Roman" w:hAnsi="Times New Roman" w:cs="Times New Roman"/>
        </w:rPr>
      </w:pPr>
      <w:r w:rsidRPr="0004764B">
        <w:rPr>
          <w:rFonts w:ascii="Times New Roman" w:hAnsi="Times New Roman" w:cs="Times New Roman"/>
        </w:rPr>
        <w:t xml:space="preserve">Horizontal Transfer of microRNAs via Extracellular Vesicles: </w:t>
      </w:r>
    </w:p>
    <w:p w14:paraId="0CDA0431" w14:textId="4AD752E6"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5" w:tooltip="Pegtel, 2014 #174" w:history="1">
        <w:r w:rsidRPr="0004764B">
          <w:rPr>
            <w:rFonts w:ascii="Times New Roman" w:hAnsi="Times New Roman" w:cs="Times New Roman"/>
            <w:noProof/>
            <w:sz w:val="24"/>
            <w:szCs w:val="24"/>
          </w:rPr>
          <w:t>Pegtel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ins w:id="36" w:author="Michelle Hill" w:date="2016-09-26T21:30:00Z">
        <w:r w:rsidR="005D5ADB">
          <w:rPr>
            <w:rFonts w:ascii="Times New Roman" w:hAnsi="Times New Roman" w:cs="Times New Roman"/>
            <w:sz w:val="24"/>
            <w:szCs w:val="24"/>
          </w:rPr>
          <w:t xml:space="preserve">EVs </w:t>
        </w:r>
      </w:ins>
      <w:ins w:id="37" w:author="Michelle Hill" w:date="2016-09-26T21:31:00Z">
        <w:r w:rsidR="005D5ADB">
          <w:rPr>
            <w:rFonts w:ascii="Times New Roman" w:hAnsi="Times New Roman" w:cs="Times New Roman"/>
            <w:sz w:val="24"/>
            <w:szCs w:val="24"/>
          </w:rPr>
          <w:t xml:space="preserve">are comprised of vesicles from two difference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(FIGURE). </w:t>
        </w:r>
      </w:ins>
      <w:r w:rsidRPr="0004764B">
        <w:rPr>
          <w:rFonts w:ascii="Times New Roman" w:hAnsi="Times New Roman" w:cs="Times New Roman"/>
          <w:sz w:val="24"/>
          <w:szCs w:val="24"/>
        </w:rPr>
        <w:t>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0077364C" w:rsidRPr="0004764B">
        <w:rPr>
          <w:rFonts w:ascii="Times New Roman" w:hAnsi="Times New Roman" w:cs="Times New Roman"/>
          <w:sz w:val="24"/>
          <w:szCs w:val="24"/>
        </w:rPr>
        <w:t xml:space="preserve"> </w:t>
      </w:r>
      <w:r w:rsidR="0077364C" w:rsidRPr="0004764B">
        <w:rPr>
          <w:rFonts w:ascii="Times New Roman" w:hAnsi="Times New Roman" w:cs="Times New Roman"/>
          <w:color w:val="FF0000"/>
          <w:sz w:val="24"/>
          <w:szCs w:val="24"/>
        </w:rPr>
        <w:t>This report focused on a</w:t>
      </w:r>
      <w:r w:rsidR="00277D50">
        <w:rPr>
          <w:rFonts w:ascii="Times New Roman" w:hAnsi="Times New Roman" w:cs="Times New Roman"/>
          <w:color w:val="FF0000"/>
          <w:sz w:val="24"/>
          <w:szCs w:val="24"/>
        </w:rPr>
        <w:t xml:space="preserve"> mixed population of EVs as past </w:t>
      </w:r>
      <w:r w:rsidR="0077364C" w:rsidRPr="0004764B">
        <w:rPr>
          <w:rFonts w:ascii="Times New Roman" w:hAnsi="Times New Roman" w:cs="Times New Roman"/>
          <w:color w:val="FF0000"/>
          <w:sz w:val="24"/>
          <w:szCs w:val="24"/>
        </w:rPr>
        <w:t xml:space="preserve">research </w:t>
      </w:r>
      <w:r w:rsidR="00277D50">
        <w:rPr>
          <w:rFonts w:ascii="Times New Roman" w:hAnsi="Times New Roman" w:cs="Times New Roman"/>
          <w:color w:val="FF0000"/>
          <w:sz w:val="24"/>
          <w:szCs w:val="24"/>
        </w:rPr>
        <w:t xml:space="preserve">also </w:t>
      </w:r>
      <w:r w:rsidR="0077364C" w:rsidRPr="0004764B">
        <w:rPr>
          <w:rFonts w:ascii="Times New Roman" w:hAnsi="Times New Roman" w:cs="Times New Roman"/>
          <w:color w:val="FF0000"/>
          <w:sz w:val="24"/>
          <w:szCs w:val="24"/>
        </w:rPr>
        <w:t>utilized mixed populations</w:t>
      </w:r>
      <w:r w:rsidR="0077364C" w:rsidRPr="0004764B">
        <w:rPr>
          <w:rFonts w:ascii="Times New Roman" w:hAnsi="Times New Roman" w:cs="Times New Roman"/>
          <w:sz w:val="24"/>
          <w:szCs w:val="24"/>
        </w:rPr>
        <w:t>.</w:t>
      </w:r>
      <w:r w:rsidRPr="0004764B">
        <w:rPr>
          <w:rFonts w:ascii="Times New Roman" w:hAnsi="Times New Roman" w:cs="Times New Roman"/>
          <w:sz w:val="24"/>
          <w:szCs w:val="24"/>
        </w:rPr>
        <w:t xml:space="preserve"> EV cargo consists of cytoplasmic material, functional RNA and proteins where uptake of this content had been </w:t>
      </w:r>
      <w:r w:rsidRPr="0004764B">
        <w:rPr>
          <w:rFonts w:ascii="Times New Roman" w:hAnsi="Times New Roman" w:cs="Times New Roman"/>
          <w:sz w:val="24"/>
          <w:szCs w:val="24"/>
        </w:rPr>
        <w:lastRenderedPageBreak/>
        <w:t xml:space="preserve">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McKechnie, 2006 #169" w:history="1">
        <w:r w:rsidRPr="0004764B">
          <w:rPr>
            <w:rFonts w:ascii="Times New Roman" w:hAnsi="Times New Roman" w:cs="Times New Roman"/>
            <w:noProof/>
            <w:sz w:val="24"/>
            <w:szCs w:val="24"/>
          </w:rPr>
          <w:t>McKechnie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2006</w:t>
        </w:r>
      </w:hyperlink>
      <w:r w:rsidRPr="0004764B">
        <w:rPr>
          <w:rFonts w:ascii="Times New Roman" w:hAnsi="Times New Roman" w:cs="Times New Roman"/>
          <w:noProof/>
          <w:sz w:val="24"/>
          <w:szCs w:val="24"/>
        </w:rPr>
        <w:t xml:space="preserve">; </w:t>
      </w:r>
      <w:hyperlink w:anchor="_ENREF_32" w:tooltip="Wysoczynski, 2009 #176" w:history="1">
        <w:r w:rsidRPr="0004764B">
          <w:rPr>
            <w:rFonts w:ascii="Times New Roman" w:hAnsi="Times New Roman" w:cs="Times New Roman"/>
            <w:noProof/>
            <w:sz w:val="24"/>
            <w:szCs w:val="24"/>
          </w:rPr>
          <w:t>Wysoczynski and Ratajczak 2009</w:t>
        </w:r>
      </w:hyperlink>
      <w:r w:rsidRPr="0004764B">
        <w:rPr>
          <w:rFonts w:ascii="Times New Roman" w:hAnsi="Times New Roman" w:cs="Times New Roman"/>
          <w:noProof/>
          <w:sz w:val="24"/>
          <w:szCs w:val="24"/>
        </w:rPr>
        <w:t xml:space="preserve">; </w:t>
      </w:r>
      <w:hyperlink w:anchor="_ENREF_13" w:tooltip="Hedlund, 2011 #175" w:history="1">
        <w:r w:rsidRPr="0004764B">
          <w:rPr>
            <w:rFonts w:ascii="Times New Roman" w:hAnsi="Times New Roman" w:cs="Times New Roman"/>
            <w:noProof/>
            <w:sz w:val="24"/>
            <w:szCs w:val="24"/>
          </w:rPr>
          <w:t>Hedlund</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del w:id="38" w:author="Michelle Hill" w:date="2016-09-26T21:31:00Z">
        <w:r w:rsidRPr="0004764B" w:rsidDel="005D5ADB">
          <w:rPr>
            <w:rFonts w:ascii="Times New Roman" w:hAnsi="Times New Roman" w:cs="Times New Roman"/>
            <w:sz w:val="24"/>
            <w:szCs w:val="24"/>
          </w:rPr>
          <w:delText>However, r</w:delText>
        </w:r>
      </w:del>
      <w:ins w:id="39" w:author="Michelle Hill" w:date="2016-09-26T21:31:00Z">
        <w:r w:rsidR="005D5ADB">
          <w:rPr>
            <w:rFonts w:ascii="Times New Roman" w:hAnsi="Times New Roman" w:cs="Times New Roman"/>
            <w:sz w:val="24"/>
            <w:szCs w:val="24"/>
          </w:rPr>
          <w:t>R</w:t>
        </w:r>
      </w:ins>
      <w:r w:rsidRPr="0004764B">
        <w:rPr>
          <w:rFonts w:ascii="Times New Roman" w:hAnsi="Times New Roman" w:cs="Times New Roman"/>
          <w:sz w:val="24"/>
          <w:szCs w:val="24"/>
        </w:rPr>
        <w:t xml:space="preserve">ecent studies have </w:t>
      </w:r>
      <w:ins w:id="40" w:author="Michelle Hill" w:date="2016-09-26T21:31:00Z">
        <w:r w:rsidR="005D5ADB">
          <w:rPr>
            <w:rFonts w:ascii="Times New Roman" w:hAnsi="Times New Roman" w:cs="Times New Roman"/>
            <w:sz w:val="24"/>
            <w:szCs w:val="24"/>
          </w:rPr>
          <w:t xml:space="preserve">reported </w:t>
        </w:r>
      </w:ins>
      <w:del w:id="41" w:author="Michelle Hill" w:date="2016-09-26T21:32:00Z">
        <w:r w:rsidRPr="0004764B" w:rsidDel="005D5ADB">
          <w:rPr>
            <w:rFonts w:ascii="Times New Roman" w:hAnsi="Times New Roman" w:cs="Times New Roman"/>
            <w:sz w:val="24"/>
            <w:szCs w:val="24"/>
          </w:rPr>
          <w:delText xml:space="preserve">emerged </w:delText>
        </w:r>
      </w:del>
      <w:r w:rsidRPr="0004764B">
        <w:rPr>
          <w:rFonts w:ascii="Times New Roman" w:hAnsi="Times New Roman" w:cs="Times New Roman"/>
          <w:sz w:val="24"/>
          <w:szCs w:val="24"/>
        </w:rPr>
        <w:t xml:space="preserve">that </w:t>
      </w:r>
      <w:del w:id="42" w:author="Michelle Hill" w:date="2016-09-26T21:32:00Z">
        <w:r w:rsidRPr="0004764B" w:rsidDel="005D5ADB">
          <w:rPr>
            <w:rFonts w:ascii="Times New Roman" w:hAnsi="Times New Roman" w:cs="Times New Roman"/>
            <w:sz w:val="24"/>
            <w:szCs w:val="24"/>
          </w:rPr>
          <w:delText xml:space="preserve">determined </w:delText>
        </w:r>
      </w:del>
      <w:r w:rsidRPr="0004764B">
        <w:rPr>
          <w:rFonts w:ascii="Times New Roman" w:hAnsi="Times New Roman" w:cs="Times New Roman"/>
          <w:sz w:val="24"/>
          <w:szCs w:val="24"/>
        </w:rPr>
        <w:t>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 w:tooltip="Costa-Silva, 2015 #177" w:history="1">
        <w:r w:rsidRPr="0004764B">
          <w:rPr>
            <w:rFonts w:ascii="Times New Roman" w:hAnsi="Times New Roman" w:cs="Times New Roman"/>
            <w:noProof/>
            <w:sz w:val="24"/>
            <w:szCs w:val="24"/>
          </w:rPr>
          <w:t>Costa-Silva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26" w:tooltip="Ramteke, 2015 #178" w:history="1">
        <w:r w:rsidRPr="0004764B">
          <w:rPr>
            <w:rFonts w:ascii="Times New Roman" w:hAnsi="Times New Roman" w:cs="Times New Roman"/>
            <w:noProof/>
            <w:sz w:val="24"/>
            <w:szCs w:val="24"/>
          </w:rPr>
          <w:t>Ramteke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Dovrat, 2014 #180" w:history="1">
        <w:r w:rsidRPr="0004764B">
          <w:rPr>
            <w:rFonts w:ascii="Times New Roman" w:hAnsi="Times New Roman" w:cs="Times New Roman"/>
            <w:noProof/>
            <w:sz w:val="24"/>
            <w:szCs w:val="24"/>
          </w:rPr>
          <w:t>Dovrat</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6" w:tooltip="Kharmate, 2016 #181" w:history="1">
        <w:r w:rsidRPr="0004764B">
          <w:rPr>
            <w:rFonts w:ascii="Times New Roman" w:hAnsi="Times New Roman" w:cs="Times New Roman"/>
            <w:noProof/>
            <w:sz w:val="24"/>
            <w:szCs w:val="24"/>
          </w:rPr>
          <w:t>Kharmate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28" w:tooltip="Song, 2016 #179" w:history="1">
        <w:r w:rsidRPr="0004764B">
          <w:rPr>
            <w:rFonts w:ascii="Times New Roman" w:hAnsi="Times New Roman" w:cs="Times New Roman"/>
            <w:noProof/>
            <w:sz w:val="24"/>
            <w:szCs w:val="24"/>
          </w:rPr>
          <w:t>Song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35843CF6" w:rsidR="00580FC3" w:rsidRPr="0004764B"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Ha, 2014 #151" w:history="1">
        <w:r w:rsidRPr="0004764B">
          <w:rPr>
            <w:rFonts w:ascii="Times New Roman" w:hAnsi="Times New Roman" w:cs="Times New Roman"/>
            <w:noProof/>
            <w:sz w:val="24"/>
            <w:szCs w:val="24"/>
          </w:rPr>
          <w:t>Ha and Kim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Typically, the mature miRNA sequence interact with the 3’ untranslated region (3’-UTR) of its target transcripts and guides a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 w:tooltip="Djuranovic, 2012 #150" w:history="1">
        <w:r w:rsidRPr="0004764B">
          <w:rPr>
            <w:rFonts w:ascii="Times New Roman" w:hAnsi="Times New Roman" w:cs="Times New Roman"/>
            <w:noProof/>
            <w:sz w:val="24"/>
            <w:szCs w:val="24"/>
          </w:rPr>
          <w:t>Djuranovic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60% of the mammalian genome are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8" w:tooltip="Friedman, 2009 #153" w:history="1">
        <w:r w:rsidRPr="0004764B">
          <w:rPr>
            <w:rFonts w:ascii="Times New Roman" w:hAnsi="Times New Roman" w:cs="Times New Roman"/>
            <w:noProof/>
            <w:sz w:val="24"/>
            <w:szCs w:val="24"/>
          </w:rPr>
          <w:t>Friedman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indicates the necessity of tight temporal and spatial control over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to prevent dysregulation of vital pathways.</w:t>
      </w:r>
      <w:ins w:id="43" w:author="Michelle Hill" w:date="2016-09-26T21:39:00Z">
        <w:r w:rsidR="008825E5">
          <w:rPr>
            <w:rFonts w:ascii="Times New Roman" w:hAnsi="Times New Roman" w:cs="Times New Roman"/>
            <w:sz w:val="24"/>
            <w:szCs w:val="24"/>
          </w:rPr>
          <w:t xml:space="preserve"> The content of miRNA in the extracellular space was expected to be controlled by </w:t>
        </w:r>
      </w:ins>
      <w:ins w:id="44" w:author="Michelle Hill" w:date="2016-09-26T21:40:00Z">
        <w:r w:rsidR="008825E5">
          <w:rPr>
            <w:rFonts w:ascii="Times New Roman" w:hAnsi="Times New Roman" w:cs="Times New Roman"/>
            <w:sz w:val="24"/>
            <w:szCs w:val="24"/>
          </w:rPr>
          <w:t>t</w:t>
        </w:r>
      </w:ins>
      <w:del w:id="45" w:author="Michelle Hill" w:date="2016-09-26T21:39:00Z">
        <w:r w:rsidRPr="0004764B" w:rsidDel="008825E5">
          <w:rPr>
            <w:rFonts w:ascii="Times New Roman" w:hAnsi="Times New Roman" w:cs="Times New Roman"/>
            <w:sz w:val="24"/>
            <w:szCs w:val="24"/>
          </w:rPr>
          <w:delText xml:space="preserve"> </w:delText>
        </w:r>
      </w:del>
      <w:del w:id="46" w:author="Michelle Hill" w:date="2016-09-26T21:40:00Z">
        <w:r w:rsidRPr="0004764B" w:rsidDel="008825E5">
          <w:rPr>
            <w:rFonts w:ascii="Times New Roman" w:hAnsi="Times New Roman" w:cs="Times New Roman"/>
            <w:sz w:val="24"/>
            <w:szCs w:val="24"/>
          </w:rPr>
          <w:delText>T</w:delText>
        </w:r>
      </w:del>
      <w:del w:id="47" w:author="Michelle Hill" w:date="2016-09-26T21:38:00Z">
        <w:r w:rsidRPr="0004764B" w:rsidDel="008825E5">
          <w:rPr>
            <w:rFonts w:ascii="Times New Roman" w:hAnsi="Times New Roman" w:cs="Times New Roman"/>
            <w:sz w:val="24"/>
            <w:szCs w:val="24"/>
          </w:rPr>
          <w:delText>his is thought to be maintained by t</w:delText>
        </w:r>
      </w:del>
      <w:r w:rsidRPr="0004764B">
        <w:rPr>
          <w:rFonts w:ascii="Times New Roman" w:hAnsi="Times New Roman" w:cs="Times New Roman"/>
          <w:sz w:val="24"/>
          <w:szCs w:val="24"/>
        </w:rPr>
        <w:t xml:space="preserve">he high content of RNases in the extracellular </w:t>
      </w:r>
      <w:ins w:id="48" w:author="Michelle Hill" w:date="2016-09-26T21:40:00Z">
        <w:r w:rsidR="008825E5">
          <w:rPr>
            <w:rFonts w:ascii="Times New Roman" w:hAnsi="Times New Roman" w:cs="Times New Roman"/>
            <w:sz w:val="24"/>
            <w:szCs w:val="24"/>
          </w:rPr>
          <w:t>space</w:t>
        </w:r>
      </w:ins>
      <w:del w:id="49" w:author="Michelle Hill" w:date="2016-09-26T21:40:00Z">
        <w:r w:rsidRPr="0004764B" w:rsidDel="008825E5">
          <w:rPr>
            <w:rFonts w:ascii="Times New Roman" w:hAnsi="Times New Roman" w:cs="Times New Roman"/>
            <w:sz w:val="24"/>
            <w:szCs w:val="24"/>
          </w:rPr>
          <w:delText xml:space="preserve">serum </w:delText>
        </w:r>
      </w:del>
      <w:ins w:id="50" w:author="Michelle Hill" w:date="2016-09-26T21:39:00Z">
        <w:r w:rsidR="008825E5">
          <w:rPr>
            <w:rFonts w:ascii="Times New Roman" w:hAnsi="Times New Roman" w:cs="Times New Roman"/>
            <w:sz w:val="24"/>
            <w:szCs w:val="24"/>
          </w:rPr>
          <w:t xml:space="preserve"> </w:t>
        </w:r>
      </w:ins>
      <w:del w:id="51" w:author="Michelle Hill" w:date="2016-09-26T21:39:00Z">
        <w:r w:rsidRPr="0004764B" w:rsidDel="008825E5">
          <w:rPr>
            <w:rFonts w:ascii="Times New Roman" w:hAnsi="Times New Roman" w:cs="Times New Roman"/>
            <w:sz w:val="24"/>
            <w:szCs w:val="24"/>
          </w:rPr>
          <w:delText xml:space="preserve">which would </w:delText>
        </w:r>
      </w:del>
      <w:del w:id="52" w:author="Michelle Hill" w:date="2016-09-26T21:40:00Z">
        <w:r w:rsidRPr="0004764B" w:rsidDel="008825E5">
          <w:rPr>
            <w:rFonts w:ascii="Times New Roman" w:hAnsi="Times New Roman" w:cs="Times New Roman"/>
            <w:sz w:val="24"/>
            <w:szCs w:val="24"/>
          </w:rPr>
          <w:delText xml:space="preserve">rapidly degrade any miRNAs that attempt translocation across </w:delText>
        </w:r>
        <w:r w:rsidRPr="0004764B" w:rsidDel="008825E5">
          <w:rPr>
            <w:rFonts w:ascii="Times New Roman" w:hAnsi="Times New Roman" w:cs="Times New Roman"/>
            <w:sz w:val="24"/>
            <w:szCs w:val="24"/>
          </w:rPr>
          <w:lastRenderedPageBreak/>
          <w:delText>extracellular space</w:delText>
        </w:r>
      </w:del>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7" w:tooltip="Reddi, 1976 #156" w:history="1">
        <w:r w:rsidRPr="0004764B">
          <w:rPr>
            <w:rFonts w:ascii="Times New Roman" w:hAnsi="Times New Roman" w:cs="Times New Roman"/>
            <w:noProof/>
            <w:sz w:val="24"/>
            <w:szCs w:val="24"/>
          </w:rPr>
          <w:t>Reddi and Holland 1976</w:t>
        </w:r>
      </w:hyperlink>
      <w:r w:rsidRPr="0004764B">
        <w:rPr>
          <w:rFonts w:ascii="Times New Roman" w:hAnsi="Times New Roman" w:cs="Times New Roman"/>
          <w:noProof/>
          <w:sz w:val="24"/>
          <w:szCs w:val="24"/>
        </w:rPr>
        <w:t xml:space="preserve">; </w:t>
      </w:r>
      <w:hyperlink w:anchor="_ENREF_29" w:tooltip="Tsui, 2002 #182" w:history="1">
        <w:r w:rsidRPr="0004764B">
          <w:rPr>
            <w:rFonts w:ascii="Times New Roman" w:hAnsi="Times New Roman" w:cs="Times New Roman"/>
            <w:noProof/>
            <w:sz w:val="24"/>
            <w:szCs w:val="24"/>
          </w:rPr>
          <w:t>Tsui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ins w:id="53" w:author="Michelle Hill" w:date="2016-09-26T21:40:00Z">
        <w:r w:rsidR="008825E5">
          <w:rPr>
            <w:rFonts w:ascii="Times New Roman" w:hAnsi="Times New Roman" w:cs="Times New Roman"/>
            <w:sz w:val="24"/>
            <w:szCs w:val="24"/>
          </w:rPr>
          <w:t xml:space="preserve">recent studies show that </w:t>
        </w:r>
      </w:ins>
      <w:r w:rsidRPr="0004764B">
        <w:rPr>
          <w:rFonts w:ascii="Times New Roman" w:hAnsi="Times New Roman" w:cs="Times New Roman"/>
          <w:sz w:val="24"/>
          <w:szCs w:val="24"/>
        </w:rPr>
        <w:t xml:space="preserve">EV-contained miRNAs </w:t>
      </w:r>
      <w:ins w:id="54" w:author="Michelle Hill" w:date="2016-09-26T21:40:00Z">
        <w:r w:rsidR="008825E5">
          <w:rPr>
            <w:rFonts w:ascii="Times New Roman" w:hAnsi="Times New Roman" w:cs="Times New Roman"/>
            <w:sz w:val="24"/>
            <w:szCs w:val="24"/>
          </w:rPr>
          <w:t xml:space="preserve">are protected </w:t>
        </w:r>
      </w:ins>
      <w:del w:id="55" w:author="Michelle Hill" w:date="2016-09-26T21:40:00Z">
        <w:r w:rsidRPr="0004764B" w:rsidDel="008825E5">
          <w:rPr>
            <w:rFonts w:ascii="Times New Roman" w:hAnsi="Times New Roman" w:cs="Times New Roman"/>
            <w:sz w:val="24"/>
            <w:szCs w:val="24"/>
          </w:rPr>
          <w:delText>were found to bypass</w:delText>
        </w:r>
      </w:del>
      <w:ins w:id="56" w:author="Michelle Hill" w:date="2016-09-26T21:40:00Z">
        <w:r w:rsidR="008825E5">
          <w:rPr>
            <w:rFonts w:ascii="Times New Roman" w:hAnsi="Times New Roman" w:cs="Times New Roman"/>
            <w:sz w:val="24"/>
            <w:szCs w:val="24"/>
          </w:rPr>
          <w:t>from</w:t>
        </w:r>
      </w:ins>
      <w:r w:rsidRPr="0004764B">
        <w:rPr>
          <w:rFonts w:ascii="Times New Roman" w:hAnsi="Times New Roman" w:cs="Times New Roman"/>
          <w:sz w:val="24"/>
          <w:szCs w:val="24"/>
        </w:rPr>
        <w:t xml:space="preserve"> </w:t>
      </w:r>
      <w:del w:id="57" w:author="Michelle Hill" w:date="2016-09-26T21:40:00Z">
        <w:r w:rsidRPr="0004764B" w:rsidDel="008825E5">
          <w:rPr>
            <w:rFonts w:ascii="Times New Roman" w:hAnsi="Times New Roman" w:cs="Times New Roman"/>
            <w:sz w:val="24"/>
            <w:szCs w:val="24"/>
          </w:rPr>
          <w:delText xml:space="preserve">this </w:delText>
        </w:r>
      </w:del>
      <w:r w:rsidRPr="0004764B">
        <w:rPr>
          <w:rFonts w:ascii="Times New Roman" w:hAnsi="Times New Roman" w:cs="Times New Roman"/>
          <w:sz w:val="24"/>
          <w:szCs w:val="24"/>
        </w:rPr>
        <w:t>degradation</w:t>
      </w:r>
      <w:ins w:id="58" w:author="Michelle Hill" w:date="2016-09-26T21:40:00Z">
        <w:r w:rsidR="008825E5">
          <w:rPr>
            <w:rFonts w:ascii="Times New Roman" w:hAnsi="Times New Roman" w:cs="Times New Roman"/>
            <w:sz w:val="24"/>
            <w:szCs w:val="24"/>
          </w:rPr>
          <w:t xml:space="preserve"> and are </w:t>
        </w:r>
      </w:ins>
      <w:del w:id="59" w:author="Michelle Hill" w:date="2016-09-26T21:40:00Z">
        <w:r w:rsidRPr="0004764B" w:rsidDel="008825E5">
          <w:rPr>
            <w:rFonts w:ascii="Times New Roman" w:hAnsi="Times New Roman" w:cs="Times New Roman"/>
            <w:sz w:val="24"/>
            <w:szCs w:val="24"/>
          </w:rPr>
          <w:delText xml:space="preserve"> which allows for the </w:delText>
        </w:r>
      </w:del>
      <w:r w:rsidRPr="0004764B">
        <w:rPr>
          <w:rFonts w:ascii="Times New Roman" w:hAnsi="Times New Roman" w:cs="Times New Roman"/>
          <w:sz w:val="24"/>
          <w:szCs w:val="24"/>
        </w:rPr>
        <w:t>absor</w:t>
      </w:r>
      <w:ins w:id="60" w:author="Michelle Hill" w:date="2016-09-26T21:40:00Z">
        <w:r w:rsidR="008825E5">
          <w:rPr>
            <w:rFonts w:ascii="Times New Roman" w:hAnsi="Times New Roman" w:cs="Times New Roman"/>
            <w:sz w:val="24"/>
            <w:szCs w:val="24"/>
          </w:rPr>
          <w:t>bed</w:t>
        </w:r>
      </w:ins>
      <w:del w:id="61" w:author="Michelle Hill" w:date="2016-09-26T21:40:00Z">
        <w:r w:rsidRPr="0004764B" w:rsidDel="008825E5">
          <w:rPr>
            <w:rFonts w:ascii="Times New Roman" w:hAnsi="Times New Roman" w:cs="Times New Roman"/>
            <w:sz w:val="24"/>
            <w:szCs w:val="24"/>
          </w:rPr>
          <w:delText>ption of these molecules</w:delText>
        </w:r>
      </w:del>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Kosaka, 2010 #183" w:history="1">
        <w:r w:rsidRPr="0004764B">
          <w:rPr>
            <w:rFonts w:ascii="Times New Roman" w:hAnsi="Times New Roman" w:cs="Times New Roman"/>
            <w:noProof/>
            <w:sz w:val="24"/>
            <w:szCs w:val="24"/>
          </w:rPr>
          <w:t>Kosaka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1" w:tooltip="Montecalvo, 2012 #184" w:history="1">
        <w:r w:rsidRPr="0004764B">
          <w:rPr>
            <w:rFonts w:ascii="Times New Roman" w:hAnsi="Times New Roman" w:cs="Times New Roman"/>
            <w:noProof/>
            <w:sz w:val="24"/>
            <w:szCs w:val="24"/>
          </w:rPr>
          <w:t>Montecalvo</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74088E1E" w14:textId="21A2C3A1" w:rsidR="00580FC3" w:rsidRPr="0004764B" w:rsidRDefault="00580FC3" w:rsidP="00845533">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w:t>
      </w:r>
      <w:commentRangeStart w:id="62"/>
      <w:r w:rsidRPr="0004764B">
        <w:rPr>
          <w:rFonts w:ascii="Times New Roman" w:hAnsi="Times New Roman" w:cs="Times New Roman"/>
          <w:sz w:val="24"/>
          <w:szCs w:val="24"/>
        </w:rPr>
        <w:t xml:space="preserve"> Interestingly, the cellular modification inflicted by comparing between PC3 and PC3 cavin-1+ cells modified extracellular vesicle (EV) content, a pathway unrelated to the function of caveolin or cavin-1. I</w:t>
      </w:r>
      <w:commentRangeEnd w:id="62"/>
      <w:r w:rsidR="000A2505">
        <w:rPr>
          <w:rStyle w:val="CommentReference"/>
        </w:rPr>
        <w:commentReference w:id="62"/>
      </w:r>
      <w:r w:rsidRPr="0004764B">
        <w:rPr>
          <w:rFonts w:ascii="Times New Roman" w:hAnsi="Times New Roman" w:cs="Times New Roman"/>
          <w:sz w:val="24"/>
          <w:szCs w:val="24"/>
        </w:rPr>
        <w:t xml:space="preserve">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 w:tooltip="Cheng, 2013 #170" w:history="1">
        <w:r w:rsidRPr="0004764B">
          <w:rPr>
            <w:rFonts w:ascii="Times New Roman" w:hAnsi="Times New Roman" w:cs="Times New Roman"/>
            <w:noProof/>
            <w:sz w:val="24"/>
            <w:szCs w:val="24"/>
          </w:rPr>
          <w:t>Cheng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2013</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Luz, 2010 #185" w:history="1">
        <w:r w:rsidRPr="0004764B">
          <w:rPr>
            <w:rFonts w:ascii="Times New Roman" w:hAnsi="Times New Roman" w:cs="Times New Roman"/>
            <w:noProof/>
            <w:sz w:val="24"/>
            <w:szCs w:val="24"/>
          </w:rPr>
          <w:t>Luz and Aprikian 2010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ins w:id="63" w:author="Michelle Hill" w:date="2016-09-26T21:44:00Z">
        <w:r w:rsidR="00740B7F">
          <w:rPr>
            <w:rFonts w:ascii="Times New Roman" w:hAnsi="Times New Roman" w:cs="Times New Roman"/>
            <w:sz w:val="24"/>
            <w:szCs w:val="24"/>
          </w:rPr>
          <w:t xml:space="preserve">Interestingly, </w:t>
        </w:r>
      </w:ins>
      <w:del w:id="64" w:author="Michelle Hill" w:date="2016-09-26T21:44:00Z">
        <w:r w:rsidRPr="0004764B" w:rsidDel="00740B7F">
          <w:rPr>
            <w:rFonts w:ascii="Times New Roman" w:hAnsi="Times New Roman" w:cs="Times New Roman"/>
            <w:sz w:val="24"/>
            <w:szCs w:val="24"/>
          </w:rPr>
          <w:delText xml:space="preserve">However upon closer investigation, </w:delText>
        </w:r>
      </w:del>
      <w:r w:rsidRPr="0004764B">
        <w:rPr>
          <w:rFonts w:ascii="Times New Roman" w:hAnsi="Times New Roman" w:cs="Times New Roman"/>
          <w:sz w:val="24"/>
          <w:szCs w:val="24"/>
        </w:rPr>
        <w:t xml:space="preserve">the </w:t>
      </w:r>
      <w:ins w:id="65" w:author="Michelle Hill" w:date="2016-09-26T21:44:00Z">
        <w:r w:rsidR="00740B7F">
          <w:rPr>
            <w:rFonts w:ascii="Times New Roman" w:hAnsi="Times New Roman" w:cs="Times New Roman"/>
            <w:sz w:val="24"/>
            <w:szCs w:val="24"/>
          </w:rPr>
          <w:t xml:space="preserve">expression </w:t>
        </w:r>
      </w:ins>
      <w:del w:id="66" w:author="Michelle Hill" w:date="2016-09-26T21:44:00Z">
        <w:r w:rsidRPr="0004764B" w:rsidDel="00740B7F">
          <w:rPr>
            <w:rFonts w:ascii="Times New Roman" w:hAnsi="Times New Roman" w:cs="Times New Roman"/>
            <w:sz w:val="24"/>
            <w:szCs w:val="24"/>
          </w:rPr>
          <w:delText xml:space="preserve">addition </w:delText>
        </w:r>
      </w:del>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ins w:id="67" w:author="Michelle Hill" w:date="2016-09-26T21:44:00Z">
        <w:r w:rsidR="00740B7F">
          <w:rPr>
            <w:rFonts w:ascii="Times New Roman" w:hAnsi="Times New Roman" w:cs="Times New Roman"/>
            <w:sz w:val="24"/>
            <w:szCs w:val="24"/>
          </w:rPr>
          <w:t xml:space="preserve">level </w:t>
        </w:r>
      </w:ins>
      <w:del w:id="68" w:author="Michelle Hill" w:date="2016-09-26T21:44:00Z">
        <w:r w:rsidR="007E0630" w:rsidDel="00740B7F">
          <w:rPr>
            <w:rFonts w:ascii="Times New Roman" w:hAnsi="Times New Roman" w:cs="Times New Roman"/>
            <w:sz w:val="24"/>
            <w:szCs w:val="24"/>
          </w:rPr>
          <w:delText xml:space="preserve">expression </w:delText>
        </w:r>
      </w:del>
      <w:r w:rsidRPr="0004764B">
        <w:rPr>
          <w:rFonts w:ascii="Times New Roman" w:hAnsi="Times New Roman" w:cs="Times New Roman"/>
          <w:sz w:val="24"/>
          <w:szCs w:val="24"/>
        </w:rPr>
        <w:t>of miR-148a, only the EV content</w:t>
      </w:r>
      <w:ins w:id="69" w:author="Michelle Hill" w:date="2016-09-26T21:44:00Z">
        <w:r w:rsidR="00740B7F">
          <w:rPr>
            <w:rFonts w:ascii="Times New Roman" w:hAnsi="Times New Roman" w:cs="Times New Roman"/>
            <w:sz w:val="24"/>
            <w:szCs w:val="24"/>
          </w:rPr>
          <w:t xml:space="preserve"> (REF)</w:t>
        </w:r>
      </w:ins>
      <w:r w:rsidRPr="0004764B">
        <w:rPr>
          <w:rFonts w:ascii="Times New Roman" w:hAnsi="Times New Roman" w:cs="Times New Roman"/>
          <w:sz w:val="24"/>
          <w:szCs w:val="24"/>
        </w:rPr>
        <w:t xml:space="preserve">. This suggests that </w:t>
      </w:r>
      <w:ins w:id="70" w:author="Michelle Hill" w:date="2016-09-26T21:44:00Z">
        <w:r w:rsidR="00740B7F">
          <w:rPr>
            <w:rFonts w:ascii="Times New Roman" w:hAnsi="Times New Roman" w:cs="Times New Roman"/>
            <w:sz w:val="24"/>
            <w:szCs w:val="24"/>
          </w:rPr>
          <w:t xml:space="preserve">cavin-1 regulates the </w:t>
        </w:r>
      </w:ins>
      <w:del w:id="71" w:author="Michelle Hill" w:date="2016-09-26T21:44:00Z">
        <w:r w:rsidRPr="0004764B" w:rsidDel="00740B7F">
          <w:rPr>
            <w:rFonts w:ascii="Times New Roman" w:hAnsi="Times New Roman" w:cs="Times New Roman"/>
            <w:sz w:val="24"/>
            <w:szCs w:val="24"/>
          </w:rPr>
          <w:delText>there ma</w:delText>
        </w:r>
      </w:del>
      <w:del w:id="72" w:author="Michelle Hill" w:date="2016-09-26T21:45:00Z">
        <w:r w:rsidRPr="0004764B" w:rsidDel="00740B7F">
          <w:rPr>
            <w:rFonts w:ascii="Times New Roman" w:hAnsi="Times New Roman" w:cs="Times New Roman"/>
            <w:sz w:val="24"/>
            <w:szCs w:val="24"/>
          </w:rPr>
          <w:delText xml:space="preserve">y be </w:delText>
        </w:r>
      </w:del>
      <w:r w:rsidR="007E0630">
        <w:rPr>
          <w:rFonts w:ascii="Times New Roman" w:hAnsi="Times New Roman" w:cs="Times New Roman"/>
          <w:sz w:val="24"/>
          <w:szCs w:val="24"/>
        </w:rPr>
        <w:t>selective export</w:t>
      </w:r>
      <w:r w:rsidRPr="0004764B">
        <w:rPr>
          <w:rFonts w:ascii="Times New Roman" w:hAnsi="Times New Roman" w:cs="Times New Roman"/>
          <w:sz w:val="24"/>
          <w:szCs w:val="24"/>
        </w:rPr>
        <w:t xml:space="preserve"> </w:t>
      </w:r>
      <w:ins w:id="73" w:author="Michelle Hill" w:date="2016-09-26T21:45:00Z">
        <w:r w:rsidR="00740B7F">
          <w:rPr>
            <w:rFonts w:ascii="Times New Roman" w:hAnsi="Times New Roman" w:cs="Times New Roman"/>
            <w:sz w:val="24"/>
            <w:szCs w:val="24"/>
          </w:rPr>
          <w:t xml:space="preserve">of miRNA sorting to </w:t>
        </w:r>
      </w:ins>
      <w:del w:id="74" w:author="Michelle Hill" w:date="2016-09-26T21:45:00Z">
        <w:r w:rsidRPr="0004764B" w:rsidDel="00740B7F">
          <w:rPr>
            <w:rFonts w:ascii="Times New Roman" w:hAnsi="Times New Roman" w:cs="Times New Roman"/>
            <w:sz w:val="24"/>
            <w:szCs w:val="24"/>
          </w:rPr>
          <w:delText xml:space="preserve">over the </w:delText>
        </w:r>
      </w:del>
      <w:r w:rsidRPr="0004764B">
        <w:rPr>
          <w:rFonts w:ascii="Times New Roman" w:hAnsi="Times New Roman" w:cs="Times New Roman"/>
          <w:sz w:val="24"/>
          <w:szCs w:val="24"/>
        </w:rPr>
        <w:t>EV</w:t>
      </w:r>
      <w:ins w:id="75" w:author="Michelle Hill" w:date="2016-09-26T21:45:00Z">
        <w:r w:rsidR="00740B7F">
          <w:rPr>
            <w:rFonts w:ascii="Times New Roman" w:hAnsi="Times New Roman" w:cs="Times New Roman"/>
            <w:sz w:val="24"/>
            <w:szCs w:val="24"/>
          </w:rPr>
          <w:t>s</w:t>
        </w:r>
      </w:ins>
      <w:del w:id="76" w:author="Michelle Hill" w:date="2016-09-26T21:45:00Z">
        <w:r w:rsidRPr="0004764B" w:rsidDel="00740B7F">
          <w:rPr>
            <w:rFonts w:ascii="Times New Roman" w:hAnsi="Times New Roman" w:cs="Times New Roman"/>
            <w:sz w:val="24"/>
            <w:szCs w:val="24"/>
          </w:rPr>
          <w:delText xml:space="preserve"> exported miRNAs, truncated by cavin-1 expression</w:delText>
        </w:r>
      </w:del>
      <w:r w:rsidRPr="0004764B">
        <w:rPr>
          <w:rFonts w:ascii="Times New Roman" w:hAnsi="Times New Roman" w:cs="Times New Roman"/>
          <w:sz w:val="24"/>
          <w:szCs w:val="24"/>
        </w:rPr>
        <w:t xml:space="preserve">. Selective EV export of miRNAs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4" w:tooltip="Palma, 2012 #186" w:history="1">
        <w:r w:rsidRPr="0004764B">
          <w:rPr>
            <w:rFonts w:ascii="Times New Roman" w:hAnsi="Times New Roman" w:cs="Times New Roman"/>
            <w:noProof/>
            <w:sz w:val="24"/>
            <w:szCs w:val="24"/>
          </w:rPr>
          <w:t>Palma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3" w:tooltip="Zhou, 2014 #187" w:history="1">
        <w:r w:rsidRPr="0004764B">
          <w:rPr>
            <w:rFonts w:ascii="Times New Roman" w:hAnsi="Times New Roman" w:cs="Times New Roman"/>
            <w:noProof/>
            <w:sz w:val="24"/>
            <w:szCs w:val="24"/>
          </w:rPr>
          <w:t>Zhou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66CD638F" w:rsidR="00580FC3" w:rsidRPr="0004764B" w:rsidRDefault="00580FC3" w:rsidP="00580FC3">
      <w:pPr>
        <w:pStyle w:val="Default"/>
        <w:spacing w:line="480" w:lineRule="auto"/>
        <w:ind w:firstLine="142"/>
      </w:pPr>
      <w:r w:rsidRPr="0004764B">
        <w:lastRenderedPageBreak/>
        <w:t xml:space="preserve">  A recent clue was provided by </w:t>
      </w:r>
      <w:proofErr w:type="spellStart"/>
      <w:r w:rsidRPr="0004764B">
        <w:t>Villarroya-Beltri</w:t>
      </w:r>
      <w:proofErr w:type="spellEnd"/>
      <w:r w:rsidRPr="0004764B">
        <w:t xml:space="preserve"> </w:t>
      </w:r>
      <w:r w:rsidRPr="0004764B">
        <w:rPr>
          <w:i/>
        </w:rPr>
        <w:t>et at</w:t>
      </w:r>
      <w:r w:rsidRPr="0004764B">
        <w:t xml:space="preserve">, who reported that </w:t>
      </w:r>
      <w:proofErr w:type="spellStart"/>
      <w:r w:rsidRPr="0004764B">
        <w:t>sumoylated</w:t>
      </w:r>
      <w:proofErr w:type="spellEnd"/>
      <w:r w:rsidRPr="0004764B">
        <w:t xml:space="preserve"> ribonucleoprotein, hnRNPA2B1 mediate the transport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30" w:tooltip="Villarroya-Beltri, 2013 #114" w:history="1">
        <w:r w:rsidRPr="0004764B">
          <w:rPr>
            <w:noProof/>
          </w:rPr>
          <w:t>Villarroya-Beltri</w:t>
        </w:r>
        <w:r w:rsidRPr="0004764B">
          <w:rPr>
            <w:i/>
            <w:noProof/>
          </w:rPr>
          <w:t xml:space="preserve"> et al.</w:t>
        </w:r>
        <w:r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stability and subcellular localisation, yet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0" w:tooltip="Mili, 2001 #189" w:history="1">
        <w:r w:rsidRPr="0004764B">
          <w:rPr>
            <w:noProof/>
          </w:rPr>
          <w:t>Mili</w:t>
        </w:r>
        <w:r w:rsidRPr="0004764B">
          <w:rPr>
            <w:i/>
            <w:noProof/>
          </w:rPr>
          <w:t xml:space="preserve"> et al.</w:t>
        </w:r>
        <w:r w:rsidRPr="0004764B">
          <w:rPr>
            <w:noProof/>
          </w:rPr>
          <w:t xml:space="preserve"> 2001</w:t>
        </w:r>
      </w:hyperlink>
      <w:r w:rsidRPr="0004764B">
        <w:rPr>
          <w:noProof/>
        </w:rPr>
        <w:t xml:space="preserve">; </w:t>
      </w:r>
      <w:hyperlink w:anchor="_ENREF_7" w:tooltip="Dreyfuss, 2002 #188" w:history="1">
        <w:r w:rsidRPr="0004764B">
          <w:rPr>
            <w:noProof/>
          </w:rPr>
          <w:t>Dreyfuss</w:t>
        </w:r>
        <w:r w:rsidRPr="0004764B">
          <w:rPr>
            <w:i/>
            <w:noProof/>
          </w:rPr>
          <w:t xml:space="preserve"> et al.</w:t>
        </w:r>
        <w:r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r w:rsidRPr="0004764B">
        <w:rPr>
          <w:rStyle w:val="Heading2Char"/>
          <w:rFonts w:ascii="Times New Roman" w:hAnsi="Times New Roman" w:cs="Times New Roman"/>
        </w:rPr>
        <w:t>Hypothesis and Aims:</w:t>
      </w:r>
      <w:r w:rsidRPr="0004764B">
        <w:rPr>
          <w:b/>
          <w:color w:val="auto"/>
        </w:rPr>
        <w:t xml:space="preserve"> </w:t>
      </w:r>
    </w:p>
    <w:p w14:paraId="4BA6F60D" w14:textId="21E5DD16"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 xml:space="preserve">attenuates the EV export of oncogenic miR-148a by modulating export of RNA-binding proteins,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ins w:id="77" w:author="Michelle Hill" w:date="2016-09-26T21:47:00Z">
        <w:r w:rsidR="002473C5">
          <w:rPr>
            <w:rFonts w:ascii="Times New Roman" w:hAnsi="Times New Roman" w:cs="Times New Roman"/>
            <w:sz w:val="24"/>
            <w:szCs w:val="24"/>
          </w:rPr>
          <w:t xml:space="preserve">we further hypothesize that </w:t>
        </w:r>
      </w:ins>
      <w:r w:rsidR="002862C5" w:rsidRPr="0004764B">
        <w:rPr>
          <w:rFonts w:ascii="Times New Roman" w:hAnsi="Times New Roman" w:cs="Times New Roman"/>
          <w:sz w:val="24"/>
          <w:szCs w:val="24"/>
        </w:rPr>
        <w:t xml:space="preserve">miR-148a and other RNA targets will share a motif that </w:t>
      </w:r>
      <w:ins w:id="78" w:author="Michelle Hill" w:date="2016-09-26T21:47:00Z">
        <w:r w:rsidR="002473C5">
          <w:rPr>
            <w:rFonts w:ascii="Times New Roman" w:hAnsi="Times New Roman" w:cs="Times New Roman"/>
            <w:sz w:val="24"/>
            <w:szCs w:val="24"/>
          </w:rPr>
          <w:t xml:space="preserve">enable </w:t>
        </w:r>
      </w:ins>
      <w:del w:id="79" w:author="Michelle Hill" w:date="2016-09-26T21:47:00Z">
        <w:r w:rsidR="002862C5" w:rsidRPr="0004764B" w:rsidDel="002473C5">
          <w:rPr>
            <w:rFonts w:ascii="Times New Roman" w:hAnsi="Times New Roman" w:cs="Times New Roman"/>
            <w:sz w:val="24"/>
            <w:szCs w:val="24"/>
          </w:rPr>
          <w:delText xml:space="preserve">allows specifically for </w:delText>
        </w:r>
      </w:del>
      <w:r w:rsidR="002862C5" w:rsidRPr="0004764B">
        <w:rPr>
          <w:rFonts w:ascii="Times New Roman" w:hAnsi="Times New Roman" w:cs="Times New Roman"/>
          <w:sz w:val="24"/>
          <w:szCs w:val="24"/>
        </w:rPr>
        <w:t>their</w:t>
      </w:r>
      <w:ins w:id="80" w:author="Michelle Hill" w:date="2016-09-26T21:47:00Z">
        <w:r w:rsidR="002473C5">
          <w:rPr>
            <w:rFonts w:ascii="Times New Roman" w:hAnsi="Times New Roman" w:cs="Times New Roman"/>
            <w:sz w:val="24"/>
            <w:szCs w:val="24"/>
          </w:rPr>
          <w:t xml:space="preserve"> selective</w:t>
        </w:r>
      </w:ins>
      <w:r w:rsidR="002862C5" w:rsidRPr="0004764B">
        <w:rPr>
          <w:rFonts w:ascii="Times New Roman" w:hAnsi="Times New Roman" w:cs="Times New Roman"/>
          <w:sz w:val="24"/>
          <w:szCs w:val="24"/>
        </w:rPr>
        <w:t xml:space="preserve"> export over other microRNAs. </w:t>
      </w:r>
      <w:del w:id="81" w:author="Michelle Hill" w:date="2016-09-26T21:50:00Z">
        <w:r w:rsidR="00FE7405" w:rsidRPr="0004764B" w:rsidDel="002473C5">
          <w:rPr>
            <w:rFonts w:ascii="Times New Roman" w:hAnsi="Times New Roman" w:cs="Times New Roman"/>
            <w:sz w:val="24"/>
            <w:szCs w:val="24"/>
          </w:rPr>
          <w:delText>Therefore, this differentially ex</w:delText>
        </w:r>
        <w:r w:rsidR="007E0630" w:rsidDel="002473C5">
          <w:rPr>
            <w:rFonts w:ascii="Times New Roman" w:hAnsi="Times New Roman" w:cs="Times New Roman"/>
            <w:sz w:val="24"/>
            <w:szCs w:val="24"/>
          </w:rPr>
          <w:delText xml:space="preserve">ported RNA-binding protein </w:delText>
        </w:r>
        <w:r w:rsidR="00FE7405" w:rsidRPr="0004764B" w:rsidDel="002473C5">
          <w:rPr>
            <w:rFonts w:ascii="Times New Roman" w:hAnsi="Times New Roman" w:cs="Times New Roman"/>
            <w:sz w:val="24"/>
            <w:szCs w:val="24"/>
          </w:rPr>
          <w:delText>can regulate the export of motif-containing miRNAs</w:delText>
        </w:r>
        <w:r w:rsidR="007E0630" w:rsidDel="002473C5">
          <w:rPr>
            <w:rFonts w:ascii="Times New Roman" w:hAnsi="Times New Roman" w:cs="Times New Roman"/>
            <w:sz w:val="24"/>
            <w:szCs w:val="24"/>
          </w:rPr>
          <w:delText xml:space="preserve"> due to their presence or absence in the forming EVs</w:delText>
        </w:r>
        <w:r w:rsidR="00FE7405" w:rsidRPr="0004764B" w:rsidDel="002473C5">
          <w:rPr>
            <w:rFonts w:ascii="Times New Roman" w:hAnsi="Times New Roman" w:cs="Times New Roman"/>
            <w:sz w:val="24"/>
            <w:szCs w:val="24"/>
          </w:rPr>
          <w:delText xml:space="preserve">. </w:delText>
        </w:r>
      </w:del>
      <w:r w:rsidR="00580FC3" w:rsidRPr="0004764B">
        <w:rPr>
          <w:rFonts w:ascii="Times New Roman" w:hAnsi="Times New Roman" w:cs="Times New Roman"/>
          <w:sz w:val="24"/>
          <w:szCs w:val="24"/>
        </w:rPr>
        <w:t>The following aims were devised to address th</w:t>
      </w:r>
      <w:ins w:id="82" w:author="Michelle Hill" w:date="2016-09-26T21:50:00Z">
        <w:r w:rsidR="002473C5">
          <w:rPr>
            <w:rFonts w:ascii="Times New Roman" w:hAnsi="Times New Roman" w:cs="Times New Roman"/>
            <w:sz w:val="24"/>
            <w:szCs w:val="24"/>
          </w:rPr>
          <w:t>ese</w:t>
        </w:r>
      </w:ins>
      <w:del w:id="83" w:author="Michelle Hill" w:date="2016-09-26T21:50:00Z">
        <w:r w:rsidR="00580FC3" w:rsidRPr="0004764B" w:rsidDel="002473C5">
          <w:rPr>
            <w:rFonts w:ascii="Times New Roman" w:hAnsi="Times New Roman" w:cs="Times New Roman"/>
            <w:sz w:val="24"/>
            <w:szCs w:val="24"/>
          </w:rPr>
          <w:delText>is</w:delText>
        </w:r>
      </w:del>
      <w:r w:rsidR="00580FC3" w:rsidRPr="0004764B">
        <w:rPr>
          <w:rFonts w:ascii="Times New Roman" w:hAnsi="Times New Roman" w:cs="Times New Roman"/>
          <w:sz w:val="24"/>
          <w:szCs w:val="24"/>
        </w:rPr>
        <w:t xml:space="preserve"> hypothes</w:t>
      </w:r>
      <w:ins w:id="84" w:author="Michelle Hill" w:date="2016-09-26T21:50:00Z">
        <w:r w:rsidR="002473C5">
          <w:rPr>
            <w:rFonts w:ascii="Times New Roman" w:hAnsi="Times New Roman" w:cs="Times New Roman"/>
            <w:sz w:val="24"/>
            <w:szCs w:val="24"/>
          </w:rPr>
          <w:t>e</w:t>
        </w:r>
      </w:ins>
      <w:del w:id="85" w:author="Michelle Hill" w:date="2016-09-26T21:50:00Z">
        <w:r w:rsidR="00580FC3" w:rsidRPr="0004764B" w:rsidDel="002473C5">
          <w:rPr>
            <w:rFonts w:ascii="Times New Roman" w:hAnsi="Times New Roman" w:cs="Times New Roman"/>
            <w:sz w:val="24"/>
            <w:szCs w:val="24"/>
          </w:rPr>
          <w:delText>i</w:delText>
        </w:r>
      </w:del>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ins w:id="86" w:author="Michelle Hill" w:date="2016-09-26T21:50:00Z">
        <w:r w:rsidR="002473C5">
          <w:t xml:space="preserve">EV </w:t>
        </w:r>
      </w:ins>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C936873" w14:textId="77777777" w:rsidR="00580FC3" w:rsidRPr="0004764B" w:rsidRDefault="00580FC3" w:rsidP="00580FC3">
      <w:pPr>
        <w:pStyle w:val="Default"/>
        <w:numPr>
          <w:ilvl w:val="0"/>
          <w:numId w:val="2"/>
        </w:numPr>
        <w:spacing w:line="480" w:lineRule="auto"/>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p>
    <w:p w14:paraId="1492E914" w14:textId="77777777" w:rsidR="0035527B" w:rsidRDefault="0035527B" w:rsidP="0004764B">
      <w:pPr>
        <w:rPr>
          <w:rStyle w:val="Heading1Char"/>
          <w:rFonts w:ascii="Times New Roman" w:hAnsi="Times New Roman" w:cs="Times New Roman"/>
          <w:sz w:val="28"/>
          <w:szCs w:val="24"/>
        </w:rPr>
      </w:pPr>
    </w:p>
    <w:p w14:paraId="63045E8F" w14:textId="77777777" w:rsidR="0035527B" w:rsidRDefault="0035527B" w:rsidP="0004764B">
      <w:pPr>
        <w:rPr>
          <w:rStyle w:val="Heading1Char"/>
          <w:rFonts w:ascii="Times New Roman" w:hAnsi="Times New Roman" w:cs="Times New Roman"/>
          <w:sz w:val="28"/>
          <w:szCs w:val="24"/>
        </w:rPr>
      </w:pPr>
    </w:p>
    <w:p w14:paraId="2AECB8FF" w14:textId="564E8063" w:rsidR="002862C5" w:rsidRPr="0004764B" w:rsidRDefault="0035527B" w:rsidP="0004764B">
      <w:pPr>
        <w:rPr>
          <w:rStyle w:val="Heading1Char"/>
          <w:rFonts w:ascii="Times New Roman" w:hAnsi="Times New Roman" w:cs="Times New Roman"/>
          <w:sz w:val="28"/>
          <w:szCs w:val="24"/>
        </w:rPr>
      </w:pPr>
      <w:r w:rsidRPr="0035527B">
        <w:rPr>
          <w:rStyle w:val="Heading1Char"/>
          <w:rFonts w:ascii="Times New Roman" w:hAnsi="Times New Roman" w:cs="Times New Roman"/>
          <w:color w:val="FF0000"/>
          <w:sz w:val="36"/>
          <w:szCs w:val="24"/>
        </w:rPr>
        <w:t xml:space="preserve">Will be putting in a diagram to demonstrate the hypothesis, but not finalised yet. </w:t>
      </w:r>
      <w:r w:rsidR="0004764B">
        <w:rPr>
          <w:rStyle w:val="Heading1Char"/>
          <w:rFonts w:ascii="Times New Roman" w:hAnsi="Times New Roman" w:cs="Times New Roman"/>
          <w:sz w:val="28"/>
          <w:szCs w:val="24"/>
        </w:rPr>
        <w:br w:type="page"/>
      </w:r>
    </w:p>
    <w:p w14:paraId="62553CFF" w14:textId="602ADCAF" w:rsidR="00D269F5" w:rsidRPr="0004764B" w:rsidRDefault="00D269F5" w:rsidP="00394C43">
      <w:pPr>
        <w:pStyle w:val="Heading1"/>
        <w:rPr>
          <w:sz w:val="24"/>
        </w:rPr>
        <w:pPrChange w:id="87" w:author="Harley Robinson " w:date="2016-09-27T12:34:00Z">
          <w:pPr>
            <w:spacing w:line="480" w:lineRule="auto"/>
          </w:pPr>
        </w:pPrChange>
      </w:pPr>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Reagents: </w:t>
      </w:r>
    </w:p>
    <w:p w14:paraId="7A4F02F1" w14:textId="7CA29C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55EAD" w:rsidRPr="0004764B">
        <w:rPr>
          <w:rFonts w:ascii="Times New Roman" w:hAnsi="Times New Roman" w:cs="Times New Roman"/>
          <w:sz w:val="24"/>
          <w:szCs w:val="24"/>
          <w:lang w:val="en-US"/>
        </w:rPr>
        <w:t>R</w:t>
      </w:r>
      <w:r w:rsidRPr="0004764B">
        <w:rPr>
          <w:rFonts w:ascii="Times New Roman" w:hAnsi="Times New Roman" w:cs="Times New Roman"/>
          <w:sz w:val="24"/>
          <w:szCs w:val="24"/>
          <w:lang w:val="en-US"/>
        </w:rPr>
        <w:t>abbit anti-</w:t>
      </w:r>
      <w:proofErr w:type="spellStart"/>
      <w:r w:rsidRPr="0004764B">
        <w:rPr>
          <w:rFonts w:ascii="Times New Roman" w:hAnsi="Times New Roman" w:cs="Times New Roman"/>
          <w:sz w:val="24"/>
          <w:szCs w:val="24"/>
          <w:lang w:val="en-US"/>
        </w:rPr>
        <w:t>hnRNP</w:t>
      </w:r>
      <w:proofErr w:type="spellEnd"/>
      <w:r w:rsidRPr="0004764B">
        <w:rPr>
          <w:rFonts w:ascii="Times New Roman" w:hAnsi="Times New Roman" w:cs="Times New Roman"/>
          <w:sz w:val="24"/>
          <w:szCs w:val="24"/>
          <w:lang w:val="en-US"/>
        </w:rPr>
        <w:t xml:space="preserve"> K (</w:t>
      </w:r>
      <w:proofErr w:type="spellStart"/>
      <w:r w:rsidRPr="0004764B">
        <w:rPr>
          <w:rFonts w:ascii="Times New Roman" w:hAnsi="Times New Roman" w:cs="Times New Roman"/>
          <w:sz w:val="24"/>
          <w:szCs w:val="24"/>
          <w:lang w:val="en-US"/>
        </w:rPr>
        <w:t>Abcam</w:t>
      </w:r>
      <w:proofErr w:type="spellEnd"/>
      <w:r w:rsidRPr="0004764B">
        <w:rPr>
          <w:rFonts w:ascii="Times New Roman" w:hAnsi="Times New Roman" w:cs="Times New Roman"/>
          <w:sz w:val="24"/>
          <w:szCs w:val="24"/>
          <w:lang w:val="en-US"/>
        </w:rPr>
        <w:t>).</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 culture: </w:t>
      </w:r>
    </w:p>
    <w:p w14:paraId="201FA0E1" w14:textId="71496ED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w:t>
      </w:r>
      <w:del w:id="88" w:author="Michelle Hill" w:date="2016-09-26T21:51:00Z">
        <w:r w:rsidRPr="0004764B" w:rsidDel="002473C5">
          <w:rPr>
            <w:rFonts w:ascii="Times New Roman" w:hAnsi="Times New Roman" w:cs="Times New Roman"/>
            <w:sz w:val="24"/>
            <w:szCs w:val="24"/>
            <w:lang w:val="en-US"/>
          </w:rPr>
          <w:delText>,</w:delText>
        </w:r>
      </w:del>
      <w:r w:rsidRPr="0004764B">
        <w:rPr>
          <w:rFonts w:ascii="Times New Roman" w:hAnsi="Times New Roman" w:cs="Times New Roman"/>
          <w:sz w:val="24"/>
          <w:szCs w:val="24"/>
          <w:lang w:val="en-US"/>
        </w:rPr>
        <w:t xml:space="preserve"> containing GFP or GFP tagged cavin-1</w:t>
      </w:r>
      <w:r w:rsidR="007045E6">
        <w:rPr>
          <w:rFonts w:ascii="Times New Roman" w:hAnsi="Times New Roman" w:cs="Times New Roman"/>
          <w:sz w:val="24"/>
          <w:szCs w:val="24"/>
          <w:lang w:val="en-US"/>
        </w:rPr>
        <w:t xml:space="preserve"> (referred to as PC3-cavin-1)</w:t>
      </w:r>
      <w:ins w:id="89" w:author="Michelle Hill" w:date="2016-09-26T21:51:00Z">
        <w:r w:rsidR="002473C5">
          <w:rPr>
            <w:rFonts w:ascii="Times New Roman" w:hAnsi="Times New Roman" w:cs="Times New Roman"/>
            <w:sz w:val="24"/>
            <w:szCs w:val="24"/>
            <w:lang w:val="en-US"/>
          </w:rPr>
          <w:t xml:space="preserve"> </w:t>
        </w:r>
      </w:ins>
      <w:ins w:id="90" w:author="Michelle Hill" w:date="2016-09-26T21:52:00Z">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w:t>
        </w:r>
      </w:ins>
      <w:ins w:id="91" w:author="Michelle Hill" w:date="2016-09-26T21:51:00Z">
        <w:r w:rsidR="002473C5">
          <w:rPr>
            <w:rFonts w:ascii="Times New Roman" w:hAnsi="Times New Roman" w:cs="Times New Roman"/>
            <w:sz w:val="24"/>
            <w:szCs w:val="24"/>
            <w:lang w:val="en-US"/>
          </w:rPr>
          <w:t xml:space="preserve"> Ectopic gene expression levels </w:t>
        </w:r>
      </w:ins>
      <w:del w:id="92" w:author="Michelle Hill" w:date="2016-09-26T21:51:00Z">
        <w:r w:rsidRPr="0004764B" w:rsidDel="002473C5">
          <w:rPr>
            <w:rFonts w:ascii="Times New Roman" w:hAnsi="Times New Roman" w:cs="Times New Roman"/>
            <w:sz w:val="24"/>
            <w:szCs w:val="24"/>
            <w:lang w:val="en-US"/>
          </w:rPr>
          <w:delText xml:space="preserve">, </w:delText>
        </w:r>
      </w:del>
      <w:r w:rsidRPr="0004764B">
        <w:rPr>
          <w:rFonts w:ascii="Times New Roman" w:hAnsi="Times New Roman" w:cs="Times New Roman"/>
          <w:sz w:val="24"/>
          <w:szCs w:val="24"/>
          <w:lang w:val="en-US"/>
        </w:rPr>
        <w:t xml:space="preserve">were </w:t>
      </w:r>
      <w:ins w:id="93" w:author="Michelle Hill" w:date="2016-09-26T21:53:00Z">
        <w:r w:rsidR="002473C5">
          <w:rPr>
            <w:rFonts w:ascii="Times New Roman" w:hAnsi="Times New Roman" w:cs="Times New Roman"/>
            <w:sz w:val="24"/>
            <w:szCs w:val="24"/>
            <w:lang w:val="en-US"/>
          </w:rPr>
          <w:t xml:space="preserve">confirmed </w:t>
        </w:r>
      </w:ins>
      <w:del w:id="94" w:author="Michelle Hill" w:date="2016-09-26T21:53:00Z">
        <w:r w:rsidRPr="0004764B" w:rsidDel="002473C5">
          <w:rPr>
            <w:rFonts w:ascii="Times New Roman" w:hAnsi="Times New Roman" w:cs="Times New Roman"/>
            <w:sz w:val="24"/>
            <w:szCs w:val="24"/>
            <w:lang w:val="en-US"/>
          </w:rPr>
          <w:delText xml:space="preserve">assessed </w:delText>
        </w:r>
      </w:del>
      <w:ins w:id="95" w:author="Michelle Hill" w:date="2016-09-26T21:53:00Z">
        <w:r w:rsidR="002473C5">
          <w:rPr>
            <w:rFonts w:ascii="Times New Roman" w:hAnsi="Times New Roman" w:cs="Times New Roman"/>
            <w:sz w:val="24"/>
            <w:szCs w:val="24"/>
            <w:lang w:val="en-US"/>
          </w:rPr>
          <w:t xml:space="preserve">by </w:t>
        </w:r>
      </w:ins>
      <w:del w:id="96" w:author="Michelle Hill" w:date="2016-09-26T21:53:00Z">
        <w:r w:rsidRPr="0004764B" w:rsidDel="002473C5">
          <w:rPr>
            <w:rFonts w:ascii="Times New Roman" w:hAnsi="Times New Roman" w:cs="Times New Roman"/>
            <w:sz w:val="24"/>
            <w:szCs w:val="24"/>
            <w:lang w:val="en-US"/>
          </w:rPr>
          <w:delText xml:space="preserve">through western </w:delText>
        </w:r>
      </w:del>
      <w:r w:rsidRPr="0004764B">
        <w:rPr>
          <w:rFonts w:ascii="Times New Roman" w:hAnsi="Times New Roman" w:cs="Times New Roman"/>
          <w:sz w:val="24"/>
          <w:szCs w:val="24"/>
          <w:lang w:val="en-US"/>
        </w:rPr>
        <w:t>immunoblotting for GFP</w:t>
      </w:r>
      <w:del w:id="97" w:author="Michelle Hill" w:date="2016-09-26T21:51:00Z">
        <w:r w:rsidRPr="0004764B" w:rsidDel="002473C5">
          <w:rPr>
            <w:rFonts w:ascii="Times New Roman" w:hAnsi="Times New Roman" w:cs="Times New Roman"/>
            <w:sz w:val="24"/>
            <w:szCs w:val="24"/>
            <w:lang w:val="en-US"/>
          </w:rPr>
          <w:delText xml:space="preserve"> to determin</w:delText>
        </w:r>
      </w:del>
      <w:del w:id="98" w:author="Michelle Hill" w:date="2016-09-26T21:50:00Z">
        <w:r w:rsidRPr="0004764B" w:rsidDel="002473C5">
          <w:rPr>
            <w:rFonts w:ascii="Times New Roman" w:hAnsi="Times New Roman" w:cs="Times New Roman"/>
            <w:sz w:val="24"/>
            <w:szCs w:val="24"/>
            <w:lang w:val="en-US"/>
          </w:rPr>
          <w:delText>e stable GFP expressivity</w:delText>
        </w:r>
      </w:del>
      <w:r w:rsidRPr="0004764B">
        <w:rPr>
          <w:rFonts w:ascii="Times New Roman" w:hAnsi="Times New Roman" w:cs="Times New Roman"/>
          <w:sz w:val="24"/>
          <w:szCs w:val="24"/>
          <w:lang w:val="en-US"/>
        </w:rPr>
        <w:t>.</w:t>
      </w:r>
      <w:ins w:id="99" w:author="Michelle Hill" w:date="2016-09-26T21:53:00Z">
        <w:r w:rsidR="002473C5">
          <w:rPr>
            <w:rFonts w:ascii="Times New Roman" w:hAnsi="Times New Roman" w:cs="Times New Roman"/>
            <w:sz w:val="24"/>
            <w:szCs w:val="24"/>
            <w:lang w:val="en-US"/>
          </w:rPr>
          <w:t xml:space="preserve"> </w:t>
        </w:r>
      </w:ins>
      <w:del w:id="100" w:author="Michelle Hill" w:date="2016-09-26T21:53:00Z">
        <w:r w:rsidRPr="0004764B" w:rsidDel="002473C5">
          <w:rPr>
            <w:rFonts w:ascii="Times New Roman" w:hAnsi="Times New Roman" w:cs="Times New Roman"/>
            <w:sz w:val="24"/>
            <w:szCs w:val="24"/>
            <w:lang w:val="en-US"/>
          </w:rPr>
          <w:delText xml:space="preserve"> These cel</w:delText>
        </w:r>
      </w:del>
      <w:del w:id="101" w:author="Michelle Hill" w:date="2016-09-26T21:52:00Z">
        <w:r w:rsidRPr="0004764B" w:rsidDel="002473C5">
          <w:rPr>
            <w:rFonts w:ascii="Times New Roman" w:hAnsi="Times New Roman" w:cs="Times New Roman"/>
            <w:sz w:val="24"/>
            <w:szCs w:val="24"/>
            <w:lang w:val="en-US"/>
          </w:rPr>
          <w:delText>l lines were cultured in 5% FBS/RPMI1640 media in a 5% CO</w:delText>
        </w:r>
        <w:r w:rsidRPr="0004764B" w:rsidDel="002473C5">
          <w:rPr>
            <w:rFonts w:ascii="Times New Roman" w:hAnsi="Times New Roman" w:cs="Times New Roman"/>
            <w:sz w:val="24"/>
            <w:szCs w:val="24"/>
            <w:vertAlign w:val="subscript"/>
            <w:lang w:val="en-US"/>
          </w:rPr>
          <w:delText>2</w:delText>
        </w:r>
        <w:r w:rsidRPr="0004764B" w:rsidDel="002473C5">
          <w:rPr>
            <w:rFonts w:ascii="Times New Roman" w:hAnsi="Times New Roman" w:cs="Times New Roman"/>
            <w:sz w:val="24"/>
            <w:szCs w:val="24"/>
            <w:lang w:val="en-US"/>
          </w:rPr>
          <w:delText xml:space="preserve"> incubator set to 37°C. </w:delText>
        </w:r>
      </w:del>
      <w:r w:rsidRPr="0004764B">
        <w:rPr>
          <w:rFonts w:ascii="Times New Roman" w:hAnsi="Times New Roman" w:cs="Times New Roman"/>
          <w:sz w:val="24"/>
          <w:szCs w:val="24"/>
          <w:lang w:val="en-US"/>
        </w:rPr>
        <w:t xml:space="preserve">G418 antibiotic drug </w:t>
      </w:r>
      <w:ins w:id="102" w:author="Michelle Hill" w:date="2016-09-26T21:52:00Z">
        <w:r w:rsidR="002473C5">
          <w:rPr>
            <w:rFonts w:ascii="Times New Roman" w:hAnsi="Times New Roman" w:cs="Times New Roman"/>
            <w:sz w:val="24"/>
            <w:szCs w:val="24"/>
            <w:lang w:val="en-US"/>
          </w:rPr>
          <w:t xml:space="preserve">(0.1 mg/ml) </w:t>
        </w:r>
      </w:ins>
      <w:r w:rsidRPr="0004764B">
        <w:rPr>
          <w:rFonts w:ascii="Times New Roman" w:hAnsi="Times New Roman" w:cs="Times New Roman"/>
          <w:sz w:val="24"/>
          <w:szCs w:val="24"/>
          <w:lang w:val="en-US"/>
        </w:rPr>
        <w:t>was added to these cultured cells to select for GFP expressing cells</w:t>
      </w:r>
      <w:del w:id="103" w:author="Michelle Hill" w:date="2016-09-26T21:52:00Z">
        <w:r w:rsidRPr="0004764B" w:rsidDel="002473C5">
          <w:rPr>
            <w:rFonts w:ascii="Times New Roman" w:hAnsi="Times New Roman" w:cs="Times New Roman"/>
            <w:sz w:val="24"/>
            <w:szCs w:val="24"/>
            <w:lang w:val="en-US"/>
          </w:rPr>
          <w:delText>, making a total concentration of 0.1mg/mL</w:delText>
        </w:r>
      </w:del>
      <w:r w:rsidRPr="0004764B">
        <w:rPr>
          <w:rFonts w:ascii="Times New Roman" w:hAnsi="Times New Roman" w:cs="Times New Roman"/>
          <w:sz w:val="24"/>
          <w:szCs w:val="24"/>
          <w:lang w:val="en-US"/>
        </w:rPr>
        <w:t xml:space="preserve">. </w:t>
      </w:r>
      <w:del w:id="104" w:author="Michelle Hill" w:date="2016-09-26T21:53:00Z">
        <w:r w:rsidRPr="0004764B" w:rsidDel="002473C5">
          <w:rPr>
            <w:rFonts w:ascii="Times New Roman" w:hAnsi="Times New Roman" w:cs="Times New Roman"/>
            <w:sz w:val="24"/>
            <w:szCs w:val="24"/>
            <w:lang w:val="en-US"/>
          </w:rPr>
          <w:delText xml:space="preserve">Detachment of the cells during passaging was completed using 0.25% Trypsin-EDTA solution. </w:delText>
        </w:r>
      </w:del>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Differential miRNA expression: </w:t>
      </w:r>
    </w:p>
    <w:p w14:paraId="558E37B0" w14:textId="57FD695C" w:rsidR="00D269F5" w:rsidRPr="0004764B" w:rsidRDefault="00D269F5" w:rsidP="00D269F5">
      <w:pPr>
        <w:spacing w:line="480" w:lineRule="auto"/>
        <w:rPr>
          <w:rFonts w:ascii="Times New Roman" w:hAnsi="Times New Roman" w:cs="Times New Roman"/>
          <w:sz w:val="24"/>
          <w:szCs w:val="24"/>
          <w:lang w:val="en-US"/>
        </w:rPr>
      </w:pPr>
      <w:commentRangeStart w:id="105"/>
      <w:r w:rsidRPr="0004764B">
        <w:rPr>
          <w:rFonts w:ascii="Times New Roman" w:hAnsi="Times New Roman" w:cs="Times New Roman"/>
          <w:sz w:val="24"/>
          <w:szCs w:val="24"/>
          <w:lang w:val="en-US"/>
        </w:rPr>
        <w:t>Previously collected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for small RNAs, generated by Illumina sequencing, had been aligned and assessed for raw counts for miRNAs in cell and EVs. 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 between GFP and cavin-1 cell conditions and returns this in the form of log2 fold change (FC), Wald test p-value and a false discovery rate corrected p-value. </w:t>
      </w:r>
      <w:commentRangeEnd w:id="105"/>
      <w:r w:rsidR="005B5088">
        <w:rPr>
          <w:rStyle w:val="CommentReference"/>
        </w:rPr>
        <w:commentReference w:id="105"/>
      </w:r>
      <w:r w:rsidRPr="0004764B">
        <w:rPr>
          <w:rFonts w:ascii="Times New Roman" w:hAnsi="Times New Roman" w:cs="Times New Roman"/>
          <w:sz w:val="24"/>
          <w:szCs w:val="24"/>
          <w:lang w:val="en-US"/>
        </w:rPr>
        <w:t xml:space="preserve">This analysis was completed separately for cell and EV miRNA content. By using the log2FC values for each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Pr="0004764B">
        <w:rPr>
          <w:rFonts w:ascii="Times New Roman" w:hAnsi="Times New Roman" w:cs="Times New Roman"/>
          <w:sz w:val="24"/>
          <w:szCs w:val="24"/>
          <w:lang w:val="en-US"/>
        </w:rPr>
        <w:t xml:space="preserve"> expression by taking the difference in the form of FC</w:t>
      </w:r>
      <w:r w:rsidRPr="0004764B">
        <w:rPr>
          <w:rFonts w:ascii="Times New Roman" w:hAnsi="Times New Roman" w:cs="Times New Roman"/>
          <w:sz w:val="24"/>
          <w:szCs w:val="24"/>
          <w:vertAlign w:val="subscript"/>
          <w:lang w:val="en-US"/>
        </w:rPr>
        <w:t>cell</w:t>
      </w:r>
      <w:r w:rsidRPr="0004764B">
        <w:rPr>
          <w:rFonts w:ascii="Times New Roman" w:hAnsi="Times New Roman" w:cs="Times New Roman"/>
          <w:sz w:val="24"/>
          <w:szCs w:val="24"/>
          <w:lang w:val="en-US"/>
        </w:rPr>
        <w:t>-FC</w:t>
      </w:r>
      <w:r w:rsidRPr="0004764B">
        <w:rPr>
          <w:rFonts w:ascii="Times New Roman" w:hAnsi="Times New Roman" w:cs="Times New Roman"/>
          <w:sz w:val="24"/>
          <w:szCs w:val="24"/>
          <w:vertAlign w:val="subscript"/>
          <w:lang w:val="en-US"/>
        </w:rPr>
        <w:t>exo</w:t>
      </w:r>
      <w:r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lastRenderedPageBreak/>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Extracellular Vesicle Extraction and RNA extraction: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 xml:space="preserve">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Reverse Transcription quantitative Polymerase Chain Reaction (RT-qPCR) and preparation: </w:t>
      </w:r>
    </w:p>
    <w:p w14:paraId="1E9B9E5E" w14:textId="16283B9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(Balcells</w:t>
      </w:r>
      <w:r w:rsidRPr="0004764B">
        <w:rPr>
          <w:rFonts w:ascii="Times New Roman" w:hAnsi="Times New Roman" w:cs="Times New Roman"/>
          <w:i/>
          <w:noProof/>
          <w:sz w:val="24"/>
          <w:szCs w:val="24"/>
          <w:lang w:val="en-US"/>
        </w:rPr>
        <w:t xml:space="preserve"> et al.</w:t>
      </w:r>
      <w:r w:rsidRPr="0004764B">
        <w:rPr>
          <w:rFonts w:ascii="Times New Roman" w:hAnsi="Times New Roman" w:cs="Times New Roman"/>
          <w:noProof/>
          <w:sz w:val="24"/>
          <w:szCs w:val="24"/>
          <w:lang w:val="en-US"/>
        </w:rPr>
        <w:t xml:space="preserve"> 2011)</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 200a-3p, 30a-3p and 574-5p (IDT). Mir-125a-3p was used as the reference gene due to producing the same level of expression in EV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r w:rsidRPr="0004764B">
        <w:rPr>
          <w:rStyle w:val="Heading2Char"/>
          <w:rFonts w:ascii="Times New Roman" w:hAnsi="Times New Roman" w:cs="Times New Roman"/>
          <w:sz w:val="24"/>
          <w:szCs w:val="24"/>
        </w:rPr>
        <w:lastRenderedPageBreak/>
        <w:t>Motif Discovery and Assessment</w:t>
      </w:r>
      <w:r w:rsidRPr="0004764B">
        <w:rPr>
          <w:rFonts w:ascii="Times New Roman" w:hAnsi="Times New Roman" w:cs="Times New Roman"/>
          <w:sz w:val="24"/>
          <w:szCs w:val="24"/>
          <w:lang w:val="en-US"/>
        </w:rPr>
        <w:t>:</w:t>
      </w:r>
    </w:p>
    <w:p w14:paraId="1867C72D" w14:textId="15DB8FF9"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spellStart"/>
      <w:proofErr w:type="gramStart"/>
      <w:r w:rsidR="00634F62">
        <w:rPr>
          <w:rFonts w:ascii="Times New Roman" w:hAnsi="Times New Roman" w:cs="Times New Roman"/>
          <w:sz w:val="24"/>
          <w:szCs w:val="24"/>
          <w:lang w:val="en-US"/>
        </w:rPr>
        <w:t>unix</w:t>
      </w:r>
      <w:proofErr w:type="spellEnd"/>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t>
      </w:r>
      <w:proofErr w:type="spellStart"/>
      <w:r w:rsidRPr="0004764B">
        <w:rPr>
          <w:rFonts w:ascii="Times New Roman" w:hAnsi="Times New Roman" w:cs="Times New Roman"/>
          <w:sz w:val="24"/>
          <w:szCs w:val="24"/>
          <w:lang w:val="en-US"/>
        </w:rPr>
        <w:t>WebLogo</w:t>
      </w:r>
      <w:proofErr w:type="spellEnd"/>
      <w:r w:rsidRPr="0004764B">
        <w:rPr>
          <w:rFonts w:ascii="Times New Roman" w:hAnsi="Times New Roman" w:cs="Times New Roman"/>
          <w:sz w:val="24"/>
          <w:szCs w:val="24"/>
          <w:lang w:val="en-US"/>
        </w:rPr>
        <w:t xml:space="preserve"> </w:t>
      </w:r>
      <w:r w:rsidR="00634F62">
        <w:rPr>
          <w:rFonts w:ascii="Times New Roman" w:hAnsi="Times New Roman" w:cs="Times New Roman"/>
          <w:sz w:val="24"/>
          <w:szCs w:val="24"/>
          <w:lang w:val="en-US"/>
        </w:rPr>
        <w:t>(http://weblogo.berkeley.edu/).</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Proteomic Analysis: </w:t>
      </w:r>
    </w:p>
    <w:p w14:paraId="3C5CB55B" w14:textId="39306B80"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ins w:id="106" w:author="Michelle Hill" w:date="2016-09-26T21:58:00Z">
        <w:r w:rsidR="002A1A4D">
          <w:rPr>
            <w:rFonts w:ascii="Times New Roman" w:hAnsi="Times New Roman" w:cs="Times New Roman"/>
            <w:sz w:val="24"/>
            <w:szCs w:val="24"/>
            <w:lang w:val="en-US"/>
          </w:rPr>
          <w:t xml:space="preserve">proteomics data </w:t>
        </w:r>
      </w:ins>
      <w:del w:id="107" w:author="Michelle Hill" w:date="2016-09-26T21:58:00Z">
        <w:r w:rsidRPr="0004764B" w:rsidDel="002A1A4D">
          <w:rPr>
            <w:rFonts w:ascii="Times New Roman" w:hAnsi="Times New Roman" w:cs="Times New Roman"/>
            <w:sz w:val="24"/>
            <w:szCs w:val="24"/>
            <w:lang w:val="en-US"/>
          </w:rPr>
          <w:delText xml:space="preserve">liquid chromatography tandem mass spectrometry results for </w:delText>
        </w:r>
        <w:r w:rsidRPr="00634F62" w:rsidDel="002A1A4D">
          <w:rPr>
            <w:rFonts w:ascii="Times New Roman" w:hAnsi="Times New Roman" w:cs="Times New Roman"/>
            <w:sz w:val="24"/>
            <w:szCs w:val="24"/>
            <w:lang w:val="en-US"/>
          </w:rPr>
          <w:delText>GFP and cavin-1 cell lines analyzed the proteomic content of the EVs excreted from these ce</w:delText>
        </w:r>
      </w:del>
      <w:del w:id="108" w:author="Michelle Hill" w:date="2016-09-26T21:59:00Z">
        <w:r w:rsidRPr="00634F62" w:rsidDel="002A1A4D">
          <w:rPr>
            <w:rFonts w:ascii="Times New Roman" w:hAnsi="Times New Roman" w:cs="Times New Roman"/>
            <w:sz w:val="24"/>
            <w:szCs w:val="24"/>
            <w:lang w:val="en-US"/>
          </w:rPr>
          <w:delText xml:space="preserve">lls </w:delText>
        </w:r>
      </w:del>
      <w:r w:rsidRPr="00634F62">
        <w:rPr>
          <w:rFonts w:ascii="Times New Roman" w:hAnsi="Times New Roman" w:cs="Times New Roman"/>
          <w:sz w:val="24"/>
          <w:szCs w:val="24"/>
          <w:lang w:val="en-US"/>
        </w:rPr>
        <w:t>(</w:t>
      </w:r>
      <w:r w:rsidR="00634F62" w:rsidRPr="00634F62">
        <w:rPr>
          <w:rFonts w:ascii="Times New Roman" w:hAnsi="Times New Roman" w:cs="Times New Roman"/>
          <w:sz w:val="24"/>
          <w:szCs w:val="24"/>
          <w:lang w:val="en-US"/>
        </w:rPr>
        <w:t>Inder 2012</w:t>
      </w:r>
      <w:r w:rsidRPr="00634F62">
        <w:rPr>
          <w:rFonts w:ascii="Times New Roman" w:hAnsi="Times New Roman" w:cs="Times New Roman"/>
          <w:sz w:val="24"/>
          <w:szCs w:val="24"/>
          <w:lang w:val="en-US"/>
        </w:rPr>
        <w:t>)</w:t>
      </w:r>
      <w:ins w:id="109" w:author="Michelle Hill" w:date="2016-09-26T21:59:00Z">
        <w:r w:rsidR="002A1A4D">
          <w:rPr>
            <w:rFonts w:ascii="Times New Roman" w:hAnsi="Times New Roman" w:cs="Times New Roman"/>
            <w:sz w:val="24"/>
            <w:szCs w:val="24"/>
            <w:lang w:val="en-US"/>
          </w:rPr>
          <w:t xml:space="preserve"> were retrieved from online supplementary data file</w:t>
        </w:r>
      </w:ins>
      <w:r w:rsidRPr="00634F62">
        <w:rPr>
          <w:rFonts w:ascii="Times New Roman" w:hAnsi="Times New Roman" w:cs="Times New Roman"/>
          <w:sz w:val="24"/>
          <w:szCs w:val="24"/>
          <w:lang w:val="en-US"/>
        </w:rPr>
        <w:t xml:space="preserve">. </w:t>
      </w:r>
      <w:ins w:id="110" w:author="Michelle Hill" w:date="2016-09-26T22:00:00Z">
        <w:r w:rsidR="002A1A4D">
          <w:rPr>
            <w:rFonts w:ascii="Times New Roman" w:hAnsi="Times New Roman" w:cs="Times New Roman"/>
            <w:sz w:val="24"/>
            <w:szCs w:val="24"/>
            <w:lang w:val="en-US"/>
          </w:rPr>
          <w:t>The RNA binding annotation for the s</w:t>
        </w:r>
      </w:ins>
      <w:ins w:id="111" w:author="Michelle Hill" w:date="2016-09-26T21:59:00Z">
        <w:r w:rsidR="002A1A4D">
          <w:rPr>
            <w:rFonts w:ascii="Times New Roman" w:hAnsi="Times New Roman" w:cs="Times New Roman"/>
            <w:sz w:val="24"/>
            <w:szCs w:val="24"/>
            <w:lang w:val="en-US"/>
          </w:rPr>
          <w:t xml:space="preserve">ignificantly altered proteins </w:t>
        </w:r>
      </w:ins>
      <w:ins w:id="112" w:author="Michelle Hill" w:date="2016-09-26T22:00:00Z">
        <w:r w:rsidR="002A1A4D">
          <w:rPr>
            <w:rFonts w:ascii="Times New Roman" w:hAnsi="Times New Roman" w:cs="Times New Roman"/>
            <w:sz w:val="24"/>
            <w:szCs w:val="24"/>
            <w:lang w:val="en-US"/>
          </w:rPr>
          <w:t>(</w:t>
        </w:r>
      </w:ins>
      <w:ins w:id="113" w:author="Michelle Hill" w:date="2016-09-26T21:59:00Z">
        <w:r w:rsidR="002A1A4D">
          <w:rPr>
            <w:rFonts w:ascii="Times New Roman" w:hAnsi="Times New Roman" w:cs="Times New Roman"/>
            <w:sz w:val="24"/>
            <w:szCs w:val="24"/>
            <w:lang w:val="en-US"/>
          </w:rPr>
          <w:t xml:space="preserve">as </w:t>
        </w:r>
      </w:ins>
      <w:ins w:id="114" w:author="Michelle Hill" w:date="2016-09-26T22:00:00Z">
        <w:r w:rsidR="002A1A4D">
          <w:rPr>
            <w:rFonts w:ascii="Times New Roman" w:hAnsi="Times New Roman" w:cs="Times New Roman"/>
            <w:sz w:val="24"/>
            <w:szCs w:val="24"/>
            <w:lang w:val="en-US"/>
          </w:rPr>
          <w:t xml:space="preserve">described in the supplementary data) was </w:t>
        </w:r>
      </w:ins>
      <w:del w:id="115" w:author="Michelle Hill" w:date="2016-09-26T22:00:00Z">
        <w:r w:rsidRPr="00634F62" w:rsidDel="002A1A4D">
          <w:rPr>
            <w:rFonts w:ascii="Times New Roman" w:hAnsi="Times New Roman" w:cs="Times New Roman"/>
            <w:sz w:val="24"/>
            <w:szCs w:val="24"/>
            <w:lang w:val="en-US"/>
          </w:rPr>
          <w:delText>The fold change difference inflicted by cavin-1 was generated (mean GFP/Cavin-1)</w:delText>
        </w:r>
        <w:r w:rsidR="002862C5" w:rsidRPr="00634F62" w:rsidDel="002A1A4D">
          <w:rPr>
            <w:rFonts w:ascii="Times New Roman" w:hAnsi="Times New Roman" w:cs="Times New Roman"/>
            <w:sz w:val="24"/>
            <w:szCs w:val="24"/>
            <w:lang w:val="en-US"/>
          </w:rPr>
          <w:delText xml:space="preserve"> by Kerry Inder</w:delText>
        </w:r>
        <w:r w:rsidRPr="00634F62" w:rsidDel="002A1A4D">
          <w:rPr>
            <w:rFonts w:ascii="Times New Roman" w:hAnsi="Times New Roman" w:cs="Times New Roman"/>
            <w:sz w:val="24"/>
            <w:szCs w:val="24"/>
            <w:lang w:val="en-US"/>
          </w:rPr>
          <w:delText xml:space="preserve"> for each protein detected and p-value determined by two-sided paired Student t</w:delText>
        </w:r>
        <w:r w:rsidRPr="0004764B" w:rsidDel="002A1A4D">
          <w:rPr>
            <w:rFonts w:ascii="Times New Roman" w:hAnsi="Times New Roman" w:cs="Times New Roman"/>
            <w:sz w:val="24"/>
            <w:szCs w:val="24"/>
            <w:lang w:val="en-US"/>
          </w:rPr>
          <w:delText xml:space="preserve">-test. </w:delText>
        </w:r>
        <w:r w:rsidR="00F37258" w:rsidDel="002A1A4D">
          <w:rPr>
            <w:rFonts w:ascii="Times New Roman" w:hAnsi="Times New Roman" w:cs="Times New Roman"/>
            <w:sz w:val="24"/>
            <w:szCs w:val="24"/>
            <w:lang w:val="en-US"/>
          </w:rPr>
          <w:delText xml:space="preserve">This data were filtered to identify significantly modified proteins (p ≤ 0.05). </w:delText>
        </w:r>
        <w:r w:rsidRPr="0004764B" w:rsidDel="002A1A4D">
          <w:rPr>
            <w:rFonts w:ascii="Times New Roman" w:hAnsi="Times New Roman" w:cs="Times New Roman"/>
            <w:sz w:val="24"/>
            <w:szCs w:val="24"/>
            <w:lang w:val="en-US"/>
          </w:rPr>
          <w:delText xml:space="preserve">Each protein in this data set were </w:delText>
        </w:r>
      </w:del>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del w:id="116" w:author="Michelle Hill" w:date="2016-09-26T22:01:00Z">
        <w:r w:rsidRPr="0004764B" w:rsidDel="002A1A4D">
          <w:rPr>
            <w:rFonts w:ascii="Times New Roman" w:hAnsi="Times New Roman" w:cs="Times New Roman"/>
            <w:sz w:val="24"/>
            <w:szCs w:val="24"/>
            <w:lang w:val="en-US"/>
          </w:rPr>
          <w:delText xml:space="preserve"> to determine RNA-binding ability</w:delText>
        </w:r>
      </w:del>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p>
    <w:p w14:paraId="30660AE0" w14:textId="7BF35B90"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 were grown to 70% confluency on coverslips prior to fixation with 4% PFA for 30</w:t>
      </w:r>
      <w:ins w:id="117"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ins w:id="118" w:author="Michelle Hill" w:date="2016-09-26T22:01:00Z">
        <w:r w:rsidR="004A1078">
          <w:rPr>
            <w:rFonts w:ascii="Times New Roman" w:hAnsi="Times New Roman" w:cs="Times New Roman"/>
            <w:sz w:val="24"/>
            <w:szCs w:val="24"/>
            <w:lang w:val="en-US"/>
          </w:rPr>
          <w:t xml:space="preserve"> at room temperature. All further incubations were performed at room temperature. After </w:t>
        </w:r>
      </w:ins>
      <w:del w:id="119" w:author="Michelle Hill" w:date="2016-09-26T22:01:00Z">
        <w:r w:rsidRPr="0004764B" w:rsidDel="004A1078">
          <w:rPr>
            <w:rFonts w:ascii="Times New Roman" w:hAnsi="Times New Roman" w:cs="Times New Roman"/>
            <w:sz w:val="24"/>
            <w:szCs w:val="24"/>
            <w:lang w:val="en-US"/>
          </w:rPr>
          <w:delText xml:space="preserve"> and </w:delText>
        </w:r>
      </w:del>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ins w:id="120" w:author="Michelle Hill" w:date="2016-09-26T22:01:00Z">
        <w:r w:rsidR="004A1078">
          <w:rPr>
            <w:rFonts w:ascii="Times New Roman" w:hAnsi="Times New Roman" w:cs="Times New Roman"/>
            <w:sz w:val="24"/>
            <w:szCs w:val="24"/>
            <w:lang w:val="en-US"/>
          </w:rPr>
          <w:t xml:space="preserve">, </w:t>
        </w:r>
      </w:ins>
      <w:del w:id="121" w:author="Michelle Hill" w:date="2016-09-26T22:01:00Z">
        <w:r w:rsidR="00F37258" w:rsidDel="004A1078">
          <w:rPr>
            <w:rFonts w:ascii="Times New Roman" w:hAnsi="Times New Roman" w:cs="Times New Roman"/>
            <w:sz w:val="24"/>
            <w:szCs w:val="24"/>
            <w:lang w:val="en-US"/>
          </w:rPr>
          <w:delText xml:space="preserve">. </w:delText>
        </w:r>
      </w:del>
      <w:r w:rsidR="00F37258">
        <w:rPr>
          <w:rFonts w:ascii="Times New Roman" w:hAnsi="Times New Roman" w:cs="Times New Roman"/>
          <w:sz w:val="24"/>
          <w:szCs w:val="24"/>
          <w:lang w:val="en-US"/>
        </w:rPr>
        <w:t>0.1% Triton-X</w:t>
      </w:r>
      <w:ins w:id="122" w:author="Michelle Hill" w:date="2016-09-26T22:01:00Z">
        <w:r w:rsidR="004A1078">
          <w:rPr>
            <w:rFonts w:ascii="Times New Roman" w:hAnsi="Times New Roman" w:cs="Times New Roman"/>
            <w:sz w:val="24"/>
            <w:szCs w:val="24"/>
            <w:lang w:val="en-US"/>
          </w:rPr>
          <w:t>100</w:t>
        </w:r>
      </w:ins>
      <w:r w:rsidR="00F37258">
        <w:rPr>
          <w:rFonts w:ascii="Times New Roman" w:hAnsi="Times New Roman" w:cs="Times New Roman"/>
          <w:sz w:val="24"/>
          <w:szCs w:val="24"/>
          <w:lang w:val="en-US"/>
        </w:rPr>
        <w:t xml:space="preserve"> in </w:t>
      </w:r>
      <w:ins w:id="123" w:author="Michelle Hill" w:date="2016-09-26T22:03:00Z">
        <w:r w:rsidR="004A1078">
          <w:rPr>
            <w:rFonts w:ascii="Times New Roman" w:hAnsi="Times New Roman" w:cs="Times New Roman"/>
            <w:sz w:val="24"/>
            <w:szCs w:val="24"/>
            <w:lang w:val="en-US"/>
          </w:rPr>
          <w:t>blocking solution (</w:t>
        </w:r>
      </w:ins>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ins w:id="124" w:author="Michelle Hill" w:date="2016-09-26T22:03:00Z">
        <w:r w:rsidR="004A1078">
          <w:rPr>
            <w:rFonts w:ascii="Times New Roman" w:hAnsi="Times New Roman" w:cs="Times New Roman"/>
            <w:sz w:val="24"/>
            <w:szCs w:val="24"/>
            <w:lang w:val="en-US"/>
          </w:rPr>
          <w:t>/</w:t>
        </w:r>
      </w:ins>
      <w:del w:id="125" w:author="Michelle Hill" w:date="2016-09-26T22:03:00Z">
        <w:r w:rsidRPr="0004764B" w:rsidDel="004A1078">
          <w:rPr>
            <w:rFonts w:ascii="Times New Roman" w:hAnsi="Times New Roman" w:cs="Times New Roman"/>
            <w:sz w:val="24"/>
            <w:szCs w:val="24"/>
            <w:lang w:val="en-US"/>
          </w:rPr>
          <w:delText xml:space="preserve"> in </w:delText>
        </w:r>
      </w:del>
      <w:r w:rsidRPr="0004764B">
        <w:rPr>
          <w:rFonts w:ascii="Times New Roman" w:hAnsi="Times New Roman" w:cs="Times New Roman"/>
          <w:sz w:val="24"/>
          <w:szCs w:val="24"/>
          <w:lang w:val="en-US"/>
        </w:rPr>
        <w:t>PBS</w:t>
      </w:r>
      <w:ins w:id="126" w:author="Michelle Hill" w:date="2016-09-26T22:03:00Z">
        <w:r w:rsidR="004A1078">
          <w:rPr>
            <w:rFonts w:ascii="Times New Roman" w:hAnsi="Times New Roman" w:cs="Times New Roman"/>
            <w:sz w:val="24"/>
            <w:szCs w:val="24"/>
            <w:lang w:val="en-US"/>
          </w:rPr>
          <w:t>)</w:t>
        </w:r>
      </w:ins>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del w:id="127" w:author="Michelle Hill" w:date="2016-09-26T22:03:00Z">
        <w:r w:rsidR="00F37258" w:rsidDel="004A1078">
          <w:rPr>
            <w:rFonts w:ascii="Times New Roman" w:hAnsi="Times New Roman" w:cs="Times New Roman"/>
            <w:sz w:val="24"/>
            <w:szCs w:val="24"/>
            <w:lang w:val="en-US"/>
          </w:rPr>
          <w:delText xml:space="preserve"> (1</w:delText>
        </w:r>
        <w:r w:rsidRPr="0004764B" w:rsidDel="004A1078">
          <w:rPr>
            <w:rFonts w:ascii="Times New Roman" w:hAnsi="Times New Roman" w:cs="Times New Roman"/>
            <w:sz w:val="24"/>
            <w:szCs w:val="24"/>
            <w:lang w:val="en-US"/>
          </w:rPr>
          <w:delText xml:space="preserve">% </w:delText>
        </w:r>
        <w:r w:rsidRPr="0004764B" w:rsidDel="004A1078">
          <w:rPr>
            <w:rFonts w:ascii="Times New Roman" w:hAnsi="Times New Roman" w:cs="Times New Roman"/>
            <w:sz w:val="24"/>
            <w:szCs w:val="24"/>
            <w:lang w:val="en-US"/>
          </w:rPr>
          <w:lastRenderedPageBreak/>
          <w:delText>BSA/PBS)</w:delText>
        </w:r>
      </w:del>
      <w:r w:rsidRPr="0004764B">
        <w:rPr>
          <w:rFonts w:ascii="Times New Roman" w:hAnsi="Times New Roman" w:cs="Times New Roman"/>
          <w:sz w:val="24"/>
          <w:szCs w:val="24"/>
          <w:lang w:val="en-US"/>
        </w:rPr>
        <w:t xml:space="preserve"> were then incubated with the coverslips for 1 hour at room temperature. Coverslips were then washed 3 times with PBS prior to incubation with secondary antibodies in blocking buffer for 1 hour in the dark at room temperature. After washing 3 times in PBS, 1:1000 dilution of DAPI in blocking solution was incubated with coverslips for 10</w:t>
      </w:r>
      <w:ins w:id="128" w:author="Michelle Hill" w:date="2016-09-26T22:04: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ins w:id="129" w:author="Michelle Hill" w:date="2016-09-26T22:04:00Z">
        <w:r w:rsidR="004A1078">
          <w:rPr>
            <w:rFonts w:ascii="Times New Roman" w:hAnsi="Times New Roman" w:cs="Times New Roman"/>
            <w:sz w:val="24"/>
            <w:szCs w:val="24"/>
            <w:lang w:val="en-US"/>
          </w:rPr>
          <w:t>wa</w:t>
        </w:r>
      </w:ins>
      <w:ins w:id="130" w:author="Michelle Hill" w:date="2016-09-26T22:05:00Z">
        <w:r w:rsidR="004A1078">
          <w:rPr>
            <w:rFonts w:ascii="Times New Roman" w:hAnsi="Times New Roman" w:cs="Times New Roman"/>
            <w:sz w:val="24"/>
            <w:szCs w:val="24"/>
            <w:lang w:val="en-US"/>
          </w:rPr>
          <w:t xml:space="preserve">s </w:t>
        </w:r>
      </w:ins>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 </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 </w:t>
      </w:r>
    </w:p>
    <w:p w14:paraId="601C55F6" w14:textId="6ECFFFCB"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ins w:id="131" w:author="Michelle Hill" w:date="2016-09-26T22:05:00Z">
        <w:r w:rsidR="00ED12EB">
          <w:rPr>
            <w:rFonts w:ascii="Times New Roman" w:hAnsi="Times New Roman" w:cs="Times New Roman"/>
            <w:sz w:val="24"/>
            <w:szCs w:val="24"/>
          </w:rPr>
          <w:t xml:space="preserve"> </w:t>
        </w:r>
      </w:ins>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0.1mM EDTA (pH 8). Cy5-scrambled oligo was used as a negative control</w:t>
      </w:r>
      <w:r w:rsidR="00726A10">
        <w:rPr>
          <w:rFonts w:ascii="Times New Roman" w:hAnsi="Times New Roman" w:cs="Times New Roman"/>
          <w:sz w:val="24"/>
          <w:szCs w:val="24"/>
        </w:rPr>
        <w:t xml:space="preserve"> and anti-miR-589 was used as a biological control as this </w:t>
      </w:r>
      <w:proofErr w:type="spellStart"/>
      <w:r w:rsidR="00726A10">
        <w:rPr>
          <w:rFonts w:ascii="Times New Roman" w:hAnsi="Times New Roman" w:cs="Times New Roman"/>
          <w:sz w:val="24"/>
          <w:szCs w:val="24"/>
        </w:rPr>
        <w:t>miR</w:t>
      </w:r>
      <w:proofErr w:type="spellEnd"/>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hecked prior to data collection by individually staining with antibody or hybridizing fluorophore-</w:t>
      </w:r>
      <w:proofErr w:type="spellStart"/>
      <w:r w:rsidR="00726A10">
        <w:rPr>
          <w:rFonts w:ascii="Times New Roman" w:hAnsi="Times New Roman" w:cs="Times New Roman"/>
          <w:sz w:val="24"/>
          <w:szCs w:val="24"/>
        </w:rPr>
        <w:t>antimiR</w:t>
      </w:r>
      <w:proofErr w:type="spellEnd"/>
      <w:r w:rsidR="00726A10">
        <w:rPr>
          <w:rFonts w:ascii="Times New Roman" w:hAnsi="Times New Roman" w:cs="Times New Roman"/>
          <w:sz w:val="24"/>
          <w:szCs w:val="24"/>
        </w:rPr>
        <w:t xml:space="preserve"> and visualizing neighbouring channels. </w:t>
      </w:r>
    </w:p>
    <w:p w14:paraId="76D37A38" w14:textId="257F5F7E" w:rsidR="00D269F5" w:rsidRPr="0004764B" w:rsidRDefault="00A014EB" w:rsidP="00A014EB">
      <w:pPr>
        <w:rPr>
          <w:rFonts w:ascii="Times New Roman" w:hAnsi="Times New Roman" w:cs="Times New Roman"/>
          <w:sz w:val="24"/>
          <w:szCs w:val="24"/>
          <w:lang w:val="en-US"/>
        </w:rPr>
      </w:pPr>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r w:rsidR="00D269F5" w:rsidRPr="0004764B">
        <w:rPr>
          <w:rFonts w:ascii="Times New Roman" w:hAnsi="Times New Roman" w:cs="Times New Roman"/>
          <w:sz w:val="24"/>
          <w:szCs w:val="24"/>
          <w:lang w:val="en-US"/>
        </w:rPr>
        <w:t xml:space="preserve"> </w:t>
      </w:r>
      <w:r w:rsidR="0035527B">
        <w:rPr>
          <w:rFonts w:ascii="Times New Roman" w:hAnsi="Times New Roman" w:cs="Times New Roman"/>
          <w:sz w:val="24"/>
          <w:szCs w:val="24"/>
          <w:lang w:val="en-US"/>
        </w:rPr>
        <w:t xml:space="preserve"> </w:t>
      </w:r>
      <w:r w:rsidR="0035527B" w:rsidRPr="0035527B">
        <w:rPr>
          <w:rFonts w:ascii="Times New Roman" w:hAnsi="Times New Roman" w:cs="Times New Roman"/>
          <w:color w:val="FF0000"/>
          <w:sz w:val="24"/>
          <w:szCs w:val="24"/>
          <w:lang w:val="en-US"/>
        </w:rPr>
        <w:t>###Next two protocols will be missing some information</w:t>
      </w:r>
      <w:r w:rsidR="0035527B">
        <w:rPr>
          <w:rFonts w:ascii="Times New Roman" w:hAnsi="Times New Roman" w:cs="Times New Roman"/>
          <w:sz w:val="24"/>
          <w:szCs w:val="24"/>
          <w:lang w:val="en-US"/>
        </w:rPr>
        <w:t xml:space="preserve">. </w:t>
      </w:r>
    </w:p>
    <w:p w14:paraId="542D30C7" w14:textId="77777777" w:rsidR="00ED12EB" w:rsidRDefault="0030456C" w:rsidP="00D269F5">
      <w:pPr>
        <w:spacing w:line="480" w:lineRule="auto"/>
        <w:rPr>
          <w:ins w:id="132" w:author="Michelle Hill" w:date="2016-09-26T22:08:00Z"/>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antibody binding buffer (W&amp;B buffer)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contains XXXX. 1uL of Anti-</w:t>
      </w:r>
      <w:proofErr w:type="spellStart"/>
      <w:r w:rsidR="004D05EA">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(Cat. No) were added to 200uL of W&amp;B </w:t>
      </w:r>
      <w:r w:rsidR="004D05EA">
        <w:rPr>
          <w:rFonts w:ascii="Times New Roman" w:hAnsi="Times New Roman" w:cs="Times New Roman"/>
          <w:sz w:val="24"/>
          <w:szCs w:val="24"/>
          <w:lang w:val="en-US"/>
        </w:rPr>
        <w:lastRenderedPageBreak/>
        <w:t>buffer, added to the beads and incubated on a rotating wheel for 40</w:t>
      </w:r>
      <w:ins w:id="133" w:author="Michelle Hill" w:date="2016-09-26T22:08:00Z">
        <w:r w:rsidR="00ED12EB">
          <w:rPr>
            <w:rFonts w:ascii="Times New Roman" w:hAnsi="Times New Roman" w:cs="Times New Roman"/>
            <w:sz w:val="24"/>
            <w:szCs w:val="24"/>
            <w:lang w:val="en-US"/>
          </w:rPr>
          <w:t xml:space="preserve"> </w:t>
        </w:r>
      </w:ins>
      <w:r w:rsidR="004D05EA">
        <w:rPr>
          <w:rFonts w:ascii="Times New Roman" w:hAnsi="Times New Roman" w:cs="Times New Roman"/>
          <w:sz w:val="24"/>
          <w:szCs w:val="24"/>
          <w:lang w:val="en-US"/>
        </w:rPr>
        <w:t>minutes. Excess antibody were removed by washing with W&amp;B buffer thrice</w:t>
      </w:r>
      <w:r w:rsidR="00BE3A99">
        <w:rPr>
          <w:rFonts w:ascii="Times New Roman" w:hAnsi="Times New Roman" w:cs="Times New Roman"/>
          <w:sz w:val="24"/>
          <w:szCs w:val="24"/>
          <w:lang w:val="en-US"/>
        </w:rPr>
        <w:t xml:space="preserve">. </w:t>
      </w:r>
    </w:p>
    <w:p w14:paraId="2A04A4DD" w14:textId="336E6F03" w:rsidR="00D269F5" w:rsidRPr="00BE3A99" w:rsidRDefault="00ED12EB" w:rsidP="00D269F5">
      <w:pPr>
        <w:spacing w:line="480" w:lineRule="auto"/>
        <w:rPr>
          <w:rFonts w:ascii="Times New Roman" w:hAnsi="Times New Roman" w:cs="Times New Roman"/>
          <w:sz w:val="24"/>
          <w:szCs w:val="24"/>
          <w:lang w:val="en-US"/>
        </w:rPr>
      </w:pPr>
      <w:ins w:id="134" w:author="Michelle Hill" w:date="2016-09-26T22:08:00Z">
        <w:r>
          <w:rPr>
            <w:rFonts w:ascii="Times New Roman" w:hAnsi="Times New Roman" w:cs="Times New Roman"/>
            <w:sz w:val="24"/>
            <w:szCs w:val="24"/>
            <w:lang w:val="en-US"/>
          </w:rPr>
          <w:t>Cellular components were cross-linked by adding</w:t>
        </w:r>
        <w:commentRangeStart w:id="135"/>
        <w:r>
          <w:rPr>
            <w:rFonts w:ascii="Times New Roman" w:hAnsi="Times New Roman" w:cs="Times New Roman"/>
            <w:sz w:val="24"/>
            <w:szCs w:val="24"/>
            <w:lang w:val="en-US"/>
          </w:rPr>
          <w:t xml:space="preserve"> </w:t>
        </w:r>
      </w:ins>
      <w:r w:rsidR="00BE3A99">
        <w:rPr>
          <w:rFonts w:ascii="Times New Roman" w:hAnsi="Times New Roman" w:cs="Times New Roman"/>
          <w:sz w:val="24"/>
          <w:szCs w:val="24"/>
          <w:lang w:val="en-US"/>
        </w:rPr>
        <w:t>1% formaldehyde</w:t>
      </w:r>
      <w:del w:id="136" w:author="Michelle Hill" w:date="2016-09-26T22:08:00Z">
        <w:r w:rsidR="00BE3A99" w:rsidDel="00ED12EB">
          <w:rPr>
            <w:rFonts w:ascii="Times New Roman" w:hAnsi="Times New Roman" w:cs="Times New Roman"/>
            <w:sz w:val="24"/>
            <w:szCs w:val="24"/>
            <w:lang w:val="en-US"/>
          </w:rPr>
          <w:delText xml:space="preserve"> were added to plated cells</w:delText>
        </w:r>
      </w:del>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ins w:id="137" w:author="Michelle Hill" w:date="2016-09-26T22:08:00Z">
        <w:r>
          <w:rPr>
            <w:rFonts w:ascii="Times New Roman" w:hAnsi="Times New Roman" w:cs="Times New Roman"/>
            <w:sz w:val="24"/>
            <w:szCs w:val="24"/>
            <w:lang w:val="en-US"/>
          </w:rPr>
          <w:t xml:space="preserve"> at room temperature</w:t>
        </w:r>
      </w:ins>
      <w:r w:rsidR="00BE3A99">
        <w:rPr>
          <w:rFonts w:ascii="Times New Roman" w:hAnsi="Times New Roman" w:cs="Times New Roman"/>
          <w:sz w:val="24"/>
          <w:szCs w:val="24"/>
          <w:lang w:val="en-US"/>
        </w:rPr>
        <w:t>.</w:t>
      </w:r>
      <w:commentRangeEnd w:id="135"/>
      <w:r>
        <w:rPr>
          <w:rStyle w:val="CommentReference"/>
        </w:rPr>
        <w:commentReference w:id="135"/>
      </w:r>
      <w:r w:rsidR="00BE3A99">
        <w:rPr>
          <w:rFonts w:ascii="Times New Roman" w:hAnsi="Times New Roman" w:cs="Times New Roman"/>
          <w:sz w:val="24"/>
          <w:szCs w:val="24"/>
          <w:lang w:val="en-US"/>
        </w:rPr>
        <w:t xml:space="preserve"> </w:t>
      </w:r>
      <w:ins w:id="138" w:author="Michelle Hill" w:date="2016-09-26T22:09:00Z">
        <w:r>
          <w:rPr>
            <w:rFonts w:ascii="Times New Roman" w:hAnsi="Times New Roman" w:cs="Times New Roman"/>
            <w:sz w:val="24"/>
            <w:szCs w:val="24"/>
            <w:lang w:val="en-US"/>
          </w:rPr>
          <w:t xml:space="preserve">After </w:t>
        </w:r>
      </w:ins>
      <w:del w:id="139" w:author="Michelle Hill" w:date="2016-09-26T22:09:00Z">
        <w:r w:rsidR="00BE3A99" w:rsidDel="00ED12EB">
          <w:rPr>
            <w:rFonts w:ascii="Times New Roman" w:hAnsi="Times New Roman" w:cs="Times New Roman"/>
            <w:sz w:val="24"/>
            <w:szCs w:val="24"/>
            <w:lang w:val="en-US"/>
          </w:rPr>
          <w:delText xml:space="preserve">This were subsequently </w:delText>
        </w:r>
      </w:del>
      <w:r w:rsidR="00BE3A99">
        <w:rPr>
          <w:rFonts w:ascii="Times New Roman" w:hAnsi="Times New Roman" w:cs="Times New Roman"/>
          <w:sz w:val="24"/>
          <w:szCs w:val="24"/>
          <w:lang w:val="en-US"/>
        </w:rPr>
        <w:t>wash</w:t>
      </w:r>
      <w:ins w:id="140" w:author="Michelle Hill" w:date="2016-09-26T22:09:00Z">
        <w:r>
          <w:rPr>
            <w:rFonts w:ascii="Times New Roman" w:hAnsi="Times New Roman" w:cs="Times New Roman"/>
            <w:sz w:val="24"/>
            <w:szCs w:val="24"/>
            <w:lang w:val="en-US"/>
          </w:rPr>
          <w:t>ing</w:t>
        </w:r>
      </w:ins>
      <w:del w:id="141" w:author="Michelle Hill" w:date="2016-09-26T22:09:00Z">
        <w:r w:rsidR="00BE3A99" w:rsidDel="00ED12EB">
          <w:rPr>
            <w:rFonts w:ascii="Times New Roman" w:hAnsi="Times New Roman" w:cs="Times New Roman"/>
            <w:sz w:val="24"/>
            <w:szCs w:val="24"/>
            <w:lang w:val="en-US"/>
          </w:rPr>
          <w:delText xml:space="preserve">ed </w:delText>
        </w:r>
      </w:del>
      <w:ins w:id="142" w:author="Michelle Hill" w:date="2016-09-26T22:09:00Z">
        <w:r>
          <w:rPr>
            <w:rFonts w:ascii="Times New Roman" w:hAnsi="Times New Roman" w:cs="Times New Roman"/>
            <w:sz w:val="24"/>
            <w:szCs w:val="24"/>
            <w:lang w:val="en-US"/>
          </w:rPr>
          <w:t xml:space="preserve"> </w:t>
        </w:r>
      </w:ins>
      <w:r w:rsidR="00BE3A99">
        <w:rPr>
          <w:rFonts w:ascii="Times New Roman" w:hAnsi="Times New Roman" w:cs="Times New Roman"/>
          <w:sz w:val="24"/>
          <w:szCs w:val="24"/>
          <w:lang w:val="en-US"/>
        </w:rPr>
        <w:t xml:space="preserve">with </w:t>
      </w:r>
      <w:commentRangeStart w:id="143"/>
      <w:r w:rsidR="00BE3A99">
        <w:rPr>
          <w:rFonts w:ascii="Times New Roman" w:hAnsi="Times New Roman" w:cs="Times New Roman"/>
          <w:sz w:val="24"/>
          <w:szCs w:val="24"/>
          <w:lang w:val="en-US"/>
        </w:rPr>
        <w:t>PBS</w:t>
      </w:r>
      <w:ins w:id="144" w:author="Michelle Hill" w:date="2016-09-26T22:09:00Z">
        <w:r>
          <w:rPr>
            <w:rFonts w:ascii="Times New Roman" w:hAnsi="Times New Roman" w:cs="Times New Roman"/>
            <w:sz w:val="24"/>
            <w:szCs w:val="24"/>
            <w:lang w:val="en-US"/>
          </w:rPr>
          <w:t xml:space="preserve">, cells </w:t>
        </w:r>
      </w:ins>
      <w:del w:id="145" w:author="Michelle Hill" w:date="2016-09-26T22:09:00Z">
        <w:r w:rsidR="00BE3A99" w:rsidDel="00ED12EB">
          <w:rPr>
            <w:rFonts w:ascii="Times New Roman" w:hAnsi="Times New Roman" w:cs="Times New Roman"/>
            <w:sz w:val="24"/>
            <w:szCs w:val="24"/>
            <w:lang w:val="en-US"/>
          </w:rPr>
          <w:delText xml:space="preserve"> a</w:delText>
        </w:r>
        <w:commentRangeEnd w:id="143"/>
        <w:r w:rsidDel="00ED12EB">
          <w:rPr>
            <w:rStyle w:val="CommentReference"/>
          </w:rPr>
          <w:commentReference w:id="143"/>
        </w:r>
        <w:r w:rsidR="00BE3A99" w:rsidDel="00ED12EB">
          <w:rPr>
            <w:rFonts w:ascii="Times New Roman" w:hAnsi="Times New Roman" w:cs="Times New Roman"/>
            <w:sz w:val="24"/>
            <w:szCs w:val="24"/>
            <w:lang w:val="en-US"/>
          </w:rPr>
          <w:delText>nd pellets</w:delText>
        </w:r>
      </w:del>
      <w:ins w:id="146" w:author="Michelle Hill" w:date="2016-09-26T22:09:00Z">
        <w:r>
          <w:rPr>
            <w:rFonts w:ascii="Times New Roman" w:hAnsi="Times New Roman" w:cs="Times New Roman"/>
            <w:sz w:val="24"/>
            <w:szCs w:val="24"/>
            <w:lang w:val="en-US"/>
          </w:rPr>
          <w:t>were</w:t>
        </w:r>
      </w:ins>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ins w:id="147" w:author="Michelle Hill" w:date="2016-09-26T22:09:00Z">
        <w:r>
          <w:rPr>
            <w:rFonts w:ascii="Times New Roman" w:hAnsi="Times New Roman" w:cs="Times New Roman"/>
            <w:sz w:val="24"/>
            <w:szCs w:val="24"/>
            <w:lang w:val="en-US"/>
          </w:rPr>
          <w:t xml:space="preserve">with </w:t>
        </w:r>
      </w:ins>
      <w:del w:id="148" w:author="Michelle Hill" w:date="2016-09-26T22:09:00Z">
        <w:r w:rsidR="00BE3A99" w:rsidDel="00ED12EB">
          <w:rPr>
            <w:rFonts w:ascii="Times New Roman" w:hAnsi="Times New Roman" w:cs="Times New Roman"/>
            <w:sz w:val="24"/>
            <w:szCs w:val="24"/>
            <w:lang w:val="en-US"/>
          </w:rPr>
          <w:delText xml:space="preserve">using </w:delText>
        </w:r>
      </w:del>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xml:space="preserve">, 1x </w:t>
      </w:r>
      <w:commentRangeStart w:id="149"/>
      <w:r w:rsidR="00BE3A99">
        <w:rPr>
          <w:rFonts w:ascii="Times New Roman" w:hAnsi="Times New Roman" w:cs="Times New Roman"/>
          <w:sz w:val="24"/>
          <w:szCs w:val="24"/>
          <w:lang w:val="en-US"/>
        </w:rPr>
        <w:t>Protein Inhibitor</w:t>
      </w:r>
      <w:ins w:id="150" w:author="Michelle Hill" w:date="2016-09-26T22:10:00Z">
        <w:r>
          <w:rPr>
            <w:rFonts w:ascii="Times New Roman" w:hAnsi="Times New Roman" w:cs="Times New Roman"/>
            <w:sz w:val="24"/>
            <w:szCs w:val="24"/>
            <w:lang w:val="en-US"/>
          </w:rPr>
          <w:t>s</w:t>
        </w:r>
      </w:ins>
      <w:del w:id="151" w:author="Michelle Hill" w:date="2016-09-26T22:10:00Z">
        <w:r w:rsidR="00BE3A99" w:rsidDel="00ED12EB">
          <w:rPr>
            <w:rFonts w:ascii="Times New Roman" w:hAnsi="Times New Roman" w:cs="Times New Roman"/>
            <w:sz w:val="24"/>
            <w:szCs w:val="24"/>
            <w:lang w:val="en-US"/>
          </w:rPr>
          <w:delText xml:space="preserve"> complex</w:delText>
        </w:r>
      </w:del>
      <w:r w:rsidR="00BE3A99">
        <w:rPr>
          <w:rFonts w:ascii="Times New Roman" w:hAnsi="Times New Roman" w:cs="Times New Roman"/>
          <w:sz w:val="24"/>
          <w:szCs w:val="24"/>
          <w:lang w:val="en-US"/>
        </w:rPr>
        <w:t>,</w:t>
      </w:r>
      <w:commentRangeEnd w:id="149"/>
      <w:r>
        <w:rPr>
          <w:rStyle w:val="CommentReference"/>
        </w:rPr>
        <w:commentReference w:id="149"/>
      </w:r>
      <w:r w:rsidR="00BE3A99">
        <w:rPr>
          <w:rFonts w:ascii="Times New Roman" w:hAnsi="Times New Roman" w:cs="Times New Roman"/>
          <w:sz w:val="24"/>
          <w:szCs w:val="24"/>
          <w:lang w:val="en-US"/>
        </w:rPr>
        <w:t xml:space="preserve">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BE3A99">
        <w:rPr>
          <w:rFonts w:ascii="Times New Roman" w:hAnsi="Times New Roman" w:cs="Times New Roman"/>
          <w:sz w:val="24"/>
          <w:szCs w:val="24"/>
          <w:lang w:val="en-US"/>
        </w:rPr>
        <w:t xml:space="preserve"> and 10mM </w:t>
      </w:r>
      <w:proofErr w:type="spellStart"/>
      <w:r w:rsidR="00BE3A99">
        <w:rPr>
          <w:rFonts w:ascii="Times New Roman" w:hAnsi="Times New Roman" w:cs="Times New Roman"/>
          <w:sz w:val="24"/>
          <w:szCs w:val="24"/>
          <w:lang w:val="en-US"/>
        </w:rPr>
        <w:t>NaF</w:t>
      </w:r>
      <w:proofErr w:type="spellEnd"/>
      <w:r w:rsidR="00C725BE">
        <w:rPr>
          <w:rFonts w:ascii="Times New Roman" w:hAnsi="Times New Roman" w:cs="Times New Roman"/>
          <w:sz w:val="24"/>
          <w:szCs w:val="24"/>
          <w:lang w:val="en-US"/>
        </w:rPr>
        <w:t xml:space="preserve"> +</w:t>
      </w:r>
      <w:proofErr w:type="spellStart"/>
      <w:r w:rsidR="00C725BE">
        <w:rPr>
          <w:rFonts w:ascii="Times New Roman" w:hAnsi="Times New Roman" w:cs="Times New Roman"/>
          <w:color w:val="FF0000"/>
          <w:sz w:val="24"/>
          <w:szCs w:val="24"/>
          <w:lang w:val="en-US"/>
        </w:rPr>
        <w:t>NaPyropyrate</w:t>
      </w:r>
      <w:proofErr w:type="spellEnd"/>
      <w:r w:rsidR="00C725BE">
        <w:rPr>
          <w:rFonts w:ascii="Times New Roman" w:hAnsi="Times New Roman" w:cs="Times New Roman"/>
          <w:color w:val="FF0000"/>
          <w:sz w:val="24"/>
          <w:szCs w:val="24"/>
          <w:lang w:val="en-US"/>
        </w:rPr>
        <w:t xml:space="preserve"> (what []??)</w:t>
      </w:r>
      <w:r w:rsidR="00BE3A99">
        <w:rPr>
          <w:rFonts w:ascii="Times New Roman" w:hAnsi="Times New Roman" w:cs="Times New Roman"/>
          <w:sz w:val="24"/>
          <w:szCs w:val="24"/>
          <w:lang w:val="en-US"/>
        </w:rPr>
        <w:t>.</w:t>
      </w:r>
      <w:r w:rsidR="00C725BE">
        <w:rPr>
          <w:rFonts w:ascii="Times New Roman" w:hAnsi="Times New Roman" w:cs="Times New Roman"/>
          <w:sz w:val="24"/>
          <w:szCs w:val="24"/>
          <w:lang w:val="en-US"/>
        </w:rPr>
        <w:t xml:space="preserve"> After incubation, lysates were centrifuged at </w:t>
      </w:r>
      <w:commentRangeStart w:id="152"/>
      <w:r w:rsidR="00C725BE">
        <w:rPr>
          <w:rFonts w:ascii="Times New Roman" w:hAnsi="Times New Roman" w:cs="Times New Roman"/>
          <w:sz w:val="24"/>
          <w:szCs w:val="24"/>
          <w:lang w:val="en-US"/>
        </w:rPr>
        <w:t>maximum speed,</w:t>
      </w:r>
      <w:commentRangeEnd w:id="152"/>
      <w:ins w:id="153" w:author="Michelle Hill" w:date="2016-09-26T22:11:00Z">
        <w:r>
          <w:rPr>
            <w:rFonts w:ascii="Times New Roman" w:hAnsi="Times New Roman" w:cs="Times New Roman"/>
            <w:sz w:val="24"/>
            <w:szCs w:val="24"/>
            <w:lang w:val="en-US"/>
          </w:rPr>
          <w:t xml:space="preserve"> for </w:t>
        </w:r>
      </w:ins>
      <w:r>
        <w:rPr>
          <w:rStyle w:val="CommentReference"/>
        </w:rPr>
        <w:commentReference w:id="152"/>
      </w:r>
      <w:del w:id="154" w:author="Michelle Hill" w:date="2016-09-26T22:11:00Z">
        <w:r w:rsidR="00C725BE" w:rsidDel="00ED12EB">
          <w:rPr>
            <w:rFonts w:ascii="Times New Roman" w:hAnsi="Times New Roman" w:cs="Times New Roman"/>
            <w:sz w:val="24"/>
            <w:szCs w:val="24"/>
            <w:lang w:val="en-US"/>
          </w:rPr>
          <w:delText xml:space="preserve"> </w:delText>
        </w:r>
      </w:del>
      <w:r w:rsidR="00C725BE">
        <w:rPr>
          <w:rFonts w:ascii="Times New Roman" w:hAnsi="Times New Roman" w:cs="Times New Roman"/>
          <w:sz w:val="24"/>
          <w:szCs w:val="24"/>
          <w:lang w:val="en-US"/>
        </w:rPr>
        <w:t xml:space="preserve">5 minutes at 4°C and supernatant </w:t>
      </w:r>
      <w:ins w:id="155" w:author="Michelle Hill" w:date="2016-09-26T22:10:00Z">
        <w:r>
          <w:rPr>
            <w:rFonts w:ascii="Times New Roman" w:hAnsi="Times New Roman" w:cs="Times New Roman"/>
            <w:sz w:val="24"/>
            <w:szCs w:val="24"/>
            <w:lang w:val="en-US"/>
          </w:rPr>
          <w:t xml:space="preserve">transferred </w:t>
        </w:r>
      </w:ins>
      <w:del w:id="156" w:author="Michelle Hill" w:date="2016-09-26T22:10:00Z">
        <w:r w:rsidR="00C725BE" w:rsidDel="00ED12EB">
          <w:rPr>
            <w:rFonts w:ascii="Times New Roman" w:hAnsi="Times New Roman" w:cs="Times New Roman"/>
            <w:sz w:val="24"/>
            <w:szCs w:val="24"/>
            <w:lang w:val="en-US"/>
          </w:rPr>
          <w:delText xml:space="preserve">moved </w:delText>
        </w:r>
      </w:del>
      <w:r w:rsidR="00C725BE">
        <w:rPr>
          <w:rFonts w:ascii="Times New Roman" w:hAnsi="Times New Roman" w:cs="Times New Roman"/>
          <w:sz w:val="24"/>
          <w:szCs w:val="24"/>
          <w:lang w:val="en-US"/>
        </w:rPr>
        <w:t xml:space="preserve">to </w:t>
      </w:r>
      <w:ins w:id="157" w:author="Michelle Hill" w:date="2016-09-26T22:10:00Z">
        <w:r>
          <w:rPr>
            <w:rFonts w:ascii="Times New Roman" w:hAnsi="Times New Roman" w:cs="Times New Roman"/>
            <w:sz w:val="24"/>
            <w:szCs w:val="24"/>
            <w:lang w:val="en-US"/>
          </w:rPr>
          <w:t xml:space="preserve">a </w:t>
        </w:r>
      </w:ins>
      <w:r w:rsidR="00C725BE">
        <w:rPr>
          <w:rFonts w:ascii="Times New Roman" w:hAnsi="Times New Roman" w:cs="Times New Roman"/>
          <w:sz w:val="24"/>
          <w:szCs w:val="24"/>
          <w:lang w:val="en-US"/>
        </w:rPr>
        <w:t xml:space="preserve">new tube. Cell lysate </w:t>
      </w:r>
      <w:ins w:id="158" w:author="Michelle Hill" w:date="2016-09-26T22:11:00Z">
        <w:r>
          <w:rPr>
            <w:rFonts w:ascii="Times New Roman" w:hAnsi="Times New Roman" w:cs="Times New Roman"/>
            <w:sz w:val="24"/>
            <w:szCs w:val="24"/>
            <w:lang w:val="en-US"/>
          </w:rPr>
          <w:t xml:space="preserve">were </w:t>
        </w:r>
        <w:proofErr w:type="spellStart"/>
        <w:r>
          <w:rPr>
            <w:rFonts w:ascii="Times New Roman" w:hAnsi="Times New Roman" w:cs="Times New Roman"/>
            <w:sz w:val="24"/>
            <w:szCs w:val="24"/>
            <w:lang w:val="en-US"/>
          </w:rPr>
          <w:t>diluated</w:t>
        </w:r>
        <w:proofErr w:type="spellEnd"/>
        <w:r>
          <w:rPr>
            <w:rFonts w:ascii="Times New Roman" w:hAnsi="Times New Roman" w:cs="Times New Roman"/>
            <w:sz w:val="24"/>
            <w:szCs w:val="24"/>
            <w:lang w:val="en-US"/>
          </w:rPr>
          <w:t xml:space="preserve"> in </w:t>
        </w:r>
      </w:ins>
      <w:del w:id="159" w:author="Michelle Hill" w:date="2016-09-26T22:11:00Z">
        <w:r w:rsidR="00C725BE" w:rsidDel="00ED12EB">
          <w:rPr>
            <w:rFonts w:ascii="Times New Roman" w:hAnsi="Times New Roman" w:cs="Times New Roman"/>
            <w:sz w:val="24"/>
            <w:szCs w:val="24"/>
            <w:lang w:val="en-US"/>
          </w:rPr>
          <w:delText>w</w:delText>
        </w:r>
        <w:r w:rsidR="002C6145" w:rsidDel="00ED12EB">
          <w:rPr>
            <w:rFonts w:ascii="Times New Roman" w:hAnsi="Times New Roman" w:cs="Times New Roman"/>
            <w:sz w:val="24"/>
            <w:szCs w:val="24"/>
            <w:lang w:val="en-US"/>
          </w:rPr>
          <w:delText xml:space="preserve">as added to diluted </w:delText>
        </w:r>
      </w:del>
      <w:r w:rsidR="002C6145">
        <w:rPr>
          <w:rFonts w:ascii="Times New Roman" w:hAnsi="Times New Roman" w:cs="Times New Roman"/>
          <w:sz w:val="24"/>
          <w:szCs w:val="24"/>
          <w:lang w:val="en-US"/>
        </w:rPr>
        <w:t xml:space="preserve">lysis buffer </w:t>
      </w:r>
      <w:ins w:id="160" w:author="Michelle Hill" w:date="2016-09-26T22:11:00Z">
        <w:r>
          <w:rPr>
            <w:rFonts w:ascii="Times New Roman" w:hAnsi="Times New Roman" w:cs="Times New Roman"/>
            <w:sz w:val="24"/>
            <w:szCs w:val="24"/>
            <w:lang w:val="en-US"/>
          </w:rPr>
          <w:t xml:space="preserve">TO WHAT? </w:t>
        </w:r>
      </w:ins>
      <w:proofErr w:type="gramStart"/>
      <w:r w:rsidR="002C6145">
        <w:rPr>
          <w:rFonts w:ascii="Times New Roman" w:hAnsi="Times New Roman" w:cs="Times New Roman"/>
          <w:sz w:val="24"/>
          <w:szCs w:val="24"/>
          <w:lang w:val="en-US"/>
        </w:rPr>
        <w:t>and</w:t>
      </w:r>
      <w:proofErr w:type="gramEnd"/>
      <w:r w:rsidR="002C6145">
        <w:rPr>
          <w:rFonts w:ascii="Times New Roman" w:hAnsi="Times New Roman" w:cs="Times New Roman"/>
          <w:sz w:val="24"/>
          <w:szCs w:val="24"/>
          <w:lang w:val="en-US"/>
        </w:rPr>
        <w:t xml:space="preserve"> added to antibody-bead tube. This was incubated for 45minutes at 4°C on a rotating wheel prior to washing 5 times with diluted lysis buffer. Protein-RNA crosslinked sample were eluted by incubation with SDS-PAGE buffer for 5 minutes at 95°C. This were then analyzed with Western blot</w:t>
      </w:r>
      <w:ins w:id="161" w:author="Michelle Hill" w:date="2016-09-26T22:11:00Z">
        <w:r>
          <w:rPr>
            <w:rFonts w:ascii="Times New Roman" w:hAnsi="Times New Roman" w:cs="Times New Roman"/>
            <w:sz w:val="24"/>
            <w:szCs w:val="24"/>
            <w:lang w:val="en-US"/>
          </w:rPr>
          <w:t xml:space="preserve"> for protein level, or </w:t>
        </w:r>
      </w:ins>
      <w:del w:id="162" w:author="Michelle Hill" w:date="2016-09-26T22:11:00Z">
        <w:r w:rsidR="002C6145" w:rsidDel="00ED12EB">
          <w:rPr>
            <w:rFonts w:ascii="Times New Roman" w:hAnsi="Times New Roman" w:cs="Times New Roman"/>
            <w:sz w:val="24"/>
            <w:szCs w:val="24"/>
            <w:lang w:val="en-US"/>
          </w:rPr>
          <w:delText>. Alternati</w:delText>
        </w:r>
      </w:del>
      <w:del w:id="163" w:author="Michelle Hill" w:date="2016-09-26T22:12:00Z">
        <w:r w:rsidR="002C6145" w:rsidDel="00ED12EB">
          <w:rPr>
            <w:rFonts w:ascii="Times New Roman" w:hAnsi="Times New Roman" w:cs="Times New Roman"/>
            <w:sz w:val="24"/>
            <w:szCs w:val="24"/>
            <w:lang w:val="en-US"/>
          </w:rPr>
          <w:delText xml:space="preserve">vely, </w:delText>
        </w:r>
      </w:del>
      <w:proofErr w:type="spellStart"/>
      <w:ins w:id="164" w:author="Michelle Hill" w:date="2016-09-26T22:12:00Z">
        <w:r>
          <w:rPr>
            <w:rFonts w:ascii="Times New Roman" w:hAnsi="Times New Roman" w:cs="Times New Roman"/>
            <w:sz w:val="24"/>
            <w:szCs w:val="24"/>
            <w:lang w:val="en-US"/>
          </w:rPr>
          <w:t>Trizol</w:t>
        </w:r>
        <w:proofErr w:type="spellEnd"/>
        <w:r>
          <w:rPr>
            <w:rFonts w:ascii="Times New Roman" w:hAnsi="Times New Roman" w:cs="Times New Roman"/>
            <w:sz w:val="24"/>
            <w:szCs w:val="24"/>
            <w:lang w:val="en-US"/>
          </w:rPr>
          <w:t xml:space="preserve"> extraction for </w:t>
        </w:r>
      </w:ins>
      <w:r w:rsidR="002C6145">
        <w:rPr>
          <w:rFonts w:ascii="Times New Roman" w:hAnsi="Times New Roman" w:cs="Times New Roman"/>
          <w:sz w:val="24"/>
          <w:szCs w:val="24"/>
          <w:lang w:val="en-US"/>
        </w:rPr>
        <w:t xml:space="preserve">RNA </w:t>
      </w:r>
      <w:ins w:id="165" w:author="Michelle Hill" w:date="2016-09-26T22:12:00Z">
        <w:r>
          <w:rPr>
            <w:rFonts w:ascii="Times New Roman" w:hAnsi="Times New Roman" w:cs="Times New Roman"/>
            <w:sz w:val="24"/>
            <w:szCs w:val="24"/>
            <w:lang w:val="en-US"/>
          </w:rPr>
          <w:t xml:space="preserve">level. </w:t>
        </w:r>
      </w:ins>
      <w:del w:id="166" w:author="Michelle Hill" w:date="2016-09-26T22:12:00Z">
        <w:r w:rsidR="002C6145" w:rsidDel="00ED12EB">
          <w:rPr>
            <w:rFonts w:ascii="Times New Roman" w:hAnsi="Times New Roman" w:cs="Times New Roman"/>
            <w:sz w:val="24"/>
            <w:szCs w:val="24"/>
            <w:lang w:val="en-US"/>
          </w:rPr>
          <w:delText xml:space="preserve">pulled down by hnRNPK were purified by Trizol extraction. First, </w:delText>
        </w:r>
      </w:del>
      <w:proofErr w:type="spellStart"/>
      <w:r w:rsidR="002C6145">
        <w:rPr>
          <w:rFonts w:ascii="Times New Roman" w:hAnsi="Times New Roman" w:cs="Times New Roman"/>
          <w:sz w:val="24"/>
          <w:szCs w:val="24"/>
          <w:lang w:val="en-US"/>
        </w:rPr>
        <w:t>Trizol</w:t>
      </w:r>
      <w:proofErr w:type="spellEnd"/>
      <w:r w:rsidR="002C6145">
        <w:rPr>
          <w:rFonts w:ascii="Times New Roman" w:hAnsi="Times New Roman" w:cs="Times New Roman"/>
          <w:sz w:val="24"/>
          <w:szCs w:val="24"/>
          <w:lang w:val="en-US"/>
        </w:rPr>
        <w:t xml:space="preserve"> </w:t>
      </w:r>
      <w:ins w:id="167" w:author="Michelle Hill" w:date="2016-09-26T22:12:00Z">
        <w:r>
          <w:rPr>
            <w:rFonts w:ascii="Times New Roman" w:hAnsi="Times New Roman" w:cs="Times New Roman"/>
            <w:sz w:val="24"/>
            <w:szCs w:val="24"/>
            <w:lang w:val="en-US"/>
          </w:rPr>
          <w:t xml:space="preserve">(volume) </w:t>
        </w:r>
      </w:ins>
      <w:r w:rsidR="002C6145">
        <w:rPr>
          <w:rFonts w:ascii="Times New Roman" w:hAnsi="Times New Roman" w:cs="Times New Roman"/>
          <w:sz w:val="24"/>
          <w:szCs w:val="24"/>
          <w:lang w:val="en-US"/>
        </w:rPr>
        <w:t>w</w:t>
      </w:r>
      <w:ins w:id="168" w:author="Michelle Hill" w:date="2016-09-26T22:12:00Z">
        <w:r>
          <w:rPr>
            <w:rFonts w:ascii="Times New Roman" w:hAnsi="Times New Roman" w:cs="Times New Roman"/>
            <w:sz w:val="24"/>
            <w:szCs w:val="24"/>
            <w:lang w:val="en-US"/>
          </w:rPr>
          <w:t>as</w:t>
        </w:r>
      </w:ins>
      <w:del w:id="169" w:author="Michelle Hill" w:date="2016-09-26T22:12:00Z">
        <w:r w:rsidR="002C6145" w:rsidDel="00ED12EB">
          <w:rPr>
            <w:rFonts w:ascii="Times New Roman" w:hAnsi="Times New Roman" w:cs="Times New Roman"/>
            <w:sz w:val="24"/>
            <w:szCs w:val="24"/>
            <w:lang w:val="en-US"/>
          </w:rPr>
          <w:delText>ere</w:delText>
        </w:r>
      </w:del>
      <w:r w:rsidR="002C6145">
        <w:rPr>
          <w:rFonts w:ascii="Times New Roman" w:hAnsi="Times New Roman" w:cs="Times New Roman"/>
          <w:sz w:val="24"/>
          <w:szCs w:val="24"/>
          <w:lang w:val="en-US"/>
        </w:rPr>
        <w:t xml:space="preserve"> added to the beads and incubated at 95°C for 5</w:t>
      </w:r>
      <w:ins w:id="170" w:author="Michelle Hill" w:date="2016-09-26T22:12:00Z">
        <w:r>
          <w:rPr>
            <w:rFonts w:ascii="Times New Roman" w:hAnsi="Times New Roman" w:cs="Times New Roman"/>
            <w:sz w:val="24"/>
            <w:szCs w:val="24"/>
            <w:lang w:val="en-US"/>
          </w:rPr>
          <w:t xml:space="preserve"> </w:t>
        </w:r>
      </w:ins>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 xml:space="preserve">Subsequent steps were performed as per </w:t>
      </w:r>
      <w:commentRangeStart w:id="171"/>
      <w:r w:rsidR="007C5D32">
        <w:rPr>
          <w:rFonts w:ascii="Times New Roman" w:hAnsi="Times New Roman" w:cs="Times New Roman"/>
          <w:sz w:val="24"/>
          <w:szCs w:val="24"/>
          <w:lang w:val="en-US"/>
        </w:rPr>
        <w:t xml:space="preserve">standard </w:t>
      </w:r>
      <w:proofErr w:type="spellStart"/>
      <w:r w:rsidR="007C5D32">
        <w:rPr>
          <w:rFonts w:ascii="Times New Roman" w:hAnsi="Times New Roman" w:cs="Times New Roman"/>
          <w:sz w:val="24"/>
          <w:szCs w:val="24"/>
          <w:lang w:val="en-US"/>
        </w:rPr>
        <w:t>Trizol</w:t>
      </w:r>
      <w:proofErr w:type="spellEnd"/>
      <w:r w:rsidR="007C5D32">
        <w:rPr>
          <w:rFonts w:ascii="Times New Roman" w:hAnsi="Times New Roman" w:cs="Times New Roman"/>
          <w:sz w:val="24"/>
          <w:szCs w:val="24"/>
          <w:lang w:val="en-US"/>
        </w:rPr>
        <w:t xml:space="preserve"> extraction protocol.</w:t>
      </w:r>
      <w:commentRangeEnd w:id="171"/>
      <w:r>
        <w:rPr>
          <w:rStyle w:val="CommentReference"/>
        </w:rPr>
        <w:commentReference w:id="171"/>
      </w:r>
      <w:r w:rsidR="007C5D32">
        <w:rPr>
          <w:rFonts w:ascii="Times New Roman" w:hAnsi="Times New Roman" w:cs="Times New Roman"/>
          <w:sz w:val="24"/>
          <w:szCs w:val="24"/>
          <w:lang w:val="en-US"/>
        </w:rPr>
        <w:t xml:space="preserve"> </w:t>
      </w:r>
      <w:r w:rsidR="00880E4C">
        <w:rPr>
          <w:rFonts w:ascii="Times New Roman" w:hAnsi="Times New Roman" w:cs="Times New Roman"/>
          <w:sz w:val="24"/>
          <w:szCs w:val="24"/>
          <w:lang w:val="en-US"/>
        </w:rPr>
        <w:t xml:space="preserve">Quantification 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Western blotting:</w:t>
      </w:r>
    </w:p>
    <w:p w14:paraId="0E9B4202" w14:textId="715A0504"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w:t>
      </w:r>
      <w:r w:rsidR="00E76C95">
        <w:rPr>
          <w:rFonts w:ascii="Times New Roman" w:hAnsi="Times New Roman" w:cs="Times New Roman"/>
          <w:sz w:val="24"/>
          <w:lang w:val="en-US"/>
        </w:rPr>
        <w:lastRenderedPageBreak/>
        <w:t xml:space="preserve">dye front reached the end of the gel. Wet transfer was completed following a </w:t>
      </w:r>
      <w:r w:rsidR="003B5B36">
        <w:rPr>
          <w:rFonts w:ascii="Times New Roman" w:hAnsi="Times New Roman" w:cs="Times New Roman"/>
          <w:sz w:val="24"/>
          <w:lang w:val="en-US"/>
        </w:rPr>
        <w:t xml:space="preserve">standard procedure and reagents to transfer protein to a fluorescent </w:t>
      </w:r>
      <w:commentRangeStart w:id="172"/>
      <w:r w:rsidR="003B5B36">
        <w:rPr>
          <w:rFonts w:ascii="Times New Roman" w:hAnsi="Times New Roman" w:cs="Times New Roman"/>
          <w:sz w:val="24"/>
          <w:lang w:val="en-US"/>
        </w:rPr>
        <w:t>nitrocellulose</w:t>
      </w:r>
      <w:commentRangeEnd w:id="172"/>
      <w:r w:rsidR="00ED12EB">
        <w:rPr>
          <w:rStyle w:val="CommentReference"/>
        </w:rPr>
        <w:commentReference w:id="172"/>
      </w:r>
      <w:r w:rsidR="003B5B36">
        <w:rPr>
          <w:rFonts w:ascii="Times New Roman" w:hAnsi="Times New Roman" w:cs="Times New Roman"/>
          <w:sz w:val="24"/>
          <w:lang w:val="en-US"/>
        </w:rPr>
        <w:t xml:space="preserve"> membrane (</w:t>
      </w:r>
      <w:commentRangeStart w:id="173"/>
      <w:proofErr w:type="spellStart"/>
      <w:r w:rsidR="003B5B36">
        <w:rPr>
          <w:rFonts w:ascii="Times New Roman" w:hAnsi="Times New Roman" w:cs="Times New Roman"/>
          <w:color w:val="FF0000"/>
          <w:sz w:val="24"/>
          <w:lang w:val="en-US"/>
        </w:rPr>
        <w:t>refereence</w:t>
      </w:r>
      <w:commentRangeEnd w:id="173"/>
      <w:proofErr w:type="spellEnd"/>
      <w:r w:rsidR="00ED12EB">
        <w:rPr>
          <w:rStyle w:val="CommentReference"/>
        </w:rPr>
        <w:commentReference w:id="173"/>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 IRdye800W</w:t>
      </w:r>
      <w:r w:rsidR="00B6458D">
        <w:rPr>
          <w:rFonts w:ascii="Times New Roman" w:hAnsi="Times New Roman" w:cs="Times New Roman"/>
          <w:sz w:val="24"/>
          <w:lang w:val="en-US"/>
        </w:rPr>
        <w:t xml:space="preserve"> anti-mouse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 xml:space="preserve">ized the bands in two channels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04764B" w:rsidRDefault="00D269F5" w:rsidP="00D269F5">
      <w:pPr>
        <w:spacing w:line="480" w:lineRule="auto"/>
        <w:rPr>
          <w:rFonts w:ascii="Times New Roman" w:hAnsi="Times New Roman" w:cs="Times New Roman"/>
          <w:sz w:val="24"/>
          <w:szCs w:val="24"/>
          <w:lang w:val="en-US"/>
        </w:rPr>
      </w:pPr>
      <w:r w:rsidRPr="0004764B">
        <w:rPr>
          <w:rStyle w:val="Heading1Char"/>
          <w:rFonts w:ascii="Times New Roman" w:hAnsi="Times New Roman" w:cs="Times New Roman"/>
          <w:sz w:val="28"/>
          <w:szCs w:val="24"/>
        </w:rPr>
        <w:lastRenderedPageBreak/>
        <w:t>Results</w:t>
      </w:r>
      <w:r w:rsidRPr="0004764B">
        <w:rPr>
          <w:rFonts w:ascii="Times New Roman" w:hAnsi="Times New Roman" w:cs="Times New Roman"/>
          <w:sz w:val="24"/>
          <w:szCs w:val="24"/>
          <w:lang w:val="en-US"/>
        </w:rPr>
        <w:t xml:space="preserve">: </w:t>
      </w:r>
    </w:p>
    <w:p w14:paraId="1BED8C5F" w14:textId="50622694" w:rsidR="00D269F5" w:rsidRPr="0004764B" w:rsidRDefault="0004764B" w:rsidP="0004764B">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p>
    <w:p w14:paraId="032EC7F2" w14:textId="448D1DC4"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ins w:id="174" w:author="Michelle Hill" w:date="2016-09-26T22:13:00Z">
        <w:r w:rsidR="00511A06">
          <w:rPr>
            <w:rFonts w:ascii="Times New Roman" w:hAnsi="Times New Roman" w:cs="Times New Roman"/>
            <w:sz w:val="24"/>
            <w:szCs w:val="24"/>
            <w:lang w:val="en-US"/>
          </w:rPr>
          <w:t xml:space="preserve"> (REF)</w:t>
        </w:r>
      </w:ins>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w:t>
      </w:r>
      <w:proofErr w:type="spellStart"/>
      <w:r w:rsidR="00155EAD" w:rsidRPr="00002789">
        <w:rPr>
          <w:rFonts w:ascii="Times New Roman" w:hAnsi="Times New Roman" w:cs="Times New Roman"/>
          <w:sz w:val="24"/>
          <w:szCs w:val="24"/>
          <w:lang w:val="en-US"/>
        </w:rPr>
        <w:t>miRs</w:t>
      </w:r>
      <w:proofErr w:type="spellEnd"/>
      <w:r w:rsidR="00155EAD" w:rsidRPr="00002789">
        <w:rPr>
          <w:rFonts w:ascii="Times New Roman" w:hAnsi="Times New Roman" w:cs="Times New Roman"/>
          <w:sz w:val="24"/>
          <w:szCs w:val="24"/>
          <w:lang w:val="en-US"/>
        </w:rPr>
        <w:t xml:space="preserve">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ins w:id="175" w:author="Michelle Hill" w:date="2016-09-26T22:13:00Z">
        <w:r w:rsidR="00511A06">
          <w:rPr>
            <w:rFonts w:ascii="Times New Roman" w:hAnsi="Times New Roman" w:cs="Times New Roman"/>
            <w:sz w:val="24"/>
            <w:szCs w:val="24"/>
            <w:lang w:val="en-US"/>
          </w:rPr>
          <w:t xml:space="preserve"> regulated</w:t>
        </w:r>
      </w:ins>
      <w:del w:id="176" w:author="Michelle Hill" w:date="2016-09-26T22:13:00Z">
        <w:r w:rsidR="00155EAD" w:rsidRPr="00002789" w:rsidDel="00511A06">
          <w:rPr>
            <w:rFonts w:ascii="Times New Roman" w:hAnsi="Times New Roman" w:cs="Times New Roman"/>
            <w:sz w:val="24"/>
            <w:szCs w:val="24"/>
            <w:lang w:val="en-US"/>
          </w:rPr>
          <w:delText xml:space="preserve"> moderated </w:delText>
        </w:r>
      </w:del>
      <w:ins w:id="177" w:author="Michelle Hill" w:date="2016-09-26T22:13:00Z">
        <w:r w:rsidR="00511A06">
          <w:rPr>
            <w:rFonts w:ascii="Times New Roman" w:hAnsi="Times New Roman" w:cs="Times New Roman"/>
            <w:sz w:val="24"/>
            <w:szCs w:val="24"/>
            <w:lang w:val="en-US"/>
          </w:rPr>
          <w:t xml:space="preserve"> </w:t>
        </w:r>
      </w:ins>
      <w:r w:rsidR="00155EAD" w:rsidRPr="00002789">
        <w:rPr>
          <w:rFonts w:ascii="Times New Roman" w:hAnsi="Times New Roman" w:cs="Times New Roman"/>
          <w:sz w:val="24"/>
          <w:szCs w:val="24"/>
          <w:lang w:val="en-US"/>
        </w:rPr>
        <w:t xml:space="preserve">by </w:t>
      </w:r>
      <w:ins w:id="178" w:author="Michelle Hill" w:date="2016-09-26T22:14:00Z">
        <w:r w:rsidR="00511A06">
          <w:rPr>
            <w:rFonts w:ascii="Times New Roman" w:hAnsi="Times New Roman" w:cs="Times New Roman"/>
            <w:sz w:val="24"/>
            <w:szCs w:val="24"/>
            <w:lang w:val="en-US"/>
          </w:rPr>
          <w:t>cavin-1</w:t>
        </w:r>
      </w:ins>
      <w:del w:id="179" w:author="Michelle Hill" w:date="2016-09-26T22:14:00Z">
        <w:r w:rsidR="00155EAD" w:rsidRPr="00002789" w:rsidDel="00511A06">
          <w:rPr>
            <w:rFonts w:ascii="Times New Roman" w:hAnsi="Times New Roman" w:cs="Times New Roman"/>
            <w:sz w:val="24"/>
            <w:szCs w:val="24"/>
            <w:lang w:val="en-US"/>
          </w:rPr>
          <w:delText>this system</w:delText>
        </w:r>
      </w:del>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ins w:id="180" w:author="Michelle Hill" w:date="2016-09-26T22:14:00Z">
        <w:r w:rsidR="00511A06">
          <w:rPr>
            <w:rFonts w:ascii="Times New Roman" w:hAnsi="Times New Roman" w:cs="Times New Roman"/>
            <w:sz w:val="24"/>
            <w:szCs w:val="24"/>
            <w:lang w:val="en-US"/>
          </w:rPr>
          <w:t xml:space="preserve">PC3-EV </w:t>
        </w:r>
      </w:ins>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del w:id="181" w:author="Michelle Hill" w:date="2016-09-26T22:14:00Z">
        <w:r w:rsidR="00D60996" w:rsidRPr="00002789" w:rsidDel="00511A06">
          <w:rPr>
            <w:rFonts w:ascii="Times New Roman" w:hAnsi="Times New Roman" w:cs="Times New Roman"/>
            <w:sz w:val="24"/>
            <w:szCs w:val="24"/>
            <w:lang w:val="en-US"/>
          </w:rPr>
          <w:delText xml:space="preserve">being </w:delText>
        </w:r>
      </w:del>
      <w:r w:rsidR="00DB5FE8" w:rsidRPr="00002789">
        <w:rPr>
          <w:rFonts w:ascii="Times New Roman" w:hAnsi="Times New Roman" w:cs="Times New Roman"/>
          <w:sz w:val="24"/>
          <w:szCs w:val="24"/>
          <w:lang w:val="en-US"/>
        </w:rPr>
        <w:t xml:space="preserve">modified </w:t>
      </w:r>
      <w:del w:id="182" w:author="Michelle Hill" w:date="2016-09-26T22:14:00Z">
        <w:r w:rsidR="00DB5FE8" w:rsidRPr="00002789" w:rsidDel="00511A06">
          <w:rPr>
            <w:rFonts w:ascii="Times New Roman" w:hAnsi="Times New Roman" w:cs="Times New Roman"/>
            <w:sz w:val="24"/>
            <w:szCs w:val="24"/>
            <w:lang w:val="en-US"/>
          </w:rPr>
          <w:delText xml:space="preserve">in the </w:delText>
        </w:r>
        <w:r w:rsidR="005E60B2" w:rsidRPr="00002789" w:rsidDel="00511A06">
          <w:rPr>
            <w:rFonts w:ascii="Times New Roman" w:hAnsi="Times New Roman" w:cs="Times New Roman"/>
            <w:sz w:val="24"/>
            <w:szCs w:val="24"/>
            <w:lang w:val="en-US"/>
          </w:rPr>
          <w:delText>PC3-</w:delText>
        </w:r>
        <w:r w:rsidR="00DB5FE8" w:rsidRPr="00002789" w:rsidDel="00511A06">
          <w:rPr>
            <w:rFonts w:ascii="Times New Roman" w:hAnsi="Times New Roman" w:cs="Times New Roman"/>
            <w:sz w:val="24"/>
            <w:szCs w:val="24"/>
            <w:lang w:val="en-US"/>
          </w:rPr>
          <w:delText>EVs</w:delText>
        </w:r>
        <w:r w:rsidR="009150C5" w:rsidRPr="00002789" w:rsidDel="00511A06">
          <w:rPr>
            <w:rFonts w:ascii="Times New Roman" w:hAnsi="Times New Roman" w:cs="Times New Roman"/>
            <w:sz w:val="24"/>
            <w:szCs w:val="24"/>
            <w:lang w:val="en-US"/>
          </w:rPr>
          <w:delText xml:space="preserve"> </w:delText>
        </w:r>
      </w:del>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 and cognate cells. </w:t>
      </w:r>
      <w:ins w:id="183" w:author="Michelle Hill" w:date="2016-09-26T22:14:00Z">
        <w:r w:rsidR="00511A06">
          <w:rPr>
            <w:rFonts w:ascii="Times New Roman" w:hAnsi="Times New Roman" w:cs="Times New Roman"/>
            <w:sz w:val="24"/>
            <w:szCs w:val="24"/>
            <w:lang w:val="en-US"/>
          </w:rPr>
          <w:t xml:space="preserve">From 3 biological replicates, a total of </w:t>
        </w:r>
      </w:ins>
      <w:r w:rsidR="009D1B8C" w:rsidRPr="00002789">
        <w:rPr>
          <w:rFonts w:ascii="Times New Roman" w:hAnsi="Times New Roman" w:cs="Times New Roman"/>
          <w:sz w:val="24"/>
          <w:szCs w:val="24"/>
          <w:lang w:val="en-US"/>
        </w:rPr>
        <w:t xml:space="preserve">95 </w:t>
      </w:r>
      <w:proofErr w:type="spellStart"/>
      <w:r w:rsidR="009D1B8C" w:rsidRPr="00002789">
        <w:rPr>
          <w:rFonts w:ascii="Times New Roman" w:hAnsi="Times New Roman" w:cs="Times New Roman"/>
          <w:sz w:val="24"/>
          <w:szCs w:val="24"/>
          <w:lang w:val="en-US"/>
        </w:rPr>
        <w:t>miR</w:t>
      </w:r>
      <w:r w:rsidR="000E4D9A" w:rsidRPr="00002789">
        <w:rPr>
          <w:rFonts w:ascii="Times New Roman" w:hAnsi="Times New Roman" w:cs="Times New Roman"/>
          <w:sz w:val="24"/>
          <w:szCs w:val="24"/>
          <w:lang w:val="en-US"/>
        </w:rPr>
        <w:t>s</w:t>
      </w:r>
      <w:proofErr w:type="spellEnd"/>
      <w:r w:rsidR="000E4D9A" w:rsidRPr="00002789">
        <w:rPr>
          <w:rFonts w:ascii="Times New Roman" w:hAnsi="Times New Roman" w:cs="Times New Roman"/>
          <w:sz w:val="24"/>
          <w:szCs w:val="24"/>
          <w:lang w:val="en-US"/>
        </w:rPr>
        <w:t xml:space="preserve">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 xml:space="preserve">.05) modified </w:t>
      </w:r>
      <w:proofErr w:type="spellStart"/>
      <w:r w:rsidR="002504F5" w:rsidRPr="0004764B">
        <w:rPr>
          <w:rFonts w:ascii="Times New Roman" w:hAnsi="Times New Roman" w:cs="Times New Roman"/>
          <w:sz w:val="24"/>
          <w:szCs w:val="24"/>
          <w:lang w:val="en-US"/>
        </w:rPr>
        <w:t>miRs</w:t>
      </w:r>
      <w:proofErr w:type="spellEnd"/>
      <w:r w:rsidR="002504F5" w:rsidRPr="0004764B">
        <w:rPr>
          <w:rFonts w:ascii="Times New Roman" w:hAnsi="Times New Roman" w:cs="Times New Roman"/>
          <w:sz w:val="24"/>
          <w:szCs w:val="24"/>
          <w:lang w:val="en-US"/>
        </w:rPr>
        <w:t xml:space="preserve"> in the EVs</w:t>
      </w:r>
      <w:r w:rsidR="00B62C7D" w:rsidRPr="0004764B">
        <w:rPr>
          <w:rFonts w:ascii="Times New Roman" w:hAnsi="Times New Roman" w:cs="Times New Roman"/>
          <w:sz w:val="24"/>
          <w:szCs w:val="24"/>
          <w:lang w:val="en-US"/>
        </w:rPr>
        <w:t xml:space="preserve"> (fig. 1</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 xml:space="preserve">including </w:t>
      </w:r>
      <w:commentRangeStart w:id="184"/>
      <w:r w:rsidR="00E814D2" w:rsidRPr="0004764B">
        <w:rPr>
          <w:rFonts w:ascii="Times New Roman" w:hAnsi="Times New Roman" w:cs="Times New Roman"/>
          <w:sz w:val="24"/>
          <w:szCs w:val="24"/>
          <w:lang w:val="en-US"/>
        </w:rPr>
        <w:t>miR-148a</w:t>
      </w:r>
      <w:r w:rsidR="009D1B8C" w:rsidRPr="0004764B">
        <w:rPr>
          <w:rFonts w:ascii="Times New Roman" w:hAnsi="Times New Roman" w:cs="Times New Roman"/>
          <w:sz w:val="24"/>
          <w:szCs w:val="24"/>
          <w:lang w:val="en-US"/>
        </w:rPr>
        <w:t xml:space="preserve"> (-3p)</w:t>
      </w:r>
      <w:commentRangeEnd w:id="184"/>
      <w:r w:rsidR="00511A06">
        <w:rPr>
          <w:rStyle w:val="CommentReference"/>
        </w:rPr>
        <w:commentReference w:id="184"/>
      </w:r>
      <w:r w:rsidR="00FC24C6" w:rsidRPr="0004764B">
        <w:rPr>
          <w:rFonts w:ascii="Times New Roman" w:hAnsi="Times New Roman" w:cs="Times New Roman"/>
          <w:sz w:val="24"/>
          <w:szCs w:val="24"/>
          <w:lang w:val="en-US"/>
        </w:rPr>
        <w:t>.</w:t>
      </w:r>
      <w:r w:rsidR="002504F5"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ins w:id="185" w:author="Michelle Hill" w:date="2016-09-26T22:23:00Z">
        <w:r w:rsidR="002170BC">
          <w:rPr>
            <w:rFonts w:ascii="Times New Roman" w:hAnsi="Times New Roman" w:cs="Times New Roman"/>
            <w:sz w:val="24"/>
            <w:szCs w:val="24"/>
            <w:lang w:val="en-US"/>
          </w:rPr>
          <w:t xml:space="preserve"> simply due to </w:t>
        </w:r>
      </w:ins>
      <w:del w:id="186" w:author="Michelle Hill" w:date="2016-09-26T22:23:00Z">
        <w:r w:rsidR="008E7085" w:rsidRPr="0004764B" w:rsidDel="002170BC">
          <w:rPr>
            <w:rFonts w:ascii="Times New Roman" w:hAnsi="Times New Roman" w:cs="Times New Roman"/>
            <w:sz w:val="24"/>
            <w:szCs w:val="24"/>
            <w:lang w:val="en-US"/>
          </w:rPr>
          <w:delText xml:space="preserve"> reflected by a global</w:delText>
        </w:r>
      </w:del>
      <w:ins w:id="187" w:author="Michelle Hill" w:date="2016-09-26T22:23:00Z">
        <w:r w:rsidR="002170BC">
          <w:rPr>
            <w:rFonts w:ascii="Times New Roman" w:hAnsi="Times New Roman" w:cs="Times New Roman"/>
            <w:sz w:val="24"/>
            <w:szCs w:val="24"/>
            <w:lang w:val="en-US"/>
          </w:rPr>
          <w:t xml:space="preserve">a reduction of its </w:t>
        </w:r>
      </w:ins>
      <w:del w:id="188" w:author="Michelle Hill" w:date="2016-09-26T22:23:00Z">
        <w:r w:rsidR="008E7085" w:rsidRPr="0004764B" w:rsidDel="002170BC">
          <w:rPr>
            <w:rFonts w:ascii="Times New Roman" w:hAnsi="Times New Roman" w:cs="Times New Roman"/>
            <w:sz w:val="24"/>
            <w:szCs w:val="24"/>
            <w:lang w:val="en-US"/>
          </w:rPr>
          <w:delText xml:space="preserve"> </w:delText>
        </w:r>
      </w:del>
      <w:r w:rsidR="008E7085" w:rsidRPr="0004764B">
        <w:rPr>
          <w:rFonts w:ascii="Times New Roman" w:hAnsi="Times New Roman" w:cs="Times New Roman"/>
          <w:sz w:val="24"/>
          <w:szCs w:val="24"/>
          <w:lang w:val="en-US"/>
        </w:rPr>
        <w:t xml:space="preserve">cellular </w:t>
      </w:r>
      <w:ins w:id="189" w:author="Michelle Hill" w:date="2016-09-26T22:23:00Z">
        <w:r w:rsidR="002170BC">
          <w:rPr>
            <w:rFonts w:ascii="Times New Roman" w:hAnsi="Times New Roman" w:cs="Times New Roman"/>
            <w:sz w:val="24"/>
            <w:szCs w:val="24"/>
            <w:lang w:val="en-US"/>
          </w:rPr>
          <w:t>expression level</w:t>
        </w:r>
      </w:ins>
      <w:del w:id="190" w:author="Michelle Hill" w:date="2016-09-26T22:23:00Z">
        <w:r w:rsidR="008E7085" w:rsidRPr="0004764B" w:rsidDel="002170BC">
          <w:rPr>
            <w:rFonts w:ascii="Times New Roman" w:hAnsi="Times New Roman" w:cs="Times New Roman"/>
            <w:sz w:val="24"/>
            <w:szCs w:val="24"/>
            <w:lang w:val="en-US"/>
          </w:rPr>
          <w:delText>change</w:delText>
        </w:r>
      </w:del>
      <w:del w:id="191" w:author="Michelle Hill" w:date="2016-09-26T22:24:00Z">
        <w:r w:rsidR="002B260D" w:rsidDel="002170BC">
          <w:rPr>
            <w:rFonts w:ascii="Times New Roman" w:hAnsi="Times New Roman" w:cs="Times New Roman"/>
            <w:sz w:val="24"/>
            <w:szCs w:val="24"/>
            <w:lang w:val="en-US"/>
          </w:rPr>
          <w:delText>, but rather decreases independent of the cellular expression</w:delText>
        </w:r>
      </w:del>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 xml:space="preserve">Here, I wanted to determine if this trend persists with additional </w:t>
      </w:r>
      <w:proofErr w:type="spellStart"/>
      <w:r w:rsidR="008E7085" w:rsidRPr="0004764B">
        <w:rPr>
          <w:rFonts w:ascii="Times New Roman" w:hAnsi="Times New Roman" w:cs="Times New Roman"/>
          <w:sz w:val="24"/>
          <w:szCs w:val="24"/>
          <w:lang w:val="en-US"/>
        </w:rPr>
        <w:t>miRs</w:t>
      </w:r>
      <w:proofErr w:type="spellEnd"/>
      <w:r w:rsidR="008E7085" w:rsidRPr="0004764B">
        <w:rPr>
          <w:rFonts w:ascii="Times New Roman" w:hAnsi="Times New Roman" w:cs="Times New Roman"/>
          <w:sz w:val="24"/>
          <w:szCs w:val="24"/>
          <w:lang w:val="en-US"/>
        </w:rPr>
        <w:t xml:space="preserve">.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commentRangeStart w:id="192"/>
      <w:ins w:id="193" w:author="Michelle Hill" w:date="2016-09-26T22:25:00Z">
        <w:r w:rsidR="002170BC">
          <w:rPr>
            <w:rFonts w:ascii="Times New Roman" w:hAnsi="Times New Roman" w:cs="Times New Roman"/>
            <w:sz w:val="24"/>
            <w:szCs w:val="24"/>
            <w:lang w:val="en-US"/>
          </w:rPr>
          <w:t>NUMBER</w:t>
        </w:r>
        <w:commentRangeEnd w:id="192"/>
        <w:r w:rsidR="002170BC">
          <w:rPr>
            <w:rStyle w:val="CommentReference"/>
          </w:rPr>
          <w:commentReference w:id="192"/>
        </w:r>
        <w:r w:rsidR="002170BC">
          <w:rPr>
            <w:rFonts w:ascii="Times New Roman" w:hAnsi="Times New Roman" w:cs="Times New Roman"/>
            <w:sz w:val="24"/>
            <w:szCs w:val="24"/>
            <w:lang w:val="en-US"/>
          </w:rPr>
          <w:t xml:space="preserve"> </w:t>
        </w:r>
      </w:ins>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ins w:id="194" w:author="Michelle Hill" w:date="2016-09-26T22:24:00Z">
        <w:r w:rsidR="002170BC">
          <w:rPr>
            <w:rFonts w:ascii="Times New Roman" w:hAnsi="Times New Roman" w:cs="Times New Roman"/>
            <w:sz w:val="24"/>
            <w:szCs w:val="24"/>
            <w:lang w:val="en-US"/>
          </w:rPr>
          <w:t xml:space="preserve"> change </w:t>
        </w:r>
      </w:ins>
      <w:del w:id="195" w:author="Michelle Hill" w:date="2016-09-26T22:24:00Z">
        <w:r w:rsidR="003417F1" w:rsidRPr="0004764B" w:rsidDel="002170BC">
          <w:rPr>
            <w:rFonts w:ascii="Times New Roman" w:hAnsi="Times New Roman" w:cs="Times New Roman"/>
            <w:sz w:val="24"/>
            <w:szCs w:val="24"/>
            <w:lang w:val="en-US"/>
          </w:rPr>
          <w:delText xml:space="preserve"> modification of</w:delText>
        </w:r>
      </w:del>
      <w:ins w:id="196" w:author="Michelle Hill" w:date="2016-09-26T22:24:00Z">
        <w:r w:rsidR="002170BC">
          <w:rPr>
            <w:rFonts w:ascii="Times New Roman" w:hAnsi="Times New Roman" w:cs="Times New Roman"/>
            <w:sz w:val="24"/>
            <w:szCs w:val="24"/>
            <w:lang w:val="en-US"/>
          </w:rPr>
          <w:t>in</w:t>
        </w:r>
      </w:ins>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These are the </w:t>
      </w:r>
      <w:proofErr w:type="spellStart"/>
      <w:r w:rsidR="00D269F5" w:rsidRPr="0004764B">
        <w:rPr>
          <w:rFonts w:ascii="Times New Roman" w:hAnsi="Times New Roman" w:cs="Times New Roman"/>
          <w:sz w:val="24"/>
          <w:szCs w:val="24"/>
          <w:lang w:val="en-US"/>
        </w:rPr>
        <w:t>mi</w:t>
      </w:r>
      <w:r w:rsidR="00B62C7D" w:rsidRPr="0004764B">
        <w:rPr>
          <w:rFonts w:ascii="Times New Roman" w:hAnsi="Times New Roman" w:cs="Times New Roman"/>
          <w:sz w:val="24"/>
          <w:szCs w:val="24"/>
          <w:lang w:val="en-US"/>
        </w:rPr>
        <w:t>Rs</w:t>
      </w:r>
      <w:proofErr w:type="spellEnd"/>
      <w:r w:rsidR="00B62C7D" w:rsidRPr="0004764B">
        <w:rPr>
          <w:rFonts w:ascii="Times New Roman" w:hAnsi="Times New Roman" w:cs="Times New Roman"/>
          <w:sz w:val="24"/>
          <w:szCs w:val="24"/>
          <w:lang w:val="en-US"/>
        </w:rPr>
        <w:t xml:space="preserve">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5 of these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w:t>
      </w:r>
      <w:ins w:id="197" w:author="Michelle Hill" w:date="2016-09-26T22:26:00Z">
        <w:r w:rsidR="002170BC">
          <w:rPr>
            <w:rFonts w:ascii="Times New Roman" w:hAnsi="Times New Roman" w:cs="Times New Roman"/>
            <w:sz w:val="24"/>
            <w:szCs w:val="24"/>
            <w:lang w:val="en-US"/>
          </w:rPr>
          <w:t xml:space="preserve">(LIST THEM) </w:t>
        </w:r>
      </w:ins>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w:t>
      </w:r>
      <w:proofErr w:type="spellStart"/>
      <w:r w:rsidR="007C471C" w:rsidRPr="0004764B">
        <w:rPr>
          <w:rFonts w:ascii="Times New Roman" w:hAnsi="Times New Roman" w:cs="Times New Roman"/>
          <w:sz w:val="24"/>
          <w:szCs w:val="24"/>
          <w:lang w:val="en-US"/>
        </w:rPr>
        <w:t>miR</w:t>
      </w:r>
      <w:proofErr w:type="spellEnd"/>
      <w:r w:rsidR="007C471C" w:rsidRPr="0004764B">
        <w:rPr>
          <w:rFonts w:ascii="Times New Roman" w:hAnsi="Times New Roman" w:cs="Times New Roman"/>
          <w:sz w:val="24"/>
          <w:szCs w:val="24"/>
          <w:lang w:val="en-US"/>
        </w:rPr>
        <w:t xml:space="preserve"> content. This process is known as sampling, where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in the cytoplasm are taken into the forming EVs due to proximity as opposed to protein mediated export that would confer some selectivity. Th</w:t>
      </w:r>
      <w:ins w:id="198" w:author="Michelle Hill" w:date="2016-09-26T22:26:00Z">
        <w:r w:rsidR="002170BC">
          <w:rPr>
            <w:rFonts w:ascii="Times New Roman" w:hAnsi="Times New Roman" w:cs="Times New Roman"/>
            <w:sz w:val="24"/>
            <w:szCs w:val="24"/>
            <w:lang w:val="en-US"/>
          </w:rPr>
          <w:t xml:space="preserve">ese results suggest </w:t>
        </w:r>
      </w:ins>
      <w:del w:id="199" w:author="Michelle Hill" w:date="2016-09-26T22:26:00Z">
        <w:r w:rsidR="007C471C" w:rsidRPr="0004764B" w:rsidDel="002170BC">
          <w:rPr>
            <w:rFonts w:ascii="Times New Roman" w:hAnsi="Times New Roman" w:cs="Times New Roman"/>
            <w:sz w:val="24"/>
            <w:szCs w:val="24"/>
            <w:lang w:val="en-US"/>
          </w:rPr>
          <w:delText xml:space="preserve">is establishes </w:delText>
        </w:r>
      </w:del>
      <w:r w:rsidR="007C471C" w:rsidRPr="0004764B">
        <w:rPr>
          <w:rFonts w:ascii="Times New Roman" w:hAnsi="Times New Roman" w:cs="Times New Roman"/>
          <w:sz w:val="24"/>
          <w:szCs w:val="24"/>
          <w:lang w:val="en-US"/>
        </w:rPr>
        <w:t xml:space="preserve">that both </w:t>
      </w:r>
      <w:commentRangeStart w:id="200"/>
      <w:r w:rsidR="007C471C" w:rsidRPr="0004764B">
        <w:rPr>
          <w:rFonts w:ascii="Times New Roman" w:hAnsi="Times New Roman" w:cs="Times New Roman"/>
          <w:sz w:val="24"/>
          <w:szCs w:val="24"/>
          <w:lang w:val="en-US"/>
        </w:rPr>
        <w:t>sa</w:t>
      </w:r>
      <w:r w:rsidR="00E4052B" w:rsidRPr="0004764B">
        <w:rPr>
          <w:rFonts w:ascii="Times New Roman" w:hAnsi="Times New Roman" w:cs="Times New Roman"/>
          <w:sz w:val="24"/>
          <w:szCs w:val="24"/>
          <w:lang w:val="en-US"/>
        </w:rPr>
        <w:t xml:space="preserve">mpling and selective export </w:t>
      </w:r>
      <w:commentRangeEnd w:id="200"/>
      <w:r w:rsidR="00983950">
        <w:rPr>
          <w:rStyle w:val="CommentReference"/>
        </w:rPr>
        <w:commentReference w:id="200"/>
      </w:r>
      <w:r w:rsidR="00E4052B" w:rsidRPr="0004764B">
        <w:rPr>
          <w:rFonts w:ascii="Times New Roman" w:hAnsi="Times New Roman" w:cs="Times New Roman"/>
          <w:sz w:val="24"/>
          <w:szCs w:val="24"/>
          <w:lang w:val="en-US"/>
        </w:rPr>
        <w:t>of</w:t>
      </w:r>
      <w:r w:rsidR="007C471C" w:rsidRPr="0004764B">
        <w:rPr>
          <w:rFonts w:ascii="Times New Roman" w:hAnsi="Times New Roman" w:cs="Times New Roman"/>
          <w:sz w:val="24"/>
          <w:szCs w:val="24"/>
          <w:lang w:val="en-US"/>
        </w:rPr>
        <w:t xml:space="preserv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7ED41068" w14:textId="3F9D9C29" w:rsidR="001B7DC8" w:rsidRDefault="008072F7" w:rsidP="001B7DC8">
      <w:pPr>
        <w:spacing w:line="480" w:lineRule="auto"/>
        <w:rPr>
          <w:rFonts w:ascii="Times New Roman" w:hAnsi="Times New Roman" w:cs="Times New Roman"/>
          <w:sz w:val="24"/>
          <w:szCs w:val="24"/>
          <w:lang w:val="en-US"/>
        </w:rPr>
      </w:pPr>
      <w:ins w:id="201" w:author="Michelle Hill" w:date="2016-09-26T22:30:00Z">
        <w:r>
          <w:rPr>
            <w:rFonts w:ascii="Times New Roman" w:hAnsi="Times New Roman" w:cs="Times New Roman"/>
            <w:sz w:val="24"/>
            <w:szCs w:val="24"/>
            <w:lang w:val="en-US"/>
          </w:rPr>
          <w:t xml:space="preserve">A subset of </w:t>
        </w:r>
      </w:ins>
      <w:del w:id="202" w:author="Michelle Hill" w:date="2016-09-26T22:26:00Z">
        <w:r w:rsidR="001B7DC8" w:rsidDel="002170BC">
          <w:rPr>
            <w:rFonts w:ascii="Times New Roman" w:hAnsi="Times New Roman" w:cs="Times New Roman"/>
            <w:sz w:val="24"/>
            <w:szCs w:val="24"/>
            <w:lang w:val="en-US"/>
          </w:rPr>
          <w:delText>6</w:delText>
        </w:r>
      </w:del>
      <w:del w:id="203" w:author="Michelle Hill" w:date="2016-09-26T22:30:00Z">
        <w:r w:rsidR="00D269F5" w:rsidRPr="0004764B" w:rsidDel="008072F7">
          <w:rPr>
            <w:rFonts w:ascii="Times New Roman" w:hAnsi="Times New Roman" w:cs="Times New Roman"/>
            <w:sz w:val="24"/>
            <w:szCs w:val="24"/>
            <w:lang w:val="en-US"/>
          </w:rPr>
          <w:delText xml:space="preserve"> </w:delText>
        </w:r>
      </w:del>
      <w:r w:rsidR="00D269F5" w:rsidRPr="0004764B">
        <w:rPr>
          <w:rFonts w:ascii="Times New Roman" w:hAnsi="Times New Roman" w:cs="Times New Roman"/>
          <w:sz w:val="24"/>
          <w:szCs w:val="24"/>
          <w:lang w:val="en-US"/>
        </w:rPr>
        <w:t xml:space="preserve">significantly modified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t>
      </w:r>
      <w:del w:id="204" w:author="Michelle Hill" w:date="2016-09-26T22:27:00Z">
        <w:r w:rsidR="00D269F5" w:rsidRPr="0004764B" w:rsidDel="002170BC">
          <w:rPr>
            <w:rFonts w:ascii="Times New Roman" w:hAnsi="Times New Roman" w:cs="Times New Roman"/>
            <w:sz w:val="24"/>
            <w:szCs w:val="24"/>
            <w:lang w:val="en-US"/>
          </w:rPr>
          <w:delText>were sele</w:delText>
        </w:r>
        <w:r w:rsidR="00A50A85" w:rsidRPr="0004764B" w:rsidDel="002170BC">
          <w:rPr>
            <w:rFonts w:ascii="Times New Roman" w:hAnsi="Times New Roman" w:cs="Times New Roman"/>
            <w:sz w:val="24"/>
            <w:szCs w:val="24"/>
            <w:lang w:val="en-US"/>
          </w:rPr>
          <w:delText xml:space="preserve">cted for validation </w:delText>
        </w:r>
      </w:del>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ins w:id="205" w:author="Michelle Hill" w:date="2016-09-26T22:27:00Z">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ins>
      <w:commentRangeStart w:id="206"/>
      <w:del w:id="207" w:author="Michelle Hill" w:date="2016-09-26T22:27:00Z">
        <w:r w:rsidR="00B62C7D" w:rsidRPr="0004764B" w:rsidDel="002170BC">
          <w:rPr>
            <w:rFonts w:ascii="Times New Roman" w:hAnsi="Times New Roman" w:cs="Times New Roman"/>
            <w:sz w:val="24"/>
            <w:szCs w:val="24"/>
            <w:lang w:val="en-US"/>
          </w:rPr>
          <w:delText>established above</w:delText>
        </w:r>
      </w:del>
      <w:r w:rsidR="00D269F5" w:rsidRPr="0004764B">
        <w:rPr>
          <w:rFonts w:ascii="Times New Roman" w:hAnsi="Times New Roman" w:cs="Times New Roman"/>
          <w:sz w:val="24"/>
          <w:szCs w:val="24"/>
          <w:lang w:val="en-US"/>
        </w:rPr>
        <w:t>; miR-</w:t>
      </w:r>
      <w:r w:rsidR="00D269F5" w:rsidRPr="0004764B">
        <w:rPr>
          <w:rFonts w:ascii="Times New Roman" w:hAnsi="Times New Roman" w:cs="Times New Roman"/>
          <w:sz w:val="24"/>
          <w:szCs w:val="24"/>
          <w:lang w:val="en-US"/>
        </w:rPr>
        <w:lastRenderedPageBreak/>
        <w:t>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miR-10b-5p,</w:t>
      </w:r>
      <w:r w:rsidR="00475D4D" w:rsidRPr="0004764B">
        <w:rPr>
          <w:rFonts w:ascii="Times New Roman" w:hAnsi="Times New Roman" w:cs="Times New Roman"/>
          <w:sz w:val="24"/>
          <w:szCs w:val="24"/>
          <w:lang w:val="en-US"/>
        </w:rPr>
        <w:t xml:space="preserve"> miR-574-5p and miR-363-3p</w:t>
      </w:r>
      <w:commentRangeEnd w:id="206"/>
      <w:r>
        <w:rPr>
          <w:rStyle w:val="CommentReference"/>
        </w:rPr>
        <w:commentReference w:id="206"/>
      </w:r>
      <w:r w:rsidR="00475D4D" w:rsidRPr="0004764B">
        <w:rPr>
          <w:rFonts w:ascii="Times New Roman" w:hAnsi="Times New Roman" w:cs="Times New Roman"/>
          <w:sz w:val="24"/>
          <w:szCs w:val="24"/>
          <w:lang w:val="en-US"/>
        </w:rPr>
        <w:t>.</w:t>
      </w:r>
      <w:del w:id="208" w:author="Michelle Hill" w:date="2016-09-26T22:29:00Z">
        <w:r w:rsidR="00475D4D" w:rsidRPr="0004764B" w:rsidDel="008072F7">
          <w:rPr>
            <w:rFonts w:ascii="Times New Roman" w:hAnsi="Times New Roman" w:cs="Times New Roman"/>
            <w:sz w:val="24"/>
            <w:szCs w:val="24"/>
            <w:lang w:val="en-US"/>
          </w:rPr>
          <w:delText xml:space="preserve"> RT</w:delText>
        </w:r>
        <w:r w:rsidR="00D269F5" w:rsidRPr="0004764B" w:rsidDel="008072F7">
          <w:rPr>
            <w:rFonts w:ascii="Times New Roman" w:hAnsi="Times New Roman" w:cs="Times New Roman"/>
            <w:sz w:val="24"/>
            <w:szCs w:val="24"/>
            <w:lang w:val="en-US"/>
          </w:rPr>
          <w:delText>-qPCR of these t</w:delText>
        </w:r>
        <w:r w:rsidR="00475D4D" w:rsidRPr="0004764B" w:rsidDel="008072F7">
          <w:rPr>
            <w:rFonts w:ascii="Times New Roman" w:hAnsi="Times New Roman" w:cs="Times New Roman"/>
            <w:sz w:val="24"/>
            <w:szCs w:val="24"/>
            <w:lang w:val="en-US"/>
          </w:rPr>
          <w:delText>argets confirms whether the cavin-1 induced modification of these</w:delText>
        </w:r>
        <w:r w:rsidR="00D269F5" w:rsidRPr="0004764B" w:rsidDel="008072F7">
          <w:rPr>
            <w:rFonts w:ascii="Times New Roman" w:hAnsi="Times New Roman" w:cs="Times New Roman"/>
            <w:sz w:val="24"/>
            <w:szCs w:val="24"/>
            <w:lang w:val="en-US"/>
          </w:rPr>
          <w:delText xml:space="preserve"> miRs </w:delText>
        </w:r>
        <w:r w:rsidR="00475D4D" w:rsidRPr="0004764B" w:rsidDel="008072F7">
          <w:rPr>
            <w:rFonts w:ascii="Times New Roman" w:hAnsi="Times New Roman" w:cs="Times New Roman"/>
            <w:sz w:val="24"/>
            <w:szCs w:val="24"/>
            <w:lang w:val="en-US"/>
          </w:rPr>
          <w:delText>were reproducible</w:delText>
        </w:r>
        <w:r w:rsidR="00D269F5" w:rsidRPr="0004764B" w:rsidDel="008072F7">
          <w:rPr>
            <w:rFonts w:ascii="Times New Roman" w:hAnsi="Times New Roman" w:cs="Times New Roman"/>
            <w:sz w:val="24"/>
            <w:szCs w:val="24"/>
            <w:lang w:val="en-US"/>
          </w:rPr>
          <w:delText>.</w:delText>
        </w:r>
      </w:del>
      <w:r w:rsidR="00D269F5" w:rsidRPr="0004764B">
        <w:rPr>
          <w:rFonts w:ascii="Times New Roman" w:hAnsi="Times New Roman" w:cs="Times New Roman"/>
          <w:sz w:val="24"/>
          <w:szCs w:val="24"/>
          <w:lang w:val="en-US"/>
        </w:rPr>
        <w:t xml:space="preserve"> </w:t>
      </w:r>
      <w:ins w:id="209" w:author="Michelle Hill" w:date="2016-09-26T22:29:00Z">
        <w:r>
          <w:rPr>
            <w:rFonts w:ascii="Times New Roman" w:hAnsi="Times New Roman" w:cs="Times New Roman"/>
            <w:sz w:val="24"/>
            <w:szCs w:val="24"/>
            <w:lang w:val="en-US"/>
          </w:rPr>
          <w:t>Independent biological replicates of EV and cellular small RNAs were prepared and used for RT-qPCR.</w:t>
        </w:r>
      </w:ins>
      <w:ins w:id="210" w:author="Michelle Hill" w:date="2016-09-26T22:32:00Z">
        <w:r>
          <w:rPr>
            <w:rFonts w:ascii="Times New Roman" w:hAnsi="Times New Roman" w:cs="Times New Roman"/>
            <w:sz w:val="24"/>
            <w:szCs w:val="24"/>
            <w:lang w:val="en-US"/>
          </w:rPr>
          <w:t xml:space="preserve"> As shown in Figure 1B, </w:t>
        </w:r>
      </w:ins>
      <w:del w:id="211" w:author="Michelle Hill" w:date="2016-09-26T22:32:00Z">
        <w:r w:rsidR="00D269F5" w:rsidRPr="0004764B" w:rsidDel="008072F7">
          <w:rPr>
            <w:rFonts w:ascii="Times New Roman" w:hAnsi="Times New Roman" w:cs="Times New Roman"/>
            <w:sz w:val="24"/>
            <w:szCs w:val="24"/>
            <w:lang w:val="en-US"/>
          </w:rPr>
          <w:delText xml:space="preserve">Here, </w:delText>
        </w:r>
      </w:del>
      <w:r w:rsidR="00D269F5" w:rsidRPr="0004764B">
        <w:rPr>
          <w:rFonts w:ascii="Times New Roman" w:hAnsi="Times New Roman" w:cs="Times New Roman"/>
          <w:sz w:val="24"/>
          <w:szCs w:val="24"/>
          <w:lang w:val="en-US"/>
        </w:rPr>
        <w:t xml:space="preserve">the trend first displayed by the </w:t>
      </w:r>
    </w:p>
    <w:p w14:paraId="35F71428" w14:textId="0C263998" w:rsidR="001B7DC8" w:rsidRDefault="001B7DC8" w:rsidP="001B7DC8">
      <w:pPr>
        <w:rPr>
          <w:rFonts w:ascii="Times New Roman" w:hAnsi="Times New Roman" w:cs="Times New Roman"/>
          <w:sz w:val="24"/>
          <w:szCs w:val="24"/>
          <w:lang w:val="en-US"/>
        </w:rPr>
      </w:pPr>
    </w:p>
    <w:p w14:paraId="317C35FD" w14:textId="77777777" w:rsidR="001B7DC8" w:rsidRDefault="001B7DC8" w:rsidP="001B7DC8">
      <w:pPr>
        <w:rPr>
          <w:rFonts w:ascii="Times New Roman" w:hAnsi="Times New Roman" w:cs="Times New Roman"/>
          <w:sz w:val="24"/>
          <w:szCs w:val="24"/>
          <w:lang w:val="en-US"/>
        </w:rPr>
      </w:pPr>
    </w:p>
    <w:p w14:paraId="0530067A" w14:textId="77777777" w:rsidR="001B7DC8" w:rsidRDefault="001B7DC8" w:rsidP="001B7DC8">
      <w:pPr>
        <w:rPr>
          <w:rFonts w:ascii="Times New Roman" w:hAnsi="Times New Roman" w:cs="Times New Roman"/>
          <w:sz w:val="24"/>
          <w:szCs w:val="24"/>
          <w:lang w:val="en-US"/>
        </w:rPr>
      </w:pPr>
    </w:p>
    <w:p w14:paraId="1E752873" w14:textId="77777777" w:rsidR="001B7DC8" w:rsidRDefault="001B7DC8" w:rsidP="001B7DC8">
      <w:pPr>
        <w:rPr>
          <w:rFonts w:ascii="Times New Roman" w:hAnsi="Times New Roman" w:cs="Times New Roman"/>
          <w:sz w:val="24"/>
          <w:szCs w:val="24"/>
          <w:lang w:val="en-US"/>
        </w:rPr>
      </w:pPr>
    </w:p>
    <w:p w14:paraId="14BCA5D9" w14:textId="77777777" w:rsidR="001B7DC8" w:rsidRDefault="001B7DC8" w:rsidP="001B7DC8">
      <w:pPr>
        <w:ind w:left="-284"/>
        <w:rPr>
          <w:rFonts w:ascii="Times New Roman" w:hAnsi="Times New Roman" w:cs="Times New Roman"/>
          <w:sz w:val="24"/>
          <w:szCs w:val="24"/>
          <w:lang w:val="en-US"/>
        </w:rPr>
      </w:pPr>
    </w:p>
    <w:p w14:paraId="62CD1CBE" w14:textId="37326F30" w:rsidR="001B7DC8" w:rsidRDefault="001B7DC8" w:rsidP="001B7DC8">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4E04541" wp14:editId="6C2615FB">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44A58282" w14:textId="77777777" w:rsidR="001B7DC8" w:rsidRDefault="001B7DC8" w:rsidP="001B7DC8">
      <w:pPr>
        <w:spacing w:line="360" w:lineRule="auto"/>
        <w:rPr>
          <w:rFonts w:ascii="Times New Roman" w:hAnsi="Times New Roman" w:cs="Times New Roman"/>
          <w:b/>
          <w:sz w:val="24"/>
          <w:szCs w:val="24"/>
          <w:lang w:val="en-US"/>
        </w:rPr>
      </w:pPr>
    </w:p>
    <w:p w14:paraId="71D49989" w14:textId="77777777" w:rsidR="001B7DC8" w:rsidRPr="0004764B" w:rsidRDefault="001B7DC8" w:rsidP="001B7DC8">
      <w:pPr>
        <w:spacing w:line="360" w:lineRule="auto"/>
        <w:rPr>
          <w:rFonts w:ascii="Times New Roman" w:hAnsi="Times New Roman" w:cs="Times New Roman"/>
          <w:sz w:val="24"/>
          <w:szCs w:val="24"/>
          <w:lang w:val="en-US"/>
        </w:rPr>
      </w:pPr>
      <w:r w:rsidRPr="000A30D4">
        <w:rPr>
          <w:rFonts w:ascii="Times New Roman" w:hAnsi="Times New Roman" w:cs="Times New Roman"/>
          <w:b/>
          <w:sz w:val="24"/>
          <w:szCs w:val="24"/>
          <w:lang w:val="en-US"/>
        </w:rPr>
        <w:t>Figure 1</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776411F" w14:textId="09E91E34" w:rsidR="001B7DC8" w:rsidRDefault="001B7DC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38608B" w14:textId="77777777" w:rsidR="001B7DC8" w:rsidRDefault="001B7DC8">
      <w:pPr>
        <w:rPr>
          <w:rFonts w:ascii="Times New Roman" w:hAnsi="Times New Roman" w:cs="Times New Roman"/>
          <w:sz w:val="24"/>
          <w:szCs w:val="24"/>
          <w:lang w:val="en-US"/>
        </w:rPr>
      </w:pPr>
    </w:p>
    <w:p w14:paraId="54AD41CD" w14:textId="616E9DE5" w:rsidR="007674B7" w:rsidRDefault="001B7DC8" w:rsidP="001B7DC8">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w:t>
      </w:r>
      <w:ins w:id="212" w:author="Michelle Hill" w:date="2016-09-26T22:32:00Z">
        <w:r w:rsidR="008072F7">
          <w:rPr>
            <w:rFonts w:ascii="Times New Roman" w:hAnsi="Times New Roman" w:cs="Times New Roman"/>
            <w:sz w:val="24"/>
            <w:szCs w:val="24"/>
            <w:lang w:val="en-US"/>
          </w:rPr>
          <w:t xml:space="preserve">(Figure 1A) </w:t>
        </w:r>
      </w:ins>
      <w:r w:rsidRPr="0004764B">
        <w:rPr>
          <w:rFonts w:ascii="Times New Roman" w:hAnsi="Times New Roman" w:cs="Times New Roman"/>
          <w:sz w:val="24"/>
          <w:szCs w:val="24"/>
          <w:lang w:val="en-US"/>
        </w:rPr>
        <w:t>is maintained</w:t>
      </w:r>
      <w:ins w:id="213" w:author="Michelle Hill" w:date="2016-09-26T22:32:00Z">
        <w:r w:rsidR="008072F7">
          <w:rPr>
            <w:rFonts w:ascii="Times New Roman" w:hAnsi="Times New Roman" w:cs="Times New Roman"/>
            <w:sz w:val="24"/>
            <w:szCs w:val="24"/>
            <w:lang w:val="en-US"/>
          </w:rPr>
          <w:t xml:space="preserve">. </w:t>
        </w:r>
      </w:ins>
      <w:ins w:id="214" w:author="Michelle Hill" w:date="2016-09-26T22:38:00Z">
        <w:r w:rsidR="008072F7">
          <w:rPr>
            <w:rFonts w:ascii="Times New Roman" w:hAnsi="Times New Roman" w:cs="Times New Roman"/>
            <w:sz w:val="24"/>
            <w:szCs w:val="24"/>
            <w:lang w:val="en-US"/>
          </w:rPr>
          <w:t xml:space="preserve">Consistent with the </w:t>
        </w:r>
        <w:proofErr w:type="spellStart"/>
        <w:r w:rsidR="008072F7">
          <w:rPr>
            <w:rFonts w:ascii="Times New Roman" w:hAnsi="Times New Roman" w:cs="Times New Roman"/>
            <w:sz w:val="24"/>
            <w:szCs w:val="24"/>
            <w:lang w:val="en-US"/>
          </w:rPr>
          <w:t>RNAseq</w:t>
        </w:r>
        <w:proofErr w:type="spellEnd"/>
        <w:r w:rsidR="008072F7">
          <w:rPr>
            <w:rFonts w:ascii="Times New Roman" w:hAnsi="Times New Roman" w:cs="Times New Roman"/>
            <w:sz w:val="24"/>
            <w:szCs w:val="24"/>
            <w:lang w:val="en-US"/>
          </w:rPr>
          <w:t xml:space="preserve"> data, c</w:t>
        </w:r>
      </w:ins>
      <w:ins w:id="215" w:author="Michelle Hill" w:date="2016-09-26T22:36:00Z">
        <w:r w:rsidR="008072F7">
          <w:rPr>
            <w:rFonts w:ascii="Times New Roman" w:hAnsi="Times New Roman" w:cs="Times New Roman"/>
            <w:sz w:val="24"/>
            <w:szCs w:val="24"/>
            <w:lang w:val="en-US"/>
          </w:rPr>
          <w:t>avin-1 expression led to high</w:t>
        </w:r>
      </w:ins>
      <w:ins w:id="216" w:author="Michelle Hill" w:date="2016-09-26T22:37:00Z">
        <w:r w:rsidR="008072F7">
          <w:rPr>
            <w:rFonts w:ascii="Times New Roman" w:hAnsi="Times New Roman" w:cs="Times New Roman"/>
            <w:sz w:val="24"/>
            <w:szCs w:val="24"/>
            <w:lang w:val="en-US"/>
          </w:rPr>
          <w:t>er</w:t>
        </w:r>
      </w:ins>
      <w:ins w:id="217" w:author="Michelle Hill" w:date="2016-09-26T22:36:00Z">
        <w:r w:rsidR="008072F7">
          <w:rPr>
            <w:rFonts w:ascii="Times New Roman" w:hAnsi="Times New Roman" w:cs="Times New Roman"/>
            <w:sz w:val="24"/>
            <w:szCs w:val="24"/>
            <w:lang w:val="en-US"/>
          </w:rPr>
          <w:t xml:space="preserve"> </w:t>
        </w:r>
      </w:ins>
      <w:del w:id="218" w:author="Michelle Hill" w:date="2016-09-26T22:32:00Z">
        <w:r w:rsidRPr="0004764B" w:rsidDel="008072F7">
          <w:rPr>
            <w:rFonts w:ascii="Times New Roman" w:hAnsi="Times New Roman" w:cs="Times New Roman"/>
            <w:sz w:val="24"/>
            <w:szCs w:val="24"/>
            <w:lang w:val="en-US"/>
          </w:rPr>
          <w:delText>, shown by a decreased presence</w:delText>
        </w:r>
      </w:del>
      <w:ins w:id="219" w:author="Michelle Hill" w:date="2016-09-26T22:35:00Z">
        <w:r w:rsidR="008072F7">
          <w:rPr>
            <w:rFonts w:ascii="Times New Roman" w:hAnsi="Times New Roman" w:cs="Times New Roman"/>
            <w:sz w:val="24"/>
            <w:szCs w:val="24"/>
            <w:lang w:val="en-US"/>
          </w:rPr>
          <w:t xml:space="preserve">magnitude of </w:t>
        </w:r>
      </w:ins>
      <w:del w:id="220" w:author="Michelle Hill" w:date="2016-09-26T22:36:00Z">
        <w:r w:rsidRPr="0004764B" w:rsidDel="008072F7">
          <w:rPr>
            <w:rFonts w:ascii="Times New Roman" w:hAnsi="Times New Roman" w:cs="Times New Roman"/>
            <w:sz w:val="24"/>
            <w:szCs w:val="24"/>
            <w:lang w:val="en-US"/>
          </w:rPr>
          <w:delText xml:space="preserve"> </w:delText>
        </w:r>
      </w:del>
      <w:ins w:id="221" w:author="Michelle Hill" w:date="2016-09-26T22:36:00Z">
        <w:r w:rsidR="008072F7">
          <w:rPr>
            <w:rFonts w:ascii="Times New Roman" w:hAnsi="Times New Roman" w:cs="Times New Roman"/>
            <w:sz w:val="24"/>
            <w:szCs w:val="24"/>
            <w:lang w:val="en-US"/>
          </w:rPr>
          <w:t xml:space="preserve">reduction </w:t>
        </w:r>
      </w:ins>
      <w:r w:rsidRPr="0004764B">
        <w:rPr>
          <w:rFonts w:ascii="Times New Roman" w:hAnsi="Times New Roman" w:cs="Times New Roman"/>
          <w:sz w:val="24"/>
          <w:szCs w:val="24"/>
          <w:lang w:val="en-US"/>
        </w:rPr>
        <w:t>of miR-30a-5p, -148a-3p</w:t>
      </w:r>
      <w:r>
        <w:rPr>
          <w:rFonts w:ascii="Times New Roman" w:hAnsi="Times New Roman" w:cs="Times New Roman"/>
          <w:sz w:val="24"/>
          <w:szCs w:val="24"/>
          <w:lang w:val="en-US"/>
        </w:rPr>
        <w:t>, -10b-5p</w:t>
      </w:r>
      <w:r w:rsidRPr="0004764B">
        <w:rPr>
          <w:rFonts w:ascii="Times New Roman" w:hAnsi="Times New Roman" w:cs="Times New Roman"/>
          <w:sz w:val="24"/>
          <w:szCs w:val="24"/>
          <w:lang w:val="en-US"/>
        </w:rPr>
        <w:t xml:space="preserve"> and -200a-3p </w:t>
      </w:r>
      <w:ins w:id="222" w:author="Michelle Hill" w:date="2016-09-26T22:37:00Z">
        <w:r w:rsidR="008072F7">
          <w:rPr>
            <w:rFonts w:ascii="Times New Roman" w:hAnsi="Times New Roman" w:cs="Times New Roman"/>
            <w:sz w:val="24"/>
            <w:szCs w:val="24"/>
            <w:lang w:val="en-US"/>
          </w:rPr>
          <w:t>in EVs</w:t>
        </w:r>
      </w:ins>
      <w:del w:id="223" w:author="Michelle Hill" w:date="2016-09-26T22:33:00Z">
        <w:r w:rsidRPr="0004764B" w:rsidDel="008072F7">
          <w:rPr>
            <w:rFonts w:ascii="Times New Roman" w:hAnsi="Times New Roman" w:cs="Times New Roman"/>
            <w:sz w:val="24"/>
            <w:szCs w:val="24"/>
            <w:lang w:val="en-US"/>
          </w:rPr>
          <w:delText xml:space="preserve">in EVs </w:delText>
        </w:r>
      </w:del>
      <w:ins w:id="224" w:author="Michelle Hill" w:date="2016-09-26T22:36:00Z">
        <w:r w:rsidR="008072F7">
          <w:rPr>
            <w:rFonts w:ascii="Times New Roman" w:hAnsi="Times New Roman" w:cs="Times New Roman"/>
            <w:sz w:val="24"/>
            <w:szCs w:val="24"/>
            <w:lang w:val="en-US"/>
          </w:rPr>
          <w:t xml:space="preserve"> </w:t>
        </w:r>
      </w:ins>
      <w:del w:id="225" w:author="Michelle Hill" w:date="2016-09-26T22:33:00Z">
        <w:r w:rsidRPr="0004764B" w:rsidDel="008072F7">
          <w:rPr>
            <w:rFonts w:ascii="Times New Roman" w:hAnsi="Times New Roman" w:cs="Times New Roman"/>
            <w:sz w:val="24"/>
            <w:szCs w:val="24"/>
            <w:lang w:val="en-US"/>
          </w:rPr>
          <w:delText xml:space="preserve">between the cell lines </w:delText>
        </w:r>
      </w:del>
      <w:r w:rsidRPr="0004764B">
        <w:rPr>
          <w:rFonts w:ascii="Times New Roman" w:hAnsi="Times New Roman" w:cs="Times New Roman"/>
          <w:sz w:val="24"/>
          <w:szCs w:val="24"/>
          <w:lang w:val="en-US"/>
        </w:rPr>
        <w:t xml:space="preserve">compared to the </w:t>
      </w:r>
      <w:ins w:id="226" w:author="Michelle Hill" w:date="2016-09-26T22:36:00Z">
        <w:r w:rsidR="008072F7">
          <w:rPr>
            <w:rFonts w:ascii="Times New Roman" w:hAnsi="Times New Roman" w:cs="Times New Roman"/>
            <w:sz w:val="24"/>
            <w:szCs w:val="24"/>
            <w:lang w:val="en-US"/>
          </w:rPr>
          <w:t xml:space="preserve">reduction of their </w:t>
        </w:r>
      </w:ins>
      <w:r w:rsidRPr="0004764B">
        <w:rPr>
          <w:rFonts w:ascii="Times New Roman" w:hAnsi="Times New Roman" w:cs="Times New Roman"/>
          <w:sz w:val="24"/>
          <w:szCs w:val="24"/>
          <w:lang w:val="en-US"/>
        </w:rPr>
        <w:t xml:space="preserve">cellular </w:t>
      </w:r>
      <w:ins w:id="227" w:author="Michelle Hill" w:date="2016-09-26T22:36:00Z">
        <w:r w:rsidR="008072F7">
          <w:rPr>
            <w:rFonts w:ascii="Times New Roman" w:hAnsi="Times New Roman" w:cs="Times New Roman"/>
            <w:sz w:val="24"/>
            <w:szCs w:val="24"/>
            <w:lang w:val="en-US"/>
          </w:rPr>
          <w:t>levels</w:t>
        </w:r>
      </w:ins>
      <w:del w:id="228" w:author="Michelle Hill" w:date="2016-09-26T22:36:00Z">
        <w:r w:rsidRPr="0004764B" w:rsidDel="008072F7">
          <w:rPr>
            <w:rFonts w:ascii="Times New Roman" w:hAnsi="Times New Roman" w:cs="Times New Roman"/>
            <w:sz w:val="24"/>
            <w:szCs w:val="24"/>
            <w:lang w:val="en-US"/>
          </w:rPr>
          <w:delText>content</w:delText>
        </w:r>
      </w:del>
      <w:r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ins w:id="229" w:author="Michelle Hill" w:date="2016-09-26T22:34:00Z">
        <w:r w:rsidR="008072F7">
          <w:rPr>
            <w:rFonts w:ascii="Times New Roman" w:hAnsi="Times New Roman" w:cs="Times New Roman"/>
            <w:sz w:val="24"/>
            <w:szCs w:val="24"/>
            <w:lang w:val="en-US"/>
          </w:rPr>
          <w:t xml:space="preserve">result </w:t>
        </w:r>
      </w:ins>
      <w:r w:rsidRPr="0004764B">
        <w:rPr>
          <w:rFonts w:ascii="Times New Roman" w:hAnsi="Times New Roman" w:cs="Times New Roman"/>
          <w:sz w:val="24"/>
          <w:szCs w:val="24"/>
          <w:lang w:val="en-US"/>
        </w:rPr>
        <w:t xml:space="preserve">establishes that some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 xml:space="preserve">s. </w:t>
      </w:r>
    </w:p>
    <w:p w14:paraId="10318BB1" w14:textId="5AC81A28" w:rsidR="000023F2" w:rsidRDefault="002744C9" w:rsidP="000023F2">
      <w:pPr>
        <w:spacing w:line="480" w:lineRule="auto"/>
        <w:rPr>
          <w:rFonts w:ascii="Times New Roman" w:hAnsi="Times New Roman" w:cs="Times New Roman"/>
          <w:sz w:val="24"/>
          <w:szCs w:val="24"/>
          <w:lang w:val="en-US"/>
        </w:rPr>
        <w:sectPr w:rsidR="000023F2">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Protein</w:t>
      </w:r>
      <w:ins w:id="230" w:author="Michelle Hill" w:date="2016-09-26T22:38:00Z">
        <w:r w:rsidR="008072F7">
          <w:rPr>
            <w:rFonts w:ascii="Times New Roman" w:hAnsi="Times New Roman" w:cs="Times New Roman"/>
            <w:sz w:val="24"/>
            <w:szCs w:val="24"/>
            <w:lang w:val="en-US"/>
          </w:rPr>
          <w:t>-</w:t>
        </w:r>
      </w:ins>
      <w:del w:id="231" w:author="Michelle Hill" w:date="2016-09-26T22:38:00Z">
        <w:r w:rsidRPr="0004764B" w:rsidDel="008072F7">
          <w:rPr>
            <w:rFonts w:ascii="Times New Roman" w:hAnsi="Times New Roman" w:cs="Times New Roman"/>
            <w:sz w:val="24"/>
            <w:szCs w:val="24"/>
            <w:lang w:val="en-US"/>
          </w:rPr>
          <w:delText xml:space="preserve"> to </w:delText>
        </w:r>
      </w:del>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ins w:id="232" w:author="Michelle Hill" w:date="2016-09-26T22:39:00Z">
        <w:r w:rsidR="008072F7">
          <w:rPr>
            <w:rFonts w:ascii="Times New Roman" w:hAnsi="Times New Roman" w:cs="Times New Roman"/>
            <w:sz w:val="24"/>
            <w:szCs w:val="24"/>
            <w:lang w:val="en-US"/>
          </w:rPr>
          <w:t xml:space="preserve">Based on statistical criteria, only 5 </w:t>
        </w:r>
        <w:proofErr w:type="spellStart"/>
        <w:r w:rsidR="008072F7">
          <w:rPr>
            <w:rFonts w:ascii="Times New Roman" w:hAnsi="Times New Roman" w:cs="Times New Roman"/>
            <w:sz w:val="24"/>
            <w:szCs w:val="24"/>
            <w:lang w:val="en-US"/>
          </w:rPr>
          <w:t>miR</w:t>
        </w:r>
        <w:proofErr w:type="spellEnd"/>
        <w:r w:rsidR="008072F7">
          <w:rPr>
            <w:rFonts w:ascii="Times New Roman" w:hAnsi="Times New Roman" w:cs="Times New Roman"/>
            <w:sz w:val="24"/>
            <w:szCs w:val="24"/>
            <w:lang w:val="en-US"/>
          </w:rPr>
          <w:t xml:space="preserve"> were selectively exported. However</w:t>
        </w:r>
      </w:ins>
      <w:del w:id="233" w:author="Michelle Hill" w:date="2016-09-26T22:39:00Z">
        <w:r w:rsidR="007329CB" w:rsidRPr="0004764B" w:rsidDel="008072F7">
          <w:rPr>
            <w:rFonts w:ascii="Times New Roman" w:hAnsi="Times New Roman" w:cs="Times New Roman"/>
            <w:sz w:val="24"/>
            <w:szCs w:val="24"/>
            <w:lang w:val="en-US"/>
          </w:rPr>
          <w:delText>Unfortunately</w:delText>
        </w:r>
      </w:del>
      <w:r w:rsidR="007329CB" w:rsidRPr="0004764B">
        <w:rPr>
          <w:rFonts w:ascii="Times New Roman" w:hAnsi="Times New Roman" w:cs="Times New Roman"/>
          <w:sz w:val="24"/>
          <w:szCs w:val="24"/>
          <w:lang w:val="en-US"/>
        </w:rPr>
        <w:t xml:space="preserve">, motif discovery with only 5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was not adequate to establish a significant motif</w:t>
      </w:r>
      <w:ins w:id="234" w:author="Michelle Hill" w:date="2016-09-26T22:39:00Z">
        <w:r w:rsidR="008072F7">
          <w:rPr>
            <w:rFonts w:ascii="Times New Roman" w:hAnsi="Times New Roman" w:cs="Times New Roman"/>
            <w:sz w:val="24"/>
            <w:szCs w:val="24"/>
            <w:lang w:val="en-US"/>
          </w:rPr>
          <w:t xml:space="preserve"> (data not shown)</w:t>
        </w:r>
      </w:ins>
      <w:r w:rsidR="007329CB" w:rsidRPr="0004764B">
        <w:rPr>
          <w:rFonts w:ascii="Times New Roman" w:hAnsi="Times New Roman" w:cs="Times New Roman"/>
          <w:sz w:val="24"/>
          <w:szCs w:val="24"/>
          <w:lang w:val="en-US"/>
        </w:rPr>
        <w:t xml:space="preserve">, so additional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were </w:t>
      </w:r>
      <w:ins w:id="235" w:author="Michelle Hill" w:date="2016-09-26T22:39:00Z">
        <w:r w:rsidR="008072F7">
          <w:rPr>
            <w:rFonts w:ascii="Times New Roman" w:hAnsi="Times New Roman" w:cs="Times New Roman"/>
            <w:sz w:val="24"/>
            <w:szCs w:val="24"/>
            <w:lang w:val="en-US"/>
          </w:rPr>
          <w:t xml:space="preserve">selected </w:t>
        </w:r>
      </w:ins>
      <w:del w:id="236" w:author="Michelle Hill" w:date="2016-09-26T22:39:00Z">
        <w:r w:rsidR="007329CB" w:rsidRPr="0004764B" w:rsidDel="008072F7">
          <w:rPr>
            <w:rFonts w:ascii="Times New Roman" w:hAnsi="Times New Roman" w:cs="Times New Roman"/>
            <w:sz w:val="24"/>
            <w:szCs w:val="24"/>
            <w:lang w:val="en-US"/>
          </w:rPr>
          <w:delText>considere</w:delText>
        </w:r>
      </w:del>
      <w:del w:id="237" w:author="Michelle Hill" w:date="2016-09-26T22:40:00Z">
        <w:r w:rsidR="007329CB" w:rsidRPr="0004764B" w:rsidDel="008072F7">
          <w:rPr>
            <w:rFonts w:ascii="Times New Roman" w:hAnsi="Times New Roman" w:cs="Times New Roman"/>
            <w:sz w:val="24"/>
            <w:szCs w:val="24"/>
            <w:lang w:val="en-US"/>
          </w:rPr>
          <w:delText xml:space="preserve">d </w:delText>
        </w:r>
      </w:del>
      <w:r w:rsidR="007329CB" w:rsidRPr="0004764B">
        <w:rPr>
          <w:rFonts w:ascii="Times New Roman" w:hAnsi="Times New Roman" w:cs="Times New Roman"/>
          <w:sz w:val="24"/>
          <w:szCs w:val="24"/>
          <w:lang w:val="en-US"/>
        </w:rPr>
        <w:t>for this analysis</w:t>
      </w:r>
      <w:ins w:id="238" w:author="Michelle Hill" w:date="2016-09-26T22:40:00Z">
        <w:r w:rsidR="00983950">
          <w:rPr>
            <w:rFonts w:ascii="Times New Roman" w:hAnsi="Times New Roman" w:cs="Times New Roman"/>
            <w:sz w:val="24"/>
            <w:szCs w:val="24"/>
            <w:lang w:val="en-US"/>
          </w:rPr>
          <w:t xml:space="preserve"> based on th</w:t>
        </w:r>
      </w:ins>
      <w:ins w:id="239" w:author="Michelle Hill" w:date="2016-09-26T22:41:00Z">
        <w:r w:rsidR="00983950">
          <w:rPr>
            <w:rFonts w:ascii="Times New Roman" w:hAnsi="Times New Roman" w:cs="Times New Roman"/>
            <w:sz w:val="24"/>
            <w:szCs w:val="24"/>
            <w:lang w:val="en-US"/>
          </w:rPr>
          <w:t>eir relative levels of change between EV and cell</w:t>
        </w:r>
      </w:ins>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 xml:space="preserve">All 95 </w:t>
      </w:r>
      <w:proofErr w:type="spellStart"/>
      <w:r w:rsidR="003F6584" w:rsidRPr="0004764B">
        <w:rPr>
          <w:rFonts w:ascii="Times New Roman" w:hAnsi="Times New Roman" w:cs="Times New Roman"/>
          <w:sz w:val="24"/>
          <w:szCs w:val="24"/>
          <w:lang w:val="en-US"/>
        </w:rPr>
        <w:t>miRs</w:t>
      </w:r>
      <w:proofErr w:type="spellEnd"/>
      <w:r w:rsidR="003F6584"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exo</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6705E5">
        <w:rPr>
          <w:rFonts w:ascii="Times New Roman" w:hAnsi="Times New Roman" w:cs="Times New Roman"/>
          <w:sz w:val="24"/>
          <w:szCs w:val="24"/>
          <w:lang w:val="en-US"/>
        </w:rPr>
        <w:t>(Fig.2a)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attenuates 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AB27A9" w:rsidRPr="0004764B">
        <w:rPr>
          <w:rFonts w:ascii="Times New Roman" w:hAnsi="Times New Roman" w:cs="Times New Roman"/>
          <w:sz w:val="24"/>
          <w:szCs w:val="24"/>
          <w:lang w:val="en-US"/>
        </w:rPr>
        <w:t>Plotting this value as a frequency distribution</w:t>
      </w:r>
      <w:r w:rsidR="00C723EA" w:rsidRPr="0004764B">
        <w:rPr>
          <w:rFonts w:ascii="Times New Roman" w:hAnsi="Times New Roman" w:cs="Times New Roman"/>
          <w:sz w:val="24"/>
          <w:szCs w:val="24"/>
          <w:lang w:val="en-US"/>
        </w:rPr>
        <w:t xml:space="preserve"> plot reveals how prevalent each form of export is</w:t>
      </w:r>
      <w:r w:rsidR="006705E5">
        <w:rPr>
          <w:rFonts w:ascii="Times New Roman" w:hAnsi="Times New Roman" w:cs="Times New Roman"/>
          <w:sz w:val="24"/>
          <w:szCs w:val="24"/>
          <w:lang w:val="en-US"/>
        </w:rPr>
        <w:t xml:space="preserve"> (Fig.2b)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undergo sampling, around </w:t>
      </w:r>
      <w:r w:rsidR="004923A7">
        <w:rPr>
          <w:rFonts w:ascii="Times New Roman" w:hAnsi="Times New Roman" w:cs="Times New Roman"/>
          <w:sz w:val="24"/>
          <w:szCs w:val="24"/>
          <w:lang w:val="en-US"/>
        </w:rPr>
        <w:t xml:space="preserve">0.1, but also a small peak at -0.45. The </w:t>
      </w:r>
      <w:proofErr w:type="spellStart"/>
      <w:r w:rsidR="004923A7">
        <w:rPr>
          <w:rFonts w:ascii="Times New Roman" w:hAnsi="Times New Roman" w:cs="Times New Roman"/>
          <w:sz w:val="24"/>
          <w:szCs w:val="24"/>
          <w:lang w:val="en-US"/>
        </w:rPr>
        <w:t>miRs</w:t>
      </w:r>
      <w:proofErr w:type="spellEnd"/>
      <w:r w:rsidR="004923A7">
        <w:rPr>
          <w:rFonts w:ascii="Times New Roman" w:hAnsi="Times New Roman" w:cs="Times New Roman"/>
          <w:sz w:val="24"/>
          <w:szCs w:val="24"/>
          <w:lang w:val="en-US"/>
        </w:rPr>
        <w:t xml:space="preserve">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 xml:space="preserve">This shows the selectively exported 200a-3p, 148a-3p and 30a-5p to the far left of the graph, with 363-3p in the sampling population (FC-FC≈0.1) </w:t>
      </w:r>
      <w:r w:rsidR="004A27A6">
        <w:rPr>
          <w:rFonts w:ascii="Times New Roman" w:hAnsi="Times New Roman" w:cs="Times New Roman"/>
          <w:sz w:val="24"/>
          <w:szCs w:val="24"/>
          <w:lang w:val="en-US"/>
        </w:rPr>
        <w:lastRenderedPageBreak/>
        <w:t>and 574-3p to the right of the graph. This corresponds to the groupings established previously (Fig.1a).</w:t>
      </w:r>
      <w:commentRangeStart w:id="240"/>
      <w:r w:rsidR="004A27A6">
        <w:rPr>
          <w:rFonts w:ascii="Times New Roman" w:hAnsi="Times New Roman" w:cs="Times New Roman"/>
          <w:sz w:val="24"/>
          <w:szCs w:val="24"/>
          <w:lang w:val="en-US"/>
        </w:rPr>
        <w:t xml:space="preserve"> While miR-10b-5p (FC-FC</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 xml:space="preserve">0.4) did show a decrease in the EV more than the cell, the difference between them was not considered adequate enough to presume it were under action of protein </w:t>
      </w:r>
      <w:commentRangeEnd w:id="240"/>
      <w:r w:rsidR="00983950">
        <w:rPr>
          <w:rStyle w:val="CommentReference"/>
        </w:rPr>
        <w:commentReference w:id="240"/>
      </w:r>
    </w:p>
    <w:p w14:paraId="5185DF39" w14:textId="2B9D637D" w:rsidR="000023F2" w:rsidRDefault="000023F2" w:rsidP="000023F2">
      <w:pPr>
        <w:spacing w:line="480" w:lineRule="auto"/>
        <w:jc w:val="right"/>
        <w:rPr>
          <w:rFonts w:ascii="Times New Roman" w:hAnsi="Times New Roman" w:cs="Times New Roman"/>
          <w:sz w:val="24"/>
          <w:szCs w:val="24"/>
          <w:lang w:val="en-US"/>
        </w:rPr>
      </w:pPr>
      <w:r>
        <w:rPr>
          <w:noProof/>
          <w:lang w:eastAsia="en-AU"/>
        </w:rPr>
        <w:lastRenderedPageBreak/>
        <w:drawing>
          <wp:inline distT="0" distB="0" distL="0" distR="0" wp14:anchorId="610CFD77" wp14:editId="737F831C">
            <wp:extent cx="4349007" cy="6495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187" cy="6516981"/>
                    </a:xfrm>
                    <a:prstGeom prst="rect">
                      <a:avLst/>
                    </a:prstGeom>
                  </pic:spPr>
                </pic:pic>
              </a:graphicData>
            </a:graphic>
          </wp:inline>
        </w:drawing>
      </w:r>
    </w:p>
    <w:p w14:paraId="1EE24DC3" w14:textId="77777777" w:rsidR="000023F2" w:rsidRDefault="000023F2" w:rsidP="000023F2">
      <w:pPr>
        <w:spacing w:line="276" w:lineRule="auto"/>
        <w:rPr>
          <w:noProof/>
          <w:lang w:eastAsia="en-AU"/>
        </w:rPr>
      </w:pPr>
    </w:p>
    <w:p w14:paraId="3CC60B63" w14:textId="4FFE8D4C" w:rsidR="000023F2" w:rsidRDefault="000023F2" w:rsidP="000023F2">
      <w:pPr>
        <w:spacing w:line="276" w:lineRule="auto"/>
        <w:rPr>
          <w:rFonts w:ascii="Times New Roman" w:hAnsi="Times New Roman" w:cs="Times New Roman"/>
          <w:sz w:val="24"/>
          <w:szCs w:val="24"/>
          <w:lang w:val="en-US"/>
        </w:rPr>
      </w:pP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59264" behindDoc="0" locked="0" layoutInCell="1" allowOverlap="1" wp14:anchorId="59BC2C91" wp14:editId="61645275">
                <wp:simplePos x="0" y="0"/>
                <wp:positionH relativeFrom="column">
                  <wp:align>left</wp:align>
                </wp:positionH>
                <wp:positionV relativeFrom="paragraph">
                  <wp:posOffset>2981325</wp:posOffset>
                </wp:positionV>
                <wp:extent cx="379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29CFD8B0" w14:textId="426C1355" w:rsidR="005D5ADB" w:rsidRPr="000023F2" w:rsidRDefault="005D5ADB"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C2C91" id="_x0000_t202" coordsize="21600,21600" o:spt="202" path="m,l,21600r21600,l21600,xe">
                <v:stroke joinstyle="miter"/>
                <v:path gradientshapeok="t" o:connecttype="rect"/>
              </v:shapetype>
              <v:shape id="Text Box 2" o:spid="_x0000_s1026" type="#_x0000_t202" style="position:absolute;margin-left:0;margin-top:234.75pt;width:298.5pt;height:110.6pt;z-index:251659264;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" stroked="f">
                <v:textbox style="mso-fit-shape-to-text:t">
                  <w:txbxContent>
                    <w:p w14:paraId="29CFD8B0" w14:textId="426C1355" w:rsidR="005D5ADB" w:rsidRPr="000023F2" w:rsidRDefault="005D5ADB"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square"/>
              </v:shape>
            </w:pict>
          </mc:Fallback>
        </mc:AlternateContent>
      </w:r>
      <w:r>
        <w:rPr>
          <w:noProof/>
          <w:lang w:eastAsia="en-AU"/>
        </w:rPr>
        <w:drawing>
          <wp:inline distT="0" distB="0" distL="0" distR="0" wp14:anchorId="518AE4F9" wp14:editId="587F18AB">
            <wp:extent cx="3063322" cy="2828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8605" cy="2843039"/>
                    </a:xfrm>
                    <a:prstGeom prst="rect">
                      <a:avLst/>
                    </a:prstGeom>
                  </pic:spPr>
                </pic:pic>
              </a:graphicData>
            </a:graphic>
          </wp:inline>
        </w:drawing>
      </w:r>
    </w:p>
    <w:p w14:paraId="3A96CD88" w14:textId="703F9C6D" w:rsidR="000023F2" w:rsidRDefault="000023F2" w:rsidP="000023F2">
      <w:pPr>
        <w:spacing w:line="276" w:lineRule="auto"/>
        <w:rPr>
          <w:rFonts w:ascii="Times New Roman" w:hAnsi="Times New Roman" w:cs="Times New Roman"/>
          <w:sz w:val="24"/>
          <w:szCs w:val="24"/>
          <w:lang w:val="en-US"/>
        </w:rPr>
        <w:sectPr w:rsidR="000023F2" w:rsidSect="000023F2">
          <w:pgSz w:w="16838" w:h="11906" w:orient="landscape"/>
          <w:pgMar w:top="851" w:right="720" w:bottom="720" w:left="720" w:header="708" w:footer="708" w:gutter="0"/>
          <w:cols w:num="2" w:space="172"/>
          <w:docGrid w:linePitch="360"/>
        </w:sectPr>
      </w:pPr>
    </w:p>
    <w:p w14:paraId="36674926" w14:textId="1C6B0AB1" w:rsidR="000023F2" w:rsidRDefault="000023F2" w:rsidP="000023F2">
      <w:pPr>
        <w:spacing w:line="480" w:lineRule="auto"/>
        <w:rPr>
          <w:rFonts w:ascii="Times New Roman" w:hAnsi="Times New Roman" w:cs="Times New Roman"/>
          <w:sz w:val="24"/>
          <w:szCs w:val="24"/>
          <w:lang w:val="en-US"/>
        </w:rPr>
      </w:pPr>
    </w:p>
    <w:p w14:paraId="5289017E" w14:textId="58500E17" w:rsidR="007329CB" w:rsidRPr="0004764B" w:rsidRDefault="004A27A6"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mediated</w:t>
      </w:r>
      <w:proofErr w:type="gramEnd"/>
      <w:r>
        <w:rPr>
          <w:rFonts w:ascii="Times New Roman" w:hAnsi="Times New Roman" w:cs="Times New Roman"/>
          <w:sz w:val="24"/>
          <w:szCs w:val="24"/>
          <w:lang w:val="en-US"/>
        </w:rPr>
        <w:t xml:space="preserve"> export. </w:t>
      </w:r>
      <w:r w:rsidR="00A202A4">
        <w:rPr>
          <w:rFonts w:ascii="Times New Roman" w:hAnsi="Times New Roman" w:cs="Times New Roman"/>
          <w:sz w:val="24"/>
          <w:szCs w:val="24"/>
          <w:lang w:val="en-US"/>
        </w:rPr>
        <w:t xml:space="preserve">Hereby,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possess a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xml:space="preserve">. 19 </w:t>
      </w:r>
      <w:proofErr w:type="spellStart"/>
      <w:r w:rsidR="001C02BE">
        <w:rPr>
          <w:rFonts w:ascii="Times New Roman" w:hAnsi="Times New Roman" w:cs="Times New Roman"/>
          <w:sz w:val="24"/>
          <w:szCs w:val="24"/>
          <w:lang w:val="en-US"/>
        </w:rPr>
        <w:t>miRs</w:t>
      </w:r>
      <w:proofErr w:type="spellEnd"/>
      <w:r w:rsidR="001C02BE">
        <w:rPr>
          <w:rFonts w:ascii="Times New Roman" w:hAnsi="Times New Roman" w:cs="Times New Roman"/>
          <w:sz w:val="24"/>
          <w:szCs w:val="24"/>
          <w:lang w:val="en-US"/>
        </w:rPr>
        <w:t xml:space="preserve"> fulfill this criteria. </w:t>
      </w:r>
    </w:p>
    <w:p w14:paraId="684260E3" w14:textId="36BA6A7B" w:rsidR="005D63E8" w:rsidRPr="0004764B" w:rsidRDefault="002744C9" w:rsidP="00394FA6">
      <w:pPr>
        <w:spacing w:line="480" w:lineRule="auto"/>
        <w:ind w:firstLine="142"/>
        <w:rPr>
          <w:rFonts w:ascii="Times New Roman" w:hAnsi="Times New Roman" w:cs="Times New Roman"/>
          <w:sz w:val="24"/>
          <w:szCs w:val="24"/>
          <w:lang w:val="en-US"/>
        </w:rPr>
      </w:pPr>
      <w:commentRangeStart w:id="241"/>
      <w:r w:rsidRPr="0004764B">
        <w:rPr>
          <w:rFonts w:ascii="Times New Roman" w:hAnsi="Times New Roman" w:cs="Times New Roman"/>
          <w:sz w:val="24"/>
          <w:szCs w:val="24"/>
          <w:lang w:val="en-US"/>
        </w:rPr>
        <w:t>Motif discovery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that would be targeted by the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w:t>
      </w:r>
      <w:commentRangeEnd w:id="241"/>
      <w:r w:rsidR="00983950">
        <w:rPr>
          <w:rStyle w:val="CommentReference"/>
        </w:rPr>
        <w:commentReference w:id="241"/>
      </w:r>
      <w:r w:rsidR="00D269F5" w:rsidRPr="0004764B">
        <w:rPr>
          <w:rFonts w:ascii="Times New Roman" w:hAnsi="Times New Roman" w:cs="Times New Roman"/>
          <w:sz w:val="24"/>
          <w:szCs w:val="24"/>
          <w:lang w:val="en-US"/>
        </w:rPr>
        <w:t xml:space="preserve">This analysis returned two distinct motifs that are enriched in the </w:t>
      </w:r>
      <w:proofErr w:type="spellStart"/>
      <w:r w:rsidR="00D269F5" w:rsidRPr="0004764B">
        <w:rPr>
          <w:rFonts w:ascii="Times New Roman" w:hAnsi="Times New Roman" w:cs="Times New Roman"/>
          <w:sz w:val="24"/>
          <w:szCs w:val="24"/>
          <w:lang w:val="en-US"/>
        </w:rPr>
        <w:t>miR</w:t>
      </w:r>
      <w:proofErr w:type="spellEnd"/>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export upon cavin-1 expression</w:t>
      </w:r>
      <w:r w:rsidR="006705E5">
        <w:rPr>
          <w:rFonts w:ascii="Times New Roman" w:hAnsi="Times New Roman" w:cs="Times New Roman"/>
          <w:sz w:val="24"/>
          <w:szCs w:val="24"/>
          <w:lang w:val="en-US"/>
        </w:rPr>
        <w:t xml:space="preserve"> (F</w:t>
      </w:r>
      <w:r w:rsidR="00002789">
        <w:rPr>
          <w:rFonts w:ascii="Times New Roman" w:hAnsi="Times New Roman" w:cs="Times New Roman"/>
          <w:sz w:val="24"/>
          <w:szCs w:val="24"/>
          <w:lang w:val="en-US"/>
        </w:rPr>
        <w:t>ig.3</w:t>
      </w:r>
      <w:r w:rsidR="006705E5">
        <w:rPr>
          <w:rFonts w:ascii="Times New Roman" w:hAnsi="Times New Roman" w:cs="Times New Roman"/>
          <w:sz w:val="24"/>
          <w:szCs w:val="24"/>
          <w:lang w:val="en-US"/>
        </w:rPr>
        <w:t>, not quite finished</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within this </w:t>
      </w:r>
      <w:r w:rsidR="00D269F5" w:rsidRPr="00002789">
        <w:rPr>
          <w:rFonts w:ascii="Times New Roman" w:hAnsi="Times New Roman" w:cs="Times New Roman"/>
          <w:sz w:val="24"/>
          <w:szCs w:val="24"/>
          <w:lang w:val="en-US"/>
        </w:rPr>
        <w:t xml:space="preserve">group with minimal (n=1) hits in the non-differentially exported </w:t>
      </w:r>
      <w:proofErr w:type="spellStart"/>
      <w:r w:rsidR="00D269F5" w:rsidRPr="00002789">
        <w:rPr>
          <w:rFonts w:ascii="Times New Roman" w:hAnsi="Times New Roman" w:cs="Times New Roman"/>
          <w:sz w:val="24"/>
          <w:szCs w:val="24"/>
          <w:lang w:val="en-US"/>
        </w:rPr>
        <w:t>miR</w:t>
      </w:r>
      <w:proofErr w:type="spellEnd"/>
      <w:r w:rsidR="00D269F5" w:rsidRPr="00002789">
        <w:rPr>
          <w:rFonts w:ascii="Times New Roman" w:hAnsi="Times New Roman" w:cs="Times New Roman"/>
          <w:sz w:val="24"/>
          <w:szCs w:val="24"/>
          <w:lang w:val="en-US"/>
        </w:rPr>
        <w:t xml:space="preserve"> group. This </w:t>
      </w:r>
      <w:r w:rsidR="0047413B" w:rsidRPr="00002789">
        <w:rPr>
          <w:rFonts w:ascii="Times New Roman" w:hAnsi="Times New Roman" w:cs="Times New Roman"/>
          <w:sz w:val="24"/>
          <w:szCs w:val="24"/>
          <w:lang w:val="en-US"/>
        </w:rPr>
        <w:t>indicates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 </w:t>
      </w:r>
    </w:p>
    <w:p w14:paraId="095179B7" w14:textId="1865A8E3"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proofErr w:type="spellStart"/>
      <w:r w:rsidRPr="0004764B">
        <w:rPr>
          <w:rFonts w:ascii="Times New Roman" w:hAnsi="Times New Roman" w:cs="Times New Roman"/>
          <w:sz w:val="24"/>
          <w:szCs w:val="24"/>
          <w:lang w:val="en-US"/>
        </w:rPr>
        <w:t>miR</w:t>
      </w:r>
      <w:proofErr w:type="spellEnd"/>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ins w:id="242" w:author="Michelle Hill" w:date="2016-09-26T22:49:00Z">
        <w:r w:rsidR="005A7E5F">
          <w:rPr>
            <w:rFonts w:ascii="Times New Roman" w:hAnsi="Times New Roman" w:cs="Times New Roman"/>
            <w:sz w:val="24"/>
            <w:szCs w:val="24"/>
            <w:lang w:val="en-US"/>
          </w:rPr>
          <w:t xml:space="preserve">(1) </w:t>
        </w:r>
      </w:ins>
      <w:r w:rsidR="00C547B4" w:rsidRPr="0004764B">
        <w:rPr>
          <w:rFonts w:ascii="Times New Roman" w:hAnsi="Times New Roman" w:cs="Times New Roman"/>
          <w:sz w:val="24"/>
          <w:szCs w:val="24"/>
          <w:lang w:val="en-US"/>
        </w:rPr>
        <w:t xml:space="preserve">differential export upon cavin-1 expression and </w:t>
      </w:r>
      <w:ins w:id="243" w:author="Michelle Hill" w:date="2016-09-26T22:49:00Z">
        <w:r w:rsidR="005A7E5F">
          <w:rPr>
            <w:rFonts w:ascii="Times New Roman" w:hAnsi="Times New Roman" w:cs="Times New Roman"/>
            <w:sz w:val="24"/>
            <w:szCs w:val="24"/>
            <w:lang w:val="en-US"/>
          </w:rPr>
          <w:t xml:space="preserve">(2) </w:t>
        </w:r>
      </w:ins>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ins w:id="244" w:author="Michelle Hill" w:date="2016-09-26T22:49:00Z">
        <w:r w:rsidR="005A7E5F">
          <w:rPr>
            <w:rFonts w:ascii="Times New Roman" w:hAnsi="Times New Roman" w:cs="Times New Roman"/>
            <w:sz w:val="24"/>
            <w:szCs w:val="24"/>
            <w:lang w:val="en-US"/>
          </w:rPr>
          <w:t xml:space="preserve">The analysis used a </w:t>
        </w:r>
      </w:ins>
      <w:del w:id="245" w:author="Michelle Hill" w:date="2016-09-26T22:49:00Z">
        <w:r w:rsidR="00C547B4" w:rsidRPr="0004764B" w:rsidDel="005A7E5F">
          <w:rPr>
            <w:rFonts w:ascii="Times New Roman" w:hAnsi="Times New Roman" w:cs="Times New Roman"/>
            <w:sz w:val="24"/>
            <w:szCs w:val="24"/>
            <w:lang w:val="en-US"/>
          </w:rPr>
          <w:delText>P</w:delText>
        </w:r>
      </w:del>
      <w:ins w:id="246" w:author="Michelle Hill" w:date="2016-09-26T22:49:00Z">
        <w:r w:rsidR="005A7E5F">
          <w:rPr>
            <w:rFonts w:ascii="Times New Roman" w:hAnsi="Times New Roman" w:cs="Times New Roman"/>
            <w:sz w:val="24"/>
            <w:szCs w:val="24"/>
            <w:lang w:val="en-US"/>
          </w:rPr>
          <w:t>p</w:t>
        </w:r>
      </w:ins>
      <w:r w:rsidR="00C547B4" w:rsidRPr="0004764B">
        <w:rPr>
          <w:rFonts w:ascii="Times New Roman" w:hAnsi="Times New Roman" w:cs="Times New Roman"/>
          <w:sz w:val="24"/>
          <w:szCs w:val="24"/>
          <w:lang w:val="en-US"/>
        </w:rPr>
        <w:t xml:space="preserve">reviously published </w:t>
      </w:r>
      <w:ins w:id="247" w:author="Michelle Hill" w:date="2016-09-26T22:49:00Z">
        <w:r w:rsidR="005A7E5F">
          <w:rPr>
            <w:rFonts w:ascii="Times New Roman" w:hAnsi="Times New Roman" w:cs="Times New Roman"/>
            <w:sz w:val="24"/>
            <w:szCs w:val="24"/>
            <w:lang w:val="en-US"/>
          </w:rPr>
          <w:t xml:space="preserve">quantitative </w:t>
        </w:r>
      </w:ins>
      <w:r w:rsidR="00C547B4" w:rsidRPr="0004764B">
        <w:rPr>
          <w:rFonts w:ascii="Times New Roman" w:hAnsi="Times New Roman" w:cs="Times New Roman"/>
          <w:sz w:val="24"/>
          <w:szCs w:val="24"/>
          <w:lang w:val="en-US"/>
        </w:rPr>
        <w:t>proteomic data</w:t>
      </w:r>
      <w:ins w:id="248" w:author="Michelle Hill" w:date="2016-09-26T22:49:00Z">
        <w:r w:rsidR="005A7E5F">
          <w:rPr>
            <w:rFonts w:ascii="Times New Roman" w:hAnsi="Times New Roman" w:cs="Times New Roman"/>
            <w:sz w:val="24"/>
            <w:szCs w:val="24"/>
            <w:lang w:val="en-US"/>
          </w:rPr>
          <w:t xml:space="preserve">set (REF). </w:t>
        </w:r>
      </w:ins>
      <w:r w:rsidR="00C547B4" w:rsidRPr="0004764B">
        <w:rPr>
          <w:rFonts w:ascii="Times New Roman" w:hAnsi="Times New Roman" w:cs="Times New Roman"/>
          <w:sz w:val="24"/>
          <w:szCs w:val="24"/>
          <w:lang w:val="en-US"/>
        </w:rPr>
        <w:t xml:space="preserve"> </w:t>
      </w:r>
      <w:del w:id="249" w:author="Michelle Hill" w:date="2016-09-26T22:50:00Z">
        <w:r w:rsidR="00EE7C8F" w:rsidRPr="0004764B" w:rsidDel="005A7E5F">
          <w:rPr>
            <w:rFonts w:ascii="Times New Roman" w:hAnsi="Times New Roman" w:cs="Times New Roman"/>
            <w:sz w:val="24"/>
            <w:szCs w:val="24"/>
            <w:lang w:val="en-US"/>
          </w:rPr>
          <w:delText>determined</w:delText>
        </w:r>
        <w:r w:rsidR="006D430D" w:rsidRPr="0004764B" w:rsidDel="005A7E5F">
          <w:rPr>
            <w:rFonts w:ascii="Times New Roman" w:hAnsi="Times New Roman" w:cs="Times New Roman"/>
            <w:sz w:val="24"/>
            <w:szCs w:val="24"/>
            <w:lang w:val="en-US"/>
          </w:rPr>
          <w:delText xml:space="preserve"> the identity of EV</w:delText>
        </w:r>
        <w:r w:rsidR="00C547B4" w:rsidRPr="0004764B" w:rsidDel="005A7E5F">
          <w:rPr>
            <w:rFonts w:ascii="Times New Roman" w:hAnsi="Times New Roman" w:cs="Times New Roman"/>
            <w:sz w:val="24"/>
            <w:szCs w:val="24"/>
            <w:lang w:val="en-US"/>
          </w:rPr>
          <w:delText xml:space="preserve"> proteins</w:delText>
        </w:r>
        <w:r w:rsidR="006D430D" w:rsidRPr="0004764B" w:rsidDel="005A7E5F">
          <w:rPr>
            <w:rFonts w:ascii="Times New Roman" w:hAnsi="Times New Roman" w:cs="Times New Roman"/>
            <w:sz w:val="24"/>
            <w:szCs w:val="24"/>
            <w:lang w:val="en-US"/>
          </w:rPr>
          <w:delText xml:space="preserve"> from</w:delText>
        </w:r>
        <w:r w:rsidR="00C547B4" w:rsidRPr="0004764B" w:rsidDel="005A7E5F">
          <w:rPr>
            <w:rFonts w:ascii="Times New Roman" w:hAnsi="Times New Roman" w:cs="Times New Roman"/>
            <w:sz w:val="24"/>
            <w:szCs w:val="24"/>
            <w:lang w:val="en-US"/>
          </w:rPr>
          <w:delText xml:space="preserve"> PC3 </w:delText>
        </w:r>
        <w:r w:rsidR="00704850" w:rsidRPr="0004764B" w:rsidDel="005A7E5F">
          <w:rPr>
            <w:rFonts w:ascii="Times New Roman" w:hAnsi="Times New Roman" w:cs="Times New Roman"/>
            <w:sz w:val="24"/>
            <w:szCs w:val="24"/>
            <w:lang w:val="en-US"/>
          </w:rPr>
          <w:delText xml:space="preserve">GFP </w:delText>
        </w:r>
        <w:r w:rsidR="00C547B4" w:rsidRPr="0004764B" w:rsidDel="005A7E5F">
          <w:rPr>
            <w:rFonts w:ascii="Times New Roman" w:hAnsi="Times New Roman" w:cs="Times New Roman"/>
            <w:sz w:val="24"/>
            <w:szCs w:val="24"/>
            <w:lang w:val="en-US"/>
          </w:rPr>
          <w:delText>and PC3 cavin-1 cell lines</w:delText>
        </w:r>
        <w:r w:rsidR="006D430D" w:rsidRPr="0004764B" w:rsidDel="005A7E5F">
          <w:rPr>
            <w:rFonts w:ascii="Times New Roman" w:hAnsi="Times New Roman" w:cs="Times New Roman"/>
            <w:sz w:val="24"/>
            <w:szCs w:val="24"/>
            <w:lang w:val="en-US"/>
          </w:rPr>
          <w:delText xml:space="preserve">. Comparing between the cell lines </w:delText>
        </w:r>
        <w:r w:rsidR="000643A5" w:rsidRPr="0004764B" w:rsidDel="005A7E5F">
          <w:rPr>
            <w:rFonts w:ascii="Times New Roman" w:hAnsi="Times New Roman" w:cs="Times New Roman"/>
            <w:sz w:val="24"/>
            <w:szCs w:val="24"/>
            <w:lang w:val="en-US"/>
          </w:rPr>
          <w:delText>returned a</w:delText>
        </w:r>
      </w:del>
      <w:ins w:id="250" w:author="Michelle Hill" w:date="2016-09-26T22:50:00Z">
        <w:r w:rsidR="005A7E5F">
          <w:rPr>
            <w:rFonts w:ascii="Times New Roman" w:hAnsi="Times New Roman" w:cs="Times New Roman"/>
            <w:sz w:val="24"/>
            <w:szCs w:val="24"/>
            <w:lang w:val="en-US"/>
          </w:rPr>
          <w:t>A</w:t>
        </w:r>
      </w:ins>
      <w:r w:rsidR="000643A5" w:rsidRPr="0004764B">
        <w:rPr>
          <w:rFonts w:ascii="Times New Roman" w:hAnsi="Times New Roman" w:cs="Times New Roman"/>
          <w:sz w:val="24"/>
          <w:szCs w:val="24"/>
          <w:lang w:val="en-US"/>
        </w:rPr>
        <w:t xml:space="preserve"> total of 120 </w:t>
      </w:r>
      <w:ins w:id="251" w:author="Michelle Hill" w:date="2016-09-26T22:50:00Z">
        <w:r w:rsidR="005A7E5F">
          <w:rPr>
            <w:rFonts w:ascii="Times New Roman" w:hAnsi="Times New Roman" w:cs="Times New Roman"/>
            <w:sz w:val="24"/>
            <w:szCs w:val="24"/>
            <w:lang w:val="en-US"/>
          </w:rPr>
          <w:t xml:space="preserve">EV proteins were </w:t>
        </w:r>
      </w:ins>
      <w:del w:id="252" w:author="Michelle Hill" w:date="2016-09-26T22:50:00Z">
        <w:r w:rsidR="000643A5" w:rsidRPr="0004764B" w:rsidDel="005A7E5F">
          <w:rPr>
            <w:rFonts w:ascii="Times New Roman" w:hAnsi="Times New Roman" w:cs="Times New Roman"/>
            <w:sz w:val="24"/>
            <w:szCs w:val="24"/>
            <w:lang w:val="en-US"/>
          </w:rPr>
          <w:delText xml:space="preserve">significantly </w:delText>
        </w:r>
      </w:del>
      <w:r w:rsidR="000643A5" w:rsidRPr="0004764B">
        <w:rPr>
          <w:rFonts w:ascii="Times New Roman" w:hAnsi="Times New Roman" w:cs="Times New Roman"/>
          <w:sz w:val="24"/>
          <w:szCs w:val="24"/>
          <w:lang w:val="en-US"/>
        </w:rPr>
        <w:t xml:space="preserve">differentially exported </w:t>
      </w:r>
      <w:ins w:id="253" w:author="Michelle Hill" w:date="2016-09-26T22:50:00Z">
        <w:r w:rsidR="005A7E5F">
          <w:rPr>
            <w:rFonts w:ascii="Times New Roman" w:hAnsi="Times New Roman" w:cs="Times New Roman"/>
            <w:sz w:val="24"/>
            <w:szCs w:val="24"/>
            <w:lang w:val="en-US"/>
          </w:rPr>
          <w:t xml:space="preserve">upon </w:t>
        </w:r>
      </w:ins>
      <w:del w:id="254" w:author="Michelle Hill" w:date="2016-09-26T22:50:00Z">
        <w:r w:rsidR="000643A5" w:rsidRPr="0004764B" w:rsidDel="005A7E5F">
          <w:rPr>
            <w:rFonts w:ascii="Times New Roman" w:hAnsi="Times New Roman" w:cs="Times New Roman"/>
            <w:sz w:val="24"/>
            <w:szCs w:val="24"/>
            <w:lang w:val="en-US"/>
          </w:rPr>
          <w:delText>proteins</w:delText>
        </w:r>
        <w:r w:rsidR="00704850" w:rsidRPr="0004764B" w:rsidDel="005A7E5F">
          <w:rPr>
            <w:rFonts w:ascii="Times New Roman" w:hAnsi="Times New Roman" w:cs="Times New Roman"/>
            <w:sz w:val="24"/>
            <w:szCs w:val="24"/>
            <w:lang w:val="en-US"/>
          </w:rPr>
          <w:delText>,</w:delText>
        </w:r>
      </w:del>
      <w:ins w:id="255" w:author="Michelle Hill" w:date="2016-09-26T22:50:00Z">
        <w:r w:rsidR="005A7E5F">
          <w:rPr>
            <w:rFonts w:ascii="Times New Roman" w:hAnsi="Times New Roman" w:cs="Times New Roman"/>
            <w:sz w:val="24"/>
            <w:szCs w:val="24"/>
            <w:lang w:val="en-US"/>
          </w:rPr>
          <w:t>cavin-1 expression</w:t>
        </w:r>
      </w:ins>
      <w:del w:id="256" w:author="Michelle Hill" w:date="2016-09-26T22:50:00Z">
        <w:r w:rsidR="00704850" w:rsidRPr="0004764B" w:rsidDel="005A7E5F">
          <w:rPr>
            <w:rFonts w:ascii="Times New Roman" w:hAnsi="Times New Roman" w:cs="Times New Roman"/>
            <w:sz w:val="24"/>
            <w:szCs w:val="24"/>
            <w:lang w:val="en-US"/>
          </w:rPr>
          <w:delText xml:space="preserve"> where 109 of these proteins were decreased</w:delText>
        </w:r>
      </w:del>
      <w:r w:rsidR="00704850" w:rsidRPr="0004764B">
        <w:rPr>
          <w:rFonts w:ascii="Times New Roman" w:hAnsi="Times New Roman" w:cs="Times New Roman"/>
          <w:sz w:val="24"/>
          <w:szCs w:val="24"/>
          <w:lang w:val="en-US"/>
        </w:rPr>
        <w:t xml:space="preserve"> </w:t>
      </w:r>
      <w:del w:id="257" w:author="Michelle Hill" w:date="2016-09-26T22:50:00Z">
        <w:r w:rsidR="00704850" w:rsidRPr="0004764B" w:rsidDel="005A7E5F">
          <w:rPr>
            <w:rFonts w:ascii="Times New Roman" w:hAnsi="Times New Roman" w:cs="Times New Roman"/>
            <w:sz w:val="24"/>
            <w:szCs w:val="24"/>
            <w:lang w:val="en-US"/>
          </w:rPr>
          <w:delText>upon cavin-1 expression</w:delText>
        </w:r>
        <w:r w:rsidR="00841A4D" w:rsidDel="005A7E5F">
          <w:rPr>
            <w:rFonts w:ascii="Times New Roman" w:hAnsi="Times New Roman" w:cs="Times New Roman"/>
            <w:sz w:val="24"/>
            <w:szCs w:val="24"/>
            <w:lang w:val="en-US"/>
          </w:rPr>
          <w:delText xml:space="preserve"> </w:delText>
        </w:r>
      </w:del>
      <w:r w:rsidR="00841A4D">
        <w:rPr>
          <w:rFonts w:ascii="Times New Roman" w:hAnsi="Times New Roman" w:cs="Times New Roman"/>
          <w:sz w:val="24"/>
          <w:szCs w:val="24"/>
          <w:lang w:val="en-US"/>
        </w:rPr>
        <w:t>(Fig.4)</w:t>
      </w:r>
      <w:r w:rsidR="00C547B4" w:rsidRPr="0004764B">
        <w:rPr>
          <w:rFonts w:ascii="Times New Roman" w:hAnsi="Times New Roman" w:cs="Times New Roman"/>
          <w:sz w:val="24"/>
          <w:szCs w:val="24"/>
          <w:lang w:val="en-US"/>
        </w:rPr>
        <w:t xml:space="preserve">. </w:t>
      </w:r>
      <w:ins w:id="258" w:author="Michelle Hill" w:date="2016-09-26T22:51:00Z">
        <w:r w:rsidR="005A7E5F">
          <w:rPr>
            <w:rFonts w:ascii="Times New Roman" w:hAnsi="Times New Roman" w:cs="Times New Roman"/>
            <w:sz w:val="24"/>
            <w:szCs w:val="24"/>
            <w:lang w:val="en-US"/>
          </w:rPr>
          <w:t>Since miRNAs of interest were down-regulated</w:t>
        </w:r>
      </w:ins>
      <w:ins w:id="259" w:author="Michelle Hill" w:date="2016-09-26T22:52:00Z">
        <w:r w:rsidR="005A7E5F">
          <w:rPr>
            <w:rFonts w:ascii="Times New Roman" w:hAnsi="Times New Roman" w:cs="Times New Roman"/>
            <w:sz w:val="24"/>
            <w:szCs w:val="24"/>
            <w:lang w:val="en-US"/>
          </w:rPr>
          <w:t xml:space="preserve"> by cavin-1</w:t>
        </w:r>
      </w:ins>
      <w:ins w:id="260" w:author="Michelle Hill" w:date="2016-09-26T22:51:00Z">
        <w:r w:rsidR="005A7E5F">
          <w:rPr>
            <w:rFonts w:ascii="Times New Roman" w:hAnsi="Times New Roman" w:cs="Times New Roman"/>
            <w:sz w:val="24"/>
            <w:szCs w:val="24"/>
            <w:lang w:val="en-US"/>
          </w:rPr>
          <w:t xml:space="preserve">, </w:t>
        </w:r>
      </w:ins>
      <w:ins w:id="261" w:author="Michelle Hill" w:date="2016-09-26T22:52:00Z">
        <w:r w:rsidR="005A7E5F">
          <w:rPr>
            <w:rFonts w:ascii="Times New Roman" w:hAnsi="Times New Roman" w:cs="Times New Roman"/>
            <w:sz w:val="24"/>
            <w:szCs w:val="24"/>
            <w:lang w:val="en-US"/>
          </w:rPr>
          <w:t>t</w:t>
        </w:r>
      </w:ins>
      <w:ins w:id="262" w:author="Michelle Hill" w:date="2016-09-26T22:51:00Z">
        <w:r w:rsidR="005A7E5F">
          <w:rPr>
            <w:rFonts w:ascii="Times New Roman" w:hAnsi="Times New Roman" w:cs="Times New Roman"/>
            <w:sz w:val="24"/>
            <w:szCs w:val="24"/>
            <w:lang w:val="en-US"/>
          </w:rPr>
          <w:t xml:space="preserve">he 109 down-regulated proteins were selected for </w:t>
        </w:r>
      </w:ins>
      <w:del w:id="263" w:author="Michelle Hill" w:date="2016-09-26T22:51:00Z">
        <w:r w:rsidR="006D430D" w:rsidRPr="0004764B" w:rsidDel="005A7E5F">
          <w:rPr>
            <w:rFonts w:ascii="Times New Roman" w:hAnsi="Times New Roman" w:cs="Times New Roman"/>
            <w:sz w:val="24"/>
            <w:szCs w:val="24"/>
            <w:lang w:val="en-US"/>
          </w:rPr>
          <w:delText xml:space="preserve">Additionally, these </w:delText>
        </w:r>
        <w:r w:rsidR="00D269F5" w:rsidRPr="0004764B" w:rsidDel="005A7E5F">
          <w:rPr>
            <w:rFonts w:ascii="Times New Roman" w:hAnsi="Times New Roman" w:cs="Times New Roman"/>
            <w:sz w:val="24"/>
            <w:szCs w:val="24"/>
            <w:lang w:val="en-US"/>
          </w:rPr>
          <w:delText xml:space="preserve">proteins </w:delText>
        </w:r>
        <w:r w:rsidR="006D430D" w:rsidRPr="0004764B" w:rsidDel="005A7E5F">
          <w:rPr>
            <w:rFonts w:ascii="Times New Roman" w:hAnsi="Times New Roman" w:cs="Times New Roman"/>
            <w:sz w:val="24"/>
            <w:szCs w:val="24"/>
            <w:lang w:val="en-US"/>
          </w:rPr>
          <w:delText xml:space="preserve">were </w:delText>
        </w:r>
      </w:del>
      <w:r w:rsidR="006D430D" w:rsidRPr="0004764B">
        <w:rPr>
          <w:rFonts w:ascii="Times New Roman" w:hAnsi="Times New Roman" w:cs="Times New Roman"/>
          <w:sz w:val="24"/>
          <w:szCs w:val="24"/>
          <w:lang w:val="en-US"/>
        </w:rPr>
        <w:t xml:space="preserve">further </w:t>
      </w:r>
      <w:del w:id="264" w:author="Michelle Hill" w:date="2016-09-26T22:51:00Z">
        <w:r w:rsidR="006D430D" w:rsidRPr="0004764B" w:rsidDel="005A7E5F">
          <w:rPr>
            <w:rFonts w:ascii="Times New Roman" w:hAnsi="Times New Roman" w:cs="Times New Roman"/>
            <w:sz w:val="24"/>
            <w:szCs w:val="24"/>
            <w:lang w:val="en-US"/>
          </w:rPr>
          <w:delText xml:space="preserve">analyzed by </w:delText>
        </w:r>
      </w:del>
      <w:r w:rsidR="006D430D" w:rsidRPr="0004764B">
        <w:rPr>
          <w:rFonts w:ascii="Times New Roman" w:hAnsi="Times New Roman" w:cs="Times New Roman"/>
          <w:sz w:val="24"/>
          <w:szCs w:val="24"/>
          <w:lang w:val="en-US"/>
        </w:rPr>
        <w:t xml:space="preserve">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ins w:id="265" w:author="Michelle Hill" w:date="2016-09-26T22:52:00Z">
        <w:r w:rsidR="005A7E5F">
          <w:rPr>
            <w:rFonts w:ascii="Times New Roman" w:hAnsi="Times New Roman" w:cs="Times New Roman"/>
            <w:sz w:val="24"/>
            <w:szCs w:val="24"/>
            <w:lang w:val="en-US"/>
          </w:rPr>
          <w:t>, NAMES</w:t>
        </w:r>
      </w:ins>
      <w:r w:rsidR="00EE7C8F"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w:t>
      </w:r>
      <w:commentRangeStart w:id="266"/>
      <w:r w:rsidR="001B23BC" w:rsidRPr="0004764B">
        <w:rPr>
          <w:rFonts w:ascii="Times New Roman" w:hAnsi="Times New Roman" w:cs="Times New Roman"/>
          <w:sz w:val="24"/>
          <w:szCs w:val="24"/>
          <w:lang w:val="en-US"/>
        </w:rPr>
        <w:t xml:space="preserve">Interestingly, further investigation into the RNA binding specificity of </w:t>
      </w:r>
      <w:proofErr w:type="spellStart"/>
      <w:r w:rsidR="001B23BC" w:rsidRPr="0004764B">
        <w:rPr>
          <w:rFonts w:ascii="Times New Roman" w:hAnsi="Times New Roman" w:cs="Times New Roman"/>
          <w:sz w:val="24"/>
          <w:szCs w:val="24"/>
          <w:lang w:val="en-US"/>
        </w:rPr>
        <w:t>hnRNPK</w:t>
      </w:r>
      <w:proofErr w:type="spellEnd"/>
      <w:r w:rsidR="001B23BC" w:rsidRPr="0004764B">
        <w:rPr>
          <w:rFonts w:ascii="Times New Roman" w:hAnsi="Times New Roman" w:cs="Times New Roman"/>
          <w:sz w:val="24"/>
          <w:szCs w:val="24"/>
          <w:lang w:val="en-US"/>
        </w:rPr>
        <w:t xml:space="preserve"> revealed</w:t>
      </w:r>
      <w:r w:rsidR="00F56074"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through mutagenesis assays, i</w:t>
      </w:r>
      <w:r w:rsidR="00B62C7D" w:rsidRPr="0004764B">
        <w:rPr>
          <w:rFonts w:ascii="Times New Roman" w:hAnsi="Times New Roman" w:cs="Times New Roman"/>
          <w:sz w:val="24"/>
          <w:szCs w:val="24"/>
          <w:lang w:val="en-US"/>
        </w:rPr>
        <w:t>ts affinity to bind to sequence</w:t>
      </w:r>
      <w:r w:rsidR="001B23BC" w:rsidRPr="0004764B">
        <w:rPr>
          <w:rFonts w:ascii="Times New Roman" w:hAnsi="Times New Roman" w:cs="Times New Roman"/>
          <w:sz w:val="24"/>
          <w:szCs w:val="24"/>
          <w:lang w:val="en-US"/>
        </w:rPr>
        <w:t xml:space="preserve"> </w:t>
      </w:r>
      <w:r w:rsidR="00B62C7D" w:rsidRPr="0004764B">
        <w:rPr>
          <w:rFonts w:ascii="Times New Roman" w:hAnsi="Times New Roman" w:cs="Times New Roman"/>
          <w:sz w:val="24"/>
          <w:szCs w:val="24"/>
          <w:lang w:val="en-US"/>
        </w:rPr>
        <w:t>AGUGU</w:t>
      </w:r>
      <w:r w:rsidR="00D10ABE" w:rsidRPr="0004764B">
        <w:rPr>
          <w:rFonts w:ascii="Times New Roman" w:hAnsi="Times New Roman" w:cs="Times New Roman"/>
          <w:sz w:val="24"/>
          <w:szCs w:val="24"/>
          <w:lang w:val="en-US"/>
        </w:rPr>
        <w:t>G</w:t>
      </w:r>
      <w:r w:rsidR="0047413B">
        <w:rPr>
          <w:rFonts w:ascii="Times New Roman" w:hAnsi="Times New Roman" w:cs="Times New Roman"/>
          <w:sz w:val="24"/>
          <w:szCs w:val="24"/>
          <w:lang w:val="en-US"/>
        </w:rPr>
        <w:t xml:space="preserve"> in miR-122</w:t>
      </w:r>
      <w:ins w:id="267" w:author="Michelle Hill" w:date="2016-09-26T22:52:00Z">
        <w:r w:rsidR="005A7E5F">
          <w:rPr>
            <w:rFonts w:ascii="Times New Roman" w:hAnsi="Times New Roman" w:cs="Times New Roman"/>
            <w:sz w:val="24"/>
            <w:szCs w:val="24"/>
            <w:lang w:val="en-US"/>
          </w:rPr>
          <w:t xml:space="preserve"> (REF)</w:t>
        </w:r>
      </w:ins>
      <w:commentRangeEnd w:id="266"/>
      <w:ins w:id="268" w:author="Michelle Hill" w:date="2016-09-26T22:53:00Z">
        <w:r w:rsidR="005A7E5F">
          <w:rPr>
            <w:rStyle w:val="CommentReference"/>
          </w:rPr>
          <w:commentReference w:id="266"/>
        </w:r>
      </w:ins>
      <w:r w:rsidR="001B23BC"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t>Upon comparison to th</w:t>
      </w:r>
      <w:r w:rsidR="00B62C7D" w:rsidRPr="0004764B">
        <w:rPr>
          <w:rFonts w:ascii="Times New Roman" w:hAnsi="Times New Roman" w:cs="Times New Roman"/>
          <w:sz w:val="24"/>
          <w:szCs w:val="24"/>
          <w:lang w:val="en-US"/>
        </w:rPr>
        <w:t xml:space="preserve">e known </w:t>
      </w:r>
      <w:r w:rsidR="00841A4D" w:rsidRPr="0004764B">
        <w:rPr>
          <w:rFonts w:ascii="Times New Roman" w:hAnsi="Times New Roman" w:cs="Times New Roman"/>
          <w:sz w:val="24"/>
          <w:szCs w:val="24"/>
          <w:lang w:val="en-US"/>
        </w:rPr>
        <w:t>motif</w:t>
      </w:r>
      <w:r w:rsidR="00841A4D">
        <w:rPr>
          <w:rFonts w:ascii="Times New Roman" w:hAnsi="Times New Roman" w:cs="Times New Roman"/>
          <w:sz w:val="24"/>
          <w:szCs w:val="24"/>
          <w:lang w:val="en-US"/>
        </w:rPr>
        <w:t>,</w:t>
      </w:r>
      <w:r w:rsidR="00B62C7D" w:rsidRPr="0004764B">
        <w:rPr>
          <w:rFonts w:ascii="Times New Roman" w:hAnsi="Times New Roman" w:cs="Times New Roman"/>
          <w:sz w:val="24"/>
          <w:szCs w:val="24"/>
          <w:lang w:val="en-US"/>
        </w:rPr>
        <w:t xml:space="preserve"> using the FIMO</w:t>
      </w:r>
      <w:r w:rsidR="00035CC2" w:rsidRPr="0004764B">
        <w:rPr>
          <w:rFonts w:ascii="Times New Roman" w:hAnsi="Times New Roman" w:cs="Times New Roman"/>
          <w:sz w:val="24"/>
          <w:szCs w:val="24"/>
          <w:lang w:val="en-US"/>
        </w:rPr>
        <w:t xml:space="preserve"> algorithm, </w:t>
      </w:r>
      <w:proofErr w:type="spellStart"/>
      <w:r w:rsidR="00035CC2" w:rsidRPr="0004764B">
        <w:rPr>
          <w:rFonts w:ascii="Times New Roman" w:hAnsi="Times New Roman" w:cs="Times New Roman"/>
          <w:sz w:val="24"/>
          <w:szCs w:val="24"/>
          <w:lang w:val="en-US"/>
        </w:rPr>
        <w:t>hnRNPK</w:t>
      </w:r>
      <w:proofErr w:type="spellEnd"/>
      <w:r w:rsidR="00035CC2"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lastRenderedPageBreak/>
        <w:t xml:space="preserve">matches </w:t>
      </w:r>
      <w:r w:rsidR="00B62C7D" w:rsidRPr="0004764B">
        <w:rPr>
          <w:rFonts w:ascii="Times New Roman" w:hAnsi="Times New Roman" w:cs="Times New Roman"/>
          <w:sz w:val="24"/>
          <w:szCs w:val="24"/>
          <w:lang w:val="en-US"/>
        </w:rPr>
        <w:t xml:space="preserve">adequately </w:t>
      </w:r>
      <w:r w:rsidR="00D82430" w:rsidRPr="0004764B">
        <w:rPr>
          <w:rFonts w:ascii="Times New Roman" w:hAnsi="Times New Roman" w:cs="Times New Roman"/>
          <w:sz w:val="24"/>
          <w:szCs w:val="24"/>
          <w:lang w:val="en-US"/>
        </w:rPr>
        <w:t>to the predicted binding motif</w:t>
      </w:r>
      <w:r w:rsidR="00B62C7D" w:rsidRPr="0004764B">
        <w:rPr>
          <w:rFonts w:ascii="Times New Roman" w:hAnsi="Times New Roman" w:cs="Times New Roman"/>
          <w:sz w:val="24"/>
          <w:szCs w:val="24"/>
          <w:lang w:val="en-US"/>
        </w:rPr>
        <w:t xml:space="preserve"> (p=0.0</w:t>
      </w:r>
      <w:r w:rsidR="00BC4634">
        <w:rPr>
          <w:rFonts w:ascii="Times New Roman" w:hAnsi="Times New Roman" w:cs="Times New Roman"/>
          <w:sz w:val="24"/>
          <w:szCs w:val="24"/>
          <w:lang w:val="en-US"/>
        </w:rPr>
        <w:t>435</w:t>
      </w:r>
      <w:r w:rsidR="00B62C7D" w:rsidRPr="0004764B">
        <w:rPr>
          <w:rFonts w:ascii="Times New Roman" w:hAnsi="Times New Roman" w:cs="Times New Roman"/>
          <w:sz w:val="24"/>
          <w:szCs w:val="24"/>
          <w:lang w:val="en-US"/>
        </w:rPr>
        <w:t>)</w:t>
      </w:r>
      <w:r w:rsidR="00D82430" w:rsidRPr="0004764B">
        <w:rPr>
          <w:rFonts w:ascii="Times New Roman" w:hAnsi="Times New Roman" w:cs="Times New Roman"/>
          <w:sz w:val="24"/>
          <w:szCs w:val="24"/>
          <w:lang w:val="en-US"/>
        </w:rPr>
        <w:t xml:space="preserve">. Hereby, </w:t>
      </w:r>
      <w:proofErr w:type="spellStart"/>
      <w:r w:rsidR="00D82430" w:rsidRPr="0004764B">
        <w:rPr>
          <w:rFonts w:ascii="Times New Roman" w:hAnsi="Times New Roman" w:cs="Times New Roman"/>
          <w:sz w:val="24"/>
          <w:szCs w:val="24"/>
          <w:lang w:val="en-US"/>
        </w:rPr>
        <w:t>hnRNPK</w:t>
      </w:r>
      <w:proofErr w:type="spellEnd"/>
      <w:r w:rsidR="00D82430" w:rsidRPr="0004764B">
        <w:rPr>
          <w:rFonts w:ascii="Times New Roman" w:hAnsi="Times New Roman" w:cs="Times New Roman"/>
          <w:sz w:val="24"/>
          <w:szCs w:val="24"/>
          <w:lang w:val="en-US"/>
        </w:rPr>
        <w:t xml:space="preserve"> was considered a viable candidate protein to mediate the selective export of </w:t>
      </w:r>
      <w:proofErr w:type="spellStart"/>
      <w:r w:rsidR="00D82430" w:rsidRPr="0004764B">
        <w:rPr>
          <w:rFonts w:ascii="Times New Roman" w:hAnsi="Times New Roman" w:cs="Times New Roman"/>
          <w:sz w:val="24"/>
          <w:szCs w:val="24"/>
          <w:lang w:val="en-US"/>
        </w:rPr>
        <w:t>miRs</w:t>
      </w:r>
      <w:proofErr w:type="spellEnd"/>
      <w:r w:rsidR="00D82430" w:rsidRPr="0004764B">
        <w:rPr>
          <w:rFonts w:ascii="Times New Roman" w:hAnsi="Times New Roman" w:cs="Times New Roman"/>
          <w:sz w:val="24"/>
          <w:szCs w:val="24"/>
          <w:lang w:val="en-US"/>
        </w:rPr>
        <w:t xml:space="preserve">. </w:t>
      </w:r>
      <w:r w:rsidR="005D63E8" w:rsidRPr="0004764B">
        <w:rPr>
          <w:rFonts w:ascii="Times New Roman" w:hAnsi="Times New Roman" w:cs="Times New Roman"/>
          <w:color w:val="FF0000"/>
          <w:sz w:val="24"/>
          <w:szCs w:val="24"/>
          <w:lang w:val="en-US"/>
        </w:rPr>
        <w:t xml:space="preserve"> </w:t>
      </w:r>
    </w:p>
    <w:p w14:paraId="699945A4" w14:textId="77777777" w:rsidR="00BC4634" w:rsidRDefault="00BC4634">
      <w:pPr>
        <w:rPr>
          <w:rFonts w:ascii="Times New Roman" w:eastAsiaTheme="majorEastAsia" w:hAnsi="Times New Roman" w:cs="Times New Roman"/>
          <w:color w:val="2E74B5" w:themeColor="accent1" w:themeShade="BF"/>
          <w:sz w:val="26"/>
          <w:szCs w:val="26"/>
          <w:lang w:val="en-US"/>
        </w:rPr>
      </w:pPr>
    </w:p>
    <w:p w14:paraId="492077A1"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7D9A2B6F"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77777777" w:rsidR="00BC4634" w:rsidRPr="00BC4634" w:rsidRDefault="00BC4634" w:rsidP="00BC4634">
      <w:pPr>
        <w:rPr>
          <w:rFonts w:ascii="Times New Roman" w:hAnsi="Times New Roman" w:cs="Times New Roman"/>
          <w:sz w:val="24"/>
          <w:szCs w:val="24"/>
          <w:lang w:val="en-US"/>
        </w:rPr>
      </w:pPr>
      <w:r w:rsidRPr="009A0AD7">
        <w:rPr>
          <w:rFonts w:ascii="Times New Roman" w:hAnsi="Times New Roman" w:cs="Times New Roman"/>
          <w:b/>
          <w:sz w:val="24"/>
          <w:szCs w:val="24"/>
          <w:lang w:val="en-US"/>
        </w:rPr>
        <w:t>Figure 3</w:t>
      </w:r>
      <w:r w:rsidRPr="00BC4634">
        <w:rPr>
          <w:rFonts w:ascii="Times New Roman" w:hAnsi="Times New Roman" w:cs="Times New Roman"/>
          <w:sz w:val="24"/>
          <w:szCs w:val="24"/>
          <w:lang w:val="en-US"/>
        </w:rPr>
        <w:t xml:space="preserve">. </w:t>
      </w:r>
      <w:r w:rsidRPr="009A0AD7">
        <w:rPr>
          <w:rFonts w:ascii="Times New Roman" w:hAnsi="Times New Roman" w:cs="Times New Roman"/>
          <w:i/>
          <w:sz w:val="24"/>
          <w:szCs w:val="24"/>
          <w:lang w:val="en-US"/>
        </w:rPr>
        <w:t>Shared motif contained within a subset of the selectively exported microRNAs.</w:t>
      </w:r>
      <w:r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w:t>
      </w:r>
      <w:proofErr w:type="spellStart"/>
      <w:r w:rsidRPr="00BC4634">
        <w:rPr>
          <w:rFonts w:ascii="Times New Roman" w:hAnsi="Times New Roman" w:cs="Times New Roman"/>
          <w:sz w:val="24"/>
          <w:szCs w:val="24"/>
          <w:lang w:val="en-US"/>
        </w:rPr>
        <w:t>miR</w:t>
      </w:r>
      <w:proofErr w:type="spellEnd"/>
      <w:r w:rsidRPr="00BC4634">
        <w:rPr>
          <w:rFonts w:ascii="Times New Roman" w:hAnsi="Times New Roman" w:cs="Times New Roman"/>
          <w:sz w:val="24"/>
          <w:szCs w:val="24"/>
          <w:lang w:val="en-US"/>
        </w:rPr>
        <w:t xml:space="preserve"> </w:t>
      </w:r>
    </w:p>
    <w:p w14:paraId="05266A16" w14:textId="77777777" w:rsidR="00BC4634" w:rsidRPr="00BC4634" w:rsidRDefault="00BC4634" w:rsidP="00BC4634">
      <w:pPr>
        <w:rPr>
          <w:rFonts w:ascii="Times New Roman" w:hAnsi="Times New Roman" w:cs="Times New Roman"/>
          <w:sz w:val="24"/>
          <w:szCs w:val="24"/>
          <w:lang w:val="en-US"/>
        </w:rPr>
      </w:pPr>
      <w:proofErr w:type="gramStart"/>
      <w:r w:rsidRPr="00BC4634">
        <w:rPr>
          <w:rFonts w:ascii="Times New Roman" w:hAnsi="Times New Roman" w:cs="Times New Roman"/>
          <w:sz w:val="24"/>
          <w:szCs w:val="24"/>
          <w:lang w:val="en-US"/>
        </w:rPr>
        <w:t>group</w:t>
      </w:r>
      <w:proofErr w:type="gramEnd"/>
      <w:r w:rsidRPr="00BC4634">
        <w:rPr>
          <w:rFonts w:ascii="Times New Roman" w:hAnsi="Times New Roman" w:cs="Times New Roman"/>
          <w:sz w:val="24"/>
          <w:szCs w:val="24"/>
          <w:lang w:val="en-US"/>
        </w:rPr>
        <w:t xml:space="preserve">. Table shows the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containing the motif, position of motif (red) and p-value </w:t>
      </w:r>
    </w:p>
    <w:p w14:paraId="227F3420" w14:textId="77777777" w:rsidR="0035527B" w:rsidRDefault="00BC4634" w:rsidP="00BC4634">
      <w:pPr>
        <w:rPr>
          <w:lang w:val="en-US"/>
        </w:rPr>
      </w:pPr>
      <w:proofErr w:type="gramStart"/>
      <w:r w:rsidRPr="00BC4634">
        <w:rPr>
          <w:rFonts w:ascii="Times New Roman" w:hAnsi="Times New Roman" w:cs="Times New Roman"/>
          <w:sz w:val="24"/>
          <w:szCs w:val="24"/>
          <w:lang w:val="en-US"/>
        </w:rPr>
        <w:t>calculated</w:t>
      </w:r>
      <w:proofErr w:type="gramEnd"/>
      <w:r w:rsidRPr="00BC4634">
        <w:rPr>
          <w:rFonts w:ascii="Times New Roman" w:hAnsi="Times New Roman" w:cs="Times New Roman"/>
          <w:sz w:val="24"/>
          <w:szCs w:val="24"/>
          <w:lang w:val="en-US"/>
        </w:rPr>
        <w:t xml:space="preserve">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Motif matches to 12 of the 19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w:t>
      </w:r>
      <w:proofErr w:type="spellStart"/>
      <w:r>
        <w:rPr>
          <w:lang w:val="en-US"/>
        </w:rPr>
        <w:t>Havent</w:t>
      </w:r>
      <w:proofErr w:type="spellEnd"/>
      <w:r>
        <w:rPr>
          <w:lang w:val="en-US"/>
        </w:rPr>
        <w:t xml:space="preserve"> put in the second motif yet, need to redo its mapping </w:t>
      </w:r>
      <w:r w:rsidR="006705E5">
        <w:rPr>
          <w:lang w:val="en-US"/>
        </w:rPr>
        <w:t xml:space="preserve">to </w:t>
      </w:r>
      <w:proofErr w:type="spellStart"/>
      <w:r w:rsidR="006705E5">
        <w:rPr>
          <w:lang w:val="en-US"/>
        </w:rPr>
        <w:t>miRs</w:t>
      </w:r>
      <w:proofErr w:type="spellEnd"/>
      <w:r w:rsidR="006705E5">
        <w:rPr>
          <w:lang w:val="en-US"/>
        </w:rPr>
        <w:t xml:space="preserve">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38B5067B"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4</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15B729DD" w14:textId="336EAB3A" w:rsidR="00D269F5" w:rsidRPr="0004764B" w:rsidRDefault="00D269F5"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sub-cellular localization modified in cavin-1 PC3 line. </w:t>
      </w:r>
    </w:p>
    <w:p w14:paraId="2ECDC898" w14:textId="1C2FF531" w:rsidR="00D269F5" w:rsidRPr="0004764B" w:rsidRDefault="005A7E5F" w:rsidP="0004764B">
      <w:pPr>
        <w:spacing w:line="480" w:lineRule="auto"/>
        <w:rPr>
          <w:rFonts w:ascii="Times New Roman" w:hAnsi="Times New Roman" w:cs="Times New Roman"/>
          <w:sz w:val="24"/>
          <w:szCs w:val="24"/>
          <w:lang w:val="en-US"/>
        </w:rPr>
      </w:pPr>
      <w:ins w:id="269" w:author="Michelle Hill" w:date="2016-09-26T22:54:00Z">
        <w:r>
          <w:rPr>
            <w:rFonts w:ascii="Times New Roman" w:hAnsi="Times New Roman" w:cs="Times New Roman"/>
            <w:sz w:val="24"/>
            <w:szCs w:val="24"/>
            <w:lang w:val="en-US"/>
          </w:rPr>
          <w:t xml:space="preserve">HERE START WITH A FEW SENTENCES ON WHAT IS KNOWN ABOUT HNRNPK, TO EXPLAIN WHY YOU DID THE SUBCELLULAR LOC. </w:t>
        </w:r>
      </w:ins>
      <w:r w:rsidR="00D269F5" w:rsidRPr="0004764B">
        <w:rPr>
          <w:rFonts w:ascii="Times New Roman" w:hAnsi="Times New Roman" w:cs="Times New Roman"/>
          <w:sz w:val="24"/>
          <w:szCs w:val="24"/>
          <w:lang w:val="en-US"/>
        </w:rPr>
        <w:t xml:space="preserve">Immunofluorescence was performed using </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B31E2D" w:rsidRPr="0004764B">
        <w:rPr>
          <w:rFonts w:ascii="Times New Roman" w:hAnsi="Times New Roman" w:cs="Times New Roman"/>
          <w:sz w:val="24"/>
          <w:szCs w:val="24"/>
          <w:lang w:val="en-US"/>
        </w:rPr>
        <w:t xml:space="preserve"> which may explain </w:t>
      </w:r>
      <w:r w:rsidR="00B57D19" w:rsidRPr="0004764B">
        <w:rPr>
          <w:rFonts w:ascii="Times New Roman" w:hAnsi="Times New Roman" w:cs="Times New Roman"/>
          <w:sz w:val="24"/>
          <w:szCs w:val="24"/>
          <w:lang w:val="en-US"/>
        </w:rPr>
        <w:t>differential export</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cell lines, from </w:t>
      </w:r>
      <w:r w:rsidR="001F71C2">
        <w:rPr>
          <w:rFonts w:ascii="Times New Roman" w:hAnsi="Times New Roman" w:cs="Times New Roman"/>
          <w:sz w:val="24"/>
          <w:szCs w:val="24"/>
          <w:lang w:val="en-US"/>
        </w:rPr>
        <w:t>punctate 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6B1AE1">
        <w:rPr>
          <w:rFonts w:ascii="Times New Roman" w:hAnsi="Times New Roman" w:cs="Times New Roman"/>
          <w:sz w:val="24"/>
          <w:szCs w:val="24"/>
          <w:lang w:val="en-US"/>
        </w:rPr>
        <w:t xml:space="preserve"> (Fig.5a)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ins w:id="270" w:author="Michelle Hill" w:date="2016-09-26T22:55:00Z">
        <w:r>
          <w:rPr>
            <w:rFonts w:ascii="Times New Roman" w:hAnsi="Times New Roman" w:cs="Times New Roman"/>
            <w:sz w:val="24"/>
            <w:szCs w:val="24"/>
            <w:lang w:val="en-US"/>
          </w:rPr>
          <w:t xml:space="preserve">suggests </w:t>
        </w:r>
      </w:ins>
      <w:del w:id="271" w:author="Michelle Hill" w:date="2016-09-26T22:55:00Z">
        <w:r w:rsidR="004F3EB9" w:rsidRPr="0004764B" w:rsidDel="005A7E5F">
          <w:rPr>
            <w:rFonts w:ascii="Times New Roman" w:hAnsi="Times New Roman" w:cs="Times New Roman"/>
            <w:sz w:val="24"/>
            <w:szCs w:val="24"/>
            <w:lang w:val="en-US"/>
          </w:rPr>
          <w:delText xml:space="preserve">indicates </w:delText>
        </w:r>
      </w:del>
      <w:ins w:id="272" w:author="Michelle Hill" w:date="2016-09-26T22:55:00Z">
        <w:r>
          <w:rPr>
            <w:rFonts w:ascii="Times New Roman" w:hAnsi="Times New Roman" w:cs="Times New Roman"/>
            <w:sz w:val="24"/>
            <w:szCs w:val="24"/>
            <w:lang w:val="en-US"/>
          </w:rPr>
          <w:t xml:space="preserve">potential </w:t>
        </w:r>
      </w:ins>
      <w:r w:rsidR="004F3EB9" w:rsidRPr="0004764B">
        <w:rPr>
          <w:rFonts w:ascii="Times New Roman" w:hAnsi="Times New Roman" w:cs="Times New Roman"/>
          <w:sz w:val="24"/>
          <w:szCs w:val="24"/>
          <w:lang w:val="en-US"/>
        </w:rPr>
        <w:t>presence in the multivesicular bodies</w:t>
      </w:r>
      <w:del w:id="273" w:author="Michelle Hill" w:date="2016-09-26T22:55:00Z">
        <w:r w:rsidR="004F3EB9" w:rsidRPr="0004764B" w:rsidDel="005A7E5F">
          <w:rPr>
            <w:rFonts w:ascii="Times New Roman" w:hAnsi="Times New Roman" w:cs="Times New Roman"/>
            <w:sz w:val="24"/>
            <w:szCs w:val="24"/>
            <w:lang w:val="en-US"/>
          </w:rPr>
          <w:delText xml:space="preserve"> that is not occurring in the PC3 cavin-1 cell line</w:delText>
        </w:r>
      </w:del>
      <w:r w:rsidR="006B1AE1">
        <w:rPr>
          <w:rFonts w:ascii="Times New Roman" w:hAnsi="Times New Roman" w:cs="Times New Roman"/>
          <w:sz w:val="24"/>
          <w:szCs w:val="24"/>
          <w:lang w:val="en-US"/>
        </w:rPr>
        <w:t xml:space="preserve"> (Fig.5b)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6B1AE1">
        <w:rPr>
          <w:rFonts w:ascii="Times New Roman" w:hAnsi="Times New Roman" w:cs="Times New Roman"/>
          <w:sz w:val="24"/>
          <w:szCs w:val="24"/>
          <w:lang w:val="en-US"/>
        </w:rPr>
        <w:t xml:space="preserve"> (Fig.5c)</w:t>
      </w:r>
      <w:r w:rsidR="00CE5661" w:rsidRPr="0004764B">
        <w:rPr>
          <w:rFonts w:ascii="Times New Roman" w:hAnsi="Times New Roman" w:cs="Times New Roman"/>
          <w:sz w:val="24"/>
          <w:szCs w:val="24"/>
          <w:lang w:val="en-US"/>
        </w:rPr>
        <w:t xml:space="preserve">. </w:t>
      </w:r>
      <w:ins w:id="274" w:author="Michelle Hill" w:date="2016-09-26T22:55:00Z">
        <w:r>
          <w:rPr>
            <w:rFonts w:ascii="Times New Roman" w:hAnsi="Times New Roman" w:cs="Times New Roman"/>
            <w:sz w:val="24"/>
            <w:szCs w:val="24"/>
            <w:lang w:val="en-US"/>
          </w:rPr>
          <w:t xml:space="preserve">No co-localization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with CD9 was observed in PC3-cavin-1 cells. </w:t>
        </w:r>
      </w:ins>
      <w:r w:rsidR="00CE5661" w:rsidRPr="0004764B">
        <w:rPr>
          <w:rFonts w:ascii="Times New Roman" w:hAnsi="Times New Roman" w:cs="Times New Roman"/>
          <w:sz w:val="24"/>
          <w:szCs w:val="24"/>
          <w:lang w:val="en-US"/>
        </w:rPr>
        <w:t>Therefore, change in 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commentRangeStart w:id="275"/>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co-localizes </w:t>
      </w:r>
      <w:commentRangeEnd w:id="275"/>
      <w:r w:rsidR="008E4812">
        <w:rPr>
          <w:rStyle w:val="CommentReference"/>
          <w:rFonts w:asciiTheme="minorHAnsi" w:eastAsiaTheme="minorHAnsi" w:hAnsiTheme="minorHAnsi" w:cstheme="minorBidi"/>
          <w:color w:val="auto"/>
        </w:rPr>
        <w:commentReference w:id="275"/>
      </w:r>
      <w:r w:rsidRPr="0004764B">
        <w:rPr>
          <w:rFonts w:ascii="Times New Roman" w:hAnsi="Times New Roman" w:cs="Times New Roman"/>
          <w:lang w:val="en-US"/>
        </w:rPr>
        <w:t>with selectively exported microRNAs</w:t>
      </w:r>
      <w:r w:rsidR="001E41AA" w:rsidRPr="0004764B">
        <w:rPr>
          <w:rFonts w:ascii="Times New Roman" w:hAnsi="Times New Roman" w:cs="Times New Roman"/>
          <w:lang w:val="en-US"/>
        </w:rPr>
        <w:t>.</w:t>
      </w:r>
    </w:p>
    <w:p w14:paraId="284E79E0" w14:textId="22D0FC13" w:rsidR="009A0AD7" w:rsidRDefault="008E4812" w:rsidP="009A0AD7">
      <w:pPr>
        <w:spacing w:line="480" w:lineRule="auto"/>
        <w:rPr>
          <w:rFonts w:ascii="Times New Roman" w:hAnsi="Times New Roman" w:cs="Times New Roman"/>
          <w:sz w:val="24"/>
          <w:szCs w:val="24"/>
          <w:lang w:val="en-US"/>
        </w:rPr>
        <w:sectPr w:rsidR="009A0AD7">
          <w:pgSz w:w="11906" w:h="16838"/>
          <w:pgMar w:top="1440" w:right="1440" w:bottom="1440" w:left="1440" w:header="708" w:footer="708" w:gutter="0"/>
          <w:cols w:space="708"/>
          <w:docGrid w:linePitch="360"/>
        </w:sectPr>
      </w:pPr>
      <w:proofErr w:type="spellStart"/>
      <w:proofErr w:type="gramStart"/>
      <w:ins w:id="276" w:author="Michelle Hill" w:date="2016-09-26T22:58:00Z">
        <w:r>
          <w:rPr>
            <w:rFonts w:ascii="Times New Roman" w:hAnsi="Times New Roman" w:cs="Times New Roman"/>
            <w:sz w:val="24"/>
            <w:szCs w:val="24"/>
            <w:lang w:val="en-US"/>
          </w:rPr>
          <w:t>hnRNP</w:t>
        </w:r>
        <w:proofErr w:type="spellEnd"/>
        <w:proofErr w:type="gramEnd"/>
        <w:r>
          <w:rPr>
            <w:rFonts w:ascii="Times New Roman" w:hAnsi="Times New Roman" w:cs="Times New Roman"/>
            <w:sz w:val="24"/>
            <w:szCs w:val="24"/>
            <w:lang w:val="en-US"/>
          </w:rPr>
          <w:t xml:space="preserve"> K has been reported to bind RNA, but so far there has been no report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binding miRNA. </w:t>
        </w:r>
      </w:ins>
      <w:r w:rsidR="000E6E61" w:rsidRPr="0004764B">
        <w:rPr>
          <w:rFonts w:ascii="Times New Roman" w:hAnsi="Times New Roman" w:cs="Times New Roman"/>
          <w:sz w:val="24"/>
          <w:szCs w:val="24"/>
          <w:lang w:val="en-US"/>
        </w:rPr>
        <w:t xml:space="preserve">The interaction between the selectively exported microRNAs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w:t>
      </w:r>
      <w:proofErr w:type="spellStart"/>
      <w:r w:rsidR="002B0591" w:rsidRPr="0004764B">
        <w:rPr>
          <w:rFonts w:ascii="Times New Roman" w:hAnsi="Times New Roman" w:cs="Times New Roman"/>
          <w:sz w:val="24"/>
          <w:szCs w:val="24"/>
          <w:lang w:val="en-US"/>
        </w:rPr>
        <w:t>miRs</w:t>
      </w:r>
      <w:proofErr w:type="spellEnd"/>
      <w:r w:rsidR="002B0591" w:rsidRPr="0004764B">
        <w:rPr>
          <w:rFonts w:ascii="Times New Roman" w:hAnsi="Times New Roman" w:cs="Times New Roman"/>
          <w:sz w:val="24"/>
          <w:szCs w:val="24"/>
          <w:lang w:val="en-US"/>
        </w:rPr>
        <w:t xml:space="preserve">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lastRenderedPageBreak/>
        <w:t>hnRNPK</w:t>
      </w:r>
      <w:proofErr w:type="spellEnd"/>
      <w:r w:rsidR="007D023E">
        <w:rPr>
          <w:rFonts w:ascii="Times New Roman" w:hAnsi="Times New Roman" w:cs="Times New Roman"/>
          <w:sz w:val="24"/>
          <w:szCs w:val="24"/>
          <w:lang w:val="en-US"/>
        </w:rPr>
        <w:t xml:space="preserve"> (Fig.6)</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analysis. This establishes a negative </w:t>
      </w:r>
    </w:p>
    <w:p w14:paraId="4E84E613" w14:textId="25F42E74" w:rsidR="0066460C" w:rsidRPr="0066460C" w:rsidRDefault="00A56504" w:rsidP="00A56504">
      <w:pPr>
        <w:rPr>
          <w:rFonts w:ascii="Times New Roman" w:hAnsi="Times New Roman" w:cs="Times New Roman"/>
          <w:sz w:val="24"/>
          <w:szCs w:val="24"/>
          <w:lang w:val="en-US"/>
        </w:rPr>
        <w:sectPr w:rsidR="0066460C" w:rsidRPr="0066460C" w:rsidSect="00A56504">
          <w:pgSz w:w="16838" w:h="11906" w:orient="landscape"/>
          <w:pgMar w:top="720" w:right="720" w:bottom="720" w:left="720" w:header="708" w:footer="708" w:gutter="0"/>
          <w:cols w:num="2" w:space="708"/>
          <w:docGrid w:linePitch="360"/>
        </w:sectPr>
      </w:pPr>
      <w:r w:rsidRPr="00A56504">
        <w:rPr>
          <w:rFonts w:ascii="Times New Roman" w:hAnsi="Times New Roman" w:cs="Times New Roman"/>
          <w:b/>
          <w:noProof/>
          <w:szCs w:val="24"/>
          <w:lang w:eastAsia="en-AU"/>
        </w:rPr>
        <w:lastRenderedPageBreak/>
        <mc:AlternateContent>
          <mc:Choice Requires="wps">
            <w:drawing>
              <wp:anchor distT="45720" distB="45720" distL="114300" distR="114300" simplePos="0" relativeHeight="251665408" behindDoc="0" locked="0" layoutInCell="1" allowOverlap="1" wp14:anchorId="3E425831" wp14:editId="23A6DAC1">
                <wp:simplePos x="0" y="0"/>
                <wp:positionH relativeFrom="column">
                  <wp:posOffset>207645</wp:posOffset>
                </wp:positionH>
                <wp:positionV relativeFrom="paragraph">
                  <wp:posOffset>3449320</wp:posOffset>
                </wp:positionV>
                <wp:extent cx="4559935" cy="30873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28F04E18" w14:textId="69491E81" w:rsidR="005D5ADB" w:rsidRPr="00A56504" w:rsidRDefault="005D5ADB"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B)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 C)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25831" id="_x0000_s1027" type="#_x0000_t202" style="position:absolute;margin-left:16.35pt;margin-top:271.6pt;width:359.05pt;height:24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" stroked="f">
                <v:textbox>
                  <w:txbxContent>
                    <w:p w14:paraId="28F04E18" w14:textId="69491E81" w:rsidR="005D5ADB" w:rsidRPr="00A56504" w:rsidRDefault="005D5ADB"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B)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 C)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p>
                  </w:txbxContent>
                </v:textbox>
                <w10:wrap type="square"/>
              </v:shape>
            </w:pict>
          </mc:Fallback>
        </mc:AlternateContent>
      </w:r>
      <w:r>
        <w:rPr>
          <w:noProof/>
          <w:lang w:eastAsia="en-AU"/>
        </w:rPr>
        <w:drawing>
          <wp:anchor distT="0" distB="0" distL="114300" distR="114300" simplePos="0" relativeHeight="251663360" behindDoc="1" locked="0" layoutInCell="1" allowOverlap="1" wp14:anchorId="10664F1F" wp14:editId="696B72C4">
            <wp:simplePos x="0" y="0"/>
            <wp:positionH relativeFrom="column">
              <wp:posOffset>4874227</wp:posOffset>
            </wp:positionH>
            <wp:positionV relativeFrom="paragraph">
              <wp:posOffset>486</wp:posOffset>
            </wp:positionV>
            <wp:extent cx="4882515" cy="6337300"/>
            <wp:effectExtent l="0" t="0" r="0" b="6350"/>
            <wp:wrapTight wrapText="bothSides">
              <wp:wrapPolygon edited="0">
                <wp:start x="0" y="0"/>
                <wp:lineTo x="0" y="21557"/>
                <wp:lineTo x="21490" y="21557"/>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1" locked="0" layoutInCell="1" allowOverlap="1" wp14:anchorId="644E2F7C" wp14:editId="5CE52D72">
            <wp:simplePos x="0" y="0"/>
            <wp:positionH relativeFrom="margin">
              <wp:align>left</wp:align>
            </wp:positionH>
            <wp:positionV relativeFrom="paragraph">
              <wp:posOffset>17590</wp:posOffset>
            </wp:positionV>
            <wp:extent cx="4664075" cy="3112135"/>
            <wp:effectExtent l="0" t="0" r="3175" b="0"/>
            <wp:wrapTight wrapText="bothSides">
              <wp:wrapPolygon edited="0">
                <wp:start x="0" y="0"/>
                <wp:lineTo x="0" y="21419"/>
                <wp:lineTo x="21526" y="21419"/>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1DB516CD" w14:textId="4C7E579E" w:rsidR="0066460C" w:rsidRDefault="0066460C" w:rsidP="009A0AD7">
      <w:pPr>
        <w:spacing w:line="360" w:lineRule="auto"/>
        <w:rPr>
          <w:rFonts w:ascii="Times New Roman" w:hAnsi="Times New Roman" w:cs="Times New Roman"/>
          <w:b/>
          <w:szCs w:val="24"/>
          <w:lang w:val="en-US"/>
        </w:rPr>
        <w:sectPr w:rsidR="0066460C" w:rsidSect="0066460C">
          <w:type w:val="continuous"/>
          <w:pgSz w:w="16838" w:h="11906" w:orient="landscape"/>
          <w:pgMar w:top="720" w:right="0" w:bottom="720" w:left="720" w:header="708" w:footer="708" w:gutter="0"/>
          <w:cols w:num="2" w:space="740"/>
          <w:docGrid w:linePitch="360"/>
        </w:sectPr>
      </w:pPr>
    </w:p>
    <w:p w14:paraId="610DA00E" w14:textId="77777777" w:rsidR="0066460C" w:rsidRDefault="0066460C" w:rsidP="009A0AD7">
      <w:pPr>
        <w:spacing w:line="360" w:lineRule="auto"/>
        <w:rPr>
          <w:rFonts w:ascii="Times New Roman" w:hAnsi="Times New Roman" w:cs="Times New Roman"/>
          <w:b/>
          <w:szCs w:val="24"/>
          <w:lang w:val="en-US"/>
        </w:rPr>
      </w:pPr>
      <w:r>
        <w:rPr>
          <w:noProof/>
          <w:lang w:eastAsia="en-AU"/>
        </w:rPr>
        <w:lastRenderedPageBreak/>
        <w:drawing>
          <wp:anchor distT="0" distB="0" distL="114300" distR="114300" simplePos="0" relativeHeight="251661312" behindDoc="1" locked="0" layoutInCell="1" allowOverlap="1" wp14:anchorId="7FE776BF" wp14:editId="081DC56D">
            <wp:simplePos x="0" y="0"/>
            <wp:positionH relativeFrom="column">
              <wp:posOffset>-317500</wp:posOffset>
            </wp:positionH>
            <wp:positionV relativeFrom="paragraph">
              <wp:posOffset>172085</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0288" behindDoc="1" locked="0" layoutInCell="1" allowOverlap="1" wp14:anchorId="6F2CBE89" wp14:editId="20F841B6">
            <wp:simplePos x="0" y="0"/>
            <wp:positionH relativeFrom="margin">
              <wp:align>left</wp:align>
            </wp:positionH>
            <wp:positionV relativeFrom="paragraph">
              <wp:posOffset>136525</wp:posOffset>
            </wp:positionV>
            <wp:extent cx="4618990" cy="6490335"/>
            <wp:effectExtent l="0" t="0" r="0" b="5715"/>
            <wp:wrapTight wrapText="bothSides">
              <wp:wrapPolygon edited="0">
                <wp:start x="0" y="0"/>
                <wp:lineTo x="0" y="21556"/>
                <wp:lineTo x="21469" y="21556"/>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8990" cy="6490335"/>
                    </a:xfrm>
                    <a:prstGeom prst="rect">
                      <a:avLst/>
                    </a:prstGeom>
                  </pic:spPr>
                </pic:pic>
              </a:graphicData>
            </a:graphic>
            <wp14:sizeRelH relativeFrom="page">
              <wp14:pctWidth>0</wp14:pctWidth>
            </wp14:sizeRelH>
            <wp14:sizeRelV relativeFrom="page">
              <wp14:pctHeight>0</wp14:pctHeight>
            </wp14:sizeRelV>
          </wp:anchor>
        </w:drawing>
      </w:r>
      <w:r w:rsidRPr="0066460C">
        <w:rPr>
          <w:rFonts w:ascii="Times New Roman" w:hAnsi="Times New Roman" w:cs="Times New Roman"/>
          <w:b/>
          <w:szCs w:val="24"/>
          <w:lang w:val="en-US"/>
        </w:rPr>
        <w:t xml:space="preserve"> </w:t>
      </w:r>
    </w:p>
    <w:p w14:paraId="4EB82D97" w14:textId="77777777" w:rsidR="0066460C" w:rsidRDefault="0066460C" w:rsidP="0066460C">
      <w:pPr>
        <w:spacing w:line="360" w:lineRule="auto"/>
        <w:rPr>
          <w:rFonts w:ascii="Times New Roman" w:hAnsi="Times New Roman" w:cs="Times New Roman"/>
          <w:b/>
          <w:szCs w:val="24"/>
          <w:lang w:val="en-US"/>
        </w:rPr>
      </w:pPr>
    </w:p>
    <w:p w14:paraId="5BE74F34" w14:textId="77777777" w:rsidR="0066460C" w:rsidRDefault="0066460C" w:rsidP="0066460C">
      <w:pPr>
        <w:spacing w:line="360" w:lineRule="auto"/>
        <w:ind w:right="556"/>
        <w:rPr>
          <w:rFonts w:ascii="Times New Roman" w:hAnsi="Times New Roman" w:cs="Times New Roman"/>
          <w:b/>
          <w:szCs w:val="24"/>
          <w:lang w:val="en-US"/>
        </w:rPr>
      </w:pPr>
    </w:p>
    <w:p w14:paraId="53D660A5" w14:textId="77777777" w:rsidR="0066460C" w:rsidRDefault="0066460C" w:rsidP="0066460C">
      <w:pPr>
        <w:spacing w:line="360" w:lineRule="auto"/>
        <w:ind w:right="556"/>
        <w:rPr>
          <w:rFonts w:ascii="Times New Roman" w:hAnsi="Times New Roman" w:cs="Times New Roman"/>
          <w:b/>
          <w:szCs w:val="24"/>
          <w:lang w:val="en-US"/>
        </w:rPr>
      </w:pPr>
    </w:p>
    <w:p w14:paraId="62468337" w14:textId="77777777" w:rsidR="0066460C" w:rsidRDefault="0066460C" w:rsidP="0066460C">
      <w:pPr>
        <w:spacing w:line="360" w:lineRule="auto"/>
        <w:ind w:right="556"/>
        <w:rPr>
          <w:rFonts w:ascii="Times New Roman" w:hAnsi="Times New Roman" w:cs="Times New Roman"/>
          <w:b/>
          <w:szCs w:val="24"/>
          <w:lang w:val="en-US"/>
        </w:rPr>
      </w:pPr>
    </w:p>
    <w:p w14:paraId="4624B6B0" w14:textId="77777777" w:rsidR="0066460C" w:rsidRDefault="0066460C" w:rsidP="0066460C">
      <w:pPr>
        <w:spacing w:line="360" w:lineRule="auto"/>
        <w:ind w:right="556"/>
        <w:rPr>
          <w:rFonts w:ascii="Times New Roman" w:hAnsi="Times New Roman" w:cs="Times New Roman"/>
          <w:b/>
          <w:szCs w:val="24"/>
          <w:lang w:val="en-US"/>
        </w:rPr>
      </w:pPr>
    </w:p>
    <w:p w14:paraId="09815263" w14:textId="77777777" w:rsidR="0066460C" w:rsidRDefault="0066460C" w:rsidP="0066460C">
      <w:pPr>
        <w:spacing w:line="360" w:lineRule="auto"/>
        <w:ind w:right="556"/>
        <w:rPr>
          <w:rFonts w:ascii="Times New Roman" w:hAnsi="Times New Roman" w:cs="Times New Roman"/>
          <w:b/>
          <w:szCs w:val="24"/>
          <w:lang w:val="en-US"/>
        </w:rPr>
      </w:pPr>
    </w:p>
    <w:p w14:paraId="41424847" w14:textId="77777777" w:rsidR="0066460C" w:rsidRDefault="0066460C" w:rsidP="0066460C">
      <w:pPr>
        <w:spacing w:line="360" w:lineRule="auto"/>
        <w:ind w:right="556"/>
        <w:rPr>
          <w:rFonts w:ascii="Times New Roman" w:hAnsi="Times New Roman" w:cs="Times New Roman"/>
          <w:b/>
          <w:szCs w:val="24"/>
          <w:lang w:val="en-US"/>
        </w:rPr>
      </w:pPr>
    </w:p>
    <w:p w14:paraId="26DB9AFE" w14:textId="77777777" w:rsidR="0066460C" w:rsidRDefault="0066460C" w:rsidP="0066460C">
      <w:pPr>
        <w:spacing w:line="360" w:lineRule="auto"/>
        <w:ind w:right="556"/>
        <w:rPr>
          <w:rFonts w:ascii="Times New Roman" w:hAnsi="Times New Roman" w:cs="Times New Roman"/>
          <w:b/>
          <w:szCs w:val="24"/>
          <w:lang w:val="en-US"/>
        </w:rPr>
      </w:pPr>
    </w:p>
    <w:p w14:paraId="51D5DBE3" w14:textId="77777777" w:rsidR="0066460C" w:rsidRDefault="0066460C" w:rsidP="0066460C">
      <w:pPr>
        <w:spacing w:line="360" w:lineRule="auto"/>
        <w:ind w:right="556"/>
        <w:rPr>
          <w:rFonts w:ascii="Times New Roman" w:hAnsi="Times New Roman" w:cs="Times New Roman"/>
          <w:b/>
          <w:szCs w:val="24"/>
          <w:lang w:val="en-US"/>
        </w:rPr>
      </w:pPr>
    </w:p>
    <w:p w14:paraId="14617699" w14:textId="77777777" w:rsidR="0066460C" w:rsidRDefault="0066460C" w:rsidP="0066460C">
      <w:pPr>
        <w:spacing w:line="360" w:lineRule="auto"/>
        <w:ind w:right="556"/>
        <w:rPr>
          <w:rFonts w:ascii="Times New Roman" w:hAnsi="Times New Roman" w:cs="Times New Roman"/>
          <w:b/>
          <w:szCs w:val="24"/>
          <w:lang w:val="en-US"/>
        </w:rPr>
      </w:pPr>
    </w:p>
    <w:p w14:paraId="7A0F8AF8" w14:textId="77777777" w:rsidR="0066460C" w:rsidRDefault="0066460C" w:rsidP="0066460C">
      <w:pPr>
        <w:spacing w:line="360" w:lineRule="auto"/>
        <w:ind w:right="556"/>
        <w:rPr>
          <w:rFonts w:ascii="Times New Roman" w:hAnsi="Times New Roman" w:cs="Times New Roman"/>
          <w:b/>
          <w:szCs w:val="24"/>
          <w:lang w:val="en-US"/>
        </w:rPr>
      </w:pPr>
    </w:p>
    <w:p w14:paraId="7C0C2A7E" w14:textId="477B2FD8" w:rsidR="0066460C" w:rsidRDefault="0066460C" w:rsidP="0066460C">
      <w:pPr>
        <w:spacing w:line="360" w:lineRule="auto"/>
        <w:ind w:right="556"/>
        <w:rPr>
          <w:rFonts w:ascii="Times New Roman" w:hAnsi="Times New Roman" w:cs="Times New Roman"/>
          <w:b/>
          <w:szCs w:val="24"/>
          <w:lang w:val="en-US"/>
        </w:rPr>
        <w:sectPr w:rsidR="0066460C" w:rsidSect="0066460C">
          <w:type w:val="continuous"/>
          <w:pgSz w:w="16838" w:h="11906" w:orient="landscape"/>
          <w:pgMar w:top="720" w:right="720" w:bottom="720" w:left="720" w:header="708" w:footer="708" w:gutter="0"/>
          <w:cols w:num="2" w:space="394"/>
          <w:docGrid w:linePitch="360"/>
        </w:sectPr>
      </w:pPr>
      <w:r w:rsidRPr="00894DCB">
        <w:rPr>
          <w:rFonts w:ascii="Times New Roman" w:hAnsi="Times New Roman" w:cs="Times New Roman"/>
          <w:b/>
          <w:szCs w:val="24"/>
          <w:lang w:val="en-US"/>
        </w:rPr>
        <w:t>Figure 6</w:t>
      </w:r>
      <w:r w:rsidRPr="00894DCB">
        <w:rPr>
          <w:rFonts w:ascii="Times New Roman" w:hAnsi="Times New Roman" w:cs="Times New Roman"/>
          <w:i/>
          <w:szCs w:val="24"/>
          <w:lang w:val="en-US"/>
        </w:rPr>
        <w:t xml:space="preserve">. </w:t>
      </w:r>
      <w:proofErr w:type="gramStart"/>
      <w:r w:rsidRPr="00894DCB">
        <w:rPr>
          <w:rFonts w:ascii="Times New Roman" w:hAnsi="Times New Roman" w:cs="Times New Roman"/>
          <w:i/>
          <w:szCs w:val="24"/>
          <w:lang w:val="en-US"/>
        </w:rPr>
        <w:t>miR-148a</w:t>
      </w:r>
      <w:proofErr w:type="gramEnd"/>
      <w:r w:rsidRPr="00894DCB">
        <w:rPr>
          <w:rFonts w:ascii="Times New Roman" w:hAnsi="Times New Roman" w:cs="Times New Roman"/>
          <w:i/>
          <w:szCs w:val="24"/>
          <w:lang w:val="en-US"/>
        </w:rPr>
        <w:t xml:space="preserve"> co-localize</w:t>
      </w:r>
      <w:r>
        <w:rPr>
          <w:rFonts w:ascii="Times New Roman" w:hAnsi="Times New Roman" w:cs="Times New Roman"/>
          <w:i/>
          <w:szCs w:val="24"/>
          <w:lang w:val="en-US"/>
        </w:rPr>
        <w:t>s</w:t>
      </w:r>
      <w:r w:rsidRPr="00894DCB">
        <w:rPr>
          <w:rFonts w:ascii="Times New Roman" w:hAnsi="Times New Roman" w:cs="Times New Roman"/>
          <w:i/>
          <w:szCs w:val="24"/>
          <w:lang w:val="en-US"/>
        </w:rPr>
        <w:t xml:space="preserve"> with </w:t>
      </w:r>
      <w:proofErr w:type="spellStart"/>
      <w:r w:rsidRPr="00894DCB">
        <w:rPr>
          <w:rFonts w:ascii="Times New Roman" w:hAnsi="Times New Roman" w:cs="Times New Roman"/>
          <w:i/>
          <w:szCs w:val="24"/>
          <w:lang w:val="en-US"/>
        </w:rPr>
        <w:t>hnRNPK</w:t>
      </w:r>
      <w:proofErr w:type="spellEnd"/>
      <w:r w:rsidRPr="00894DCB">
        <w:rPr>
          <w:rFonts w:ascii="Times New Roman" w:hAnsi="Times New Roman" w:cs="Times New Roman"/>
          <w:i/>
          <w:szCs w:val="24"/>
          <w:lang w:val="en-US"/>
        </w:rPr>
        <w:t xml:space="preserve"> in situ</w:t>
      </w:r>
      <w:r w:rsidRPr="00894DCB">
        <w:rPr>
          <w:rFonts w:ascii="Times New Roman" w:hAnsi="Times New Roman" w:cs="Times New Roman"/>
          <w:szCs w:val="24"/>
          <w:lang w:val="en-US"/>
        </w:rPr>
        <w:t xml:space="preserve">. Images show localization of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(red) and fluorophore tagged (Cy5)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w:t>
      </w:r>
      <w:proofErr w:type="spellStart"/>
      <w:r w:rsidRPr="00894DCB">
        <w:rPr>
          <w:rFonts w:ascii="Times New Roman" w:hAnsi="Times New Roman" w:cs="Times New Roman"/>
          <w:szCs w:val="24"/>
          <w:lang w:val="en-US"/>
        </w:rPr>
        <w:t>pseudocoloured</w:t>
      </w:r>
      <w:proofErr w:type="spellEnd"/>
      <w:r w:rsidRPr="00894DCB">
        <w:rPr>
          <w:rFonts w:ascii="Times New Roman" w:hAnsi="Times New Roman" w:cs="Times New Roman"/>
          <w:szCs w:val="24"/>
          <w:lang w:val="en-US"/>
        </w:rPr>
        <w:t xml:space="preserve"> green) in PC3-GFP and PC3-cavin-1 cell lines, with DAPI stain (blue). MicroRNA targets include selectively exported 148a-3p (top left)</w:t>
      </w:r>
      <w:r>
        <w:rPr>
          <w:rFonts w:ascii="Times New Roman" w:hAnsi="Times New Roman" w:cs="Times New Roman"/>
          <w:szCs w:val="24"/>
          <w:lang w:val="en-US"/>
        </w:rPr>
        <w:t>,</w:t>
      </w:r>
      <w:r w:rsidRPr="00894DCB">
        <w:rPr>
          <w:rFonts w:ascii="Times New Roman" w:hAnsi="Times New Roman" w:cs="Times New Roman"/>
          <w:szCs w:val="24"/>
          <w:lang w:val="en-US"/>
        </w:rPr>
        <w:t xml:space="preserve"> miR-589-3p biological control</w:t>
      </w:r>
      <w:r>
        <w:rPr>
          <w:rFonts w:ascii="Times New Roman" w:hAnsi="Times New Roman" w:cs="Times New Roman"/>
          <w:szCs w:val="24"/>
          <w:lang w:val="en-US"/>
        </w:rPr>
        <w:t xml:space="preserve"> </w:t>
      </w:r>
      <w:r w:rsidRPr="00894DCB">
        <w:rPr>
          <w:rFonts w:ascii="Times New Roman" w:hAnsi="Times New Roman" w:cs="Times New Roman"/>
          <w:szCs w:val="24"/>
          <w:lang w:val="en-US"/>
        </w:rPr>
        <w:t>(bottom left) and technical control; scrambled-148a oligo (</w:t>
      </w:r>
      <w:r>
        <w:rPr>
          <w:rFonts w:ascii="Times New Roman" w:hAnsi="Times New Roman" w:cs="Times New Roman"/>
          <w:szCs w:val="24"/>
          <w:lang w:val="en-US"/>
        </w:rPr>
        <w:t>top right</w:t>
      </w:r>
      <w:r w:rsidRPr="00894DCB">
        <w:rPr>
          <w:rFonts w:ascii="Times New Roman" w:hAnsi="Times New Roman" w:cs="Times New Roman"/>
          <w:szCs w:val="24"/>
          <w:lang w:val="en-US"/>
        </w:rPr>
        <w:t xml:space="preserve">). Yellow overlap between red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and green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and boxed areas indicate</w:t>
      </w:r>
      <w:r>
        <w:rPr>
          <w:rFonts w:ascii="Times New Roman" w:hAnsi="Times New Roman" w:cs="Times New Roman"/>
          <w:szCs w:val="24"/>
          <w:lang w:val="en-US"/>
        </w:rPr>
        <w:t xml:space="preserve"> examples of</w:t>
      </w:r>
      <w:r w:rsidRPr="00894DCB">
        <w:rPr>
          <w:rFonts w:ascii="Times New Roman" w:hAnsi="Times New Roman" w:cs="Times New Roman"/>
          <w:szCs w:val="24"/>
          <w:lang w:val="en-US"/>
        </w:rPr>
        <w:t xml:space="preserve"> co-localization. Scale bar represents 10μm.    </w:t>
      </w:r>
    </w:p>
    <w:p w14:paraId="6E86DA9E" w14:textId="245E1874" w:rsidR="00A56504" w:rsidRPr="0004764B" w:rsidRDefault="007D023E" w:rsidP="00964E21">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biological</w:t>
      </w:r>
      <w:proofErr w:type="gramEnd"/>
      <w:r>
        <w:rPr>
          <w:rFonts w:ascii="Times New Roman" w:hAnsi="Times New Roman" w:cs="Times New Roman"/>
          <w:sz w:val="24"/>
          <w:szCs w:val="24"/>
          <w:lang w:val="en-US"/>
        </w:rPr>
        <w:t xml:space="preserve"> control that determines natural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localization when not affected by any export mechanism or </w:t>
      </w:r>
      <w:r w:rsidR="00A56504">
        <w:rPr>
          <w:rFonts w:ascii="Times New Roman" w:hAnsi="Times New Roman" w:cs="Times New Roman"/>
          <w:sz w:val="24"/>
          <w:szCs w:val="24"/>
          <w:lang w:val="en-US"/>
        </w:rPr>
        <w:t xml:space="preserve">expression variation between cell lines. Copies of </w:t>
      </w:r>
      <w:proofErr w:type="spellStart"/>
      <w:r w:rsidR="00A56504">
        <w:rPr>
          <w:rFonts w:ascii="Times New Roman" w:hAnsi="Times New Roman" w:cs="Times New Roman"/>
          <w:sz w:val="24"/>
          <w:szCs w:val="24"/>
          <w:lang w:val="en-US"/>
        </w:rPr>
        <w:t>pri-miR</w:t>
      </w:r>
      <w:proofErr w:type="spellEnd"/>
      <w:r w:rsidR="00A56504">
        <w:rPr>
          <w:rFonts w:ascii="Times New Roman" w:hAnsi="Times New Roman" w:cs="Times New Roman"/>
          <w:sz w:val="24"/>
          <w:szCs w:val="24"/>
          <w:lang w:val="en-US"/>
        </w:rPr>
        <w:t xml:space="preserve"> (primary microRNA transcript) for miR-148 and 589 should be present in the nucleolus. Therefore the nucleolar</w:t>
      </w:r>
      <w:r w:rsidR="00A56504" w:rsidRPr="0004764B">
        <w:rPr>
          <w:rFonts w:ascii="Times New Roman" w:hAnsi="Times New Roman" w:cs="Times New Roman"/>
          <w:sz w:val="24"/>
          <w:szCs w:val="24"/>
          <w:lang w:val="en-US"/>
        </w:rPr>
        <w:t xml:space="preserve"> localization</w:t>
      </w:r>
      <w:r w:rsidR="00A56504">
        <w:rPr>
          <w:rFonts w:ascii="Times New Roman" w:hAnsi="Times New Roman" w:cs="Times New Roman"/>
          <w:sz w:val="24"/>
          <w:szCs w:val="24"/>
          <w:lang w:val="en-US"/>
        </w:rPr>
        <w:t xml:space="preserve"> of the Cy5 probes (excluding scrambled)</w:t>
      </w:r>
      <w:r w:rsidR="00A56504" w:rsidRPr="0004764B">
        <w:rPr>
          <w:rFonts w:ascii="Times New Roman" w:hAnsi="Times New Roman" w:cs="Times New Roman"/>
          <w:sz w:val="24"/>
          <w:szCs w:val="24"/>
          <w:lang w:val="en-US"/>
        </w:rPr>
        <w:t xml:space="preserve"> confirms that the</w:t>
      </w:r>
      <w:r w:rsidR="00A56504">
        <w:rPr>
          <w:rFonts w:ascii="Times New Roman" w:hAnsi="Times New Roman" w:cs="Times New Roman"/>
          <w:sz w:val="24"/>
          <w:szCs w:val="24"/>
          <w:lang w:val="en-US"/>
        </w:rPr>
        <w:t xml:space="preserve"> ISH was successful and that these </w:t>
      </w:r>
      <w:proofErr w:type="spellStart"/>
      <w:r w:rsidR="00A56504">
        <w:rPr>
          <w:rFonts w:ascii="Times New Roman" w:hAnsi="Times New Roman" w:cs="Times New Roman"/>
          <w:sz w:val="24"/>
          <w:szCs w:val="24"/>
          <w:lang w:val="en-US"/>
        </w:rPr>
        <w:t>miRs</w:t>
      </w:r>
      <w:proofErr w:type="spellEnd"/>
      <w:r w:rsidR="00A56504">
        <w:rPr>
          <w:rFonts w:ascii="Times New Roman" w:hAnsi="Times New Roman" w:cs="Times New Roman"/>
          <w:sz w:val="24"/>
          <w:szCs w:val="24"/>
          <w:lang w:val="en-US"/>
        </w:rPr>
        <w:t xml:space="preserve"> are expressed in these cells. </w:t>
      </w:r>
      <w:commentRangeStart w:id="277"/>
      <w:r w:rsidR="00A56504">
        <w:rPr>
          <w:rFonts w:ascii="Times New Roman" w:hAnsi="Times New Roman" w:cs="Times New Roman"/>
          <w:sz w:val="24"/>
          <w:szCs w:val="24"/>
          <w:lang w:val="en-US"/>
        </w:rPr>
        <w:t xml:space="preserve">MicroRNA-148a co-localized with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PC3-GFP cells, shown by overlap towards the cells periphery</w:t>
      </w:r>
      <w:ins w:id="278" w:author="Michelle Hill" w:date="2016-09-26T23:00:00Z">
        <w:r w:rsidR="008E4812">
          <w:rPr>
            <w:rFonts w:ascii="Times New Roman" w:hAnsi="Times New Roman" w:cs="Times New Roman"/>
            <w:sz w:val="24"/>
            <w:szCs w:val="24"/>
            <w:lang w:val="en-US"/>
          </w:rPr>
          <w:t xml:space="preserve"> (Figure XX)</w:t>
        </w:r>
      </w:ins>
      <w:r w:rsidR="00A56504">
        <w:rPr>
          <w:rFonts w:ascii="Times New Roman" w:hAnsi="Times New Roman" w:cs="Times New Roman"/>
          <w:sz w:val="24"/>
          <w:szCs w:val="24"/>
          <w:lang w:val="en-US"/>
        </w:rPr>
        <w:t>. However no evidence of hnRNPK-</w:t>
      </w:r>
      <w:commentRangeStart w:id="279"/>
      <w:r w:rsidR="00A56504">
        <w:rPr>
          <w:rFonts w:ascii="Times New Roman" w:hAnsi="Times New Roman" w:cs="Times New Roman"/>
          <w:sz w:val="24"/>
          <w:szCs w:val="24"/>
          <w:lang w:val="en-US"/>
        </w:rPr>
        <w:t xml:space="preserve">miR-148 </w:t>
      </w:r>
      <w:commentRangeEnd w:id="279"/>
      <w:r w:rsidR="008E4812">
        <w:rPr>
          <w:rStyle w:val="CommentReference"/>
        </w:rPr>
        <w:commentReference w:id="279"/>
      </w:r>
      <w:ins w:id="280" w:author="Michelle Hill" w:date="2016-09-26T23:00:00Z">
        <w:r w:rsidR="008E4812">
          <w:rPr>
            <w:rFonts w:ascii="Times New Roman" w:hAnsi="Times New Roman" w:cs="Times New Roman"/>
            <w:sz w:val="24"/>
            <w:szCs w:val="24"/>
            <w:lang w:val="en-US"/>
          </w:rPr>
          <w:t xml:space="preserve">co-localization </w:t>
        </w:r>
      </w:ins>
      <w:r w:rsidR="00A56504">
        <w:rPr>
          <w:rFonts w:ascii="Times New Roman" w:hAnsi="Times New Roman" w:cs="Times New Roman"/>
          <w:sz w:val="24"/>
          <w:szCs w:val="24"/>
          <w:lang w:val="en-US"/>
        </w:rPr>
        <w:t>was observed in the PC3-cavin-1 cells</w:t>
      </w:r>
      <w:ins w:id="281" w:author="Michelle Hill" w:date="2016-09-26T23:00:00Z">
        <w:r w:rsidR="008E4812">
          <w:rPr>
            <w:rFonts w:ascii="Times New Roman" w:hAnsi="Times New Roman" w:cs="Times New Roman"/>
            <w:sz w:val="24"/>
            <w:szCs w:val="24"/>
            <w:lang w:val="en-US"/>
          </w:rPr>
          <w:t xml:space="preserve"> (Figure XX)</w:t>
        </w:r>
      </w:ins>
      <w:r w:rsidR="00A56504">
        <w:rPr>
          <w:rFonts w:ascii="Times New Roman" w:hAnsi="Times New Roman" w:cs="Times New Roman"/>
          <w:sz w:val="24"/>
          <w:szCs w:val="24"/>
          <w:lang w:val="en-US"/>
        </w:rPr>
        <w:t xml:space="preserve">. Conversely, miR-589 displayed a non-specific localization in both cell lines, despite varying cell lines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localization. Lastly, control condition showed that the Cy5-scrambled </w:t>
      </w:r>
      <w:proofErr w:type="spellStart"/>
      <w:r w:rsidR="00A56504">
        <w:rPr>
          <w:rFonts w:ascii="Times New Roman" w:hAnsi="Times New Roman" w:cs="Times New Roman"/>
          <w:sz w:val="24"/>
          <w:szCs w:val="24"/>
          <w:lang w:val="en-US"/>
        </w:rPr>
        <w:t>miR</w:t>
      </w:r>
      <w:proofErr w:type="spellEnd"/>
      <w:r w:rsidR="00A56504">
        <w:rPr>
          <w:rFonts w:ascii="Times New Roman" w:hAnsi="Times New Roman" w:cs="Times New Roman"/>
          <w:sz w:val="24"/>
          <w:szCs w:val="24"/>
          <w:lang w:val="en-US"/>
        </w:rPr>
        <w:t xml:space="preserve"> did not localize to the nucleolus or to any structures in particular. Therefore, the concentrated fluorescent signal in punctate structures containing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confirms co-</w:t>
      </w:r>
      <w:commentRangeEnd w:id="277"/>
      <w:r w:rsidR="008E4812">
        <w:rPr>
          <w:rStyle w:val="CommentReference"/>
        </w:rPr>
        <w:commentReference w:id="277"/>
      </w:r>
      <w:r w:rsidR="00A56504">
        <w:rPr>
          <w:rFonts w:ascii="Times New Roman" w:hAnsi="Times New Roman" w:cs="Times New Roman"/>
          <w:sz w:val="24"/>
          <w:szCs w:val="24"/>
          <w:lang w:val="en-US"/>
        </w:rPr>
        <w:t xml:space="preserve">localization of miR-148a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GFP cells that is lacking in the PC3-cavin-1 cell line.   </w:t>
      </w:r>
    </w:p>
    <w:p w14:paraId="253A74F6" w14:textId="5B8EC337" w:rsidR="00DB5FE8" w:rsidRPr="0004764B" w:rsidRDefault="005A43BD"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 </w:t>
      </w:r>
    </w:p>
    <w:p w14:paraId="2E66B4DD" w14:textId="5301438B" w:rsidR="007D023E" w:rsidRDefault="008E4812" w:rsidP="0004764B">
      <w:pPr>
        <w:spacing w:line="480" w:lineRule="auto"/>
        <w:rPr>
          <w:rFonts w:ascii="Times New Roman" w:hAnsi="Times New Roman" w:cs="Times New Roman"/>
          <w:sz w:val="24"/>
          <w:szCs w:val="24"/>
          <w:lang w:val="en-US"/>
        </w:rPr>
      </w:pPr>
      <w:ins w:id="282" w:author="Michelle Hill" w:date="2016-09-26T23:05:00Z">
        <w:r>
          <w:rPr>
            <w:rFonts w:ascii="Times New Roman" w:hAnsi="Times New Roman" w:cs="Times New Roman"/>
            <w:sz w:val="24"/>
            <w:szCs w:val="24"/>
            <w:lang w:val="en-US"/>
          </w:rPr>
          <w:t xml:space="preserve">Having demonstrated </w:t>
        </w:r>
      </w:ins>
      <w:del w:id="283" w:author="Michelle Hill" w:date="2016-09-26T23:05:00Z">
        <w:r w:rsidR="00A277CC" w:rsidRPr="0004764B" w:rsidDel="008E4812">
          <w:rPr>
            <w:rFonts w:ascii="Times New Roman" w:hAnsi="Times New Roman" w:cs="Times New Roman"/>
            <w:sz w:val="24"/>
            <w:szCs w:val="24"/>
            <w:lang w:val="en-US"/>
          </w:rPr>
          <w:delText>C</w:delText>
        </w:r>
      </w:del>
      <w:ins w:id="284" w:author="Michelle Hill" w:date="2016-09-26T23:05:00Z">
        <w:r>
          <w:rPr>
            <w:rFonts w:ascii="Times New Roman" w:hAnsi="Times New Roman" w:cs="Times New Roman"/>
            <w:sz w:val="24"/>
            <w:szCs w:val="24"/>
            <w:lang w:val="en-US"/>
          </w:rPr>
          <w:t>c</w:t>
        </w:r>
      </w:ins>
      <w:r w:rsidR="009C0CE2" w:rsidRPr="0004764B">
        <w:rPr>
          <w:rFonts w:ascii="Times New Roman" w:hAnsi="Times New Roman" w:cs="Times New Roman"/>
          <w:sz w:val="24"/>
          <w:szCs w:val="24"/>
          <w:lang w:val="en-US"/>
        </w:rPr>
        <w:t xml:space="preserve">o-localization between </w:t>
      </w:r>
      <w:proofErr w:type="spellStart"/>
      <w:r w:rsidR="009C0CE2" w:rsidRPr="0004764B">
        <w:rPr>
          <w:rFonts w:ascii="Times New Roman" w:hAnsi="Times New Roman" w:cs="Times New Roman"/>
          <w:sz w:val="24"/>
          <w:szCs w:val="24"/>
          <w:lang w:val="en-US"/>
        </w:rPr>
        <w:t>hnRNPK</w:t>
      </w:r>
      <w:proofErr w:type="spellEnd"/>
      <w:r w:rsidR="009C0CE2" w:rsidRPr="0004764B">
        <w:rPr>
          <w:rFonts w:ascii="Times New Roman" w:hAnsi="Times New Roman" w:cs="Times New Roman"/>
          <w:sz w:val="24"/>
          <w:szCs w:val="24"/>
          <w:lang w:val="en-US"/>
        </w:rPr>
        <w:t xml:space="preserve"> </w:t>
      </w:r>
      <w:ins w:id="285" w:author="Michelle Hill" w:date="2016-09-26T23:05:00Z">
        <w:r>
          <w:rPr>
            <w:rFonts w:ascii="Times New Roman" w:hAnsi="Times New Roman" w:cs="Times New Roman"/>
            <w:sz w:val="24"/>
            <w:szCs w:val="24"/>
            <w:lang w:val="en-US"/>
          </w:rPr>
          <w:t>with miR148a in PC3 cells, and the loss of this co-localization upon cavin-1 expression, next I attempted to demonstrate th</w:t>
        </w:r>
        <w:r w:rsidR="00626E3B">
          <w:rPr>
            <w:rFonts w:ascii="Times New Roman" w:hAnsi="Times New Roman" w:cs="Times New Roman"/>
            <w:sz w:val="24"/>
            <w:szCs w:val="24"/>
            <w:lang w:val="en-US"/>
          </w:rPr>
          <w:t xml:space="preserve">eir direct interaction using </w:t>
        </w:r>
        <w:r>
          <w:rPr>
            <w:rFonts w:ascii="Times New Roman" w:hAnsi="Times New Roman" w:cs="Times New Roman"/>
            <w:sz w:val="24"/>
            <w:szCs w:val="24"/>
            <w:lang w:val="en-US"/>
          </w:rPr>
          <w:t>immunoprecipitation</w:t>
        </w:r>
      </w:ins>
      <w:ins w:id="286" w:author="Michelle Hill" w:date="2016-09-26T23:07:00Z">
        <w:r>
          <w:rPr>
            <w:rFonts w:ascii="Times New Roman" w:hAnsi="Times New Roman" w:cs="Times New Roman"/>
            <w:sz w:val="24"/>
            <w:szCs w:val="24"/>
            <w:lang w:val="en-US"/>
          </w:rPr>
          <w:t xml:space="preserve"> (IP)</w:t>
        </w:r>
      </w:ins>
      <w:ins w:id="287" w:author="Michelle Hill" w:date="2016-09-26T23:05:00Z">
        <w:r>
          <w:rPr>
            <w:rFonts w:ascii="Times New Roman" w:hAnsi="Times New Roman" w:cs="Times New Roman"/>
            <w:sz w:val="24"/>
            <w:szCs w:val="24"/>
            <w:lang w:val="en-US"/>
          </w:rPr>
          <w:t>.</w:t>
        </w:r>
      </w:ins>
      <w:del w:id="288" w:author="Michelle Hill" w:date="2016-09-26T23:05:00Z">
        <w:r w:rsidR="009C0CE2" w:rsidRPr="0004764B" w:rsidDel="008E4812">
          <w:rPr>
            <w:rFonts w:ascii="Times New Roman" w:hAnsi="Times New Roman" w:cs="Times New Roman"/>
            <w:sz w:val="24"/>
            <w:szCs w:val="24"/>
            <w:lang w:val="en-US"/>
          </w:rPr>
          <w:delText xml:space="preserve">and selectively exported microRNAs </w:delText>
        </w:r>
        <w:r w:rsidR="00A277CC" w:rsidRPr="0004764B" w:rsidDel="008E4812">
          <w:rPr>
            <w:rFonts w:ascii="Times New Roman" w:hAnsi="Times New Roman" w:cs="Times New Roman"/>
            <w:sz w:val="24"/>
            <w:szCs w:val="24"/>
            <w:lang w:val="en-US"/>
          </w:rPr>
          <w:delText>only confirms their ability to be compartmentalized simultaneously. How</w:delText>
        </w:r>
        <w:r w:rsidR="005A43BD" w:rsidRPr="0004764B" w:rsidDel="008E4812">
          <w:rPr>
            <w:rFonts w:ascii="Times New Roman" w:hAnsi="Times New Roman" w:cs="Times New Roman"/>
            <w:sz w:val="24"/>
            <w:szCs w:val="24"/>
            <w:lang w:val="en-US"/>
          </w:rPr>
          <w:delText>ever whether these interact</w:delText>
        </w:r>
        <w:r w:rsidR="00A277CC" w:rsidRPr="0004764B" w:rsidDel="008E4812">
          <w:rPr>
            <w:rFonts w:ascii="Times New Roman" w:hAnsi="Times New Roman" w:cs="Times New Roman"/>
            <w:sz w:val="24"/>
            <w:szCs w:val="24"/>
            <w:lang w:val="en-US"/>
          </w:rPr>
          <w:delText xml:space="preserve"> though direct </w:delText>
        </w:r>
        <w:r w:rsidR="005A43BD" w:rsidRPr="0004764B" w:rsidDel="008E4812">
          <w:rPr>
            <w:rFonts w:ascii="Times New Roman" w:hAnsi="Times New Roman" w:cs="Times New Roman"/>
            <w:sz w:val="24"/>
            <w:szCs w:val="24"/>
            <w:lang w:val="en-US"/>
          </w:rPr>
          <w:delText>binding</w:delText>
        </w:r>
        <w:r w:rsidR="00A277CC" w:rsidRPr="0004764B" w:rsidDel="008E4812">
          <w:rPr>
            <w:rFonts w:ascii="Times New Roman" w:hAnsi="Times New Roman" w:cs="Times New Roman"/>
            <w:sz w:val="24"/>
            <w:szCs w:val="24"/>
            <w:lang w:val="en-US"/>
          </w:rPr>
          <w:delText xml:space="preserve"> </w:delText>
        </w:r>
        <w:r w:rsidR="005A43BD" w:rsidRPr="0004764B" w:rsidDel="008E4812">
          <w:rPr>
            <w:rFonts w:ascii="Times New Roman" w:hAnsi="Times New Roman" w:cs="Times New Roman"/>
            <w:sz w:val="24"/>
            <w:szCs w:val="24"/>
            <w:lang w:val="en-US"/>
          </w:rPr>
          <w:delText xml:space="preserve">needed to be </w:delText>
        </w:r>
        <w:r w:rsidR="00A277CC" w:rsidRPr="0004764B" w:rsidDel="008E4812">
          <w:rPr>
            <w:rFonts w:ascii="Times New Roman" w:hAnsi="Times New Roman" w:cs="Times New Roman"/>
            <w:sz w:val="24"/>
            <w:szCs w:val="24"/>
            <w:lang w:val="en-US"/>
          </w:rPr>
          <w:delText>investigated.</w:delText>
        </w:r>
      </w:del>
      <w:r w:rsidR="00A277CC" w:rsidRPr="0004764B">
        <w:rPr>
          <w:rFonts w:ascii="Times New Roman" w:hAnsi="Times New Roman" w:cs="Times New Roman"/>
          <w:sz w:val="24"/>
          <w:szCs w:val="24"/>
          <w:lang w:val="en-US"/>
        </w:rPr>
        <w:t xml:space="preserve"> </w:t>
      </w:r>
      <w:ins w:id="289" w:author="Michelle Hill" w:date="2016-09-26T23:08:00Z">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w:t>
        </w:r>
        <w:commentRangeStart w:id="290"/>
        <w:r>
          <w:rPr>
            <w:rFonts w:ascii="Times New Roman" w:hAnsi="Times New Roman" w:cs="Times New Roman"/>
            <w:sz w:val="24"/>
            <w:szCs w:val="24"/>
            <w:lang w:val="en-US"/>
          </w:rPr>
          <w:t xml:space="preserve"> (not shown</w:t>
        </w:r>
        <w:commentRangeEnd w:id="290"/>
        <w:r>
          <w:rPr>
            <w:rStyle w:val="CommentReference"/>
          </w:rPr>
          <w:commentReference w:id="290"/>
        </w:r>
        <w:r>
          <w:rPr>
            <w:rFonts w:ascii="Times New Roman" w:hAnsi="Times New Roman" w:cs="Times New Roman"/>
            <w:sz w:val="24"/>
            <w:szCs w:val="24"/>
            <w:lang w:val="en-US"/>
          </w:rPr>
          <w:t xml:space="preserve">) and </w:t>
        </w:r>
      </w:ins>
      <w:del w:id="291" w:author="Michelle Hill" w:date="2016-09-26T23:09:00Z">
        <w:r w:rsidR="005A43BD" w:rsidRPr="0004764B" w:rsidDel="008E4812">
          <w:rPr>
            <w:rFonts w:ascii="Times New Roman" w:hAnsi="Times New Roman" w:cs="Times New Roman"/>
            <w:sz w:val="24"/>
            <w:szCs w:val="24"/>
            <w:lang w:val="en-US"/>
          </w:rPr>
          <w:delText>After</w:delText>
        </w:r>
      </w:del>
      <w:r w:rsidR="005A43BD" w:rsidRPr="0004764B">
        <w:rPr>
          <w:rFonts w:ascii="Times New Roman" w:hAnsi="Times New Roman" w:cs="Times New Roman"/>
          <w:sz w:val="24"/>
          <w:szCs w:val="24"/>
          <w:lang w:val="en-US"/>
        </w:rPr>
        <w:t xml:space="preserve"> </w:t>
      </w:r>
      <w:ins w:id="292" w:author="Michelle Hill" w:date="2016-09-26T23:08:00Z">
        <w:r>
          <w:rPr>
            <w:rFonts w:ascii="Times New Roman" w:hAnsi="Times New Roman" w:cs="Times New Roman"/>
            <w:sz w:val="24"/>
            <w:szCs w:val="24"/>
            <w:lang w:val="en-US"/>
          </w:rPr>
          <w:t xml:space="preserve">to </w:t>
        </w:r>
      </w:ins>
      <w:r w:rsidR="005A43BD" w:rsidRPr="0004764B">
        <w:rPr>
          <w:rFonts w:ascii="Times New Roman" w:hAnsi="Times New Roman" w:cs="Times New Roman"/>
          <w:sz w:val="24"/>
          <w:szCs w:val="24"/>
          <w:lang w:val="en-US"/>
        </w:rPr>
        <w:t>optimiz</w:t>
      </w:r>
      <w:ins w:id="293" w:author="Michelle Hill" w:date="2016-09-26T23:09:00Z">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ins>
      <w:proofErr w:type="spellEnd"/>
      <w:ins w:id="294" w:author="Michelle Hill" w:date="2016-09-26T23:10:00Z">
        <w:r>
          <w:rPr>
            <w:rFonts w:ascii="Times New Roman" w:hAnsi="Times New Roman" w:cs="Times New Roman"/>
            <w:sz w:val="24"/>
            <w:szCs w:val="24"/>
            <w:lang w:val="en-US"/>
          </w:rPr>
          <w:t>, as well as using these beads for IP (not shown)</w:t>
        </w:r>
      </w:ins>
      <w:ins w:id="295" w:author="Michelle Hill" w:date="2016-09-26T23:09:00Z">
        <w:r>
          <w:rPr>
            <w:rFonts w:ascii="Times New Roman" w:hAnsi="Times New Roman" w:cs="Times New Roman"/>
            <w:sz w:val="24"/>
            <w:szCs w:val="24"/>
            <w:lang w:val="en-US"/>
          </w:rPr>
          <w:t>s</w:t>
        </w:r>
      </w:ins>
      <w:del w:id="296" w:author="Michelle Hill" w:date="2016-09-26T23:09:00Z">
        <w:r w:rsidR="005A43BD" w:rsidRPr="0004764B" w:rsidDel="008E4812">
          <w:rPr>
            <w:rFonts w:ascii="Times New Roman" w:hAnsi="Times New Roman" w:cs="Times New Roman"/>
            <w:sz w:val="24"/>
            <w:szCs w:val="24"/>
            <w:lang w:val="en-US"/>
          </w:rPr>
          <w:delText>ation of various immunoprecipitation methods, I completed an IP using anti-hnRNPK to pull down hnRNPK and al</w:delText>
        </w:r>
      </w:del>
      <w:del w:id="297" w:author="Michelle Hill" w:date="2016-09-26T23:10:00Z">
        <w:r w:rsidR="005A43BD" w:rsidRPr="0004764B" w:rsidDel="008E4812">
          <w:rPr>
            <w:rFonts w:ascii="Times New Roman" w:hAnsi="Times New Roman" w:cs="Times New Roman"/>
            <w:sz w:val="24"/>
            <w:szCs w:val="24"/>
            <w:lang w:val="en-US"/>
          </w:rPr>
          <w:delText>l of it binding partners, including RNA.</w:delText>
        </w:r>
      </w:del>
      <w:r w:rsidR="005A43B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As the RNA-protein interaction can be fairly transient, cellular material was crosslinked by formaldehyde prior to the </w:t>
      </w:r>
      <w:ins w:id="298" w:author="Michelle Hill" w:date="2016-09-26T23:07:00Z">
        <w:r>
          <w:rPr>
            <w:rFonts w:ascii="Times New Roman" w:hAnsi="Times New Roman" w:cs="Times New Roman"/>
            <w:sz w:val="24"/>
            <w:szCs w:val="24"/>
            <w:lang w:val="en-US"/>
          </w:rPr>
          <w:t>co-</w:t>
        </w:r>
      </w:ins>
      <w:r w:rsidR="003B1AAE" w:rsidRPr="0004764B">
        <w:rPr>
          <w:rFonts w:ascii="Times New Roman" w:hAnsi="Times New Roman" w:cs="Times New Roman"/>
          <w:sz w:val="24"/>
          <w:szCs w:val="24"/>
          <w:lang w:val="en-US"/>
        </w:rPr>
        <w:t xml:space="preserve">IP. </w:t>
      </w:r>
      <w:r w:rsidR="00D25CB9" w:rsidRPr="0004764B">
        <w:rPr>
          <w:rFonts w:ascii="Times New Roman" w:hAnsi="Times New Roman" w:cs="Times New Roman"/>
          <w:sz w:val="24"/>
          <w:szCs w:val="24"/>
          <w:lang w:val="en-US"/>
        </w:rPr>
        <w:t xml:space="preserve">After elution from the IP beads, a western blot was </w:t>
      </w:r>
      <w:r w:rsidR="00D25CB9" w:rsidRPr="0004764B">
        <w:rPr>
          <w:rFonts w:ascii="Times New Roman" w:hAnsi="Times New Roman" w:cs="Times New Roman"/>
          <w:sz w:val="24"/>
          <w:szCs w:val="24"/>
          <w:lang w:val="en-US"/>
        </w:rPr>
        <w:lastRenderedPageBreak/>
        <w:t xml:space="preserve">performed to determine if IP conditions were suitable to pull down the targets of </w:t>
      </w:r>
      <w:proofErr w:type="spellStart"/>
      <w:r w:rsidR="00D25CB9" w:rsidRPr="0004764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w:t>
      </w:r>
      <w:ins w:id="299" w:author="Michelle Hill" w:date="2016-09-26T23:10:00Z">
        <w:r w:rsidR="00626E3B">
          <w:rPr>
            <w:rFonts w:ascii="Times New Roman" w:hAnsi="Times New Roman" w:cs="Times New Roman"/>
            <w:sz w:val="24"/>
            <w:szCs w:val="24"/>
            <w:lang w:val="en-US"/>
          </w:rPr>
          <w:t xml:space="preserve">antibody </w:t>
        </w:r>
      </w:ins>
      <w:r w:rsidR="0035527B">
        <w:rPr>
          <w:rFonts w:ascii="Times New Roman" w:hAnsi="Times New Roman" w:cs="Times New Roman"/>
          <w:sz w:val="24"/>
          <w:szCs w:val="24"/>
          <w:lang w:val="en-US"/>
        </w:rPr>
        <w:t>(Fig.7a)</w:t>
      </w:r>
      <w:r w:rsidR="00D25CB9" w:rsidRPr="0004764B">
        <w:rPr>
          <w:rFonts w:ascii="Times New Roman" w:hAnsi="Times New Roman" w:cs="Times New Roman"/>
          <w:sz w:val="24"/>
          <w:szCs w:val="24"/>
          <w:lang w:val="en-US"/>
        </w:rPr>
        <w:t>. This is observed as a band approximating 58-62kDa</w:t>
      </w:r>
      <w:r w:rsidR="004B7AEC" w:rsidRPr="0004764B">
        <w:rPr>
          <w:rFonts w:ascii="Times New Roman" w:hAnsi="Times New Roman" w:cs="Times New Roman"/>
          <w:sz w:val="24"/>
          <w:szCs w:val="24"/>
          <w:lang w:val="en-US"/>
        </w:rPr>
        <w:t xml:space="preserve"> that reflects the native weight of </w:t>
      </w:r>
      <w:proofErr w:type="spellStart"/>
      <w:r w:rsidR="004B7AEC" w:rsidRPr="0004764B">
        <w:rPr>
          <w:rFonts w:ascii="Times New Roman" w:hAnsi="Times New Roman" w:cs="Times New Roman"/>
          <w:sz w:val="24"/>
          <w:szCs w:val="24"/>
          <w:lang w:val="en-US"/>
        </w:rPr>
        <w:t>hnRNPK</w:t>
      </w:r>
      <w:proofErr w:type="spellEnd"/>
      <w:r w:rsidR="004B7AEC" w:rsidRPr="0004764B">
        <w:rPr>
          <w:rFonts w:ascii="Times New Roman" w:hAnsi="Times New Roman" w:cs="Times New Roman"/>
          <w:sz w:val="24"/>
          <w:szCs w:val="24"/>
          <w:lang w:val="en-US"/>
        </w:rPr>
        <w:t>. Additional bands at 70, 100, 125 and approximately 140kDa</w:t>
      </w:r>
      <w:r w:rsidR="00D25CB9" w:rsidRPr="0004764B">
        <w:rPr>
          <w:rFonts w:ascii="Times New Roman" w:hAnsi="Times New Roman" w:cs="Times New Roman"/>
          <w:sz w:val="24"/>
          <w:szCs w:val="24"/>
          <w:lang w:val="en-US"/>
        </w:rPr>
        <w:t xml:space="preserve"> </w:t>
      </w:r>
      <w:ins w:id="300" w:author="Michelle Hill" w:date="2016-09-26T23:10:00Z">
        <w:r w:rsidR="00626E3B">
          <w:rPr>
            <w:rFonts w:ascii="Times New Roman" w:hAnsi="Times New Roman" w:cs="Times New Roman"/>
            <w:sz w:val="24"/>
            <w:szCs w:val="24"/>
            <w:lang w:val="en-US"/>
          </w:rPr>
          <w:t xml:space="preserve">presumably reflect </w:t>
        </w:r>
      </w:ins>
      <w:del w:id="301" w:author="Michelle Hill" w:date="2016-09-26T23:10:00Z">
        <w:r w:rsidR="00F47390" w:rsidRPr="0004764B" w:rsidDel="00626E3B">
          <w:rPr>
            <w:rFonts w:ascii="Times New Roman" w:hAnsi="Times New Roman" w:cs="Times New Roman"/>
            <w:sz w:val="24"/>
            <w:szCs w:val="24"/>
            <w:lang w:val="en-US"/>
          </w:rPr>
          <w:delText xml:space="preserve">show that </w:delText>
        </w:r>
      </w:del>
      <w:proofErr w:type="spellStart"/>
      <w:r w:rsidR="00F47390" w:rsidRPr="0004764B">
        <w:rPr>
          <w:rFonts w:ascii="Times New Roman" w:hAnsi="Times New Roman" w:cs="Times New Roman"/>
          <w:sz w:val="24"/>
          <w:szCs w:val="24"/>
          <w:lang w:val="en-US"/>
        </w:rPr>
        <w:t>hnRNPK</w:t>
      </w:r>
      <w:proofErr w:type="spellEnd"/>
      <w:r w:rsidR="00F47390" w:rsidRPr="0004764B">
        <w:rPr>
          <w:rFonts w:ascii="Times New Roman" w:hAnsi="Times New Roman" w:cs="Times New Roman"/>
          <w:sz w:val="24"/>
          <w:szCs w:val="24"/>
          <w:lang w:val="en-US"/>
        </w:rPr>
        <w:t xml:space="preserve"> </w:t>
      </w:r>
      <w:del w:id="302" w:author="Michelle Hill" w:date="2016-09-26T23:10:00Z">
        <w:r w:rsidR="00F47390" w:rsidRPr="0004764B" w:rsidDel="00626E3B">
          <w:rPr>
            <w:rFonts w:ascii="Times New Roman" w:hAnsi="Times New Roman" w:cs="Times New Roman"/>
            <w:sz w:val="24"/>
            <w:szCs w:val="24"/>
            <w:lang w:val="en-US"/>
          </w:rPr>
          <w:delText xml:space="preserve">is </w:delText>
        </w:r>
      </w:del>
      <w:r w:rsidR="00F47390" w:rsidRPr="0004764B">
        <w:rPr>
          <w:rFonts w:ascii="Times New Roman" w:hAnsi="Times New Roman" w:cs="Times New Roman"/>
          <w:sz w:val="24"/>
          <w:szCs w:val="24"/>
          <w:lang w:val="en-US"/>
        </w:rPr>
        <w:t>bound to various partners in this IP</w:t>
      </w:r>
      <w:ins w:id="303" w:author="Michelle Hill" w:date="2016-09-26T23:11:00Z">
        <w:r w:rsidR="00626E3B">
          <w:rPr>
            <w:rFonts w:ascii="Times New Roman" w:hAnsi="Times New Roman" w:cs="Times New Roman"/>
            <w:sz w:val="24"/>
            <w:szCs w:val="24"/>
            <w:lang w:val="en-US"/>
          </w:rPr>
          <w:t xml:space="preserve">, including </w:t>
        </w:r>
      </w:ins>
      <w:del w:id="304" w:author="Michelle Hill" w:date="2016-09-26T23:11:00Z">
        <w:r w:rsidR="00F47390" w:rsidRPr="0004764B" w:rsidDel="00626E3B">
          <w:rPr>
            <w:rFonts w:ascii="Times New Roman" w:hAnsi="Times New Roman" w:cs="Times New Roman"/>
            <w:sz w:val="24"/>
            <w:szCs w:val="24"/>
            <w:lang w:val="en-US"/>
          </w:rPr>
          <w:delText xml:space="preserve">. However, this could include </w:delText>
        </w:r>
      </w:del>
      <w:r w:rsidR="00F47390" w:rsidRPr="0004764B">
        <w:rPr>
          <w:rFonts w:ascii="Times New Roman" w:hAnsi="Times New Roman" w:cs="Times New Roman"/>
          <w:sz w:val="24"/>
          <w:szCs w:val="24"/>
          <w:lang w:val="en-US"/>
        </w:rPr>
        <w:t>proteins, RNAs and mi</w:t>
      </w:r>
      <w:del w:id="305" w:author="Michelle Hill" w:date="2016-09-26T23:11:00Z">
        <w:r w:rsidR="00F47390" w:rsidRPr="0004764B" w:rsidDel="00626E3B">
          <w:rPr>
            <w:rFonts w:ascii="Times New Roman" w:hAnsi="Times New Roman" w:cs="Times New Roman"/>
            <w:sz w:val="24"/>
            <w:szCs w:val="24"/>
            <w:lang w:val="en-US"/>
          </w:rPr>
          <w:delText>cro</w:delText>
        </w:r>
      </w:del>
      <w:r w:rsidR="00F47390" w:rsidRPr="0004764B">
        <w:rPr>
          <w:rFonts w:ascii="Times New Roman" w:hAnsi="Times New Roman" w:cs="Times New Roman"/>
          <w:sz w:val="24"/>
          <w:szCs w:val="24"/>
          <w:lang w:val="en-US"/>
        </w:rPr>
        <w:t xml:space="preserve">RNAs. </w:t>
      </w:r>
      <w:ins w:id="306" w:author="Michelle Hill" w:date="2016-09-26T23:11:00Z">
        <w:r w:rsidR="00626E3B">
          <w:rPr>
            <w:rFonts w:ascii="Times New Roman" w:hAnsi="Times New Roman" w:cs="Times New Roman"/>
            <w:sz w:val="24"/>
            <w:szCs w:val="24"/>
            <w:lang w:val="en-US"/>
          </w:rPr>
          <w:t>Next</w:t>
        </w:r>
      </w:ins>
      <w:del w:id="307" w:author="Michelle Hill" w:date="2016-09-26T23:11:00Z">
        <w:r w:rsidR="00447F02" w:rsidRPr="0004764B" w:rsidDel="00626E3B">
          <w:rPr>
            <w:rFonts w:ascii="Times New Roman" w:hAnsi="Times New Roman" w:cs="Times New Roman"/>
            <w:sz w:val="24"/>
            <w:szCs w:val="24"/>
            <w:lang w:val="en-US"/>
          </w:rPr>
          <w:delText>Hereby</w:delText>
        </w:r>
      </w:del>
      <w:r w:rsidR="00447F02" w:rsidRPr="0004764B">
        <w:rPr>
          <w:rFonts w:ascii="Times New Roman" w:hAnsi="Times New Roman" w:cs="Times New Roman"/>
          <w:sz w:val="24"/>
          <w:szCs w:val="24"/>
          <w:lang w:val="en-US"/>
        </w:rPr>
        <w:t xml:space="preserve">, I attempted to purify the RNAs that </w:t>
      </w:r>
      <w:proofErr w:type="spellStart"/>
      <w:r w:rsidR="00447F02" w:rsidRPr="0004764B">
        <w:rPr>
          <w:rFonts w:ascii="Times New Roman" w:hAnsi="Times New Roman" w:cs="Times New Roman"/>
          <w:sz w:val="24"/>
          <w:szCs w:val="24"/>
          <w:lang w:val="en-US"/>
        </w:rPr>
        <w:t>hnRNPK</w:t>
      </w:r>
      <w:proofErr w:type="spellEnd"/>
      <w:r w:rsidR="00447F02" w:rsidRPr="0004764B">
        <w:rPr>
          <w:rFonts w:ascii="Times New Roman" w:hAnsi="Times New Roman" w:cs="Times New Roman"/>
          <w:sz w:val="24"/>
          <w:szCs w:val="24"/>
          <w:lang w:val="en-US"/>
        </w:rPr>
        <w:t xml:space="preserve"> </w:t>
      </w:r>
    </w:p>
    <w:p w14:paraId="2A67C419" w14:textId="77777777" w:rsidR="007D023E" w:rsidRDefault="007D023E" w:rsidP="0004764B">
      <w:pPr>
        <w:spacing w:line="480" w:lineRule="auto"/>
        <w:rPr>
          <w:rFonts w:ascii="Times New Roman" w:hAnsi="Times New Roman" w:cs="Times New Roman"/>
          <w:sz w:val="24"/>
          <w:szCs w:val="24"/>
          <w:lang w:val="en-US"/>
        </w:rPr>
        <w:sectPr w:rsidR="007D023E" w:rsidSect="009A0AD7">
          <w:pgSz w:w="11906" w:h="16838"/>
          <w:pgMar w:top="1440" w:right="1440" w:bottom="1440" w:left="1440" w:header="708" w:footer="708" w:gutter="0"/>
          <w:cols w:space="708"/>
          <w:docGrid w:linePitch="360"/>
        </w:sectPr>
      </w:pPr>
    </w:p>
    <w:p w14:paraId="0A775A1A" w14:textId="77777777" w:rsidR="007D023E" w:rsidRDefault="007D023E" w:rsidP="0004764B">
      <w:pPr>
        <w:spacing w:line="480" w:lineRule="auto"/>
        <w:rPr>
          <w:rFonts w:ascii="Times New Roman" w:hAnsi="Times New Roman" w:cs="Times New Roman"/>
          <w:noProof/>
          <w:sz w:val="24"/>
          <w:szCs w:val="24"/>
          <w:lang w:eastAsia="en-AU"/>
        </w:rPr>
      </w:pPr>
    </w:p>
    <w:p w14:paraId="1FC84FF2" w14:textId="77777777" w:rsidR="007D023E" w:rsidRDefault="007D023E" w:rsidP="0004764B">
      <w:pPr>
        <w:spacing w:line="480" w:lineRule="auto"/>
        <w:rPr>
          <w:rFonts w:ascii="Times New Roman" w:hAnsi="Times New Roman" w:cs="Times New Roman"/>
          <w:noProof/>
          <w:sz w:val="24"/>
          <w:szCs w:val="24"/>
          <w:lang w:eastAsia="en-AU"/>
        </w:rPr>
      </w:pPr>
    </w:p>
    <w:p w14:paraId="62AFA8BD" w14:textId="77777777" w:rsidR="007D023E" w:rsidRDefault="007D023E" w:rsidP="0004764B">
      <w:pPr>
        <w:spacing w:line="480" w:lineRule="auto"/>
        <w:rPr>
          <w:rFonts w:ascii="Times New Roman" w:hAnsi="Times New Roman" w:cs="Times New Roman"/>
          <w:noProof/>
          <w:sz w:val="24"/>
          <w:szCs w:val="24"/>
          <w:lang w:eastAsia="en-AU"/>
        </w:rPr>
      </w:pPr>
    </w:p>
    <w:p w14:paraId="04341584" w14:textId="337328CC" w:rsidR="007D023E" w:rsidRDefault="007D023E" w:rsidP="0004764B">
      <w:pPr>
        <w:spacing w:line="480" w:lineRule="auto"/>
        <w:rPr>
          <w:rFonts w:ascii="Times New Roman" w:hAnsi="Times New Roman" w:cs="Times New Roman"/>
          <w:noProof/>
          <w:sz w:val="24"/>
          <w:szCs w:val="24"/>
          <w:lang w:eastAsia="en-AU"/>
        </w:rPr>
      </w:pPr>
      <w:r w:rsidRPr="007D023E">
        <w:rPr>
          <w:rFonts w:ascii="Times New Roman" w:hAnsi="Times New Roman" w:cs="Times New Roman"/>
          <w:noProof/>
          <w:sz w:val="24"/>
          <w:szCs w:val="24"/>
          <w:lang w:eastAsia="en-AU"/>
        </w:rPr>
        <mc:AlternateContent>
          <mc:Choice Requires="wps">
            <w:drawing>
              <wp:anchor distT="45720" distB="45720" distL="114300" distR="114300" simplePos="0" relativeHeight="251667456" behindDoc="0" locked="0" layoutInCell="1" allowOverlap="1" wp14:anchorId="63F0E470" wp14:editId="73B293A3">
                <wp:simplePos x="0" y="0"/>
                <wp:positionH relativeFrom="margin">
                  <wp:align>right</wp:align>
                </wp:positionH>
                <wp:positionV relativeFrom="paragraph">
                  <wp:posOffset>35049</wp:posOffset>
                </wp:positionV>
                <wp:extent cx="295656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404620"/>
                        </a:xfrm>
                        <a:prstGeom prst="rect">
                          <a:avLst/>
                        </a:prstGeom>
                        <a:solidFill>
                          <a:srgbClr val="FFFFFF"/>
                        </a:solidFill>
                        <a:ln w="9525">
                          <a:noFill/>
                          <a:miter lim="800000"/>
                          <a:headEnd/>
                          <a:tailEnd/>
                        </a:ln>
                      </wps:spPr>
                      <wps:txbx>
                        <w:txbxContent>
                          <w:p w14:paraId="4D748687" w14:textId="2A34F2E3" w:rsidR="005D5ADB" w:rsidRPr="007D023E" w:rsidRDefault="005D5ADB">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5D5ADB" w:rsidRPr="007D023E" w14:paraId="502B3430" w14:textId="77777777" w:rsidTr="005D5ADB">
                              <w:tc>
                                <w:tcPr>
                                  <w:tcW w:w="1418" w:type="dxa"/>
                                  <w:tcBorders>
                                    <w:top w:val="nil"/>
                                    <w:left w:val="nil"/>
                                  </w:tcBorders>
                                </w:tcPr>
                                <w:p w14:paraId="3026C894" w14:textId="77777777" w:rsidR="005D5ADB" w:rsidRPr="007D023E" w:rsidRDefault="005D5ADB" w:rsidP="007D023E">
                                  <w:pPr>
                                    <w:rPr>
                                      <w:rFonts w:ascii="Times New Roman" w:hAnsi="Times New Roman" w:cs="Times New Roman"/>
                                      <w:sz w:val="28"/>
                                      <w:szCs w:val="24"/>
                                      <w:lang w:val="en-US"/>
                                    </w:rPr>
                                  </w:pPr>
                                </w:p>
                              </w:tc>
                              <w:tc>
                                <w:tcPr>
                                  <w:tcW w:w="4678" w:type="dxa"/>
                                  <w:gridSpan w:val="2"/>
                                  <w:vAlign w:val="bottom"/>
                                </w:tcPr>
                                <w:p w14:paraId="5AE9A351"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5D5ADB" w:rsidRPr="007D023E" w14:paraId="79807ED7" w14:textId="77777777" w:rsidTr="005D5ADB">
                              <w:tc>
                                <w:tcPr>
                                  <w:tcW w:w="1418" w:type="dxa"/>
                                </w:tcPr>
                                <w:p w14:paraId="247E0682"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5D5ADB" w:rsidRPr="007D023E" w:rsidRDefault="005D5ADB"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5D5ADB" w:rsidRPr="007D023E" w14:paraId="0ADD8749" w14:textId="77777777" w:rsidTr="005D5ADB">
                              <w:tc>
                                <w:tcPr>
                                  <w:tcW w:w="1418" w:type="dxa"/>
                                </w:tcPr>
                                <w:p w14:paraId="518F050D"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5D5ADB" w:rsidRPr="007D023E" w14:paraId="5B8F0610" w14:textId="77777777" w:rsidTr="005D5ADB">
                              <w:tc>
                                <w:tcPr>
                                  <w:tcW w:w="1418" w:type="dxa"/>
                                </w:tcPr>
                                <w:p w14:paraId="6F9BBDA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5D5ADB" w:rsidRPr="007D023E" w14:paraId="6C032410" w14:textId="77777777" w:rsidTr="005D5ADB">
                              <w:tc>
                                <w:tcPr>
                                  <w:tcW w:w="1418" w:type="dxa"/>
                                </w:tcPr>
                                <w:p w14:paraId="18E87DFD"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5D5ADB" w:rsidRDefault="005D5AD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F0E470" id="_x0000_t202" coordsize="21600,21600" o:spt="202" path="m,l,21600r21600,l21600,xe">
                <v:stroke joinstyle="miter"/>
                <v:path gradientshapeok="t" o:connecttype="rect"/>
              </v:shapetype>
              <v:shape id="_x0000_s1028" type="#_x0000_t202" style="position:absolute;margin-left:181.6pt;margin-top:2.75pt;width:232.8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bJIQIAACQ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" stroked="f">
                <v:textbox style="mso-fit-shape-to-text:t">
                  <w:txbxContent>
                    <w:p w14:paraId="4D748687" w14:textId="2A34F2E3" w:rsidR="005D5ADB" w:rsidRPr="007D023E" w:rsidRDefault="005D5ADB">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5D5ADB" w:rsidRPr="007D023E" w14:paraId="502B3430" w14:textId="77777777" w:rsidTr="005D5ADB">
                        <w:tc>
                          <w:tcPr>
                            <w:tcW w:w="1418" w:type="dxa"/>
                            <w:tcBorders>
                              <w:top w:val="nil"/>
                              <w:left w:val="nil"/>
                            </w:tcBorders>
                          </w:tcPr>
                          <w:p w14:paraId="3026C894" w14:textId="77777777" w:rsidR="005D5ADB" w:rsidRPr="007D023E" w:rsidRDefault="005D5ADB" w:rsidP="007D023E">
                            <w:pPr>
                              <w:rPr>
                                <w:rFonts w:ascii="Times New Roman" w:hAnsi="Times New Roman" w:cs="Times New Roman"/>
                                <w:sz w:val="28"/>
                                <w:szCs w:val="24"/>
                                <w:lang w:val="en-US"/>
                              </w:rPr>
                            </w:pPr>
                          </w:p>
                        </w:tc>
                        <w:tc>
                          <w:tcPr>
                            <w:tcW w:w="4678" w:type="dxa"/>
                            <w:gridSpan w:val="2"/>
                            <w:vAlign w:val="bottom"/>
                          </w:tcPr>
                          <w:p w14:paraId="5AE9A351"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5D5ADB" w:rsidRPr="007D023E" w14:paraId="79807ED7" w14:textId="77777777" w:rsidTr="005D5ADB">
                        <w:tc>
                          <w:tcPr>
                            <w:tcW w:w="1418" w:type="dxa"/>
                          </w:tcPr>
                          <w:p w14:paraId="247E0682"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5D5ADB" w:rsidRPr="007D023E" w:rsidRDefault="005D5ADB"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5D5ADB" w:rsidRPr="007D023E" w:rsidRDefault="005D5ADB"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5D5ADB" w:rsidRPr="007D023E" w14:paraId="0ADD8749" w14:textId="77777777" w:rsidTr="005D5ADB">
                        <w:tc>
                          <w:tcPr>
                            <w:tcW w:w="1418" w:type="dxa"/>
                          </w:tcPr>
                          <w:p w14:paraId="518F050D"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5D5ADB" w:rsidRPr="007D023E" w14:paraId="5B8F0610" w14:textId="77777777" w:rsidTr="005D5ADB">
                        <w:tc>
                          <w:tcPr>
                            <w:tcW w:w="1418" w:type="dxa"/>
                          </w:tcPr>
                          <w:p w14:paraId="6F9BBDAE"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5D5ADB" w:rsidRPr="007D023E" w14:paraId="6C032410" w14:textId="77777777" w:rsidTr="005D5ADB">
                        <w:tc>
                          <w:tcPr>
                            <w:tcW w:w="1418" w:type="dxa"/>
                          </w:tcPr>
                          <w:p w14:paraId="18E87DFD"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5D5ADB" w:rsidRPr="007D023E" w:rsidRDefault="005D5ADB"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5D5ADB" w:rsidRDefault="005D5ADB"/>
                  </w:txbxContent>
                </v:textbox>
                <w10:wrap type="square" anchorx="margin"/>
              </v:shape>
            </w:pict>
          </mc:Fallback>
        </mc:AlternateContent>
      </w:r>
      <w:r>
        <w:rPr>
          <w:noProof/>
          <w:lang w:eastAsia="en-AU"/>
        </w:rPr>
        <w:drawing>
          <wp:inline distT="0" distB="0" distL="0" distR="0" wp14:anchorId="5152AA18" wp14:editId="16BB5855">
            <wp:extent cx="2161309"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3487" cy="3966394"/>
                    </a:xfrm>
                    <a:prstGeom prst="rect">
                      <a:avLst/>
                    </a:prstGeom>
                  </pic:spPr>
                </pic:pic>
              </a:graphicData>
            </a:graphic>
          </wp:inline>
        </w:drawing>
      </w:r>
      <w:bookmarkStart w:id="308" w:name="_GoBack"/>
      <w:bookmarkEnd w:id="308"/>
    </w:p>
    <w:p w14:paraId="2B97689D" w14:textId="5E6373B7" w:rsidR="007D023E" w:rsidRPr="007D023E" w:rsidRDefault="007D023E" w:rsidP="0004764B">
      <w:pPr>
        <w:spacing w:line="480" w:lineRule="auto"/>
        <w:rPr>
          <w:rFonts w:ascii="Times New Roman" w:hAnsi="Times New Roman" w:cs="Times New Roman"/>
          <w:noProof/>
          <w:color w:val="FF0000"/>
          <w:sz w:val="24"/>
          <w:szCs w:val="24"/>
          <w:u w:val="single"/>
          <w:lang w:eastAsia="en-AU"/>
        </w:rPr>
      </w:pPr>
      <w:r w:rsidRPr="007D023E">
        <w:rPr>
          <w:rFonts w:ascii="Times New Roman" w:hAnsi="Times New Roman" w:cs="Times New Roman"/>
          <w:b/>
          <w:noProof/>
          <w:sz w:val="24"/>
          <w:szCs w:val="24"/>
          <w:lang w:eastAsia="en-AU"/>
        </w:rPr>
        <w:t>Figure 7</w:t>
      </w:r>
      <w:r>
        <w:rPr>
          <w:rFonts w:ascii="Times New Roman" w:hAnsi="Times New Roman" w:cs="Times New Roman"/>
          <w:noProof/>
          <w:sz w:val="24"/>
          <w:szCs w:val="24"/>
          <w:lang w:eastAsia="en-AU"/>
        </w:rPr>
        <w:t xml:space="preserve">: </w:t>
      </w:r>
      <w:r w:rsidRPr="007D023E">
        <w:rPr>
          <w:rFonts w:ascii="Times New Roman" w:hAnsi="Times New Roman" w:cs="Times New Roman"/>
          <w:i/>
          <w:noProof/>
          <w:sz w:val="24"/>
          <w:szCs w:val="24"/>
          <w:lang w:eastAsia="en-AU"/>
        </w:rPr>
        <w:t>hnRNPK binds RNA in PC3 cells.</w:t>
      </w:r>
      <w:r>
        <w:rPr>
          <w:rFonts w:ascii="Times New Roman" w:hAnsi="Times New Roman" w:cs="Times New Roman"/>
          <w:noProof/>
          <w:sz w:val="24"/>
          <w:szCs w:val="24"/>
          <w:lang w:eastAsia="en-AU"/>
        </w:rPr>
        <w:t xml:space="preserve"> </w:t>
      </w:r>
      <w:r w:rsidRPr="007D023E">
        <w:rPr>
          <w:rFonts w:ascii="Times New Roman" w:hAnsi="Times New Roman" w:cs="Times New Roman"/>
          <w:noProof/>
          <w:color w:val="FF0000"/>
          <w:sz w:val="24"/>
          <w:szCs w:val="24"/>
          <w:u w:val="single"/>
          <w:lang w:eastAsia="en-AU"/>
        </w:rPr>
        <w:t xml:space="preserve">Not finished yet. </w:t>
      </w:r>
    </w:p>
    <w:p w14:paraId="575634C0" w14:textId="24C7BEAB" w:rsidR="007D023E" w:rsidRDefault="007D023E" w:rsidP="0004764B">
      <w:pPr>
        <w:spacing w:line="480" w:lineRule="auto"/>
        <w:rPr>
          <w:rFonts w:ascii="Times New Roman" w:hAnsi="Times New Roman" w:cs="Times New Roman"/>
          <w:sz w:val="24"/>
          <w:szCs w:val="24"/>
          <w:lang w:val="en-US"/>
        </w:rPr>
      </w:pPr>
    </w:p>
    <w:p w14:paraId="06F1EE12" w14:textId="479032B3" w:rsidR="007D023E" w:rsidRDefault="007D023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FBEFC7" w14:textId="5AA09A4D" w:rsidR="00FF1B8E" w:rsidRPr="0004764B" w:rsidRDefault="0035527B" w:rsidP="0004764B">
      <w:pPr>
        <w:spacing w:line="480" w:lineRule="auto"/>
        <w:rPr>
          <w:rFonts w:ascii="Times New Roman" w:hAnsi="Times New Roman" w:cs="Times New Roman"/>
          <w:sz w:val="24"/>
          <w:szCs w:val="24"/>
          <w:lang w:val="en-US"/>
        </w:rPr>
      </w:pPr>
      <w:proofErr w:type="gramStart"/>
      <w:r w:rsidRPr="0004764B">
        <w:rPr>
          <w:rFonts w:ascii="Times New Roman" w:hAnsi="Times New Roman" w:cs="Times New Roman"/>
          <w:sz w:val="24"/>
          <w:szCs w:val="24"/>
          <w:lang w:val="en-US"/>
        </w:rPr>
        <w:lastRenderedPageBreak/>
        <w:t>binds</w:t>
      </w:r>
      <w:proofErr w:type="gramEnd"/>
      <w:r w:rsidRPr="0004764B">
        <w:rPr>
          <w:rFonts w:ascii="Times New Roman" w:hAnsi="Times New Roman" w:cs="Times New Roman"/>
          <w:sz w:val="24"/>
          <w:szCs w:val="24"/>
          <w:lang w:val="en-US"/>
        </w:rPr>
        <w:t xml:space="preserve">. After purification by </w:t>
      </w:r>
      <w:proofErr w:type="spellStart"/>
      <w:r w:rsidRPr="0004764B">
        <w:rPr>
          <w:rFonts w:ascii="Times New Roman" w:hAnsi="Times New Roman" w:cs="Times New Roman"/>
          <w:sz w:val="24"/>
          <w:szCs w:val="24"/>
          <w:lang w:val="en-US"/>
        </w:rPr>
        <w:t>Trizol</w:t>
      </w:r>
      <w:proofErr w:type="spellEnd"/>
      <w:r w:rsidRPr="0004764B">
        <w:rPr>
          <w:rFonts w:ascii="Times New Roman" w:hAnsi="Times New Roman" w:cs="Times New Roman"/>
          <w:sz w:val="24"/>
          <w:szCs w:val="24"/>
          <w:lang w:val="en-US"/>
        </w:rPr>
        <w:t xml:space="preserve"> extraction</w:t>
      </w:r>
      <w:r>
        <w:rPr>
          <w:rFonts w:ascii="Times New Roman" w:hAnsi="Times New Roman" w:cs="Times New Roman"/>
          <w:sz w:val="24"/>
          <w:szCs w:val="24"/>
          <w:lang w:val="en-US"/>
        </w:rPr>
        <w:t xml:space="preserve"> (</w:t>
      </w:r>
      <w:ins w:id="309" w:author="Michelle Hill" w:date="2016-09-26T23:11:00Z">
        <w:r w:rsidR="00626E3B">
          <w:rPr>
            <w:rFonts w:ascii="Times New Roman" w:hAnsi="Times New Roman" w:cs="Times New Roman"/>
            <w:sz w:val="24"/>
            <w:szCs w:val="24"/>
            <w:lang w:val="en-US"/>
          </w:rPr>
          <w:t xml:space="preserve">which </w:t>
        </w:r>
      </w:ins>
      <w:r>
        <w:rPr>
          <w:rFonts w:ascii="Times New Roman" w:hAnsi="Times New Roman" w:cs="Times New Roman"/>
          <w:sz w:val="24"/>
          <w:szCs w:val="24"/>
          <w:lang w:val="en-US"/>
        </w:rPr>
        <w:t xml:space="preserve">also reverses </w:t>
      </w:r>
      <w:ins w:id="310" w:author="Michelle Hill" w:date="2016-09-26T23:11:00Z">
        <w:r w:rsidR="00626E3B">
          <w:rPr>
            <w:rFonts w:ascii="Times New Roman" w:hAnsi="Times New Roman" w:cs="Times New Roman"/>
            <w:sz w:val="24"/>
            <w:szCs w:val="24"/>
            <w:lang w:val="en-US"/>
          </w:rPr>
          <w:t xml:space="preserve">formaldehyde </w:t>
        </w:r>
      </w:ins>
      <w:r>
        <w:rPr>
          <w:rFonts w:ascii="Times New Roman" w:hAnsi="Times New Roman" w:cs="Times New Roman"/>
          <w:sz w:val="24"/>
          <w:szCs w:val="24"/>
          <w:lang w:val="en-US"/>
        </w:rPr>
        <w:t>crosslink</w:t>
      </w:r>
      <w:ins w:id="311" w:author="Michelle Hill" w:date="2016-09-26T23:11:00Z">
        <w:r w:rsidR="00626E3B">
          <w:rPr>
            <w:rFonts w:ascii="Times New Roman" w:hAnsi="Times New Roman" w:cs="Times New Roman"/>
            <w:sz w:val="24"/>
            <w:szCs w:val="24"/>
            <w:lang w:val="en-US"/>
          </w:rPr>
          <w:t>s</w:t>
        </w:r>
      </w:ins>
      <w:r>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the RNA was quantified using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This yielded a </w:t>
      </w:r>
      <w:r w:rsidR="004B11EC" w:rsidRPr="0004764B">
        <w:rPr>
          <w:rFonts w:ascii="Times New Roman" w:hAnsi="Times New Roman" w:cs="Times New Roman"/>
          <w:sz w:val="24"/>
          <w:szCs w:val="24"/>
          <w:lang w:val="en-US"/>
        </w:rPr>
        <w:t xml:space="preserve">consistent increase of RNA identified from the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pull down compared to the IgG control</w:t>
      </w:r>
      <w:r>
        <w:rPr>
          <w:rFonts w:ascii="Times New Roman" w:hAnsi="Times New Roman" w:cs="Times New Roman"/>
          <w:sz w:val="24"/>
          <w:szCs w:val="24"/>
          <w:lang w:val="en-US"/>
        </w:rPr>
        <w:t xml:space="preserve"> (Fig.7b)</w:t>
      </w:r>
      <w:r w:rsidR="004B11EC" w:rsidRPr="0004764B">
        <w:rPr>
          <w:rFonts w:ascii="Times New Roman" w:hAnsi="Times New Roman" w:cs="Times New Roman"/>
          <w:sz w:val="24"/>
          <w:szCs w:val="24"/>
          <w:lang w:val="en-US"/>
        </w:rPr>
        <w:t xml:space="preserve">. </w:t>
      </w:r>
      <w:r w:rsidR="00E15E57" w:rsidRPr="0004764B">
        <w:rPr>
          <w:rFonts w:ascii="Times New Roman" w:hAnsi="Times New Roman" w:cs="Times New Roman"/>
          <w:sz w:val="24"/>
          <w:szCs w:val="24"/>
          <w:lang w:val="en-US"/>
        </w:rPr>
        <w:t xml:space="preserve">This is consistent with past research which shows </w:t>
      </w:r>
      <w:proofErr w:type="spellStart"/>
      <w:r w:rsidR="00E15E57" w:rsidRPr="0004764B">
        <w:rPr>
          <w:rFonts w:ascii="Times New Roman" w:hAnsi="Times New Roman" w:cs="Times New Roman"/>
          <w:sz w:val="24"/>
          <w:szCs w:val="24"/>
          <w:lang w:val="en-US"/>
        </w:rPr>
        <w:t>hnRNPK</w:t>
      </w:r>
      <w:proofErr w:type="spellEnd"/>
      <w:r w:rsidR="00E15E57" w:rsidRPr="0004764B">
        <w:rPr>
          <w:rFonts w:ascii="Times New Roman" w:hAnsi="Times New Roman" w:cs="Times New Roman"/>
          <w:sz w:val="24"/>
          <w:szCs w:val="24"/>
          <w:lang w:val="en-US"/>
        </w:rPr>
        <w:t xml:space="preserve"> binding to RNAs </w:t>
      </w:r>
      <w:ins w:id="312" w:author="Michelle Hill" w:date="2016-09-26T23:12:00Z">
        <w:r w:rsidR="00626E3B">
          <w:rPr>
            <w:rFonts w:ascii="Times New Roman" w:hAnsi="Times New Roman" w:cs="Times New Roman"/>
            <w:sz w:val="24"/>
            <w:szCs w:val="24"/>
            <w:lang w:val="en-US"/>
          </w:rPr>
          <w:t xml:space="preserve">(REF) </w:t>
        </w:r>
      </w:ins>
      <w:r w:rsidR="00E15E57" w:rsidRPr="0004764B">
        <w:rPr>
          <w:rFonts w:ascii="Times New Roman" w:hAnsi="Times New Roman" w:cs="Times New Roman"/>
          <w:sz w:val="24"/>
          <w:szCs w:val="24"/>
          <w:lang w:val="en-US"/>
        </w:rPr>
        <w:t>and reports of it binding microRNAs</w:t>
      </w:r>
      <w:ins w:id="313" w:author="Michelle Hill" w:date="2016-09-26T23:12:00Z">
        <w:r w:rsidR="00626E3B">
          <w:rPr>
            <w:rFonts w:ascii="Times New Roman" w:hAnsi="Times New Roman" w:cs="Times New Roman"/>
            <w:sz w:val="24"/>
            <w:szCs w:val="24"/>
            <w:lang w:val="en-US"/>
          </w:rPr>
          <w:t xml:space="preserve"> (REF)</w:t>
        </w:r>
      </w:ins>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While this is instrumental in determining whether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binds to microRNAs, the low yield </w:t>
      </w:r>
      <w:r w:rsidR="00E15E57" w:rsidRPr="0004764B">
        <w:rPr>
          <w:rFonts w:ascii="Times New Roman" w:hAnsi="Times New Roman" w:cs="Times New Roman"/>
          <w:sz w:val="24"/>
          <w:szCs w:val="24"/>
          <w:lang w:val="en-US"/>
        </w:rPr>
        <w:t xml:space="preserve">indicates the need to scale up the experiments. </w:t>
      </w:r>
      <w:r w:rsidR="004B61D4" w:rsidRPr="0004764B">
        <w:rPr>
          <w:rFonts w:ascii="Times New Roman" w:hAnsi="Times New Roman" w:cs="Times New Roman"/>
          <w:sz w:val="24"/>
          <w:szCs w:val="24"/>
          <w:lang w:val="en-US"/>
        </w:rPr>
        <w:t xml:space="preserve">Further assessment is needed to determine whether this population of RNA contains microRNAs and whether these </w:t>
      </w:r>
      <w:proofErr w:type="spellStart"/>
      <w:r w:rsidR="004B61D4" w:rsidRPr="0004764B">
        <w:rPr>
          <w:rFonts w:ascii="Times New Roman" w:hAnsi="Times New Roman" w:cs="Times New Roman"/>
          <w:sz w:val="24"/>
          <w:szCs w:val="24"/>
          <w:lang w:val="en-US"/>
        </w:rPr>
        <w:t>miRs</w:t>
      </w:r>
      <w:proofErr w:type="spellEnd"/>
      <w:r w:rsidR="004B61D4" w:rsidRPr="0004764B">
        <w:rPr>
          <w:rFonts w:ascii="Times New Roman" w:hAnsi="Times New Roman" w:cs="Times New Roman"/>
          <w:sz w:val="24"/>
          <w:szCs w:val="24"/>
          <w:lang w:val="en-US"/>
        </w:rPr>
        <w:t xml:space="preserve"> are the ones also predicted. </w:t>
      </w:r>
    </w:p>
    <w:p w14:paraId="522A8C3E" w14:textId="77777777" w:rsidR="00FF1B8E" w:rsidRPr="0004764B" w:rsidRDefault="00FF1B8E" w:rsidP="0004764B">
      <w:pPr>
        <w:pStyle w:val="Heading1"/>
        <w:spacing w:line="480" w:lineRule="auto"/>
        <w:rPr>
          <w:rFonts w:ascii="Times New Roman" w:hAnsi="Times New Roman" w:cs="Times New Roman"/>
          <w:lang w:val="en-US"/>
        </w:rPr>
      </w:pPr>
      <w:r w:rsidRPr="0004764B">
        <w:rPr>
          <w:rFonts w:ascii="Times New Roman" w:hAnsi="Times New Roman" w:cs="Times New Roman"/>
          <w:lang w:val="en-US"/>
        </w:rPr>
        <w:t xml:space="preserve">Discussion: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w:t>
      </w:r>
      <w:proofErr w:type="gramStart"/>
      <w:r w:rsidRPr="0004764B">
        <w:rPr>
          <w:rFonts w:ascii="Times New Roman" w:hAnsi="Times New Roman" w:cs="Times New Roman"/>
          <w:sz w:val="24"/>
          <w:szCs w:val="24"/>
          <w:lang w:val="en-US"/>
        </w:rPr>
        <w:t>to</w:t>
      </w:r>
      <w:proofErr w:type="gramEnd"/>
      <w:r w:rsidRPr="0004764B">
        <w:rPr>
          <w:rFonts w:ascii="Times New Roman" w:hAnsi="Times New Roman" w:cs="Times New Roman"/>
          <w:sz w:val="24"/>
          <w:szCs w:val="24"/>
          <w:lang w:val="en-US"/>
        </w:rPr>
        <w:t xml:space="preserve"> many of those exported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Points to discuss: </w:t>
      </w:r>
    </w:p>
    <w:p w14:paraId="7D08D4F8" w14:textId="6242627B"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data: microRNA</w:t>
      </w:r>
      <w:r w:rsidR="002225DD">
        <w:rPr>
          <w:rFonts w:ascii="Times New Roman" w:hAnsi="Times New Roman" w:cs="Times New Roman"/>
          <w:sz w:val="24"/>
          <w:szCs w:val="24"/>
          <w:lang w:val="en-US"/>
        </w:rPr>
        <w:t xml:space="preserve">s aren’t so dramatically modified by the proteins. System is definitely a gradient rather than a switch. May suggest synergy of proteins working together, differences between EV types being modified by cavin-1 </w:t>
      </w:r>
      <w:proofErr w:type="spellStart"/>
      <w:r w:rsidR="002225DD">
        <w:rPr>
          <w:rFonts w:ascii="Times New Roman" w:hAnsi="Times New Roman" w:cs="Times New Roman"/>
          <w:sz w:val="24"/>
          <w:szCs w:val="24"/>
          <w:lang w:val="en-US"/>
        </w:rPr>
        <w:t>eg</w:t>
      </w:r>
      <w:proofErr w:type="spellEnd"/>
      <w:r w:rsidR="002225DD">
        <w:rPr>
          <w:rFonts w:ascii="Times New Roman" w:hAnsi="Times New Roman" w:cs="Times New Roman"/>
          <w:sz w:val="24"/>
          <w:szCs w:val="24"/>
          <w:lang w:val="en-US"/>
        </w:rPr>
        <w:t xml:space="preserve"> mechanism in exosomes but not </w:t>
      </w:r>
      <w:proofErr w:type="spellStart"/>
      <w:r w:rsidR="002225DD">
        <w:rPr>
          <w:rFonts w:ascii="Times New Roman" w:hAnsi="Times New Roman" w:cs="Times New Roman"/>
          <w:sz w:val="24"/>
          <w:szCs w:val="24"/>
          <w:lang w:val="en-US"/>
        </w:rPr>
        <w:t>microvesicles</w:t>
      </w:r>
      <w:proofErr w:type="spellEnd"/>
      <w:r w:rsidR="0035527B">
        <w:rPr>
          <w:rFonts w:ascii="Times New Roman" w:hAnsi="Times New Roman" w:cs="Times New Roman"/>
          <w:sz w:val="24"/>
          <w:szCs w:val="24"/>
          <w:lang w:val="en-US"/>
        </w:rPr>
        <w:t>, maybe</w:t>
      </w:r>
      <w:proofErr w:type="gramStart"/>
      <w:r w:rsidR="0035527B">
        <w:rPr>
          <w:rFonts w:ascii="Times New Roman" w:hAnsi="Times New Roman" w:cs="Times New Roman"/>
          <w:sz w:val="24"/>
          <w:szCs w:val="24"/>
          <w:lang w:val="en-US"/>
        </w:rPr>
        <w:t>?</w:t>
      </w:r>
      <w:r w:rsidR="002225DD">
        <w:rPr>
          <w:rFonts w:ascii="Times New Roman" w:hAnsi="Times New Roman" w:cs="Times New Roman"/>
          <w:sz w:val="24"/>
          <w:szCs w:val="24"/>
          <w:lang w:val="en-US"/>
        </w:rPr>
        <w:t>.</w:t>
      </w:r>
      <w:proofErr w:type="gramEnd"/>
      <w:r w:rsidR="002225DD">
        <w:rPr>
          <w:rFonts w:ascii="Times New Roman" w:hAnsi="Times New Roman" w:cs="Times New Roman"/>
          <w:sz w:val="24"/>
          <w:szCs w:val="24"/>
          <w:lang w:val="en-US"/>
        </w:rPr>
        <w:t xml:space="preserve"> Additionally there is nothing to prevent sampling from occurring</w:t>
      </w:r>
      <w:r w:rsidR="00460C36">
        <w:rPr>
          <w:rFonts w:ascii="Times New Roman" w:hAnsi="Times New Roman" w:cs="Times New Roman"/>
          <w:sz w:val="24"/>
          <w:szCs w:val="24"/>
          <w:lang w:val="en-US"/>
        </w:rPr>
        <w:t xml:space="preserve">, where if the export protein isn’t there </w:t>
      </w:r>
      <w:proofErr w:type="spellStart"/>
      <w:r w:rsidR="00460C36">
        <w:rPr>
          <w:rFonts w:ascii="Times New Roman" w:hAnsi="Times New Roman" w:cs="Times New Roman"/>
          <w:sz w:val="24"/>
          <w:szCs w:val="24"/>
          <w:lang w:val="en-US"/>
        </w:rPr>
        <w:t>there</w:t>
      </w:r>
      <w:proofErr w:type="spellEnd"/>
      <w:r w:rsidR="00460C36">
        <w:rPr>
          <w:rFonts w:ascii="Times New Roman" w:hAnsi="Times New Roman" w:cs="Times New Roman"/>
          <w:sz w:val="24"/>
          <w:szCs w:val="24"/>
          <w:lang w:val="en-US"/>
        </w:rPr>
        <w:t xml:space="preserve"> still isn’t anything preventing </w:t>
      </w:r>
      <w:proofErr w:type="spellStart"/>
      <w:r w:rsidR="00460C36">
        <w:rPr>
          <w:rFonts w:ascii="Times New Roman" w:hAnsi="Times New Roman" w:cs="Times New Roman"/>
          <w:sz w:val="24"/>
          <w:szCs w:val="24"/>
          <w:lang w:val="en-US"/>
        </w:rPr>
        <w:t>miRs</w:t>
      </w:r>
      <w:proofErr w:type="spellEnd"/>
      <w:r w:rsidR="00460C36">
        <w:rPr>
          <w:rFonts w:ascii="Times New Roman" w:hAnsi="Times New Roman" w:cs="Times New Roman"/>
          <w:sz w:val="24"/>
          <w:szCs w:val="24"/>
          <w:lang w:val="en-US"/>
        </w:rPr>
        <w:t xml:space="preserve">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w:t>
      </w:r>
      <w:proofErr w:type="spellStart"/>
      <w:r>
        <w:rPr>
          <w:rFonts w:ascii="Times New Roman" w:hAnsi="Times New Roman" w:cs="Times New Roman"/>
          <w:sz w:val="24"/>
          <w:szCs w:val="24"/>
          <w:lang w:val="en-US"/>
        </w:rPr>
        <w:t>rt-qpcr</w:t>
      </w:r>
      <w:proofErr w:type="spellEnd"/>
      <w:r>
        <w:rPr>
          <w:rFonts w:ascii="Times New Roman" w:hAnsi="Times New Roman" w:cs="Times New Roman"/>
          <w:sz w:val="24"/>
          <w:szCs w:val="24"/>
          <w:lang w:val="en-US"/>
        </w:rPr>
        <w:t>,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w:t>
      </w:r>
      <w:proofErr w:type="spellStart"/>
      <w:r>
        <w:rPr>
          <w:rFonts w:ascii="Times New Roman" w:hAnsi="Times New Roman" w:cs="Times New Roman"/>
          <w:sz w:val="24"/>
          <w:szCs w:val="24"/>
          <w:lang w:val="en-US"/>
        </w:rPr>
        <w:t>ddPCR</w:t>
      </w:r>
      <w:proofErr w:type="spellEnd"/>
      <w:r>
        <w:rPr>
          <w:rFonts w:ascii="Times New Roman" w:hAnsi="Times New Roman" w:cs="Times New Roman"/>
          <w:sz w:val="24"/>
          <w:szCs w:val="24"/>
          <w:lang w:val="en-US"/>
        </w:rPr>
        <w:t xml:space="preserve">.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Relevance with the field: IE relation of these microRNAs to disease and what that means for this system</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64923337" w:rsidR="00D858C7" w:rsidRDefault="00D858C7"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 these differentially exported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relate to clinical findings?</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xml:space="preserve">. Exported miR-148a from prostate cancer makes sense as its role with </w:t>
      </w:r>
      <w:proofErr w:type="spellStart"/>
      <w:r w:rsidR="00460C36">
        <w:rPr>
          <w:rFonts w:ascii="Times New Roman" w:hAnsi="Times New Roman" w:cs="Times New Roman"/>
          <w:sz w:val="24"/>
          <w:szCs w:val="24"/>
          <w:lang w:val="en-US"/>
        </w:rPr>
        <w:t>oestoclastogensis</w:t>
      </w:r>
      <w:proofErr w:type="spellEnd"/>
      <w:r w:rsidR="00460C36">
        <w:rPr>
          <w:rFonts w:ascii="Times New Roman" w:hAnsi="Times New Roman" w:cs="Times New Roman"/>
          <w:sz w:val="24"/>
          <w:szCs w:val="24"/>
          <w:lang w:val="en-US"/>
        </w:rPr>
        <w:t xml:space="preserve"> is consistent with advanced prostate cancer. </w:t>
      </w:r>
    </w:p>
    <w:p w14:paraId="0C72AD78" w14:textId="692D4968" w:rsidR="002225DD" w:rsidRDefault="007D5FE8"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Motifs: discuss that some do not contain the motif but seem to be differentially exported. </w:t>
      </w:r>
      <w:proofErr w:type="spellStart"/>
      <w:r w:rsidR="00460C36">
        <w:rPr>
          <w:rFonts w:ascii="Times New Roman" w:hAnsi="Times New Roman" w:cs="Times New Roman"/>
          <w:sz w:val="24"/>
          <w:szCs w:val="24"/>
          <w:lang w:val="en-US"/>
        </w:rPr>
        <w:t>Ie</w:t>
      </w:r>
      <w:proofErr w:type="spellEnd"/>
      <w:r w:rsidR="00460C36">
        <w:rPr>
          <w:rFonts w:ascii="Times New Roman" w:hAnsi="Times New Roman" w:cs="Times New Roman"/>
          <w:sz w:val="24"/>
          <w:szCs w:val="24"/>
          <w:lang w:val="en-US"/>
        </w:rPr>
        <w:t>. This would come back to the multiple prot</w:t>
      </w:r>
      <w:r w:rsidR="0035527B">
        <w:rPr>
          <w:rFonts w:ascii="Times New Roman" w:hAnsi="Times New Roman" w:cs="Times New Roman"/>
          <w:sz w:val="24"/>
          <w:szCs w:val="24"/>
          <w:lang w:val="en-US"/>
        </w:rPr>
        <w:t>eins involved with same process</w:t>
      </w:r>
      <w:r w:rsidR="00E66ADB">
        <w:rPr>
          <w:rFonts w:ascii="Times New Roman" w:hAnsi="Times New Roman" w:cs="Times New Roman"/>
          <w:sz w:val="24"/>
          <w:szCs w:val="24"/>
          <w:lang w:val="en-US"/>
        </w:rPr>
        <w:t>.</w:t>
      </w:r>
      <w:r w:rsidR="0035527B">
        <w:rPr>
          <w:rFonts w:ascii="Times New Roman" w:hAnsi="Times New Roman" w:cs="Times New Roman"/>
          <w:sz w:val="24"/>
          <w:szCs w:val="24"/>
          <w:lang w:val="en-US"/>
        </w:rPr>
        <w:t xml:space="preserve"> </w:t>
      </w:r>
      <w:r w:rsidR="00E66ADB">
        <w:rPr>
          <w:rFonts w:ascii="Times New Roman" w:hAnsi="Times New Roman" w:cs="Times New Roman"/>
          <w:sz w:val="24"/>
          <w:szCs w:val="24"/>
          <w:lang w:val="en-US"/>
        </w:rPr>
        <w:t xml:space="preserve"> </w:t>
      </w:r>
    </w:p>
    <w:p w14:paraId="6EBE5928" w14:textId="3A9C4206"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Pr>
          <w:rFonts w:ascii="Times New Roman" w:hAnsi="Times New Roman" w:cs="Times New Roman"/>
          <w:sz w:val="24"/>
          <w:szCs w:val="24"/>
          <w:lang w:val="en-US"/>
        </w:rPr>
        <w:t xml:space="preserve"> information: family members associated with the function, ability to bind to the motif/</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Role in cancer on its own</w:t>
      </w:r>
      <w:r w:rsidR="002D33F7">
        <w:rPr>
          <w:rFonts w:ascii="Times New Roman" w:hAnsi="Times New Roman" w:cs="Times New Roman"/>
          <w:sz w:val="24"/>
          <w:szCs w:val="24"/>
          <w:lang w:val="en-US"/>
        </w:rPr>
        <w:t>, usually related to increase or decrease in cytoplasm/nucleus (</w:t>
      </w:r>
      <w:r w:rsidR="0035527B">
        <w:rPr>
          <w:rFonts w:ascii="Times New Roman" w:hAnsi="Times New Roman" w:cs="Times New Roman"/>
          <w:sz w:val="24"/>
          <w:szCs w:val="24"/>
          <w:lang w:val="en-US"/>
        </w:rPr>
        <w:t xml:space="preserve">Helpful paper: </w:t>
      </w:r>
      <w:r w:rsidR="00B057DA" w:rsidRPr="00B057DA">
        <w:rPr>
          <w:rFonts w:ascii="Times New Roman" w:hAnsi="Times New Roman" w:cs="Times New Roman"/>
          <w:sz w:val="24"/>
          <w:szCs w:val="24"/>
          <w:lang w:val="en-US"/>
        </w:rPr>
        <w:t>Emerging roles of heterogeneous nuclear ribonucleoprotein K (</w:t>
      </w:r>
      <w:proofErr w:type="spellStart"/>
      <w:r w:rsidR="00B057DA" w:rsidRPr="00B057DA">
        <w:rPr>
          <w:rFonts w:ascii="Times New Roman" w:hAnsi="Times New Roman" w:cs="Times New Roman"/>
          <w:sz w:val="24"/>
          <w:szCs w:val="24"/>
          <w:lang w:val="en-US"/>
        </w:rPr>
        <w:t>hnRNP</w:t>
      </w:r>
      <w:proofErr w:type="spellEnd"/>
      <w:r w:rsidR="00B057DA" w:rsidRPr="00B057DA">
        <w:rPr>
          <w:rFonts w:ascii="Times New Roman" w:hAnsi="Times New Roman" w:cs="Times New Roman"/>
          <w:sz w:val="24"/>
          <w:szCs w:val="24"/>
          <w:lang w:val="en-US"/>
        </w:rPr>
        <w:t xml:space="preserve"> K) in cancer progression</w:t>
      </w:r>
      <w:r w:rsidR="002D33F7">
        <w:rPr>
          <w:rFonts w:ascii="Times New Roman" w:hAnsi="Times New Roman" w:cs="Times New Roman"/>
          <w:sz w:val="24"/>
          <w:szCs w:val="24"/>
          <w:lang w:val="en-US"/>
        </w:rPr>
        <w:t>)</w:t>
      </w:r>
    </w:p>
    <w:p w14:paraId="3254661F" w14:textId="0593010F"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etc.</w:t>
      </w:r>
      <w:r w:rsidR="0035527B">
        <w:rPr>
          <w:rFonts w:ascii="Times New Roman" w:hAnsi="Times New Roman" w:cs="Times New Roman"/>
          <w:sz w:val="24"/>
          <w:szCs w:val="24"/>
          <w:lang w:val="en-US"/>
        </w:rPr>
        <w:t xml:space="preserve"> Any issues with this analysis? Why isn’t every MVB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positive, and why isn’t every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dot co-localizing with CD9?</w:t>
      </w:r>
      <w:r w:rsidR="00B057DA">
        <w:rPr>
          <w:rFonts w:ascii="Times New Roman" w:hAnsi="Times New Roman" w:cs="Times New Roman"/>
          <w:sz w:val="24"/>
          <w:szCs w:val="24"/>
          <w:lang w:val="en-US"/>
        </w:rPr>
        <w:t xml:space="preserve"> </w:t>
      </w:r>
    </w:p>
    <w:p w14:paraId="7B6899C9" w14:textId="6CA0EA3F"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 co-localization</w:t>
      </w:r>
      <w:r w:rsidR="00EB3FB0">
        <w:rPr>
          <w:rFonts w:ascii="Times New Roman" w:hAnsi="Times New Roman" w:cs="Times New Roman"/>
          <w:sz w:val="24"/>
          <w:szCs w:val="24"/>
          <w:lang w:val="en-US"/>
        </w:rPr>
        <w:t xml:space="preserve"> </w:t>
      </w:r>
      <w:proofErr w:type="spellStart"/>
      <w:r w:rsidR="0035527B">
        <w:rPr>
          <w:rFonts w:ascii="Times New Roman" w:hAnsi="Times New Roman" w:cs="Times New Roman"/>
          <w:sz w:val="24"/>
          <w:szCs w:val="24"/>
          <w:lang w:val="en-US"/>
        </w:rPr>
        <w:t>miRISH</w:t>
      </w:r>
      <w:proofErr w:type="spellEnd"/>
      <w:r w:rsidR="0035527B">
        <w:rPr>
          <w:rFonts w:ascii="Times New Roman" w:hAnsi="Times New Roman" w:cs="Times New Roman"/>
          <w:sz w:val="24"/>
          <w:szCs w:val="24"/>
          <w:lang w:val="en-US"/>
        </w:rPr>
        <w:t xml:space="preserve"> </w:t>
      </w:r>
      <w:r w:rsidR="00EB3FB0">
        <w:rPr>
          <w:rFonts w:ascii="Times New Roman" w:hAnsi="Times New Roman" w:cs="Times New Roman"/>
          <w:sz w:val="24"/>
          <w:szCs w:val="24"/>
          <w:lang w:val="en-US"/>
        </w:rPr>
        <w:t xml:space="preserve">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w:t>
      </w:r>
      <w:proofErr w:type="spellStart"/>
      <w:r w:rsidR="00EB3FB0">
        <w:rPr>
          <w:rFonts w:ascii="Times New Roman" w:hAnsi="Times New Roman" w:cs="Times New Roman"/>
          <w:sz w:val="24"/>
          <w:szCs w:val="24"/>
          <w:lang w:val="en-US"/>
        </w:rPr>
        <w:t>eg</w:t>
      </w:r>
      <w:proofErr w:type="spellEnd"/>
      <w:r w:rsidR="00EB3FB0">
        <w:rPr>
          <w:rFonts w:ascii="Times New Roman" w:hAnsi="Times New Roman" w:cs="Times New Roman"/>
          <w:sz w:val="24"/>
          <w:szCs w:val="24"/>
          <w:lang w:val="en-US"/>
        </w:rPr>
        <w:t xml:space="preserve"> unlikely for the probe to be binding the target </w:t>
      </w:r>
      <w:proofErr w:type="spellStart"/>
      <w:r w:rsidR="00EB3FB0">
        <w:rPr>
          <w:rFonts w:ascii="Times New Roman" w:hAnsi="Times New Roman" w:cs="Times New Roman"/>
          <w:sz w:val="24"/>
          <w:szCs w:val="24"/>
          <w:lang w:val="en-US"/>
        </w:rPr>
        <w:t>miR</w:t>
      </w:r>
      <w:proofErr w:type="spellEnd"/>
      <w:r w:rsidR="00EB3FB0">
        <w:rPr>
          <w:rFonts w:ascii="Times New Roman" w:hAnsi="Times New Roman" w:cs="Times New Roman"/>
          <w:sz w:val="24"/>
          <w:szCs w:val="24"/>
          <w:lang w:val="en-US"/>
        </w:rPr>
        <w:t xml:space="preserve"> if in active site</w:t>
      </w:r>
      <w:r w:rsidR="00E66ADB">
        <w:rPr>
          <w:rFonts w:ascii="Times New Roman" w:hAnsi="Times New Roman" w:cs="Times New Roman"/>
          <w:sz w:val="24"/>
          <w:szCs w:val="24"/>
          <w:lang w:val="en-US"/>
        </w:rPr>
        <w:t xml:space="preserve"> so maybe we aren’t visualizing </w:t>
      </w:r>
      <w:proofErr w:type="spellStart"/>
      <w:r w:rsidR="00E66ADB">
        <w:rPr>
          <w:rFonts w:ascii="Times New Roman" w:hAnsi="Times New Roman" w:cs="Times New Roman"/>
          <w:sz w:val="24"/>
          <w:szCs w:val="24"/>
          <w:lang w:val="en-US"/>
        </w:rPr>
        <w:t>miRs</w:t>
      </w:r>
      <w:proofErr w:type="spellEnd"/>
      <w:r w:rsidR="00E66ADB">
        <w:rPr>
          <w:rFonts w:ascii="Times New Roman" w:hAnsi="Times New Roman" w:cs="Times New Roman"/>
          <w:sz w:val="24"/>
          <w:szCs w:val="24"/>
          <w:lang w:val="en-US"/>
        </w:rPr>
        <w:t xml:space="preserve"> act</w:t>
      </w:r>
      <w:r w:rsidR="0035527B">
        <w:rPr>
          <w:rFonts w:ascii="Times New Roman" w:hAnsi="Times New Roman" w:cs="Times New Roman"/>
          <w:sz w:val="24"/>
          <w:szCs w:val="24"/>
          <w:lang w:val="en-US"/>
        </w:rPr>
        <w:t>ively being bound, but rather, together in lipid bound vesicles but not necessarily bound</w:t>
      </w:r>
      <w:r w:rsidR="00E66ADB">
        <w:rPr>
          <w:rFonts w:ascii="Times New Roman" w:hAnsi="Times New Roman" w:cs="Times New Roman"/>
          <w:sz w:val="24"/>
          <w:szCs w:val="24"/>
          <w:lang w:val="en-US"/>
        </w:rPr>
        <w:t xml:space="preserve">. Then suggest alternative methods. </w:t>
      </w:r>
    </w:p>
    <w:p w14:paraId="4C25E5FC" w14:textId="2CB956B4"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Discuss binding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w:t>
      </w:r>
      <w:proofErr w:type="spellStart"/>
      <w:r w:rsidR="003E64B9">
        <w:rPr>
          <w:rFonts w:ascii="Times New Roman" w:hAnsi="Times New Roman" w:cs="Times New Roman"/>
          <w:sz w:val="24"/>
          <w:szCs w:val="24"/>
          <w:lang w:val="en-US"/>
        </w:rPr>
        <w:lastRenderedPageBreak/>
        <w:t>hnRNPK</w:t>
      </w:r>
      <w:proofErr w:type="spellEnd"/>
      <w:r w:rsidR="003E64B9">
        <w:rPr>
          <w:rFonts w:ascii="Times New Roman" w:hAnsi="Times New Roman" w:cs="Times New Roman"/>
          <w:sz w:val="24"/>
          <w:szCs w:val="24"/>
          <w:lang w:val="en-US"/>
        </w:rPr>
        <w:t xml:space="preserve"> binding partners but nothing of the microRNA ability to bind. Ideally, fixing microRNA to beads </w:t>
      </w:r>
      <w:r w:rsidR="0035527B">
        <w:rPr>
          <w:rFonts w:ascii="Times New Roman" w:hAnsi="Times New Roman" w:cs="Times New Roman"/>
          <w:sz w:val="24"/>
          <w:szCs w:val="24"/>
          <w:lang w:val="en-US"/>
        </w:rPr>
        <w:t>(</w:t>
      </w:r>
      <w:proofErr w:type="spellStart"/>
      <w:r w:rsidR="0035527B">
        <w:rPr>
          <w:rFonts w:ascii="Times New Roman" w:hAnsi="Times New Roman" w:cs="Times New Roman"/>
          <w:sz w:val="24"/>
          <w:szCs w:val="24"/>
          <w:lang w:val="en-US"/>
        </w:rPr>
        <w:t>eg</w:t>
      </w:r>
      <w:proofErr w:type="spellEnd"/>
      <w:r w:rsidR="0035527B">
        <w:rPr>
          <w:rFonts w:ascii="Times New Roman" w:hAnsi="Times New Roman" w:cs="Times New Roman"/>
          <w:sz w:val="24"/>
          <w:szCs w:val="24"/>
          <w:lang w:val="en-US"/>
        </w:rPr>
        <w:t xml:space="preserve"> streptavidin-biotin system) </w:t>
      </w:r>
      <w:r w:rsidR="003E64B9">
        <w:rPr>
          <w:rFonts w:ascii="Times New Roman" w:hAnsi="Times New Roman" w:cs="Times New Roman"/>
          <w:sz w:val="24"/>
          <w:szCs w:val="24"/>
          <w:lang w:val="en-US"/>
        </w:rPr>
        <w:t xml:space="preserve">and pulling down its binding partners would provide more information about the system.  </w:t>
      </w:r>
      <w:r>
        <w:rPr>
          <w:rFonts w:ascii="Times New Roman" w:hAnsi="Times New Roman" w:cs="Times New Roman"/>
          <w:sz w:val="24"/>
          <w:szCs w:val="24"/>
          <w:lang w:val="en-US"/>
        </w:rPr>
        <w:t xml:space="preserve"> </w:t>
      </w:r>
    </w:p>
    <w:p w14:paraId="7E17D72B" w14:textId="77777777" w:rsidR="0035527B"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Significance: what does this mean for microRNA research? What does this mean for EV research? How does this link back to the original issue of caveolin-1 in prostate cancer? </w:t>
      </w:r>
    </w:p>
    <w:p w14:paraId="522B8746" w14:textId="58F39B1F" w:rsidR="00B057DA" w:rsidRPr="00B057DA"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Future directions. </w:t>
      </w:r>
      <w:r w:rsidR="00EB3FB0">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sectPr w:rsidR="00B057DA" w:rsidRPr="00B057DA"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Michelle Hill" w:date="2016-09-26T21:16:00Z" w:initials="MH">
    <w:p w14:paraId="7039BFB7" w14:textId="42570380" w:rsidR="005D5ADB" w:rsidRDefault="005D5ADB">
      <w:pPr>
        <w:pStyle w:val="CommentText"/>
      </w:pPr>
      <w:r>
        <w:rPr>
          <w:rStyle w:val="CommentReference"/>
        </w:rPr>
        <w:annotationRef/>
      </w:r>
      <w:r>
        <w:t>Add cavins references</w:t>
      </w:r>
    </w:p>
  </w:comment>
  <w:comment w:id="22" w:author="Michelle Hill" w:date="2016-09-26T21:27:00Z" w:initials="MH">
    <w:p w14:paraId="3AD4FB37" w14:textId="77777777" w:rsidR="005D5ADB" w:rsidRDefault="005D5ADB" w:rsidP="00923E89">
      <w:pPr>
        <w:pStyle w:val="Title1"/>
      </w:pPr>
      <w:r>
        <w:rPr>
          <w:rStyle w:val="CommentReference"/>
        </w:rPr>
        <w:annotationRef/>
      </w:r>
      <w:hyperlink r:id="rId1" w:history="1">
        <w:r>
          <w:rPr>
            <w:rStyle w:val="Hyperlink"/>
            <w:rFonts w:eastAsiaTheme="majorEastAsia"/>
          </w:rPr>
          <w:t>PTRF-cavin-1 expression decreases the migration of PC3 prostate cancer cells: role of matrix metalloprotease 9.</w:t>
        </w:r>
      </w:hyperlink>
    </w:p>
    <w:p w14:paraId="17B6537C" w14:textId="77777777" w:rsidR="005D5ADB" w:rsidRDefault="005D5ADB" w:rsidP="00923E89">
      <w:pPr>
        <w:pStyle w:val="desc"/>
      </w:pPr>
      <w:r>
        <w:rPr>
          <w:b/>
          <w:bCs/>
        </w:rPr>
        <w:t>Aung</w:t>
      </w:r>
      <w:r>
        <w:t xml:space="preserve"> CS, </w:t>
      </w:r>
      <w:r>
        <w:rPr>
          <w:b/>
          <w:bCs/>
        </w:rPr>
        <w:t>Hill MM</w:t>
      </w:r>
      <w:r>
        <w:t xml:space="preserve">, </w:t>
      </w:r>
      <w:proofErr w:type="spellStart"/>
      <w:r>
        <w:t>Bastiani</w:t>
      </w:r>
      <w:proofErr w:type="spellEnd"/>
      <w:r>
        <w:t xml:space="preserve"> M, Parton RG, </w:t>
      </w:r>
      <w:proofErr w:type="spellStart"/>
      <w:r>
        <w:t>Parat</w:t>
      </w:r>
      <w:proofErr w:type="spellEnd"/>
      <w:r>
        <w:t xml:space="preserve"> MO.</w:t>
      </w:r>
    </w:p>
    <w:p w14:paraId="48AD821B" w14:textId="77777777" w:rsidR="005D5ADB" w:rsidRDefault="005D5ADB" w:rsidP="00923E89">
      <w:pPr>
        <w:pStyle w:val="details"/>
      </w:pPr>
      <w:proofErr w:type="spellStart"/>
      <w:r>
        <w:rPr>
          <w:rStyle w:val="jrnl"/>
        </w:rPr>
        <w:t>Eur</w:t>
      </w:r>
      <w:proofErr w:type="spellEnd"/>
      <w:r>
        <w:rPr>
          <w:rStyle w:val="jrnl"/>
        </w:rPr>
        <w:t xml:space="preserve"> J Cell Biol</w:t>
      </w:r>
      <w:r>
        <w:t>. 2011 Feb-Mar</w:t>
      </w:r>
      <w:proofErr w:type="gramStart"/>
      <w:r>
        <w:t>;90</w:t>
      </w:r>
      <w:proofErr w:type="gramEnd"/>
      <w:r>
        <w:t>(2-3):136-42.</w:t>
      </w:r>
    </w:p>
    <w:p w14:paraId="1B82D9DC" w14:textId="05EC810A" w:rsidR="005D5ADB" w:rsidRDefault="005D5ADB">
      <w:pPr>
        <w:pStyle w:val="CommentText"/>
      </w:pPr>
    </w:p>
  </w:comment>
  <w:comment w:id="62" w:author="Michelle Hill" w:date="2016-09-26T21:41:00Z" w:initials="MH">
    <w:p w14:paraId="4E3F8432" w14:textId="6A380FE0" w:rsidR="000A2505" w:rsidRDefault="000A2505">
      <w:pPr>
        <w:pStyle w:val="CommentText"/>
      </w:pPr>
      <w:r>
        <w:rPr>
          <w:rStyle w:val="CommentReference"/>
        </w:rPr>
        <w:annotationRef/>
      </w:r>
      <w:r>
        <w:t>Sentence doesn’t make sense</w:t>
      </w:r>
    </w:p>
  </w:comment>
  <w:comment w:id="105" w:author="Michelle Hill" w:date="2016-09-26T21:55:00Z" w:initials="MH">
    <w:p w14:paraId="45AE840A" w14:textId="1CA4EBE0" w:rsidR="005B5088" w:rsidRDefault="005B5088">
      <w:pPr>
        <w:pStyle w:val="CommentText"/>
      </w:pPr>
      <w:r>
        <w:rPr>
          <w:rStyle w:val="CommentReference"/>
        </w:rPr>
        <w:annotationRef/>
      </w:r>
      <w:r>
        <w:t>Make more clear – what data you received, and what analysis you did. But, for the data you didn’t analyse, you still need to clearly say what the experiments were (so they can be assessed)</w:t>
      </w:r>
    </w:p>
  </w:comment>
  <w:comment w:id="135" w:author="Michelle Hill" w:date="2016-09-26T22:09:00Z" w:initials="MH">
    <w:p w14:paraId="2070E0FC" w14:textId="7E0FA477" w:rsidR="00ED12EB" w:rsidRDefault="00ED12EB">
      <w:pPr>
        <w:pStyle w:val="CommentText"/>
      </w:pPr>
      <w:r>
        <w:rPr>
          <w:rStyle w:val="CommentReference"/>
        </w:rPr>
        <w:annotationRef/>
      </w:r>
      <w:r>
        <w:t>Is it made in PBS or water? Temperature?</w:t>
      </w:r>
    </w:p>
  </w:comment>
  <w:comment w:id="143" w:author="Michelle Hill" w:date="2016-09-26T22:09:00Z" w:initials="MH">
    <w:p w14:paraId="565D4EA2" w14:textId="0EF0E6D7" w:rsidR="00ED12EB" w:rsidRDefault="00ED12EB">
      <w:pPr>
        <w:pStyle w:val="CommentText"/>
      </w:pPr>
      <w:r>
        <w:rPr>
          <w:rStyle w:val="CommentReference"/>
        </w:rPr>
        <w:annotationRef/>
      </w:r>
      <w:r>
        <w:t>Cold?</w:t>
      </w:r>
    </w:p>
  </w:comment>
  <w:comment w:id="149" w:author="Michelle Hill" w:date="2016-09-26T22:10:00Z" w:initials="MH">
    <w:p w14:paraId="35B43DBD" w14:textId="39F43F4C" w:rsidR="00ED12EB" w:rsidRDefault="00ED12EB">
      <w:pPr>
        <w:pStyle w:val="CommentText"/>
      </w:pPr>
      <w:r>
        <w:rPr>
          <w:rStyle w:val="CommentReference"/>
        </w:rPr>
        <w:annotationRef/>
      </w:r>
      <w:r>
        <w:t>List the individual ingredients</w:t>
      </w:r>
    </w:p>
  </w:comment>
  <w:comment w:id="152" w:author="Michelle Hill" w:date="2016-09-26T22:10:00Z" w:initials="MH">
    <w:p w14:paraId="6A2D21DF" w14:textId="3BBE56FA" w:rsidR="00ED12EB" w:rsidRDefault="00ED12EB">
      <w:pPr>
        <w:pStyle w:val="CommentText"/>
      </w:pPr>
      <w:r>
        <w:rPr>
          <w:rStyle w:val="CommentReference"/>
        </w:rPr>
        <w:annotationRef/>
      </w:r>
      <w:r>
        <w:t xml:space="preserve">Preferably list </w:t>
      </w:r>
      <w:proofErr w:type="spellStart"/>
      <w:r>
        <w:t>xg</w:t>
      </w:r>
      <w:proofErr w:type="spellEnd"/>
      <w:r>
        <w:t>, or at minimum rpm</w:t>
      </w:r>
    </w:p>
  </w:comment>
  <w:comment w:id="171" w:author="Michelle Hill" w:date="2016-09-26T22:12:00Z" w:initials="MH">
    <w:p w14:paraId="2EA594EA" w14:textId="04765201" w:rsidR="00ED12EB" w:rsidRDefault="00ED12EB">
      <w:pPr>
        <w:pStyle w:val="CommentText"/>
      </w:pPr>
      <w:r>
        <w:rPr>
          <w:rStyle w:val="CommentReference"/>
        </w:rPr>
        <w:annotationRef/>
      </w:r>
      <w:r>
        <w:t xml:space="preserve">Was this listed above? At minimum need to refer to a paper or above method. </w:t>
      </w:r>
    </w:p>
  </w:comment>
  <w:comment w:id="172" w:author="Michelle Hill" w:date="2016-09-26T22:06:00Z" w:initials="MH">
    <w:p w14:paraId="2206F4EE" w14:textId="4C738383" w:rsidR="00ED12EB" w:rsidRDefault="00ED12EB">
      <w:pPr>
        <w:pStyle w:val="CommentText"/>
      </w:pPr>
      <w:r>
        <w:rPr>
          <w:rStyle w:val="CommentReference"/>
        </w:rPr>
        <w:annotationRef/>
      </w:r>
      <w:r>
        <w:t>Thought we use PVDF?</w:t>
      </w:r>
    </w:p>
  </w:comment>
  <w:comment w:id="173" w:author="Michelle Hill" w:date="2016-09-26T22:06:00Z" w:initials="MH">
    <w:p w14:paraId="3C9500DD" w14:textId="54176EEA" w:rsidR="00ED12EB" w:rsidRDefault="00ED12EB">
      <w:pPr>
        <w:pStyle w:val="CommentText"/>
      </w:pPr>
      <w:r>
        <w:rPr>
          <w:rStyle w:val="CommentReference"/>
        </w:rPr>
        <w:annotationRef/>
      </w:r>
      <w:proofErr w:type="spellStart"/>
      <w:r>
        <w:t>Towbin</w:t>
      </w:r>
      <w:proofErr w:type="spellEnd"/>
      <w:r>
        <w:t xml:space="preserve"> et al. (a very long time ago!)</w:t>
      </w:r>
    </w:p>
  </w:comment>
  <w:comment w:id="184" w:author="Michelle Hill" w:date="2016-09-26T22:15:00Z" w:initials="MH">
    <w:p w14:paraId="47AE6F82" w14:textId="0B548B73" w:rsidR="00511A06" w:rsidRDefault="00511A06">
      <w:pPr>
        <w:pStyle w:val="CommentText"/>
      </w:pPr>
      <w:r>
        <w:rPr>
          <w:rStyle w:val="CommentReference"/>
        </w:rPr>
        <w:annotationRef/>
      </w:r>
      <w:r>
        <w:t>Be consistent with the nomenclature from the start</w:t>
      </w:r>
    </w:p>
  </w:comment>
  <w:comment w:id="192" w:author="Michelle Hill" w:date="2016-09-26T22:25:00Z" w:initials="MH">
    <w:p w14:paraId="7AD8A679" w14:textId="1BFB7932" w:rsidR="002170BC" w:rsidRDefault="002170BC">
      <w:pPr>
        <w:pStyle w:val="CommentText"/>
      </w:pPr>
      <w:r>
        <w:rPr>
          <w:rStyle w:val="CommentReference"/>
        </w:rPr>
        <w:annotationRef/>
      </w:r>
      <w:r>
        <w:t>Here I’m expecting the result, but you haven’t stated them.</w:t>
      </w:r>
    </w:p>
  </w:comment>
  <w:comment w:id="200" w:author="Michelle Hill" w:date="2016-09-26T22:42:00Z" w:initials="MH">
    <w:p w14:paraId="49A047AC" w14:textId="62F74BF2" w:rsidR="00983950" w:rsidRDefault="00983950">
      <w:pPr>
        <w:pStyle w:val="CommentText"/>
      </w:pPr>
      <w:r>
        <w:rPr>
          <w:rStyle w:val="CommentReference"/>
        </w:rPr>
        <w:annotationRef/>
      </w:r>
      <w:r>
        <w:t>I like these terms. They easily convey the concepts. It’s good to use them consistently throughout.</w:t>
      </w:r>
    </w:p>
  </w:comment>
  <w:comment w:id="206" w:author="Michelle Hill" w:date="2016-09-26T22:31:00Z" w:initials="MH">
    <w:p w14:paraId="3872C935" w14:textId="282C1E1E" w:rsidR="008072F7" w:rsidRDefault="008072F7">
      <w:pPr>
        <w:pStyle w:val="CommentText"/>
      </w:pPr>
      <w:r>
        <w:rPr>
          <w:rStyle w:val="CommentReference"/>
        </w:rPr>
        <w:annotationRef/>
      </w:r>
      <w:r>
        <w:t>Would be good to specify which is what group</w:t>
      </w:r>
    </w:p>
  </w:comment>
  <w:comment w:id="240" w:author="Michelle Hill" w:date="2016-09-26T22:45:00Z" w:initials="MH">
    <w:p w14:paraId="44297495" w14:textId="52F9ABEE" w:rsidR="00983950" w:rsidRDefault="00983950">
      <w:pPr>
        <w:pStyle w:val="CommentText"/>
      </w:pPr>
      <w:r>
        <w:rPr>
          <w:rStyle w:val="CommentReference"/>
        </w:rPr>
        <w:annotationRef/>
      </w:r>
      <w:r>
        <w:t>A bit weak</w:t>
      </w:r>
    </w:p>
  </w:comment>
  <w:comment w:id="241" w:author="Michelle Hill" w:date="2016-09-26T22:46:00Z" w:initials="MH">
    <w:p w14:paraId="3D2DBB6A" w14:textId="77777777" w:rsidR="00983950" w:rsidRDefault="00983950">
      <w:pPr>
        <w:pStyle w:val="CommentText"/>
      </w:pPr>
      <w:r>
        <w:rPr>
          <w:rStyle w:val="CommentReference"/>
        </w:rPr>
        <w:annotationRef/>
      </w:r>
      <w:r>
        <w:t xml:space="preserve">Re-write this sentence, too many ‘that’. </w:t>
      </w:r>
    </w:p>
    <w:p w14:paraId="4F459836" w14:textId="492F52F1" w:rsidR="00983950" w:rsidRDefault="00983950">
      <w:pPr>
        <w:pStyle w:val="CommentText"/>
      </w:pPr>
      <w:r>
        <w:t>Need to mention the tool (details of method is in methods).</w:t>
      </w:r>
    </w:p>
  </w:comment>
  <w:comment w:id="266" w:author="Michelle Hill" w:date="2016-09-26T22:53:00Z" w:initials="MH">
    <w:p w14:paraId="0F0CDBD1" w14:textId="6970DA23" w:rsidR="005A7E5F" w:rsidRDefault="005A7E5F">
      <w:pPr>
        <w:pStyle w:val="CommentText"/>
      </w:pPr>
      <w:r>
        <w:rPr>
          <w:rStyle w:val="CommentReference"/>
        </w:rPr>
        <w:annotationRef/>
      </w:r>
      <w:r>
        <w:t xml:space="preserve">You suddenly jumped to </w:t>
      </w:r>
      <w:proofErr w:type="spellStart"/>
      <w:r>
        <w:t>hnRNPK</w:t>
      </w:r>
      <w:proofErr w:type="spellEnd"/>
      <w:r>
        <w:t xml:space="preserve"> without explanation. Needs at least a sentence. E.g. </w:t>
      </w:r>
      <w:proofErr w:type="spellStart"/>
      <w:r>
        <w:t>hnRNP</w:t>
      </w:r>
      <w:proofErr w:type="spellEnd"/>
      <w:r>
        <w:t xml:space="preserve"> K is the same family as A2B1.</w:t>
      </w:r>
    </w:p>
  </w:comment>
  <w:comment w:id="275" w:author="Michelle Hill" w:date="2016-09-26T23:06:00Z" w:initials="MH">
    <w:p w14:paraId="778E33E2" w14:textId="48C5E1EB" w:rsidR="008E4812" w:rsidRDefault="008E4812">
      <w:pPr>
        <w:pStyle w:val="CommentText"/>
      </w:pPr>
      <w:r>
        <w:rPr>
          <w:rStyle w:val="CommentReference"/>
        </w:rPr>
        <w:annotationRef/>
      </w:r>
      <w:r>
        <w:t>Figure legends for IF figures should state the images are representative of x experiments</w:t>
      </w:r>
    </w:p>
  </w:comment>
  <w:comment w:id="279" w:author="Michelle Hill" w:date="2016-09-26T23:01:00Z" w:initials="MH">
    <w:p w14:paraId="48DCCCF1" w14:textId="53945AB2" w:rsidR="008E4812" w:rsidRDefault="008E4812">
      <w:pPr>
        <w:pStyle w:val="CommentText"/>
      </w:pPr>
      <w:r>
        <w:rPr>
          <w:rStyle w:val="CommentReference"/>
        </w:rPr>
        <w:annotationRef/>
      </w:r>
      <w:r>
        <w:t>I don’t see any cytoplasmic labelling for miR-148a in cavin-1 cells</w:t>
      </w:r>
    </w:p>
  </w:comment>
  <w:comment w:id="277" w:author="Michelle Hill" w:date="2016-09-26T23:03:00Z" w:initials="MH">
    <w:p w14:paraId="48B630AE" w14:textId="77777777" w:rsidR="008E4812" w:rsidRDefault="008E4812">
      <w:pPr>
        <w:pStyle w:val="CommentText"/>
      </w:pPr>
      <w:r>
        <w:rPr>
          <w:rStyle w:val="CommentReference"/>
        </w:rPr>
        <w:annotationRef/>
      </w:r>
      <w:r>
        <w:t xml:space="preserve">First describe the </w:t>
      </w:r>
      <w:proofErr w:type="spellStart"/>
      <w:r>
        <w:t>miR</w:t>
      </w:r>
      <w:proofErr w:type="spellEnd"/>
      <w:r>
        <w:t xml:space="preserve"> localizations – has any other paper described miRNA in cytosolic puncta? </w:t>
      </w:r>
    </w:p>
    <w:p w14:paraId="26C5B9F1" w14:textId="77777777" w:rsidR="008E4812" w:rsidRDefault="008E4812">
      <w:pPr>
        <w:pStyle w:val="CommentText"/>
      </w:pPr>
    </w:p>
    <w:p w14:paraId="7D683953" w14:textId="0A7B15B1" w:rsidR="008E4812" w:rsidRDefault="008E4812">
      <w:pPr>
        <w:pStyle w:val="CommentText"/>
      </w:pPr>
      <w:r>
        <w:t>Then describe the co-localization results</w:t>
      </w:r>
    </w:p>
  </w:comment>
  <w:comment w:id="290" w:author="Michelle Hill" w:date="2016-09-26T23:08:00Z" w:initials="MH">
    <w:p w14:paraId="4F6E9BF2" w14:textId="5E157309" w:rsidR="008E4812" w:rsidRDefault="008E4812">
      <w:pPr>
        <w:pStyle w:val="CommentText"/>
      </w:pPr>
      <w:r>
        <w:rPr>
          <w:rStyle w:val="CommentReference"/>
        </w:rPr>
        <w:annotationRef/>
      </w:r>
      <w:r>
        <w:t>Or you can show this as panel 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39BFB7" w15:done="0"/>
  <w15:commentEx w15:paraId="1B82D9DC" w15:done="0"/>
  <w15:commentEx w15:paraId="4E3F8432" w15:done="0"/>
  <w15:commentEx w15:paraId="45AE840A" w15:done="0"/>
  <w15:commentEx w15:paraId="2070E0FC" w15:done="0"/>
  <w15:commentEx w15:paraId="565D4EA2" w15:done="0"/>
  <w15:commentEx w15:paraId="35B43DBD" w15:done="0"/>
  <w15:commentEx w15:paraId="6A2D21DF" w15:done="0"/>
  <w15:commentEx w15:paraId="2EA594EA" w15:done="0"/>
  <w15:commentEx w15:paraId="2206F4EE" w15:done="0"/>
  <w15:commentEx w15:paraId="3C9500DD" w15:done="0"/>
  <w15:commentEx w15:paraId="47AE6F82" w15:done="0"/>
  <w15:commentEx w15:paraId="7AD8A679" w15:done="0"/>
  <w15:commentEx w15:paraId="49A047AC" w15:done="0"/>
  <w15:commentEx w15:paraId="3872C935" w15:done="0"/>
  <w15:commentEx w15:paraId="44297495" w15:done="0"/>
  <w15:commentEx w15:paraId="4F459836" w15:done="0"/>
  <w15:commentEx w15:paraId="0F0CDBD1" w15:done="0"/>
  <w15:commentEx w15:paraId="778E33E2" w15:done="0"/>
  <w15:commentEx w15:paraId="48DCCCF1" w15:done="0"/>
  <w15:commentEx w15:paraId="7D683953" w15:done="0"/>
  <w15:commentEx w15:paraId="4F6E9BF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rson w15:author="Harley Robinson ">
    <w15:presenceInfo w15:providerId="AD" w15:userId="S-1-5-21-157896902-3385474465-166438253-7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F5"/>
    <w:rsid w:val="000023F2"/>
    <w:rsid w:val="00002789"/>
    <w:rsid w:val="00035CC2"/>
    <w:rsid w:val="00043A96"/>
    <w:rsid w:val="0004764B"/>
    <w:rsid w:val="000641CF"/>
    <w:rsid w:val="000643A5"/>
    <w:rsid w:val="000645B4"/>
    <w:rsid w:val="000804BE"/>
    <w:rsid w:val="000860B7"/>
    <w:rsid w:val="000917AC"/>
    <w:rsid w:val="000A2505"/>
    <w:rsid w:val="000A30D4"/>
    <w:rsid w:val="000E4402"/>
    <w:rsid w:val="000E4D9A"/>
    <w:rsid w:val="000E6E61"/>
    <w:rsid w:val="00113D1F"/>
    <w:rsid w:val="00136531"/>
    <w:rsid w:val="00136C56"/>
    <w:rsid w:val="001442CB"/>
    <w:rsid w:val="001454D5"/>
    <w:rsid w:val="00155EAD"/>
    <w:rsid w:val="0016216F"/>
    <w:rsid w:val="001B23BC"/>
    <w:rsid w:val="001B4682"/>
    <w:rsid w:val="001B5720"/>
    <w:rsid w:val="001B7DC8"/>
    <w:rsid w:val="001C02BE"/>
    <w:rsid w:val="001E35AB"/>
    <w:rsid w:val="001E41AA"/>
    <w:rsid w:val="001F71C2"/>
    <w:rsid w:val="002170BC"/>
    <w:rsid w:val="0022148F"/>
    <w:rsid w:val="002225DD"/>
    <w:rsid w:val="0024117C"/>
    <w:rsid w:val="002473C5"/>
    <w:rsid w:val="002504F5"/>
    <w:rsid w:val="002744C9"/>
    <w:rsid w:val="00277D50"/>
    <w:rsid w:val="00285D59"/>
    <w:rsid w:val="002862C5"/>
    <w:rsid w:val="0028737D"/>
    <w:rsid w:val="002A1A4D"/>
    <w:rsid w:val="002A553D"/>
    <w:rsid w:val="002B0591"/>
    <w:rsid w:val="002B260D"/>
    <w:rsid w:val="002C6145"/>
    <w:rsid w:val="002D33F7"/>
    <w:rsid w:val="002D3A9B"/>
    <w:rsid w:val="002D6BD5"/>
    <w:rsid w:val="0030456C"/>
    <w:rsid w:val="00315510"/>
    <w:rsid w:val="00325343"/>
    <w:rsid w:val="003417F1"/>
    <w:rsid w:val="0035527B"/>
    <w:rsid w:val="00360908"/>
    <w:rsid w:val="00383897"/>
    <w:rsid w:val="00394C43"/>
    <w:rsid w:val="00394FA6"/>
    <w:rsid w:val="00396257"/>
    <w:rsid w:val="003A122B"/>
    <w:rsid w:val="003A4606"/>
    <w:rsid w:val="003B1AAE"/>
    <w:rsid w:val="003B5B36"/>
    <w:rsid w:val="003E64B9"/>
    <w:rsid w:val="003F57D1"/>
    <w:rsid w:val="003F6584"/>
    <w:rsid w:val="00407027"/>
    <w:rsid w:val="00425FC6"/>
    <w:rsid w:val="00445364"/>
    <w:rsid w:val="00447F02"/>
    <w:rsid w:val="00460C36"/>
    <w:rsid w:val="004734F8"/>
    <w:rsid w:val="0047413B"/>
    <w:rsid w:val="00475D4D"/>
    <w:rsid w:val="004817CB"/>
    <w:rsid w:val="004923A7"/>
    <w:rsid w:val="00494B06"/>
    <w:rsid w:val="004A1078"/>
    <w:rsid w:val="004A27A6"/>
    <w:rsid w:val="004A7530"/>
    <w:rsid w:val="004B11EC"/>
    <w:rsid w:val="004B61D4"/>
    <w:rsid w:val="004B7AEC"/>
    <w:rsid w:val="004D05EA"/>
    <w:rsid w:val="004D06C8"/>
    <w:rsid w:val="004F3EB9"/>
    <w:rsid w:val="00505F1A"/>
    <w:rsid w:val="00511A06"/>
    <w:rsid w:val="00541678"/>
    <w:rsid w:val="00546E8D"/>
    <w:rsid w:val="00580FC3"/>
    <w:rsid w:val="005A1261"/>
    <w:rsid w:val="005A43BD"/>
    <w:rsid w:val="005A7CDE"/>
    <w:rsid w:val="005A7E5F"/>
    <w:rsid w:val="005B5088"/>
    <w:rsid w:val="005D5ADB"/>
    <w:rsid w:val="005D63E8"/>
    <w:rsid w:val="005E60B2"/>
    <w:rsid w:val="00613B88"/>
    <w:rsid w:val="00626E3B"/>
    <w:rsid w:val="00632F91"/>
    <w:rsid w:val="00634F62"/>
    <w:rsid w:val="0066460C"/>
    <w:rsid w:val="006705E5"/>
    <w:rsid w:val="006915C7"/>
    <w:rsid w:val="006A29A2"/>
    <w:rsid w:val="006B0438"/>
    <w:rsid w:val="006B1AE1"/>
    <w:rsid w:val="006D430D"/>
    <w:rsid w:val="006F1A49"/>
    <w:rsid w:val="006F3121"/>
    <w:rsid w:val="007045E6"/>
    <w:rsid w:val="00704850"/>
    <w:rsid w:val="00706A6E"/>
    <w:rsid w:val="00712621"/>
    <w:rsid w:val="00716E22"/>
    <w:rsid w:val="00726A10"/>
    <w:rsid w:val="007329CB"/>
    <w:rsid w:val="00740B7F"/>
    <w:rsid w:val="00757923"/>
    <w:rsid w:val="0076261E"/>
    <w:rsid w:val="007674B7"/>
    <w:rsid w:val="0077364C"/>
    <w:rsid w:val="007A2F48"/>
    <w:rsid w:val="007A639E"/>
    <w:rsid w:val="007B134F"/>
    <w:rsid w:val="007C471C"/>
    <w:rsid w:val="007C5847"/>
    <w:rsid w:val="007C5D32"/>
    <w:rsid w:val="007D023E"/>
    <w:rsid w:val="007D5FE8"/>
    <w:rsid w:val="007E0630"/>
    <w:rsid w:val="008059B0"/>
    <w:rsid w:val="00805D07"/>
    <w:rsid w:val="008072F7"/>
    <w:rsid w:val="00816B3C"/>
    <w:rsid w:val="00841A4D"/>
    <w:rsid w:val="00845533"/>
    <w:rsid w:val="00877C9C"/>
    <w:rsid w:val="00880E4C"/>
    <w:rsid w:val="008825E5"/>
    <w:rsid w:val="00894DCB"/>
    <w:rsid w:val="008C3CF3"/>
    <w:rsid w:val="008D6192"/>
    <w:rsid w:val="008E4812"/>
    <w:rsid w:val="008E6930"/>
    <w:rsid w:val="008E7085"/>
    <w:rsid w:val="0090637B"/>
    <w:rsid w:val="009110F6"/>
    <w:rsid w:val="009150C5"/>
    <w:rsid w:val="00923E89"/>
    <w:rsid w:val="00933319"/>
    <w:rsid w:val="00934DDB"/>
    <w:rsid w:val="0094171C"/>
    <w:rsid w:val="0094249A"/>
    <w:rsid w:val="00964E21"/>
    <w:rsid w:val="00973BAF"/>
    <w:rsid w:val="00983950"/>
    <w:rsid w:val="009936BE"/>
    <w:rsid w:val="009967D8"/>
    <w:rsid w:val="009A0AD7"/>
    <w:rsid w:val="009C0CE2"/>
    <w:rsid w:val="009C332A"/>
    <w:rsid w:val="009D1B8C"/>
    <w:rsid w:val="009F3165"/>
    <w:rsid w:val="009F58F0"/>
    <w:rsid w:val="00A014EB"/>
    <w:rsid w:val="00A202A4"/>
    <w:rsid w:val="00A277CC"/>
    <w:rsid w:val="00A50A85"/>
    <w:rsid w:val="00A56504"/>
    <w:rsid w:val="00A637FE"/>
    <w:rsid w:val="00A7150A"/>
    <w:rsid w:val="00A83C3A"/>
    <w:rsid w:val="00A87C65"/>
    <w:rsid w:val="00AB27A9"/>
    <w:rsid w:val="00B057DA"/>
    <w:rsid w:val="00B12BF0"/>
    <w:rsid w:val="00B31E2D"/>
    <w:rsid w:val="00B57D19"/>
    <w:rsid w:val="00B62C7D"/>
    <w:rsid w:val="00B6458D"/>
    <w:rsid w:val="00B842A0"/>
    <w:rsid w:val="00BA51F5"/>
    <w:rsid w:val="00BC4634"/>
    <w:rsid w:val="00BE3A99"/>
    <w:rsid w:val="00BE4094"/>
    <w:rsid w:val="00BE4FD6"/>
    <w:rsid w:val="00C547B4"/>
    <w:rsid w:val="00C723EA"/>
    <w:rsid w:val="00C725BE"/>
    <w:rsid w:val="00C77B67"/>
    <w:rsid w:val="00C96FD3"/>
    <w:rsid w:val="00CD0C67"/>
    <w:rsid w:val="00CE0CB5"/>
    <w:rsid w:val="00CE5661"/>
    <w:rsid w:val="00CF2693"/>
    <w:rsid w:val="00D10ABE"/>
    <w:rsid w:val="00D14595"/>
    <w:rsid w:val="00D25CB9"/>
    <w:rsid w:val="00D269F5"/>
    <w:rsid w:val="00D60996"/>
    <w:rsid w:val="00D82430"/>
    <w:rsid w:val="00D858C7"/>
    <w:rsid w:val="00D928BF"/>
    <w:rsid w:val="00DA6E08"/>
    <w:rsid w:val="00DB5FE8"/>
    <w:rsid w:val="00DC7168"/>
    <w:rsid w:val="00DD4EDD"/>
    <w:rsid w:val="00E053D5"/>
    <w:rsid w:val="00E10F8A"/>
    <w:rsid w:val="00E146DB"/>
    <w:rsid w:val="00E15E57"/>
    <w:rsid w:val="00E26679"/>
    <w:rsid w:val="00E276E7"/>
    <w:rsid w:val="00E4052B"/>
    <w:rsid w:val="00E40F7F"/>
    <w:rsid w:val="00E52FCA"/>
    <w:rsid w:val="00E60F95"/>
    <w:rsid w:val="00E633EF"/>
    <w:rsid w:val="00E64B26"/>
    <w:rsid w:val="00E66ADB"/>
    <w:rsid w:val="00E74C40"/>
    <w:rsid w:val="00E76C95"/>
    <w:rsid w:val="00E776BE"/>
    <w:rsid w:val="00E814D2"/>
    <w:rsid w:val="00E8211C"/>
    <w:rsid w:val="00EB3FB0"/>
    <w:rsid w:val="00ED12EB"/>
    <w:rsid w:val="00ED6845"/>
    <w:rsid w:val="00EE41F8"/>
    <w:rsid w:val="00EE7C8F"/>
    <w:rsid w:val="00F041BB"/>
    <w:rsid w:val="00F05205"/>
    <w:rsid w:val="00F37258"/>
    <w:rsid w:val="00F442BA"/>
    <w:rsid w:val="00F47390"/>
    <w:rsid w:val="00F50503"/>
    <w:rsid w:val="00F56074"/>
    <w:rsid w:val="00F724F0"/>
    <w:rsid w:val="00F8100D"/>
    <w:rsid w:val="00F83A55"/>
    <w:rsid w:val="00FC24C6"/>
    <w:rsid w:val="00FC3A7C"/>
    <w:rsid w:val="00FE3113"/>
    <w:rsid w:val="00FE45E7"/>
    <w:rsid w:val="00FE6703"/>
    <w:rsid w:val="00FE7405"/>
    <w:rsid w:val="00FF1B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ncbi.nlm.nih.gov/pubmed/20732728"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31</Pages>
  <Words>7846</Words>
  <Characters>44727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52469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2</cp:revision>
  <dcterms:created xsi:type="dcterms:W3CDTF">2016-09-27T03:55:00Z</dcterms:created>
  <dcterms:modified xsi:type="dcterms:W3CDTF">2016-09-27T03:55:00Z</dcterms:modified>
</cp:coreProperties>
</file>