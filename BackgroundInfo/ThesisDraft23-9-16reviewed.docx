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15BE0623"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 w:tooltip="Bubendorf, 2000 #165" w:history="1">
        <w:r w:rsidR="00C15703" w:rsidRPr="0004764B">
          <w:rPr>
            <w:rFonts w:ascii="Times New Roman" w:hAnsi="Times New Roman" w:cs="Times New Roman"/>
            <w:noProof/>
            <w:sz w:val="24"/>
            <w:szCs w:val="24"/>
          </w:rPr>
          <w:t>Bubendorf</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4C66615"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Gumulec, 2012 #167" w:history="1">
        <w:r w:rsidR="00C15703" w:rsidRPr="0004764B">
          <w:rPr>
            <w:rFonts w:ascii="Times New Roman" w:hAnsi="Times New Roman" w:cs="Times New Roman"/>
            <w:noProof/>
            <w:sz w:val="24"/>
            <w:szCs w:val="24"/>
          </w:rPr>
          <w:t>Gumulec</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25" w:tooltip="Moon, 2014 #10" w:history="1">
        <w:r w:rsidR="00C15703" w:rsidRPr="0004764B">
          <w:rPr>
            <w:rFonts w:ascii="Times New Roman" w:hAnsi="Times New Roman" w:cs="Times New Roman"/>
            <w:noProof/>
            <w:sz w:val="24"/>
            <w:szCs w:val="24"/>
          </w:rPr>
          <w:t>Moon</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4" w:tooltip="Hayashi, 2015 #166" w:history="1">
        <w:r w:rsidR="00C15703" w:rsidRPr="0004764B">
          <w:rPr>
            <w:rFonts w:ascii="Times New Roman" w:hAnsi="Times New Roman" w:cs="Times New Roman"/>
            <w:noProof/>
            <w:sz w:val="24"/>
            <w:szCs w:val="24"/>
          </w:rPr>
          <w:t>Hayashi</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6" w:tooltip="Hill, 2008 #33" w:history="1">
        <w:r w:rsidR="00C15703" w:rsidRPr="0004764B">
          <w:rPr>
            <w:rFonts w:ascii="Times New Roman" w:hAnsi="Times New Roman" w:cs="Times New Roman"/>
            <w:noProof/>
            <w:sz w:val="24"/>
            <w:szCs w:val="24"/>
          </w:rPr>
          <w:t>Hill</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5" w:tooltip="Moon, 2014 #10" w:history="1">
        <w:r w:rsidR="00C15703"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w:t>
      </w:r>
      <w:ins w:id="0" w:author="Michelle Hill" w:date="2016-09-26T21:16:00Z">
        <w:r w:rsidR="0024117C">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and cavin-3 modulate caveolae endocytosis and elongation </w:t>
      </w:r>
      <w:r w:rsidR="00C15703">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00C15703">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13" w:tooltip="Hansen, 2009 #142" w:history="1">
        <w:r w:rsidR="00C15703">
          <w:rPr>
            <w:rFonts w:ascii="Times New Roman" w:hAnsi="Times New Roman" w:cs="Times New Roman"/>
            <w:noProof/>
            <w:sz w:val="24"/>
            <w:szCs w:val="24"/>
          </w:rPr>
          <w:t>Hansen</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 xml:space="preserve">; </w:t>
      </w:r>
      <w:hyperlink w:anchor="_ENREF_22" w:tooltip="McMahon, 2009 #143" w:history="1">
        <w:r w:rsidR="00C15703">
          <w:rPr>
            <w:rFonts w:ascii="Times New Roman" w:hAnsi="Times New Roman" w:cs="Times New Roman"/>
            <w:noProof/>
            <w:sz w:val="24"/>
            <w:szCs w:val="24"/>
          </w:rPr>
          <w:t>McMahon</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w:t>
      </w:r>
      <w:r w:rsidR="00C15703">
        <w:rPr>
          <w:rFonts w:ascii="Times New Roman" w:hAnsi="Times New Roman" w:cs="Times New Roman"/>
          <w:sz w:val="24"/>
          <w:szCs w:val="24"/>
        </w:rPr>
        <w:fldChar w:fldCharType="end"/>
      </w:r>
      <w:r w:rsidR="00923E89" w:rsidRPr="00C15703">
        <w:rPr>
          <w:rFonts w:ascii="Times New Roman" w:hAnsi="Times New Roman" w:cs="Times New Roman"/>
          <w:color w:val="FF0000"/>
          <w:sz w:val="24"/>
          <w:szCs w:val="24"/>
        </w:rPr>
        <w:t xml:space="preserve">. </w:t>
      </w:r>
      <w:r w:rsidRPr="0004764B">
        <w:rPr>
          <w:rFonts w:ascii="Times New Roman" w:hAnsi="Times New Roman" w:cs="Times New Roman"/>
          <w:sz w:val="24"/>
          <w:szCs w:val="24"/>
        </w:rPr>
        <w:t xml:space="preserve">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4" w:tooltip="Wu, 2011 #171" w:history="1">
        <w:r w:rsidR="00C15703" w:rsidRPr="0004764B">
          <w:rPr>
            <w:rFonts w:ascii="Times New Roman" w:hAnsi="Times New Roman" w:cs="Times New Roman"/>
            <w:noProof/>
            <w:sz w:val="24"/>
            <w:szCs w:val="24"/>
          </w:rPr>
          <w:t>Wu</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6" w:tooltip="Moumita, 2015 #168" w:history="1">
        <w:r w:rsidR="00C15703" w:rsidRPr="0004764B">
          <w:rPr>
            <w:rFonts w:ascii="Times New Roman" w:hAnsi="Times New Roman" w:cs="Times New Roman"/>
            <w:noProof/>
            <w:sz w:val="24"/>
            <w:szCs w:val="24"/>
          </w:rPr>
          <w:t>Moumita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rande-García, 2007 #173" w:history="1">
        <w:r w:rsidR="00C15703" w:rsidRPr="0004764B">
          <w:rPr>
            <w:rFonts w:ascii="Times New Roman" w:hAnsi="Times New Roman" w:cs="Times New Roman"/>
            <w:noProof/>
            <w:sz w:val="24"/>
            <w:szCs w:val="24"/>
          </w:rPr>
          <w:t>Grande-García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3" w:tooltip="Chatterjee, 2015 #172" w:history="1">
        <w:r w:rsidR="00C15703" w:rsidRPr="0004764B">
          <w:rPr>
            <w:rFonts w:ascii="Times New Roman" w:hAnsi="Times New Roman" w:cs="Times New Roman"/>
            <w:noProof/>
            <w:sz w:val="24"/>
            <w:szCs w:val="24"/>
          </w:rPr>
          <w:t>Chatterjee</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2F84C856"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Moon, 2014 #10" w:history="1">
        <w:r w:rsidR="00C15703"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Inder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matrix metalloprotein-9 (</w:t>
      </w:r>
      <w:commentRangeStart w:id="1"/>
      <w:r w:rsidR="00923E89">
        <w:rPr>
          <w:rFonts w:ascii="Times New Roman" w:hAnsi="Times New Roman" w:cs="Times New Roman"/>
          <w:sz w:val="24"/>
          <w:szCs w:val="24"/>
        </w:rPr>
        <w:t>RE</w:t>
      </w:r>
      <w:commentRangeEnd w:id="1"/>
      <w:r w:rsidR="00923E89">
        <w:rPr>
          <w:rStyle w:val="CommentReference"/>
        </w:rPr>
        <w:commentReference w:id="1"/>
      </w:r>
      <w:r w:rsidR="00923E89">
        <w:rPr>
          <w:rFonts w:ascii="Times New Roman" w:hAnsi="Times New Roman" w:cs="Times New Roman"/>
          <w:sz w:val="24"/>
          <w:szCs w:val="24"/>
        </w:rPr>
        <w:t>F Aung et al.</w:t>
      </w:r>
      <w:ins w:id="2" w:author="Microsoft account" w:date="2016-10-01T11:35:00Z">
        <w:r w:rsidR="00D8229E">
          <w:rPr>
            <w:rFonts w:ascii="Times New Roman" w:hAnsi="Times New Roman" w:cs="Times New Roman"/>
            <w:sz w:val="24"/>
            <w:szCs w:val="24"/>
          </w:rPr>
          <w:t xml:space="preserve"> 2011</w:t>
        </w:r>
      </w:ins>
      <w:r w:rsidR="00923E89">
        <w:rPr>
          <w:rFonts w:ascii="Times New Roman" w:hAnsi="Times New Roman" w:cs="Times New Roman"/>
          <w:sz w:val="24"/>
          <w:szCs w:val="24"/>
        </w:rPr>
        <w:t xml:space="preserve">) and </w:t>
      </w:r>
      <w:r w:rsidRPr="0004764B">
        <w:rPr>
          <w:rFonts w:ascii="Times New Roman" w:hAnsi="Times New Roman" w:cs="Times New Roman"/>
          <w:sz w:val="24"/>
          <w:szCs w:val="24"/>
        </w:rPr>
        <w:t>IL-6 (Moon 2012).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extracellular vesicle (EV) release (Inder). Intriguingly, cavin-1 expression also attenuated the EV-mediated release of microRNA-148a, which was previously reported to mediate bone metastasis through osteoclastogenesis</w:t>
      </w:r>
      <w:ins w:id="3" w:author="Michelle Hill" w:date="2016-09-26T21:28:00Z">
        <w:r w:rsidR="00923E89">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4C6DD609"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Pegtel, 2014 #174" w:history="1">
        <w:r w:rsidR="00C15703" w:rsidRPr="0004764B">
          <w:rPr>
            <w:rFonts w:ascii="Times New Roman" w:hAnsi="Times New Roman" w:cs="Times New Roman"/>
            <w:noProof/>
            <w:sz w:val="24"/>
            <w:szCs w:val="24"/>
          </w:rPr>
          <w:t>Pegtel</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 from two difference sources, exosomes and microvesicles (</w:t>
      </w:r>
      <w:r w:rsidR="005D5ADB" w:rsidRPr="00520A5A">
        <w:rPr>
          <w:rFonts w:ascii="Times New Roman" w:hAnsi="Times New Roman" w:cs="Times New Roman"/>
          <w:color w:val="FF0000"/>
          <w:sz w:val="24"/>
          <w:szCs w:val="24"/>
          <w:rPrChange w:id="4" w:author="Harley Robinson" w:date="2016-09-29T10:40:00Z">
            <w:rPr>
              <w:rFonts w:ascii="Times New Roman" w:hAnsi="Times New Roman" w:cs="Times New Roman"/>
              <w:sz w:val="24"/>
              <w:szCs w:val="24"/>
            </w:rPr>
          </w:rPrChange>
        </w:rPr>
        <w:t>FIGURE</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multivesicular bodies with the plasma membrane (Gu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microvesicles (≥100nm) differ from exosomes by being released from budding of the plasma membrane (Minciacchi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520A5A">
        <w:rPr>
          <w:rFonts w:ascii="Times New Roman" w:hAnsi="Times New Roman" w:cs="Times New Roman"/>
          <w:sz w:val="24"/>
          <w:szCs w:val="24"/>
          <w:rPrChange w:id="5" w:author="Harley Robinson" w:date="2016-09-29T10:40:00Z">
            <w:rPr>
              <w:rFonts w:ascii="Times New Roman" w:hAnsi="Times New Roman" w:cs="Times New Roman"/>
              <w:color w:val="FF0000"/>
              <w:sz w:val="24"/>
              <w:szCs w:val="24"/>
            </w:rPr>
          </w:rPrChange>
        </w:rPr>
        <w:t>This report focused on a</w:t>
      </w:r>
      <w:r w:rsidR="00277D50" w:rsidRPr="00520A5A">
        <w:rPr>
          <w:rFonts w:ascii="Times New Roman" w:hAnsi="Times New Roman" w:cs="Times New Roman"/>
          <w:sz w:val="24"/>
          <w:szCs w:val="24"/>
          <w:rPrChange w:id="6" w:author="Harley Robinson" w:date="2016-09-29T10:40:00Z">
            <w:rPr>
              <w:rFonts w:ascii="Times New Roman" w:hAnsi="Times New Roman" w:cs="Times New Roman"/>
              <w:color w:val="FF0000"/>
              <w:sz w:val="24"/>
              <w:szCs w:val="24"/>
            </w:rPr>
          </w:rPrChange>
        </w:rPr>
        <w:t xml:space="preserve"> mixed population of EVs as past </w:t>
      </w:r>
      <w:r w:rsidR="0077364C" w:rsidRPr="00520A5A">
        <w:rPr>
          <w:rFonts w:ascii="Times New Roman" w:hAnsi="Times New Roman" w:cs="Times New Roman"/>
          <w:sz w:val="24"/>
          <w:szCs w:val="24"/>
          <w:rPrChange w:id="7" w:author="Harley Robinson" w:date="2016-09-29T10:40:00Z">
            <w:rPr>
              <w:rFonts w:ascii="Times New Roman" w:hAnsi="Times New Roman" w:cs="Times New Roman"/>
              <w:color w:val="FF0000"/>
              <w:sz w:val="24"/>
              <w:szCs w:val="24"/>
            </w:rPr>
          </w:rPrChange>
        </w:rPr>
        <w:t xml:space="preserve">research </w:t>
      </w:r>
      <w:r w:rsidR="00277D50" w:rsidRPr="00520A5A">
        <w:rPr>
          <w:rFonts w:ascii="Times New Roman" w:hAnsi="Times New Roman" w:cs="Times New Roman"/>
          <w:sz w:val="24"/>
          <w:szCs w:val="24"/>
          <w:rPrChange w:id="8" w:author="Harley Robinson" w:date="2016-09-29T10:40:00Z">
            <w:rPr>
              <w:rFonts w:ascii="Times New Roman" w:hAnsi="Times New Roman" w:cs="Times New Roman"/>
              <w:color w:val="FF0000"/>
              <w:sz w:val="24"/>
              <w:szCs w:val="24"/>
            </w:rPr>
          </w:rPrChange>
        </w:rPr>
        <w:t xml:space="preserve">also </w:t>
      </w:r>
      <w:r w:rsidR="0077364C" w:rsidRPr="00520A5A">
        <w:rPr>
          <w:rFonts w:ascii="Times New Roman" w:hAnsi="Times New Roman" w:cs="Times New Roman"/>
          <w:sz w:val="24"/>
          <w:szCs w:val="24"/>
          <w:rPrChange w:id="9" w:author="Harley Robinson" w:date="2016-09-29T10:40:00Z">
            <w:rPr>
              <w:rFonts w:ascii="Times New Roman" w:hAnsi="Times New Roman" w:cs="Times New Roman"/>
              <w:color w:val="FF0000"/>
              <w:sz w:val="24"/>
              <w:szCs w:val="24"/>
            </w:rPr>
          </w:rPrChange>
        </w:rPr>
        <w:t>utilized mixed populations</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21" w:tooltip="McKechnie, 2006 #169" w:history="1">
        <w:r w:rsidR="00C15703">
          <w:rPr>
            <w:rFonts w:ascii="Times New Roman" w:hAnsi="Times New Roman" w:cs="Times New Roman"/>
            <w:noProof/>
            <w:sz w:val="24"/>
            <w:szCs w:val="24"/>
          </w:rPr>
          <w:t>McKechnie</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2006</w:t>
        </w:r>
      </w:hyperlink>
      <w:r w:rsidR="00C15703">
        <w:rPr>
          <w:rFonts w:ascii="Times New Roman" w:hAnsi="Times New Roman" w:cs="Times New Roman"/>
          <w:noProof/>
          <w:sz w:val="24"/>
          <w:szCs w:val="24"/>
        </w:rPr>
        <w:t xml:space="preserve">; </w:t>
      </w:r>
      <w:hyperlink w:anchor="_ENREF_35" w:tooltip="Wysoczynski, 2009 #176" w:history="1">
        <w:r w:rsidR="00C15703">
          <w:rPr>
            <w:rFonts w:ascii="Times New Roman" w:hAnsi="Times New Roman" w:cs="Times New Roman"/>
            <w:noProof/>
            <w:sz w:val="24"/>
            <w:szCs w:val="24"/>
          </w:rPr>
          <w:t>Wysoczynski</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 xml:space="preserve">; </w:t>
      </w:r>
      <w:hyperlink w:anchor="_ENREF_15" w:tooltip="Hedlund, 2011 #175" w:history="1">
        <w:r w:rsidR="00C15703">
          <w:rPr>
            <w:rFonts w:ascii="Times New Roman" w:hAnsi="Times New Roman" w:cs="Times New Roman"/>
            <w:noProof/>
            <w:sz w:val="24"/>
            <w:szCs w:val="24"/>
          </w:rPr>
          <w:t>Hedlund</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2011</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Costa-Silva, 2015 #177" w:history="1">
        <w:r w:rsidR="00C15703" w:rsidRPr="0004764B">
          <w:rPr>
            <w:rFonts w:ascii="Times New Roman" w:hAnsi="Times New Roman" w:cs="Times New Roman"/>
            <w:noProof/>
            <w:sz w:val="24"/>
            <w:szCs w:val="24"/>
          </w:rPr>
          <w:t>Costa-Silva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9" w:tooltip="Ramteke, 2015 #178" w:history="1">
        <w:r w:rsidR="00C15703" w:rsidRPr="0004764B">
          <w:rPr>
            <w:rFonts w:ascii="Times New Roman" w:hAnsi="Times New Roman" w:cs="Times New Roman"/>
            <w:noProof/>
            <w:sz w:val="24"/>
            <w:szCs w:val="24"/>
          </w:rPr>
          <w:t>Ramteke</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w:t>
      </w:r>
      <w:r w:rsidRPr="0004764B">
        <w:rPr>
          <w:rFonts w:ascii="Times New Roman" w:hAnsi="Times New Roman" w:cs="Times New Roman"/>
          <w:sz w:val="24"/>
          <w:szCs w:val="24"/>
        </w:rPr>
        <w:lastRenderedPageBreak/>
        <w:t xml:space="preserve">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 w:tooltip="Dovrat, 2014 #180" w:history="1">
        <w:r w:rsidR="00C15703" w:rsidRPr="0004764B">
          <w:rPr>
            <w:rFonts w:ascii="Times New Roman" w:hAnsi="Times New Roman" w:cs="Times New Roman"/>
            <w:noProof/>
            <w:sz w:val="24"/>
            <w:szCs w:val="24"/>
          </w:rPr>
          <w:t>Dovrat</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8" w:tooltip="Kharmate, 2016 #181" w:history="1">
        <w:r w:rsidR="00C15703" w:rsidRPr="0004764B">
          <w:rPr>
            <w:rFonts w:ascii="Times New Roman" w:hAnsi="Times New Roman" w:cs="Times New Roman"/>
            <w:noProof/>
            <w:sz w:val="24"/>
            <w:szCs w:val="24"/>
          </w:rPr>
          <w:t>Kharmate</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31" w:tooltip="Song, 2016 #179" w:history="1">
        <w:r w:rsidR="00C15703" w:rsidRPr="0004764B">
          <w:rPr>
            <w:rFonts w:ascii="Times New Roman" w:hAnsi="Times New Roman" w:cs="Times New Roman"/>
            <w:noProof/>
            <w:sz w:val="24"/>
            <w:szCs w:val="24"/>
          </w:rPr>
          <w:t>Song</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2E993CD4"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miRs) are small non-coding RNAs found to be involved in most developmental and pathological processes due to its ubiquitous gene regulatory function. The functional miRNA sequences (~19-24 nt)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C15703">
        <w:rPr>
          <w:rFonts w:ascii="Times New Roman" w:hAnsi="Times New Roman" w:cs="Times New Roman"/>
          <w:sz w:val="24"/>
          <w:szCs w:val="24"/>
        </w:rPr>
        <w:instrText xml:space="preserve"> ADDIN EN.CITE &lt;EndNote&gt;&lt;Cite&gt;&lt;Author&gt;Ha&lt;/Author&gt;&lt;Year&gt;2014&lt;/Year&gt;&lt;RecNum&gt;151&lt;/RecNum&gt;&lt;DisplayText&gt;(Ha&lt;style face="italic"&gt; et al.&lt;/style&gt;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12" w:tooltip="Ha, 2014 #151" w:history="1">
        <w:r w:rsidR="00C15703">
          <w:rPr>
            <w:rFonts w:ascii="Times New Roman" w:hAnsi="Times New Roman" w:cs="Times New Roman"/>
            <w:noProof/>
            <w:sz w:val="24"/>
            <w:szCs w:val="24"/>
          </w:rPr>
          <w:t>Ha</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2014</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juranovic, 2012 #150" w:history="1">
        <w:r w:rsidR="00C15703" w:rsidRPr="0004764B">
          <w:rPr>
            <w:rFonts w:ascii="Times New Roman" w:hAnsi="Times New Roman" w:cs="Times New Roman"/>
            <w:noProof/>
            <w:sz w:val="24"/>
            <w:szCs w:val="24"/>
          </w:rPr>
          <w:t>Djuranovic</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Friedman, 2009 #153" w:history="1">
        <w:r w:rsidR="00C15703" w:rsidRPr="0004764B">
          <w:rPr>
            <w:rFonts w:ascii="Times New Roman" w:hAnsi="Times New Roman" w:cs="Times New Roman"/>
            <w:noProof/>
            <w:sz w:val="24"/>
            <w:szCs w:val="24"/>
          </w:rPr>
          <w:t>Friedman</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miRs to prevent dysregulation of vital pathways.</w:t>
      </w:r>
      <w:r w:rsidR="008825E5">
        <w:rPr>
          <w:rFonts w:ascii="Times New Roman" w:hAnsi="Times New Roman" w:cs="Times New Roman"/>
          <w:sz w:val="24"/>
          <w:szCs w:val="24"/>
        </w:rPr>
        <w:t xml:space="preserve"> The content of miRNA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30" w:tooltip="Reddi, 1976 #156" w:history="1">
        <w:r w:rsidR="00C15703">
          <w:rPr>
            <w:rFonts w:ascii="Times New Roman" w:hAnsi="Times New Roman" w:cs="Times New Roman"/>
            <w:noProof/>
            <w:sz w:val="24"/>
            <w:szCs w:val="24"/>
          </w:rPr>
          <w:t>Reddi</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1976</w:t>
        </w:r>
      </w:hyperlink>
      <w:r w:rsidR="00C15703">
        <w:rPr>
          <w:rFonts w:ascii="Times New Roman" w:hAnsi="Times New Roman" w:cs="Times New Roman"/>
          <w:noProof/>
          <w:sz w:val="24"/>
          <w:szCs w:val="24"/>
        </w:rPr>
        <w:t xml:space="preserve">; </w:t>
      </w:r>
      <w:hyperlink w:anchor="_ENREF_32" w:tooltip="Tsui, 2002 #182" w:history="1">
        <w:r w:rsidR="00C15703">
          <w:rPr>
            <w:rFonts w:ascii="Times New Roman" w:hAnsi="Times New Roman" w:cs="Times New Roman"/>
            <w:noProof/>
            <w:sz w:val="24"/>
            <w:szCs w:val="24"/>
          </w:rPr>
          <w:t>Tsui</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2002</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Kosaka, 2010 #183" w:history="1">
        <w:r w:rsidR="00C15703" w:rsidRPr="0004764B">
          <w:rPr>
            <w:rFonts w:ascii="Times New Roman" w:hAnsi="Times New Roman" w:cs="Times New Roman"/>
            <w:noProof/>
            <w:sz w:val="24"/>
            <w:szCs w:val="24"/>
          </w:rPr>
          <w:t>Kosaka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4" w:tooltip="Montecalvo, 2012 #184" w:history="1">
        <w:r w:rsidR="00C15703" w:rsidRPr="0004764B">
          <w:rPr>
            <w:rFonts w:ascii="Times New Roman" w:hAnsi="Times New Roman" w:cs="Times New Roman"/>
            <w:noProof/>
            <w:sz w:val="24"/>
            <w:szCs w:val="24"/>
          </w:rPr>
          <w:t>Montecalvo</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77A9429C"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Inder, 2014 #9" w:history="1">
        <w:r w:rsidR="00C15703" w:rsidRPr="0004764B">
          <w:rPr>
            <w:rFonts w:ascii="Times New Roman" w:hAnsi="Times New Roman" w:cs="Times New Roman"/>
            <w:noProof/>
            <w:sz w:val="24"/>
            <w:szCs w:val="24"/>
          </w:rPr>
          <w:t>Inder</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w:t>
      </w:r>
      <w:commentRangeStart w:id="10"/>
      <w:r w:rsidRPr="0004764B">
        <w:rPr>
          <w:rFonts w:ascii="Times New Roman" w:hAnsi="Times New Roman" w:cs="Times New Roman"/>
          <w:sz w:val="24"/>
          <w:szCs w:val="24"/>
        </w:rPr>
        <w:t xml:space="preserve">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w:t>
      </w:r>
      <w:ins w:id="11" w:author="Microsoft account" w:date="2016-10-01T12:04:00Z">
        <w:r w:rsidR="008445C6">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t>function of caveolin or cavin-1. I</w:t>
      </w:r>
      <w:commentRangeEnd w:id="10"/>
      <w:r w:rsidR="000A2505">
        <w:rPr>
          <w:rStyle w:val="CommentReference"/>
        </w:rPr>
        <w:commentReference w:id="10"/>
      </w:r>
      <w:r w:rsidRPr="0004764B">
        <w:rPr>
          <w:rFonts w:ascii="Times New Roman" w:hAnsi="Times New Roman" w:cs="Times New Roman"/>
          <w:sz w:val="24"/>
          <w:szCs w:val="24"/>
        </w:rPr>
        <w:t xml:space="preserve">n addition to limiting adhesion independent growth, hyper-proliferation and EV protein content of PC3 cells, the ectopic expression of putative tumour </w:t>
      </w:r>
      <w:r w:rsidRPr="0004764B">
        <w:rPr>
          <w:rFonts w:ascii="Times New Roman" w:hAnsi="Times New Roman" w:cs="Times New Roman"/>
          <w:sz w:val="24"/>
          <w:szCs w:val="24"/>
        </w:rPr>
        <w:lastRenderedPageBreak/>
        <w:t xml:space="preserve">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Inder, 2014 #9" w:history="1">
        <w:r w:rsidR="00C15703"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osteoclastogenesis by targeting an inhibitory transcription factor, MAFB, of the RANKL-induced osteoclastogenesis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heng, 2013 #170" w:history="1">
        <w:r w:rsidR="00C15703" w:rsidRPr="0004764B">
          <w:rPr>
            <w:rFonts w:ascii="Times New Roman" w:hAnsi="Times New Roman" w:cs="Times New Roman"/>
            <w:noProof/>
            <w:sz w:val="24"/>
            <w:szCs w:val="24"/>
          </w:rPr>
          <w:t>Cheng</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C15703">
        <w:rPr>
          <w:rFonts w:ascii="Times New Roman" w:hAnsi="Times New Roman" w:cs="Times New Roman"/>
          <w:sz w:val="24"/>
          <w:szCs w:val="24"/>
        </w:rPr>
        <w:instrText xml:space="preserve"> ADDIN EN.CITE &lt;EndNote&gt;&lt;Cite&gt;&lt;Author&gt;Luz&lt;/Author&gt;&lt;Year&gt;2010&lt;/Year&gt;&lt;RecNum&gt;185&lt;/RecNum&gt;&lt;DisplayText&gt;(Luz&lt;style face="italic"&gt; et al.&lt;/style&gt;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20" w:tooltip="Luz, 2010 #185" w:history="1">
        <w:r w:rsidR="00C15703">
          <w:rPr>
            <w:rFonts w:ascii="Times New Roman" w:hAnsi="Times New Roman" w:cs="Times New Roman"/>
            <w:noProof/>
            <w:sz w:val="24"/>
            <w:szCs w:val="24"/>
          </w:rPr>
          <w:t>Luz</w:t>
        </w:r>
        <w:r w:rsidR="00C15703" w:rsidRPr="00C15703">
          <w:rPr>
            <w:rFonts w:ascii="Times New Roman" w:hAnsi="Times New Roman" w:cs="Times New Roman"/>
            <w:i/>
            <w:noProof/>
            <w:sz w:val="24"/>
            <w:szCs w:val="24"/>
          </w:rPr>
          <w:t xml:space="preserve"> et al.</w:t>
        </w:r>
        <w:r w:rsidR="00C15703">
          <w:rPr>
            <w:rFonts w:ascii="Times New Roman" w:hAnsi="Times New Roman" w:cs="Times New Roman"/>
            <w:noProof/>
            <w:sz w:val="24"/>
            <w:szCs w:val="24"/>
          </w:rPr>
          <w:t xml:space="preserve"> 2010</w:t>
        </w:r>
      </w:hyperlink>
      <w:r w:rsidR="00C15703">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ins w:id="12" w:author="Michelle Hill" w:date="2016-09-26T21:44:00Z">
        <w:r w:rsidR="00740B7F" w:rsidRPr="00A635AD">
          <w:rPr>
            <w:rFonts w:ascii="Times New Roman" w:hAnsi="Times New Roman" w:cs="Times New Roman"/>
            <w:sz w:val="24"/>
            <w:szCs w:val="24"/>
          </w:rPr>
          <w:t xml:space="preserve"> </w:t>
        </w:r>
      </w:ins>
      <w:r w:rsidR="00A635AD" w:rsidRPr="00A635AD">
        <w:rPr>
          <w:rFonts w:ascii="Times New Roman" w:hAnsi="Times New Roman" w:cs="Times New Roman"/>
          <w:sz w:val="24"/>
          <w:szCs w:val="24"/>
        </w:rPr>
        <w:t>(Inder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Pr="0004764B">
        <w:rPr>
          <w:rFonts w:ascii="Times New Roman" w:hAnsi="Times New Roman" w:cs="Times New Roman"/>
          <w:sz w:val="24"/>
          <w:szCs w:val="24"/>
        </w:rPr>
        <w:t xml:space="preserve">.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Palma, 2012 #186" w:history="1">
        <w:r w:rsidR="00C15703" w:rsidRPr="0004764B">
          <w:rPr>
            <w:rFonts w:ascii="Times New Roman" w:hAnsi="Times New Roman" w:cs="Times New Roman"/>
            <w:noProof/>
            <w:sz w:val="24"/>
            <w:szCs w:val="24"/>
          </w:rPr>
          <w:t>Palma</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6" w:tooltip="Zhou, 2014 #187" w:history="1">
        <w:r w:rsidR="00C15703" w:rsidRPr="0004764B">
          <w:rPr>
            <w:rFonts w:ascii="Times New Roman" w:hAnsi="Times New Roman" w:cs="Times New Roman"/>
            <w:noProof/>
            <w:sz w:val="24"/>
            <w:szCs w:val="24"/>
          </w:rPr>
          <w:t>Zhou</w:t>
        </w:r>
        <w:r w:rsidR="00C15703" w:rsidRPr="0004764B">
          <w:rPr>
            <w:rFonts w:ascii="Times New Roman" w:hAnsi="Times New Roman" w:cs="Times New Roman"/>
            <w:i/>
            <w:noProof/>
            <w:sz w:val="24"/>
            <w:szCs w:val="24"/>
          </w:rPr>
          <w:t xml:space="preserve"> et al.</w:t>
        </w:r>
        <w:r w:rsidR="00C15703"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26693F16" w:rsidR="00580FC3" w:rsidRPr="0004764B" w:rsidRDefault="00580FC3" w:rsidP="00580FC3">
      <w:pPr>
        <w:pStyle w:val="Default"/>
        <w:spacing w:line="480" w:lineRule="auto"/>
        <w:ind w:firstLine="142"/>
      </w:pPr>
      <w:r w:rsidRPr="0004764B">
        <w:t xml:space="preserve">  A recent clue was provided by Villarroya-Beltri </w:t>
      </w:r>
      <w:r w:rsidRPr="0004764B">
        <w:rPr>
          <w:i/>
        </w:rPr>
        <w:t>et at</w:t>
      </w:r>
      <w:r w:rsidRPr="0004764B">
        <w:t xml:space="preserve">, who reported that sumoylated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3" w:tooltip="Villarroya-Beltri, 2013 #114" w:history="1">
        <w:r w:rsidR="00C15703" w:rsidRPr="0004764B">
          <w:rPr>
            <w:noProof/>
          </w:rPr>
          <w:t>Villarroya-Beltri</w:t>
        </w:r>
        <w:r w:rsidR="00C15703" w:rsidRPr="0004764B">
          <w:rPr>
            <w:i/>
            <w:noProof/>
          </w:rPr>
          <w:t xml:space="preserve"> et al.</w:t>
        </w:r>
        <w:r w:rsidR="00C15703" w:rsidRPr="0004764B">
          <w:rPr>
            <w:noProof/>
          </w:rPr>
          <w:t xml:space="preserve"> 2013</w:t>
        </w:r>
      </w:hyperlink>
      <w:r w:rsidRPr="0004764B">
        <w:rPr>
          <w:noProof/>
        </w:rPr>
        <w:t>)</w:t>
      </w:r>
      <w:r w:rsidRPr="0004764B">
        <w:fldChar w:fldCharType="end"/>
      </w:r>
      <w:r w:rsidRPr="0004764B">
        <w:t xml:space="preserve">. Typically, the hnRNP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3" w:tooltip="Mili, 2001 #189" w:history="1">
        <w:r w:rsidR="00C15703" w:rsidRPr="0004764B">
          <w:rPr>
            <w:noProof/>
          </w:rPr>
          <w:t>Mili</w:t>
        </w:r>
        <w:r w:rsidR="00C15703" w:rsidRPr="0004764B">
          <w:rPr>
            <w:i/>
            <w:noProof/>
          </w:rPr>
          <w:t xml:space="preserve"> et al.</w:t>
        </w:r>
        <w:r w:rsidR="00C15703" w:rsidRPr="0004764B">
          <w:rPr>
            <w:noProof/>
          </w:rPr>
          <w:t xml:space="preserve"> 2001</w:t>
        </w:r>
      </w:hyperlink>
      <w:r w:rsidRPr="0004764B">
        <w:rPr>
          <w:noProof/>
        </w:rPr>
        <w:t xml:space="preserve">; </w:t>
      </w:r>
      <w:hyperlink w:anchor="_ENREF_8" w:tooltip="Dreyfuss, 2002 #188" w:history="1">
        <w:r w:rsidR="00C15703" w:rsidRPr="0004764B">
          <w:rPr>
            <w:noProof/>
          </w:rPr>
          <w:t>Dreyfuss</w:t>
        </w:r>
        <w:r w:rsidR="00C15703" w:rsidRPr="0004764B">
          <w:rPr>
            <w:i/>
            <w:noProof/>
          </w:rPr>
          <w:t xml:space="preserve"> et al.</w:t>
        </w:r>
        <w:r w:rsidR="00C15703"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hnRNP proteins for miRNA subcellular localization, how hnRNPs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t>Hypothesis and Aims:</w:t>
      </w:r>
      <w:r w:rsidRPr="0004764B">
        <w:rPr>
          <w:b/>
          <w:color w:val="auto"/>
        </w:rPr>
        <w:t xml:space="preserve"> </w:t>
      </w:r>
    </w:p>
    <w:p w14:paraId="4BA6F60D" w14:textId="3E8FC7E4"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lastRenderedPageBreak/>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Villarroya-Beltri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pPr>
        <w:pStyle w:val="Heading1"/>
        <w:rPr>
          <w:sz w:val="24"/>
        </w:rPr>
        <w:pPrChange w:id="13" w:author="Harley Robinson" w:date="2016-09-27T12:34:00Z">
          <w:pPr>
            <w:spacing w:line="480" w:lineRule="auto"/>
          </w:pPr>
        </w:pPrChange>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(Gibco),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Fetal Bovine Serum (FBS) (Bovogen), Phosphate Buffered Saline (PBS) (Amresco Inc), Geneticin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anti-hnRNP K (Abcam).</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14CA7719"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commentRangeStart w:id="14"/>
      <w:r w:rsidRPr="0004764B">
        <w:rPr>
          <w:rFonts w:ascii="Times New Roman" w:hAnsi="Times New Roman" w:cs="Times New Roman"/>
          <w:sz w:val="24"/>
          <w:szCs w:val="24"/>
          <w:lang w:val="en-US"/>
        </w:rPr>
        <w:t xml:space="preserve">Previously collected RNA-seq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w:t>
      </w:r>
      <w:commentRangeEnd w:id="14"/>
      <w:r w:rsidR="005B5088">
        <w:rPr>
          <w:rStyle w:val="CommentReference"/>
        </w:rPr>
        <w:commentReference w:id="14"/>
      </w:r>
      <w:r w:rsidRPr="0004764B">
        <w:rPr>
          <w:rFonts w:ascii="Times New Roman" w:hAnsi="Times New Roman" w:cs="Times New Roman"/>
          <w:sz w:val="24"/>
          <w:szCs w:val="24"/>
          <w:lang w:val="en-US"/>
        </w:rPr>
        <w:t>This analysis was completed separately for cell and EV miRNA content. By using the log2FC values for each miR,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Frequency disruption graphs were plotted by measuring the frequency of FC-FC in increments of 0.05. GraphPad Pr</w:t>
      </w:r>
      <w:bookmarkStart w:id="15" w:name="_GoBack"/>
      <w:bookmarkEnd w:id="15"/>
      <w:r w:rsidR="007E0630">
        <w:rPr>
          <w:rFonts w:ascii="Times New Roman" w:hAnsi="Times New Roman" w:cs="Times New Roman"/>
          <w:sz w:val="24"/>
          <w:szCs w:val="24"/>
          <w:lang w:val="en-US"/>
        </w:rPr>
        <w:t xml:space="preserve">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concentrated media was achieved. This was processed through an exoRNeasy midi kit (Qiagen)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MiRvana kit as per manufactures’ instruction (Invitrogen). Nanodrop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2A3C33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1" w:tooltip="Balcells, 2011 #164" w:history="1">
        <w:r w:rsidR="00C15703" w:rsidRPr="0004764B">
          <w:rPr>
            <w:rFonts w:ascii="Times New Roman" w:hAnsi="Times New Roman" w:cs="Times New Roman"/>
            <w:noProof/>
            <w:sz w:val="24"/>
            <w:szCs w:val="24"/>
            <w:lang w:val="en-US"/>
          </w:rPr>
          <w:t>Balcells</w:t>
        </w:r>
        <w:r w:rsidR="00C15703" w:rsidRPr="0004764B">
          <w:rPr>
            <w:rFonts w:ascii="Times New Roman" w:hAnsi="Times New Roman" w:cs="Times New Roman"/>
            <w:i/>
            <w:noProof/>
            <w:sz w:val="24"/>
            <w:szCs w:val="24"/>
            <w:lang w:val="en-US"/>
          </w:rPr>
          <w:t xml:space="preserve"> et al.</w:t>
        </w:r>
        <w:r w:rsidR="00C15703"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0.1μg/μL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ins w:id="16" w:author="Microsoft account" w:date="2016-10-02T14:13:00Z">
        <w:r w:rsidR="00CB378A">
          <w:rPr>
            <w:rFonts w:ascii="Times New Roman" w:hAnsi="Times New Roman" w:cs="Times New Roman"/>
            <w:sz w:val="24"/>
            <w:szCs w:val="24"/>
            <w:lang w:val="en-US"/>
          </w:rPr>
          <w:t xml:space="preserve"> 10b-5p,</w:t>
        </w:r>
      </w:ins>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ins w:id="17" w:author="Microsoft account" w:date="2016-10-02T14:13:00Z">
        <w:r w:rsidR="00CB378A">
          <w:rPr>
            <w:rFonts w:ascii="Times New Roman" w:hAnsi="Times New Roman" w:cs="Times New Roman"/>
            <w:sz w:val="24"/>
            <w:szCs w:val="24"/>
            <w:lang w:val="en-US"/>
          </w:rPr>
          <w:t>s</w:t>
        </w:r>
      </w:ins>
      <w:r w:rsidRPr="0004764B">
        <w:rPr>
          <w:rFonts w:ascii="Times New Roman" w:hAnsi="Times New Roman" w:cs="Times New Roman"/>
          <w:sz w:val="24"/>
          <w:szCs w:val="24"/>
          <w:lang w:val="en-US"/>
        </w:rPr>
        <w:t xml:space="preserve"> derived from both GFP and cavin-1 PC3 cells based on the RNA-seq data. Delta delta CT statistics were completed by comparing between GFP and cavin-1 cell lines for the target and reference genes. Bar graphs generated by GraphPad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7628091B"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MOtifs) </w:t>
      </w:r>
      <w:r w:rsidR="00CB378A">
        <w:rPr>
          <w:rFonts w:ascii="Times New Roman" w:hAnsi="Times New Roman" w:cs="Times New Roman"/>
          <w:sz w:val="24"/>
          <w:szCs w:val="24"/>
          <w:lang w:val="en-US"/>
        </w:rPr>
        <w:t>Unix</w:t>
      </w:r>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w:t>
      </w:r>
      <w:r w:rsidRPr="0004764B">
        <w:rPr>
          <w:rFonts w:ascii="Times New Roman" w:hAnsi="Times New Roman" w:cs="Times New Roman"/>
          <w:sz w:val="24"/>
          <w:szCs w:val="24"/>
          <w:lang w:val="en-US"/>
        </w:rPr>
        <w:lastRenderedPageBreak/>
        <w:t xml:space="preserve">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WebLogo </w:t>
      </w:r>
      <w:r w:rsidR="00634F62">
        <w:rPr>
          <w:rFonts w:ascii="Times New Roman" w:hAnsi="Times New Roman" w:cs="Times New Roman"/>
          <w:sz w:val="24"/>
          <w:szCs w:val="24"/>
          <w:lang w:val="en-US"/>
        </w:rPr>
        <w:t>(</w:t>
      </w:r>
      <w:ins w:id="18" w:author="Microsoft account" w:date="2016-10-02T14:15:00Z">
        <w:r w:rsidR="00CB378A">
          <w:rPr>
            <w:rFonts w:ascii="Times New Roman" w:hAnsi="Times New Roman" w:cs="Times New Roman"/>
            <w:sz w:val="24"/>
            <w:szCs w:val="24"/>
            <w:lang w:val="en-US"/>
          </w:rPr>
          <w:fldChar w:fldCharType="begin"/>
        </w:r>
        <w:r w:rsidR="00CB378A">
          <w:rPr>
            <w:rFonts w:ascii="Times New Roman" w:hAnsi="Times New Roman" w:cs="Times New Roman"/>
            <w:sz w:val="24"/>
            <w:szCs w:val="24"/>
            <w:lang w:val="en-US"/>
          </w:rPr>
          <w:instrText xml:space="preserve"> HYPERLINK "</w:instrText>
        </w:r>
      </w:ins>
      <w:r w:rsidR="00CB378A">
        <w:rPr>
          <w:rFonts w:ascii="Times New Roman" w:hAnsi="Times New Roman" w:cs="Times New Roman"/>
          <w:sz w:val="24"/>
          <w:szCs w:val="24"/>
          <w:lang w:val="en-US"/>
        </w:rPr>
        <w:instrText>http://weblogo.berkeley.edu/</w:instrText>
      </w:r>
      <w:ins w:id="19" w:author="Microsoft account" w:date="2016-10-02T14:15:00Z">
        <w:r w:rsidR="00CB378A">
          <w:rPr>
            <w:rFonts w:ascii="Times New Roman" w:hAnsi="Times New Roman" w:cs="Times New Roman"/>
            <w:sz w:val="24"/>
            <w:szCs w:val="24"/>
            <w:lang w:val="en-US"/>
          </w:rPr>
          <w:instrText xml:space="preserve">" </w:instrText>
        </w:r>
        <w:r w:rsidR="00CB378A">
          <w:rPr>
            <w:rFonts w:ascii="Times New Roman" w:hAnsi="Times New Roman" w:cs="Times New Roman"/>
            <w:sz w:val="24"/>
            <w:szCs w:val="24"/>
            <w:lang w:val="en-US"/>
          </w:rPr>
          <w:fldChar w:fldCharType="separate"/>
        </w:r>
      </w:ins>
      <w:r w:rsidR="00CB378A" w:rsidRPr="00CA344A">
        <w:rPr>
          <w:rStyle w:val="Hyperlink"/>
          <w:rFonts w:ascii="Times New Roman" w:hAnsi="Times New Roman" w:cs="Times New Roman"/>
          <w:sz w:val="24"/>
          <w:szCs w:val="24"/>
          <w:lang w:val="en-US"/>
        </w:rPr>
        <w:t>http://weblogo.berkeley.edu/</w:t>
      </w:r>
      <w:ins w:id="20" w:author="Microsoft account" w:date="2016-10-02T14:15:00Z">
        <w:r w:rsidR="00CB378A">
          <w:rPr>
            <w:rFonts w:ascii="Times New Roman" w:hAnsi="Times New Roman" w:cs="Times New Roman"/>
            <w:sz w:val="24"/>
            <w:szCs w:val="24"/>
            <w:lang w:val="en-US"/>
          </w:rPr>
          <w:fldChar w:fldCharType="end"/>
        </w:r>
      </w:ins>
      <w:r w:rsidR="00634F62">
        <w:rPr>
          <w:rFonts w:ascii="Times New Roman" w:hAnsi="Times New Roman" w:cs="Times New Roman"/>
          <w:sz w:val="24"/>
          <w:szCs w:val="24"/>
          <w:lang w:val="en-US"/>
        </w:rPr>
        <w:t>).</w:t>
      </w:r>
      <w:ins w:id="21" w:author="Microsoft account" w:date="2016-10-02T14:15:00Z">
        <w:r w:rsidR="00CB378A">
          <w:rPr>
            <w:rFonts w:ascii="Times New Roman" w:hAnsi="Times New Roman" w:cs="Times New Roman"/>
            <w:sz w:val="24"/>
            <w:szCs w:val="24"/>
            <w:lang w:val="en-US"/>
          </w:rPr>
          <w:t xml:space="preserve"> Comparing motifs to sequences to determine matches was performed using FIMO </w:t>
        </w:r>
      </w:ins>
      <w:ins w:id="22" w:author="Microsoft account" w:date="2016-10-02T14:17:00Z">
        <w:r w:rsidR="00CB378A">
          <w:rPr>
            <w:rFonts w:ascii="Times New Roman" w:hAnsi="Times New Roman" w:cs="Times New Roman"/>
            <w:sz w:val="24"/>
            <w:szCs w:val="24"/>
            <w:lang w:val="en-US"/>
          </w:rPr>
          <w:t>algorithm</w:t>
        </w:r>
      </w:ins>
      <w:ins w:id="23" w:author="Microsoft account" w:date="2016-10-02T14:15:00Z">
        <w:r w:rsidR="00CB378A">
          <w:rPr>
            <w:rFonts w:ascii="Times New Roman" w:hAnsi="Times New Roman" w:cs="Times New Roman"/>
            <w:sz w:val="24"/>
            <w:szCs w:val="24"/>
            <w:lang w:val="en-US"/>
          </w:rPr>
          <w:t xml:space="preserve"> with default </w:t>
        </w:r>
      </w:ins>
      <w:ins w:id="24" w:author="Microsoft account" w:date="2016-10-02T14:17:00Z">
        <w:r w:rsidR="00CB378A">
          <w:rPr>
            <w:rFonts w:ascii="Times New Roman" w:hAnsi="Times New Roman" w:cs="Times New Roman"/>
            <w:sz w:val="24"/>
            <w:szCs w:val="24"/>
            <w:lang w:val="en-US"/>
          </w:rPr>
          <w:t>parameters.</w:t>
        </w:r>
      </w:ins>
      <w:ins w:id="25" w:author="Microsoft account" w:date="2016-10-02T14:15:00Z">
        <w:r w:rsidR="00CB378A">
          <w:rPr>
            <w:rFonts w:ascii="Times New Roman" w:hAnsi="Times New Roman" w:cs="Times New Roman"/>
            <w:sz w:val="24"/>
            <w:szCs w:val="24"/>
            <w:lang w:val="en-US"/>
          </w:rPr>
          <w:t xml:space="preserve"> </w:t>
        </w:r>
      </w:ins>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76B286F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8A70A1" w:rsidRPr="00634F62">
        <w:rPr>
          <w:rFonts w:ascii="Times New Roman" w:hAnsi="Times New Roman" w:cs="Times New Roman"/>
          <w:sz w:val="24"/>
          <w:szCs w:val="24"/>
          <w:lang w:val="en-US"/>
        </w:rPr>
        <w:t>(Inder 2012)</w:t>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 xml:space="preserve">The RNA binding annotation for the significantly altered proteins </w:t>
      </w:r>
      <w:commentRangeStart w:id="26"/>
      <w:r w:rsidR="002A1A4D" w:rsidRPr="008A70A1">
        <w:rPr>
          <w:rFonts w:ascii="Times New Roman" w:hAnsi="Times New Roman" w:cs="Times New Roman"/>
          <w:color w:val="FF0000"/>
          <w:sz w:val="24"/>
          <w:szCs w:val="24"/>
          <w:lang w:val="en-US"/>
          <w:rPrChange w:id="27" w:author="Harley Robinson" w:date="2016-09-29T10:48:00Z">
            <w:rPr>
              <w:rFonts w:ascii="Times New Roman" w:hAnsi="Times New Roman" w:cs="Times New Roman"/>
              <w:sz w:val="24"/>
              <w:szCs w:val="24"/>
              <w:lang w:val="en-US"/>
            </w:rPr>
          </w:rPrChange>
        </w:rPr>
        <w:t>(as described in the supplementary data</w:t>
      </w:r>
      <w:commentRangeEnd w:id="26"/>
      <w:r w:rsidR="008A70A1">
        <w:rPr>
          <w:rStyle w:val="CommentReference"/>
        </w:rPr>
        <w:commentReference w:id="26"/>
      </w:r>
      <w:r w:rsidR="002A1A4D">
        <w:rPr>
          <w:rFonts w:ascii="Times New Roman" w:hAnsi="Times New Roman" w:cs="Times New Roman"/>
          <w:sz w:val="24"/>
          <w:szCs w:val="24"/>
          <w:lang w:val="en-US"/>
        </w:rPr>
        <w:t xml:space="preserve">) was </w:t>
      </w:r>
      <w:r w:rsidRPr="0004764B">
        <w:rPr>
          <w:rFonts w:ascii="Times New Roman" w:hAnsi="Times New Roman" w:cs="Times New Roman"/>
          <w:sz w:val="24"/>
          <w:szCs w:val="24"/>
          <w:lang w:val="en-US"/>
        </w:rPr>
        <w:t>analyzed using the biomaRt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3C16E5A1"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w:t>
      </w:r>
      <w:ins w:id="28"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permeabilize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w:t>
      </w:r>
      <w:ins w:id="29" w:author="Michelle Hill" w:date="2016-09-26T22:04: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 in the dark, followed by additional PBS and MilliQ water washing. Excess water was removed by Kimwipe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r w:rsidR="0030456C">
        <w:rPr>
          <w:rFonts w:ascii="Times New Roman" w:hAnsi="Times New Roman" w:cs="Times New Roman"/>
          <w:sz w:val="24"/>
          <w:szCs w:val="24"/>
          <w:lang w:val="en-US"/>
        </w:rPr>
        <w:t xml:space="preserve">Pseudocolour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FluorView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lastRenderedPageBreak/>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6ECFFFC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of Cy5 conjugated anti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in oligo hybridization buffer; 50mM NaCl, 1mM Tris-Cl (pH 8.0), 0.1mM EDTA (pH 8). Cy5-scrambled oligo was used as a negative control</w:t>
      </w:r>
      <w:r w:rsidR="00726A10">
        <w:rPr>
          <w:rFonts w:ascii="Times New Roman" w:hAnsi="Times New Roman" w:cs="Times New Roman"/>
          <w:sz w:val="24"/>
          <w:szCs w:val="24"/>
        </w:rPr>
        <w:t xml:space="preserve"> and anti-miR-589 was used as a biological control as this miR should not bind or co-localize with hnRNPK</w:t>
      </w:r>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Excess 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hnRNPK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with antibody or hybridizing fluorophore-antimiR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542D30C7"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Protein G DynaBeads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Anti-hnRNPK (Cat. No) were added to 200uL of W&amp;B buffer, added to the beads and incubated on a rotating wheel for 40</w:t>
      </w:r>
      <w:ins w:id="30" w:author="Michelle Hill" w:date="2016-09-26T22:08:00Z">
        <w:r w:rsidR="00ED12EB">
          <w:rPr>
            <w:rFonts w:ascii="Times New Roman" w:hAnsi="Times New Roman" w:cs="Times New Roman"/>
            <w:sz w:val="24"/>
            <w:szCs w:val="24"/>
            <w:lang w:val="en-US"/>
          </w:rPr>
          <w:t xml:space="preserve"> </w:t>
        </w:r>
      </w:ins>
      <w:r w:rsidR="004D05EA">
        <w:rPr>
          <w:rFonts w:ascii="Times New Roman" w:hAnsi="Times New Roman" w:cs="Times New Roman"/>
          <w:sz w:val="24"/>
          <w:szCs w:val="24"/>
          <w:lang w:val="en-US"/>
        </w:rPr>
        <w:t>minutes. Excess antibody were removed by washing with W&amp;B buffer thrice</w:t>
      </w:r>
      <w:r w:rsidR="00BE3A99">
        <w:rPr>
          <w:rFonts w:ascii="Times New Roman" w:hAnsi="Times New Roman" w:cs="Times New Roman"/>
          <w:sz w:val="24"/>
          <w:szCs w:val="24"/>
          <w:lang w:val="en-US"/>
        </w:rPr>
        <w:t xml:space="preserve">. </w:t>
      </w:r>
    </w:p>
    <w:p w14:paraId="2A04A4DD" w14:textId="1B85EB6E"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modified lysis buffer; 1% Triton-X, 20mM Tris (pH7.5), 150mM NaCl,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Aprotinin, Antipain, Pepstain A, Leupetin and 500mM Benzamidine)</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NaF</w:t>
      </w:r>
      <w:r w:rsidR="00881806">
        <w:rPr>
          <w:rFonts w:ascii="Times New Roman" w:hAnsi="Times New Roman" w:cs="Times New Roman"/>
          <w:sz w:val="24"/>
          <w:szCs w:val="24"/>
          <w:lang w:val="en-US"/>
        </w:rPr>
        <w:t xml:space="preserve"> and 0.</w:t>
      </w:r>
      <w:r w:rsidR="00881806" w:rsidRPr="00881806">
        <w:rPr>
          <w:rFonts w:ascii="Times New Roman" w:hAnsi="Times New Roman" w:cs="Times New Roman"/>
          <w:color w:val="000000" w:themeColor="text1"/>
          <w:sz w:val="24"/>
          <w:szCs w:val="24"/>
          <w:lang w:val="en-US"/>
          <w:rPrChange w:id="31" w:author="Harley Robinson" w:date="2016-09-29T11:01:00Z">
            <w:rPr>
              <w:rFonts w:ascii="Times New Roman" w:hAnsi="Times New Roman" w:cs="Times New Roman"/>
              <w:sz w:val="24"/>
              <w:szCs w:val="24"/>
              <w:lang w:val="en-US"/>
            </w:rPr>
          </w:rPrChange>
        </w:rPr>
        <w:t xml:space="preserve">1mM </w:t>
      </w:r>
      <w:r w:rsidR="00881806">
        <w:rPr>
          <w:rFonts w:ascii="Times New Roman" w:hAnsi="Times New Roman" w:cs="Times New Roman"/>
          <w:color w:val="000000" w:themeColor="text1"/>
          <w:sz w:val="24"/>
          <w:szCs w:val="24"/>
          <w:lang w:val="en-US"/>
        </w:rPr>
        <w:t>sodium</w:t>
      </w:r>
      <w:r w:rsidR="00881806" w:rsidRPr="00881806">
        <w:rPr>
          <w:rFonts w:ascii="Times New Roman" w:hAnsi="Times New Roman" w:cs="Times New Roman"/>
          <w:color w:val="000000" w:themeColor="text1"/>
          <w:sz w:val="24"/>
          <w:szCs w:val="24"/>
          <w:lang w:val="en-US"/>
          <w:rPrChange w:id="32" w:author="Harley Robinson" w:date="2016-09-29T11:01:00Z">
            <w:rPr>
              <w:rFonts w:ascii="Times New Roman" w:hAnsi="Times New Roman" w:cs="Times New Roman"/>
              <w:color w:val="FF0000"/>
              <w:sz w:val="24"/>
              <w:szCs w:val="24"/>
              <w:lang w:val="en-US"/>
            </w:rPr>
          </w:rPrChange>
        </w:rPr>
        <w:t xml:space="preserve"> </w:t>
      </w:r>
      <w:r w:rsidR="00881806">
        <w:rPr>
          <w:rFonts w:ascii="Times New Roman" w:hAnsi="Times New Roman" w:cs="Times New Roman"/>
          <w:color w:val="000000" w:themeColor="text1"/>
          <w:sz w:val="24"/>
          <w:szCs w:val="24"/>
          <w:lang w:val="en-US"/>
        </w:rPr>
        <w:t>p</w:t>
      </w:r>
      <w:r w:rsidR="00881806" w:rsidRPr="00881806">
        <w:rPr>
          <w:rFonts w:ascii="Times New Roman" w:hAnsi="Times New Roman" w:cs="Times New Roman"/>
          <w:color w:val="000000" w:themeColor="text1"/>
          <w:sz w:val="24"/>
          <w:szCs w:val="24"/>
          <w:lang w:val="en-US"/>
          <w:rPrChange w:id="33" w:author="Harley Robinson" w:date="2016-09-29T11:01:00Z">
            <w:rPr>
              <w:rFonts w:ascii="Times New Roman" w:hAnsi="Times New Roman" w:cs="Times New Roman"/>
              <w:color w:val="FF0000"/>
              <w:sz w:val="24"/>
              <w:szCs w:val="24"/>
              <w:lang w:val="en-US"/>
            </w:rPr>
          </w:rPrChange>
        </w:rPr>
        <w:t>yrophosphate</w:t>
      </w:r>
      <w:r w:rsidR="00BE3A99" w:rsidRPr="00881806">
        <w:rPr>
          <w:rFonts w:ascii="Times New Roman" w:hAnsi="Times New Roman" w:cs="Times New Roman"/>
          <w:color w:val="000000" w:themeColor="text1"/>
          <w:sz w:val="24"/>
          <w:szCs w:val="24"/>
          <w:lang w:val="en-US"/>
          <w:rPrChange w:id="34" w:author="Harley Robinson" w:date="2016-09-29T11:01:00Z">
            <w:rPr>
              <w:rFonts w:ascii="Times New Roman" w:hAnsi="Times New Roman" w:cs="Times New Roman"/>
              <w:sz w:val="24"/>
              <w:szCs w:val="24"/>
              <w:lang w:val="en-US"/>
            </w:rPr>
          </w:rPrChange>
        </w:rPr>
        <w:t>.</w:t>
      </w:r>
      <w:r w:rsidR="00C725BE" w:rsidRPr="00881806">
        <w:rPr>
          <w:rFonts w:ascii="Times New Roman" w:hAnsi="Times New Roman" w:cs="Times New Roman"/>
          <w:color w:val="000000" w:themeColor="text1"/>
          <w:sz w:val="24"/>
          <w:szCs w:val="24"/>
          <w:lang w:val="en-US"/>
          <w:rPrChange w:id="35" w:author="Harley Robinson" w:date="2016-09-29T11:01:00Z">
            <w:rPr>
              <w:rFonts w:ascii="Times New Roman" w:hAnsi="Times New Roman" w:cs="Times New Roman"/>
              <w:sz w:val="24"/>
              <w:szCs w:val="24"/>
              <w:lang w:val="en-US"/>
            </w:rPr>
          </w:rPrChange>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w:t>
      </w:r>
      <w:r w:rsidR="00C725BE">
        <w:rPr>
          <w:rFonts w:ascii="Times New Roman" w:hAnsi="Times New Roman" w:cs="Times New Roman"/>
          <w:sz w:val="24"/>
          <w:szCs w:val="24"/>
          <w:lang w:val="en-US"/>
        </w:rPr>
        <w:lastRenderedPageBreak/>
        <w:t xml:space="preserve">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in </w:t>
      </w:r>
      <w:r w:rsidR="002C6145">
        <w:rPr>
          <w:rFonts w:ascii="Times New Roman" w:hAnsi="Times New Roman" w:cs="Times New Roman"/>
          <w:sz w:val="24"/>
          <w:szCs w:val="24"/>
          <w:lang w:val="en-US"/>
        </w:rPr>
        <w:t>lysis buffer</w:t>
      </w:r>
      <w:r w:rsidR="00881806">
        <w:rPr>
          <w:rFonts w:ascii="Times New Roman" w:hAnsi="Times New Roman" w:cs="Times New Roman"/>
          <w:sz w:val="24"/>
          <w:szCs w:val="24"/>
          <w:lang w:val="en-US"/>
        </w:rPr>
        <w:t>,</w:t>
      </w:r>
      <w:r w:rsidR="002C6145">
        <w:rPr>
          <w:rFonts w:ascii="Times New Roman" w:hAnsi="Times New Roman" w:cs="Times New Roman"/>
          <w:sz w:val="24"/>
          <w:szCs w:val="24"/>
          <w:lang w:val="en-US"/>
        </w:rPr>
        <w:t xml:space="preserve"> </w:t>
      </w:r>
      <w:r w:rsidR="00881806">
        <w:rPr>
          <w:rFonts w:ascii="Times New Roman" w:hAnsi="Times New Roman" w:cs="Times New Roman"/>
          <w:sz w:val="24"/>
          <w:szCs w:val="24"/>
          <w:lang w:val="en-US"/>
        </w:rPr>
        <w:t>1:5,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 This were then analyzed with Western blot</w:t>
      </w:r>
      <w:r>
        <w:rPr>
          <w:rFonts w:ascii="Times New Roman" w:hAnsi="Times New Roman" w:cs="Times New Roman"/>
          <w:sz w:val="24"/>
          <w:szCs w:val="24"/>
          <w:lang w:val="en-US"/>
        </w:rPr>
        <w:t xml:space="preserve"> for protein level, or Trizol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r w:rsidR="002C6145">
        <w:rPr>
          <w:rFonts w:ascii="Times New Roman" w:hAnsi="Times New Roman" w:cs="Times New Roman"/>
          <w:sz w:val="24"/>
          <w:szCs w:val="24"/>
          <w:lang w:val="en-US"/>
        </w:rPr>
        <w:t xml:space="preserve">Trizol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ins w:id="36" w:author="Michelle Hill" w:date="2016-09-26T22:12:00Z">
        <w:r>
          <w:rPr>
            <w:rFonts w:ascii="Times New Roman" w:hAnsi="Times New Roman" w:cs="Times New Roman"/>
            <w:sz w:val="24"/>
            <w:szCs w:val="24"/>
            <w:lang w:val="en-US"/>
          </w:rPr>
          <w:t xml:space="preserve"> </w:t>
        </w:r>
      </w:ins>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were performed as per standard Trizol extraction protocol</w:t>
      </w:r>
      <w:r w:rsidR="00881806">
        <w:rPr>
          <w:rFonts w:ascii="Times New Roman" w:hAnsi="Times New Roman" w:cs="Times New Roman"/>
          <w:sz w:val="24"/>
          <w:szCs w:val="24"/>
          <w:lang w:val="en-US"/>
        </w:rPr>
        <w:t xml:space="preserve"> </w:t>
      </w:r>
      <w:r w:rsidR="00881806" w:rsidRPr="00881806">
        <w:rPr>
          <w:rFonts w:ascii="Times New Roman" w:hAnsi="Times New Roman" w:cs="Times New Roman"/>
          <w:color w:val="FF0000"/>
          <w:sz w:val="24"/>
          <w:szCs w:val="24"/>
          <w:lang w:val="en-US"/>
          <w:rPrChange w:id="37" w:author="Harley Robinson" w:date="2016-09-29T11:05:00Z">
            <w:rPr>
              <w:rFonts w:ascii="Times New Roman" w:hAnsi="Times New Roman" w:cs="Times New Roman"/>
              <w:sz w:val="24"/>
              <w:szCs w:val="24"/>
              <w:lang w:val="en-US"/>
            </w:rPr>
          </w:rPrChange>
        </w:rPr>
        <w:t>(REF</w:t>
      </w:r>
      <w:r w:rsidR="00881806">
        <w:rPr>
          <w:rFonts w:ascii="Times New Roman" w:hAnsi="Times New Roman" w:cs="Times New Roman"/>
          <w:sz w:val="24"/>
          <w:szCs w:val="24"/>
          <w:lang w:val="en-US"/>
        </w:rPr>
        <w:t>)</w:t>
      </w:r>
      <w:r w:rsidR="007C5D32">
        <w:rPr>
          <w:rFonts w:ascii="Times New Roman" w:hAnsi="Times New Roman" w:cs="Times New Roman"/>
          <w:sz w:val="24"/>
          <w:szCs w:val="24"/>
          <w:lang w:val="en-US"/>
        </w:rPr>
        <w:t xml:space="preserve">. </w:t>
      </w:r>
      <w:r w:rsidR="00880E4C">
        <w:rPr>
          <w:rFonts w:ascii="Times New Roman" w:hAnsi="Times New Roman" w:cs="Times New Roman"/>
          <w:sz w:val="24"/>
          <w:szCs w:val="24"/>
          <w:lang w:val="en-US"/>
        </w:rPr>
        <w:t>Quantification of RNA was performed by Nanodrop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607DCBCA"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Sample buffer were added to whole cell lysate or EV lysate sample to reach a final 1X concentration and protein denatured by incubation at 95° C for 5minutes if denaturation was not already performed. BioRad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procedure and reagents to transfer protein to a fluorescent </w:t>
      </w:r>
      <w:r w:rsidR="00881806">
        <w:rPr>
          <w:rFonts w:ascii="Times New Roman" w:hAnsi="Times New Roman" w:cs="Times New Roman"/>
          <w:sz w:val="24"/>
          <w:lang w:val="en-US"/>
        </w:rPr>
        <w:t xml:space="preserve">PVDF </w:t>
      </w:r>
      <w:r w:rsidR="003B5B36">
        <w:rPr>
          <w:rFonts w:ascii="Times New Roman" w:hAnsi="Times New Roman" w:cs="Times New Roman"/>
          <w:sz w:val="24"/>
          <w:lang w:val="en-US"/>
        </w:rPr>
        <w:t>membrane (</w:t>
      </w:r>
      <w:r w:rsidR="00881806">
        <w:rPr>
          <w:rFonts w:ascii="Times New Roman" w:hAnsi="Times New Roman" w:cs="Times New Roman"/>
          <w:color w:val="FF0000"/>
          <w:sz w:val="24"/>
          <w:lang w:val="en-US"/>
        </w:rPr>
        <w:t>Towbin et al 1979</w:t>
      </w:r>
      <w:r w:rsidR="003B5B36">
        <w:rPr>
          <w:rFonts w:ascii="Times New Roman" w:hAnsi="Times New Roman" w:cs="Times New Roman"/>
          <w:sz w:val="24"/>
          <w:lang w:val="en-US"/>
        </w:rPr>
        <w:t>). Membrane was subsequently blocked in 3% BSA/PBS with 0.1% Triton-X for 30minutes to prevent non-specific antibody binding. hnRNPK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 xml:space="preserve">tween, membrane was washed </w:t>
      </w:r>
      <w:r w:rsidR="00DC7168">
        <w:rPr>
          <w:rFonts w:ascii="Times New Roman" w:hAnsi="Times New Roman" w:cs="Times New Roman"/>
          <w:sz w:val="24"/>
          <w:lang w:val="en-US"/>
        </w:rPr>
        <w:lastRenderedPageBreak/>
        <w:t>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Li-Cor</w:t>
      </w:r>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ImageStudio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1814F627"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ins w:id="38" w:author="Michelle Hill" w:date="2016-09-26T22:13:00Z">
        <w:r w:rsidR="00511A06">
          <w:rPr>
            <w:rFonts w:ascii="Times New Roman" w:hAnsi="Times New Roman" w:cs="Times New Roman"/>
            <w:sz w:val="24"/>
            <w:szCs w:val="24"/>
            <w:lang w:val="en-US"/>
          </w:rPr>
          <w:t xml:space="preserve"> (REF)</w:t>
        </w:r>
      </w:ins>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RNA-seq analysis to quantify the</w:t>
      </w:r>
      <w:r w:rsidR="009D1B8C" w:rsidRPr="00002789">
        <w:rPr>
          <w:rFonts w:ascii="Times New Roman" w:hAnsi="Times New Roman" w:cs="Times New Roman"/>
          <w:sz w:val="24"/>
          <w:szCs w:val="24"/>
          <w:lang w:val="en-US"/>
        </w:rPr>
        <w:t xml:space="preserve"> miRNAs in EV</w:t>
      </w:r>
      <w:ins w:id="39" w:author="Microsoft account" w:date="2016-10-02T14:26:00Z">
        <w:r w:rsidR="00C34159">
          <w:rPr>
            <w:rFonts w:ascii="Times New Roman" w:hAnsi="Times New Roman" w:cs="Times New Roman"/>
            <w:sz w:val="24"/>
            <w:szCs w:val="24"/>
            <w:lang w:val="en-US"/>
          </w:rPr>
          <w:t>s</w:t>
        </w:r>
      </w:ins>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miRs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miRs.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 xml:space="preserve">s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 xml:space="preserve">Rs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miRs </w:t>
      </w:r>
      <w:ins w:id="40" w:author="Michelle Hill" w:date="2016-09-26T22:26:00Z">
        <w:r w:rsidR="002170BC">
          <w:rPr>
            <w:rFonts w:ascii="Times New Roman" w:hAnsi="Times New Roman" w:cs="Times New Roman"/>
            <w:sz w:val="24"/>
            <w:szCs w:val="24"/>
            <w:lang w:val="en-US"/>
          </w:rPr>
          <w:t>(</w:t>
        </w:r>
      </w:ins>
      <w:r w:rsidR="00C34159">
        <w:rPr>
          <w:rFonts w:ascii="Times New Roman" w:hAnsi="Times New Roman" w:cs="Times New Roman"/>
          <w:sz w:val="24"/>
          <w:szCs w:val="24"/>
          <w:lang w:val="en-US"/>
        </w:rPr>
        <w:t>miR-19a-3p, 10b-5p,  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 content. This process is known as sampling, where miRs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 xml:space="preserve">that both </w:t>
      </w:r>
      <w:commentRangeStart w:id="41"/>
      <w:r w:rsidR="007C471C" w:rsidRPr="0004764B">
        <w:rPr>
          <w:rFonts w:ascii="Times New Roman" w:hAnsi="Times New Roman" w:cs="Times New Roman"/>
          <w:sz w:val="24"/>
          <w:szCs w:val="24"/>
          <w:lang w:val="en-US"/>
        </w:rPr>
        <w:t>sa</w:t>
      </w:r>
      <w:r w:rsidR="00E4052B" w:rsidRPr="0004764B">
        <w:rPr>
          <w:rFonts w:ascii="Times New Roman" w:hAnsi="Times New Roman" w:cs="Times New Roman"/>
          <w:sz w:val="24"/>
          <w:szCs w:val="24"/>
          <w:lang w:val="en-US"/>
        </w:rPr>
        <w:t xml:space="preserve">mpling and selective export </w:t>
      </w:r>
      <w:commentRangeEnd w:id="41"/>
      <w:r w:rsidR="00983950">
        <w:rPr>
          <w:rStyle w:val="CommentReference"/>
        </w:rPr>
        <w:commentReference w:id="41"/>
      </w:r>
      <w:r w:rsidR="00E4052B" w:rsidRPr="0004764B">
        <w:rPr>
          <w:rFonts w:ascii="Times New Roman" w:hAnsi="Times New Roman" w:cs="Times New Roman"/>
          <w:sz w:val="24"/>
          <w:szCs w:val="24"/>
          <w:lang w:val="en-US"/>
        </w:rPr>
        <w:t>of</w:t>
      </w:r>
      <w:r w:rsidR="007C471C" w:rsidRPr="0004764B">
        <w:rPr>
          <w:rFonts w:ascii="Times New Roman" w:hAnsi="Times New Roman" w:cs="Times New Roman"/>
          <w:sz w:val="24"/>
          <w:szCs w:val="24"/>
          <w:lang w:val="en-US"/>
        </w:rPr>
        <w:t xml:space="preserve"> miRs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5BB04A2A" w:rsidR="001B7DC8" w:rsidRDefault="008072F7"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 xml:space="preserve">significantly modified miRs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475D4D" w:rsidRPr="0004764B">
        <w:rPr>
          <w:rFonts w:ascii="Times New Roman" w:hAnsi="Times New Roman" w:cs="Times New Roman"/>
          <w:sz w:val="24"/>
          <w:szCs w:val="24"/>
          <w:lang w:val="en-US"/>
        </w:rPr>
        <w:t xml:space="preserve"> miR-574-5p and</w:t>
      </w:r>
      <w:r w:rsidR="009B6B83">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lastRenderedPageBreak/>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Independent biological replicates of EV and cellular small RNAs were prepared and used for RT-qPCR. As shown in Figure 1B, </w:t>
      </w:r>
      <w:r w:rsidR="00D269F5" w:rsidRPr="0004764B">
        <w:rPr>
          <w:rFonts w:ascii="Times New Roman" w:hAnsi="Times New Roman" w:cs="Times New Roman"/>
          <w:sz w:val="24"/>
          <w:szCs w:val="24"/>
          <w:lang w:val="en-US"/>
        </w:rPr>
        <w:t xml:space="preserve">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RNA-s</w:t>
      </w:r>
      <w:r>
        <w:rPr>
          <w:rFonts w:ascii="Times New Roman" w:hAnsi="Times New Roman" w:cs="Times New Roman"/>
          <w:sz w:val="24"/>
          <w:szCs w:val="24"/>
          <w:lang w:val="en-US"/>
        </w:rPr>
        <w:t xml:space="preserve">eq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miR </w:t>
      </w:r>
      <w:r w:rsidRPr="000A30D4">
        <w:rPr>
          <w:rFonts w:ascii="Times New Roman" w:hAnsi="Times New Roman" w:cs="Times New Roman"/>
          <w:sz w:val="24"/>
          <w:szCs w:val="24"/>
          <w:lang w:val="en-US"/>
        </w:rPr>
        <w:t>content. miRs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content (grey) for each of the miRs significantly modified in the EV. This reveals tha</w:t>
      </w:r>
      <w:r>
        <w:rPr>
          <w:rFonts w:ascii="Times New Roman" w:hAnsi="Times New Roman" w:cs="Times New Roman"/>
          <w:sz w:val="24"/>
          <w:szCs w:val="24"/>
          <w:lang w:val="en-US"/>
        </w:rPr>
        <w:t xml:space="preserve">t cavin-1 has an effect of miR </w:t>
      </w:r>
      <w:r w:rsidRPr="000A30D4">
        <w:rPr>
          <w:rFonts w:ascii="Times New Roman" w:hAnsi="Times New Roman" w:cs="Times New Roman"/>
          <w:sz w:val="24"/>
          <w:szCs w:val="24"/>
          <w:lang w:val="en-US"/>
        </w:rPr>
        <w:t xml:space="preserve">EVs where some effected miRs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 xml:space="preserve">formed to validate the RNA-seq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(ddCT) was </w:t>
      </w:r>
      <w:r w:rsidRPr="000A30D4">
        <w:rPr>
          <w:rFonts w:ascii="Times New Roman" w:hAnsi="Times New Roman" w:cs="Times New Roman"/>
          <w:sz w:val="24"/>
          <w:szCs w:val="24"/>
          <w:lang w:val="en-US"/>
        </w:rPr>
        <w:t>calculated and plotted (ddCT + SEM) by comparing expression of targets to miR-125a-3p. Th</w:t>
      </w:r>
      <w:r>
        <w:rPr>
          <w:rFonts w:ascii="Times New Roman" w:hAnsi="Times New Roman" w:cs="Times New Roman"/>
          <w:sz w:val="24"/>
          <w:szCs w:val="24"/>
          <w:lang w:val="en-US"/>
        </w:rPr>
        <w:t xml:space="preserve">is miR was unchanged </w:t>
      </w:r>
      <w:r w:rsidRPr="000A30D4">
        <w:rPr>
          <w:rFonts w:ascii="Times New Roman" w:hAnsi="Times New Roman" w:cs="Times New Roman"/>
          <w:sz w:val="24"/>
          <w:szCs w:val="24"/>
          <w:lang w:val="en-US"/>
        </w:rPr>
        <w:t xml:space="preserve">in the EV and cell by cavin-1 expression. A Mann-Whitney U </w:t>
      </w:r>
      <w:r w:rsidRPr="000A30D4">
        <w:rPr>
          <w:rFonts w:ascii="Times New Roman" w:hAnsi="Times New Roman" w:cs="Times New Roman"/>
          <w:sz w:val="24"/>
          <w:szCs w:val="24"/>
          <w:lang w:val="en-US"/>
        </w:rPr>
        <w:lastRenderedPageBreak/>
        <w:t>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each of the miRs. This analysis confirms the trends found from the RNA-seq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3A2F6951"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RNA-seq data </w:t>
      </w:r>
      <w:r w:rsidR="008072F7">
        <w:rPr>
          <w:rFonts w:ascii="Times New Roman" w:hAnsi="Times New Roman" w:cs="Times New Roman"/>
          <w:sz w:val="24"/>
          <w:szCs w:val="24"/>
          <w:lang w:val="en-US"/>
        </w:rPr>
        <w:t xml:space="preserve">(Figure 1A) </w:t>
      </w:r>
      <w:r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xml:space="preserve">. Consistent with the RNAseq data, cavin-1 expression led to higher magnitude of reduction </w:t>
      </w:r>
      <w:r w:rsidRPr="0004764B">
        <w:rPr>
          <w:rFonts w:ascii="Times New Roman" w:hAnsi="Times New Roman" w:cs="Times New Roman"/>
          <w:sz w:val="24"/>
          <w:szCs w:val="24"/>
          <w:lang w:val="en-US"/>
        </w:rPr>
        <w:t>of miR-30a-5p, 148a-3p</w:t>
      </w:r>
      <w:r>
        <w:rPr>
          <w:rFonts w:ascii="Times New Roman" w:hAnsi="Times New Roman" w:cs="Times New Roman"/>
          <w:sz w:val="24"/>
          <w:szCs w:val="24"/>
          <w:lang w:val="en-US"/>
        </w:rPr>
        <w:t xml:space="preserve">, </w:t>
      </w:r>
      <w:del w:id="42" w:author="Microsoft account" w:date="2016-10-02T14:32:00Z">
        <w:r w:rsidDel="00876D6A">
          <w:rPr>
            <w:rFonts w:ascii="Times New Roman" w:hAnsi="Times New Roman" w:cs="Times New Roman"/>
            <w:sz w:val="24"/>
            <w:szCs w:val="24"/>
            <w:lang w:val="en-US"/>
          </w:rPr>
          <w:delText>-</w:delText>
        </w:r>
      </w:del>
      <w:r>
        <w:rPr>
          <w:rFonts w:ascii="Times New Roman" w:hAnsi="Times New Roman" w:cs="Times New Roman"/>
          <w:sz w:val="24"/>
          <w:szCs w:val="24"/>
          <w:lang w:val="en-US"/>
        </w:rPr>
        <w:t>10b-5p</w:t>
      </w:r>
      <w:r w:rsidRPr="0004764B">
        <w:rPr>
          <w:rFonts w:ascii="Times New Roman" w:hAnsi="Times New Roman" w:cs="Times New Roman"/>
          <w:sz w:val="24"/>
          <w:szCs w:val="24"/>
          <w:lang w:val="en-US"/>
        </w:rPr>
        <w:t xml:space="preserve"> and </w:t>
      </w:r>
      <w:del w:id="43" w:author="Microsoft account" w:date="2016-10-02T14:32:00Z">
        <w:r w:rsidRPr="0004764B" w:rsidDel="00876D6A">
          <w:rPr>
            <w:rFonts w:ascii="Times New Roman" w:hAnsi="Times New Roman" w:cs="Times New Roman"/>
            <w:sz w:val="24"/>
            <w:szCs w:val="24"/>
            <w:lang w:val="en-US"/>
          </w:rPr>
          <w:delText>-</w:delText>
        </w:r>
      </w:del>
      <w:r w:rsidRPr="0004764B">
        <w:rPr>
          <w:rFonts w:ascii="Times New Roman" w:hAnsi="Times New Roman" w:cs="Times New Roman"/>
          <w:sz w:val="24"/>
          <w:szCs w:val="24"/>
          <w:lang w:val="en-US"/>
        </w:rPr>
        <w:t xml:space="preserve">200a-3p </w:t>
      </w:r>
      <w:r w:rsidR="008072F7">
        <w:rPr>
          <w:rFonts w:ascii="Times New Roman" w:hAnsi="Times New Roman" w:cs="Times New Roman"/>
          <w:sz w:val="24"/>
          <w:szCs w:val="24"/>
          <w:lang w:val="en-US"/>
        </w:rPr>
        <w:t xml:space="preserve">in EVs </w:t>
      </w:r>
      <w:r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Pr="0004764B">
        <w:rPr>
          <w:rFonts w:ascii="Times New Roman" w:hAnsi="Times New Roman" w:cs="Times New Roman"/>
          <w:sz w:val="24"/>
          <w:szCs w:val="24"/>
          <w:lang w:val="en-US"/>
        </w:rPr>
        <w:t xml:space="preserve">establishes that some miRs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2D3E35FC"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 were selectively exported</w:t>
      </w:r>
      <w:r w:rsidR="00876D6A">
        <w:rPr>
          <w:rFonts w:ascii="Times New Roman" w:hAnsi="Times New Roman" w:cs="Times New Roman"/>
          <w:sz w:val="24"/>
          <w:szCs w:val="24"/>
          <w:lang w:val="en-US"/>
        </w:rPr>
        <w:t xml:space="preserve"> (fig.1a)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xml:space="preserve">, so additional miRs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 xml:space="preserve">All 95 miRs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RNA-seq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miRs that undergo sampling, around </w:t>
      </w:r>
      <w:r w:rsidR="004923A7">
        <w:rPr>
          <w:rFonts w:ascii="Times New Roman" w:hAnsi="Times New Roman" w:cs="Times New Roman"/>
          <w:sz w:val="24"/>
          <w:szCs w:val="24"/>
          <w:lang w:val="en-US"/>
        </w:rPr>
        <w:t xml:space="preserve">0.1, but also a small peak at -0.45. The miRs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w:t>
      </w:r>
      <w:r w:rsidR="005919CD">
        <w:rPr>
          <w:rFonts w:ascii="Times New Roman" w:hAnsi="Times New Roman" w:cs="Times New Roman"/>
          <w:sz w:val="24"/>
          <w:szCs w:val="24"/>
          <w:lang w:val="en-US"/>
        </w:rPr>
        <w:t xml:space="preserve">.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C15703" w:rsidRPr="000023F2" w:rsidRDefault="00C15703"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C15703" w:rsidRPr="000023F2" w:rsidRDefault="00C15703"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41A0E745" w:rsidR="007329CB" w:rsidRPr="0004764B" w:rsidRDefault="00A202A4"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Hereby, miRs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miRs fulfill this criteria. </w:t>
      </w:r>
    </w:p>
    <w:p w14:paraId="684260E3" w14:textId="099102C6" w:rsidR="005D63E8" w:rsidRPr="0004764B" w:rsidRDefault="002744C9" w:rsidP="00394FA6">
      <w:pPr>
        <w:spacing w:line="480" w:lineRule="auto"/>
        <w:ind w:firstLine="142"/>
        <w:rPr>
          <w:rFonts w:ascii="Times New Roman" w:hAnsi="Times New Roman" w:cs="Times New Roman"/>
          <w:sz w:val="24"/>
          <w:szCs w:val="24"/>
          <w:lang w:val="en-US"/>
        </w:rPr>
      </w:pPr>
      <w:commentRangeStart w:id="44"/>
      <w:r w:rsidRPr="0004764B">
        <w:rPr>
          <w:rFonts w:ascii="Times New Roman" w:hAnsi="Times New Roman" w:cs="Times New Roman"/>
          <w:sz w:val="24"/>
          <w:szCs w:val="24"/>
          <w:lang w:val="en-US"/>
        </w:rPr>
        <w:t>Motif discovery</w:t>
      </w:r>
      <w:ins w:id="45" w:author="Microsoft account" w:date="2016-10-02T14:38:00Z">
        <w:r w:rsidR="00876D6A">
          <w:rPr>
            <w:rFonts w:ascii="Times New Roman" w:hAnsi="Times New Roman" w:cs="Times New Roman"/>
            <w:sz w:val="24"/>
            <w:szCs w:val="24"/>
            <w:lang w:val="en-US"/>
          </w:rPr>
          <w:t>, using the MEME algorithm,</w:t>
        </w:r>
      </w:ins>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 export protein.</w:t>
      </w:r>
      <w:r w:rsidR="00D269F5" w:rsidRPr="0004764B">
        <w:rPr>
          <w:rFonts w:ascii="Times New Roman" w:hAnsi="Times New Roman" w:cs="Times New Roman"/>
          <w:sz w:val="24"/>
          <w:szCs w:val="24"/>
          <w:lang w:val="en-US"/>
        </w:rPr>
        <w:t xml:space="preserve"> </w:t>
      </w:r>
      <w:commentRangeEnd w:id="44"/>
      <w:r w:rsidR="00983950">
        <w:rPr>
          <w:rStyle w:val="CommentReference"/>
        </w:rPr>
        <w:commentReference w:id="44"/>
      </w:r>
      <w:r w:rsidR="00D269F5" w:rsidRPr="0004764B">
        <w:rPr>
          <w:rFonts w:ascii="Times New Roman" w:hAnsi="Times New Roman" w:cs="Times New Roman"/>
          <w:sz w:val="24"/>
          <w:szCs w:val="24"/>
          <w:lang w:val="en-US"/>
        </w:rPr>
        <w:t xml:space="preserve">This analysis returned two distinct motifs that are enriched in the miR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miRs within this </w:t>
      </w:r>
      <w:r w:rsidR="00D269F5" w:rsidRPr="00002789">
        <w:rPr>
          <w:rFonts w:ascii="Times New Roman" w:hAnsi="Times New Roman" w:cs="Times New Roman"/>
          <w:sz w:val="24"/>
          <w:szCs w:val="24"/>
          <w:lang w:val="en-US"/>
        </w:rPr>
        <w:t xml:space="preserve">group with minimal (n=1) hits in the non-differentially exported miR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674BC0D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5A7E5F" w:rsidRPr="006E73A2">
        <w:rPr>
          <w:rFonts w:ascii="Times New Roman" w:hAnsi="Times New Roman" w:cs="Times New Roman"/>
          <w:color w:val="FF0000"/>
          <w:sz w:val="24"/>
          <w:szCs w:val="24"/>
          <w:lang w:val="en-US"/>
          <w:rPrChange w:id="46" w:author="Harley Robinson" w:date="2016-09-29T11:45:00Z">
            <w:rPr>
              <w:rFonts w:ascii="Times New Roman" w:hAnsi="Times New Roman" w:cs="Times New Roman"/>
              <w:sz w:val="24"/>
              <w:szCs w:val="24"/>
              <w:lang w:val="en-US"/>
            </w:rPr>
          </w:rPrChange>
        </w:rPr>
        <w:t>(REF</w:t>
      </w:r>
      <w:r w:rsidR="005A7E5F">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841A4D">
        <w:rPr>
          <w:rFonts w:ascii="Times New Roman" w:hAnsi="Times New Roman" w:cs="Times New Roman"/>
          <w:sz w:val="24"/>
          <w:szCs w:val="24"/>
          <w:lang w:val="en-US"/>
        </w:rPr>
        <w:t>(Fig.4)</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FUS, hnRNPK, snRPD3, HSP90B1 and ILF2.</w:t>
      </w:r>
      <w:r w:rsidR="00A35B80">
        <w:rPr>
          <w:rFonts w:ascii="Times New Roman" w:hAnsi="Times New Roman" w:cs="Times New Roman"/>
          <w:sz w:val="24"/>
          <w:szCs w:val="24"/>
          <w:lang w:val="en-US"/>
        </w:rPr>
        <w:t xml:space="preserve"> As members of the hnRNP protein family had previously been implemented in miRNA export, focus was shifted to hnRNPK and FUS (also known as hnRNPP2).</w:t>
      </w:r>
      <w:r w:rsidR="001B23BC" w:rsidRPr="0004764B">
        <w:rPr>
          <w:rFonts w:ascii="Times New Roman" w:hAnsi="Times New Roman" w:cs="Times New Roman"/>
          <w:sz w:val="24"/>
          <w:szCs w:val="24"/>
          <w:lang w:val="en-US"/>
        </w:rPr>
        <w:t xml:space="preserve"> Interestingly, further investigation into the RNA binding specificity of hnRNPK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ins w:id="47" w:author="Michelle Hill" w:date="2016-09-26T22:52:00Z">
        <w:r w:rsidR="005A7E5F">
          <w:rPr>
            <w:rFonts w:ascii="Times New Roman" w:hAnsi="Times New Roman" w:cs="Times New Roman"/>
            <w:sz w:val="24"/>
            <w:szCs w:val="24"/>
            <w:lang w:val="en-US"/>
          </w:rPr>
          <w:t xml:space="preserve"> (REF)</w:t>
        </w:r>
      </w:ins>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hnRNPK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w:t>
      </w:r>
      <w:r w:rsidR="00D82430" w:rsidRPr="0004764B">
        <w:rPr>
          <w:rFonts w:ascii="Times New Roman" w:hAnsi="Times New Roman" w:cs="Times New Roman"/>
          <w:sz w:val="24"/>
          <w:szCs w:val="24"/>
          <w:lang w:val="en-US"/>
        </w:rPr>
        <w:lastRenderedPageBreak/>
        <w:t xml:space="preserve">Hereby, hnRNPK was considered a viable candidate protein to mediate the selective export of miRs.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miR </w:t>
      </w:r>
    </w:p>
    <w:p w14:paraId="05266A16" w14:textId="77777777"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group. Table shows the miRs containing the motif, position of motif (red) and p-value </w:t>
      </w:r>
    </w:p>
    <w:p w14:paraId="227F3420" w14:textId="77777777" w:rsidR="0035527B" w:rsidRDefault="00BC4634" w:rsidP="00BC4634">
      <w:pPr>
        <w:rPr>
          <w:lang w:val="en-US"/>
        </w:rPr>
      </w:pPr>
      <w:r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Motif matches to 12 of the 19 miRs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Havent put in the second motif yet, need to redo its mapping </w:t>
      </w:r>
      <w:r w:rsidR="006705E5">
        <w:rPr>
          <w:lang w:val="en-US"/>
        </w:rPr>
        <w:t xml:space="preserve">to miRs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r w:rsidR="001F71C2" w:rsidRPr="0004764B">
        <w:rPr>
          <w:rFonts w:ascii="Times New Roman" w:hAnsi="Times New Roman" w:cs="Times New Roman"/>
          <w:sz w:val="24"/>
          <w:szCs w:val="24"/>
          <w:lang w:val="en-US"/>
        </w:rPr>
        <w:t>0003723</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lastRenderedPageBreak/>
        <w:t xml:space="preserve">hnRNPK sub-cellular localization modified in cavin-1 PC3 line. </w:t>
      </w:r>
    </w:p>
    <w:p w14:paraId="2ECDC898" w14:textId="7B4B5AF2"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Heterogeneous Nuclear Ribonucleic Protein K (hnRNPK)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where several reports had detected hnRNPK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However, the subcellular localization of hnRNPK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hnRNPK activity may assist in understanding the differential export of hnRNPK and therefore its effect on microRNA export. </w:t>
      </w:r>
      <w:r w:rsidR="00D269F5" w:rsidRPr="0004764B">
        <w:rPr>
          <w:rFonts w:ascii="Times New Roman" w:hAnsi="Times New Roman" w:cs="Times New Roman"/>
          <w:sz w:val="24"/>
          <w:szCs w:val="24"/>
          <w:lang w:val="en-US"/>
        </w:rPr>
        <w:t>Immunofluorescence was performed using hnRNPK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hnRNPK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hnRNPK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hnRNPK with CD9 was observed in PC3-cavin-1 cells. </w:t>
      </w:r>
      <w:r w:rsidR="00CE5661" w:rsidRPr="0004764B">
        <w:rPr>
          <w:rFonts w:ascii="Times New Roman" w:hAnsi="Times New Roman" w:cs="Times New Roman"/>
          <w:sz w:val="24"/>
          <w:szCs w:val="24"/>
          <w:lang w:val="en-US"/>
        </w:rPr>
        <w:t>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commentRangeStart w:id="48"/>
      <w:r w:rsidRPr="0004764B">
        <w:rPr>
          <w:rFonts w:ascii="Times New Roman" w:hAnsi="Times New Roman" w:cs="Times New Roman"/>
          <w:lang w:val="en-US"/>
        </w:rPr>
        <w:t xml:space="preserve">hnRNPK co-localizes </w:t>
      </w:r>
      <w:commentRangeEnd w:id="48"/>
      <w:r w:rsidR="008E4812">
        <w:rPr>
          <w:rStyle w:val="CommentReference"/>
          <w:rFonts w:asciiTheme="minorHAnsi" w:eastAsiaTheme="minorHAnsi" w:hAnsiTheme="minorHAnsi" w:cstheme="minorBidi"/>
          <w:color w:val="auto"/>
        </w:rPr>
        <w:commentReference w:id="48"/>
      </w:r>
      <w:r w:rsidRPr="0004764B">
        <w:rPr>
          <w:rFonts w:ascii="Times New Roman" w:hAnsi="Times New Roman" w:cs="Times New Roman"/>
          <w:lang w:val="en-US"/>
        </w:rPr>
        <w:t>with selectively exported microRNAs</w:t>
      </w:r>
      <w:r w:rsidR="001E41AA" w:rsidRPr="0004764B">
        <w:rPr>
          <w:rFonts w:ascii="Times New Roman" w:hAnsi="Times New Roman" w:cs="Times New Roman"/>
          <w:lang w:val="en-US"/>
        </w:rPr>
        <w:t>.</w:t>
      </w:r>
    </w:p>
    <w:p w14:paraId="284E79E0" w14:textId="5426514D" w:rsidR="009A0AD7" w:rsidRDefault="008E4812"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hnRNP K has been reported to bind RNA, but so far there has been</w:t>
      </w:r>
      <w:r w:rsidR="00427465">
        <w:rPr>
          <w:rFonts w:ascii="Times New Roman" w:hAnsi="Times New Roman" w:cs="Times New Roman"/>
          <w:sz w:val="24"/>
          <w:szCs w:val="24"/>
          <w:lang w:val="en-US"/>
        </w:rPr>
        <w:t xml:space="preserve"> only one</w:t>
      </w:r>
      <w:r>
        <w:rPr>
          <w:rFonts w:ascii="Times New Roman" w:hAnsi="Times New Roman" w:cs="Times New Roman"/>
          <w:sz w:val="24"/>
          <w:szCs w:val="24"/>
          <w:lang w:val="en-US"/>
        </w:rPr>
        <w:t xml:space="preserve"> report of hnRNPK binding miRNA. </w:t>
      </w:r>
      <w:r w:rsidR="000E6E61" w:rsidRPr="0004764B">
        <w:rPr>
          <w:rFonts w:ascii="Times New Roman" w:hAnsi="Times New Roman" w:cs="Times New Roman"/>
          <w:sz w:val="24"/>
          <w:szCs w:val="24"/>
          <w:lang w:val="en-US"/>
        </w:rPr>
        <w:t>The interaction between the selectively exported microRNAs and hnRNPK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 xml:space="preserve">immunofluorescence (miR-ISH IF) and binding ability by RNA immunoprecipitation (RIP). </w:t>
      </w:r>
      <w:r w:rsidR="00706A6E" w:rsidRPr="0004764B">
        <w:rPr>
          <w:rFonts w:ascii="Times New Roman" w:hAnsi="Times New Roman" w:cs="Times New Roman"/>
          <w:sz w:val="24"/>
          <w:szCs w:val="24"/>
          <w:lang w:val="en-US"/>
        </w:rPr>
        <w:t xml:space="preserve">miR-ISH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 xml:space="preserve">The anti-miR probe </w:t>
      </w:r>
      <w:r w:rsidR="002B0591" w:rsidRPr="0004764B">
        <w:rPr>
          <w:rFonts w:ascii="Times New Roman" w:hAnsi="Times New Roman" w:cs="Times New Roman"/>
          <w:sz w:val="24"/>
          <w:szCs w:val="24"/>
          <w:lang w:val="en-US"/>
        </w:rPr>
        <w:lastRenderedPageBreak/>
        <w:t xml:space="preserve">highlights the target miRs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hnRNPK</w:t>
      </w:r>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r w:rsidR="006F1A49">
        <w:rPr>
          <w:rFonts w:ascii="Times New Roman" w:hAnsi="Times New Roman" w:cs="Times New Roman"/>
          <w:sz w:val="24"/>
          <w:szCs w:val="24"/>
          <w:lang w:val="en-US"/>
        </w:rPr>
        <w:t xml:space="preserve">miR-148a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r w:rsidR="006F1A49">
        <w:rPr>
          <w:rFonts w:ascii="Times New Roman" w:hAnsi="Times New Roman" w:cs="Times New Roman"/>
          <w:sz w:val="24"/>
          <w:szCs w:val="24"/>
          <w:lang w:val="en-US"/>
        </w:rPr>
        <w:t>hnRNPK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RNA-seq analysis. This establishes a negative </w:t>
      </w:r>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C15703" w:rsidRPr="00A56504" w:rsidRDefault="00C15703"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Immunofluorescence completed on PC3 GFP or cavin-1 cell lines was used to assess changes in hnRNPK activity, particularly localization. A) hnRNPK (red) was detected in punctate cytoplasmic structures and nucleolus of GFP PC3 cells and in perinuclear structures in cavin-1 PC3 cells. Green channel shows position of GFP or GFP tagged cavin-1 B) Confocal images display hnRNPK (red) and CD9 (green) co-localization to assess the identity of the punctate structures. Inset highlights co-localization. C) ERp44 (green) and hnRNPK (red) visualised by fluorescence microscopy in PC3-GFP and PC3-cavin-1 cell lines. 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C15703" w:rsidRPr="00A56504" w:rsidRDefault="00C15703"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Immunofluorescence completed on PC3 GFP or cavin-1 cell lines was used to assess changes in hnRNPK activity, particularly localization. A) hnRNPK (red) was detected in punctate cytoplasmic structures and nucleolus of GFP PC3 cells and in perinuclear structures in cavin-1 PC3 cells. Green channel shows position of GFP or GFP tagged cavin-1 B) Confocal images display hnRNPK (red) and CD9 (green) co-localization to assess the identity of the punctate structures. Inset highlights co-localization. C) ERp44 (green) and hnRNPK (red) visualised by fluorescence microscopy in PC3-GFP and PC3-cavin-1 cell lines. 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miR-148a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hnRNPK in situ</w:t>
      </w:r>
      <w:r w:rsidRPr="00894DCB">
        <w:rPr>
          <w:rFonts w:ascii="Times New Roman" w:hAnsi="Times New Roman" w:cs="Times New Roman"/>
          <w:szCs w:val="24"/>
          <w:lang w:val="en-US"/>
        </w:rPr>
        <w:t>. Images show localization of hnRNPK (red) and fluorophore tagged (Cy5) anti-miR (pseudocoloured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Yellow overlap between red hnRNPK and green anti-miR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18425BE6" w:rsidR="00A56504" w:rsidRPr="0004764B" w:rsidRDefault="007D023E" w:rsidP="00964E2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biological control that determines natural miR localization when not affected by any export mechanism or </w:t>
      </w:r>
      <w:r w:rsidR="00A56504">
        <w:rPr>
          <w:rFonts w:ascii="Times New Roman" w:hAnsi="Times New Roman" w:cs="Times New Roman"/>
          <w:sz w:val="24"/>
          <w:szCs w:val="24"/>
          <w:lang w:val="en-US"/>
        </w:rPr>
        <w:t>expression variation between cell lines. Copies of pri-miR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miRs are expressed in these cells. </w:t>
      </w:r>
      <w:commentRangeStart w:id="49"/>
      <w:r w:rsidR="00A56504">
        <w:rPr>
          <w:rFonts w:ascii="Times New Roman" w:hAnsi="Times New Roman" w:cs="Times New Roman"/>
          <w:sz w:val="24"/>
          <w:szCs w:val="24"/>
          <w:lang w:val="en-US"/>
        </w:rPr>
        <w:t>MicroRNA-148a co-localized with hnRNPK in PC3-GFP cells, shown by overlap towards the cells periphery</w:t>
      </w:r>
      <w:ins w:id="50" w:author="Michelle Hill" w:date="2016-09-26T23:00:00Z">
        <w:r w:rsidR="008E4812">
          <w:rPr>
            <w:rFonts w:ascii="Times New Roman" w:hAnsi="Times New Roman" w:cs="Times New Roman"/>
            <w:sz w:val="24"/>
            <w:szCs w:val="24"/>
            <w:lang w:val="en-US"/>
          </w:rPr>
          <w:t xml:space="preserve"> (</w:t>
        </w:r>
      </w:ins>
      <w:r w:rsidR="00946032">
        <w:rPr>
          <w:rFonts w:ascii="Times New Roman" w:hAnsi="Times New Roman" w:cs="Times New Roman"/>
          <w:sz w:val="24"/>
          <w:szCs w:val="24"/>
          <w:lang w:val="en-US"/>
        </w:rPr>
        <w:t>Fig.6</w:t>
      </w:r>
      <w:r w:rsidR="008E4812">
        <w:rPr>
          <w:rFonts w:ascii="Times New Roman" w:hAnsi="Times New Roman" w:cs="Times New Roman"/>
          <w:sz w:val="24"/>
          <w:szCs w:val="24"/>
          <w:lang w:val="en-US"/>
        </w:rPr>
        <w:t>)</w:t>
      </w:r>
      <w:r w:rsidR="00A56504">
        <w:rPr>
          <w:rFonts w:ascii="Times New Roman" w:hAnsi="Times New Roman" w:cs="Times New Roman"/>
          <w:sz w:val="24"/>
          <w:szCs w:val="24"/>
          <w:lang w:val="en-US"/>
        </w:rPr>
        <w:t>. However no evidence of hnRNPK-</w:t>
      </w:r>
      <w:commentRangeStart w:id="51"/>
      <w:r w:rsidR="00A56504">
        <w:rPr>
          <w:rFonts w:ascii="Times New Roman" w:hAnsi="Times New Roman" w:cs="Times New Roman"/>
          <w:sz w:val="24"/>
          <w:szCs w:val="24"/>
          <w:lang w:val="en-US"/>
        </w:rPr>
        <w:t xml:space="preserve">miR-148 </w:t>
      </w:r>
      <w:commentRangeEnd w:id="51"/>
      <w:r w:rsidR="008E4812">
        <w:rPr>
          <w:rStyle w:val="CommentReference"/>
        </w:rPr>
        <w:commentReference w:id="51"/>
      </w:r>
      <w:ins w:id="52" w:author="Michelle Hill" w:date="2016-09-26T23:00:00Z">
        <w:r w:rsidR="008E4812">
          <w:rPr>
            <w:rFonts w:ascii="Times New Roman" w:hAnsi="Times New Roman" w:cs="Times New Roman"/>
            <w:sz w:val="24"/>
            <w:szCs w:val="24"/>
            <w:lang w:val="en-US"/>
          </w:rPr>
          <w:t xml:space="preserve">co-localization </w:t>
        </w:r>
      </w:ins>
      <w:r w:rsidR="00A56504">
        <w:rPr>
          <w:rFonts w:ascii="Times New Roman" w:hAnsi="Times New Roman" w:cs="Times New Roman"/>
          <w:sz w:val="24"/>
          <w:szCs w:val="24"/>
          <w:lang w:val="en-US"/>
        </w:rPr>
        <w:t>was observed in the PC3-cavin-1 cells</w:t>
      </w:r>
      <w:ins w:id="53" w:author="Michelle Hill" w:date="2016-09-26T23:00:00Z">
        <w:r w:rsidR="008E4812">
          <w:rPr>
            <w:rFonts w:ascii="Times New Roman" w:hAnsi="Times New Roman" w:cs="Times New Roman"/>
            <w:sz w:val="24"/>
            <w:szCs w:val="24"/>
            <w:lang w:val="en-US"/>
          </w:rPr>
          <w:t xml:space="preserve"> (</w:t>
        </w:r>
      </w:ins>
      <w:r w:rsidR="00946032">
        <w:rPr>
          <w:rFonts w:ascii="Times New Roman" w:hAnsi="Times New Roman" w:cs="Times New Roman"/>
          <w:sz w:val="24"/>
          <w:szCs w:val="24"/>
          <w:lang w:val="en-US"/>
        </w:rPr>
        <w:t>Fig. 6</w:t>
      </w:r>
      <w:r w:rsidR="008E4812">
        <w:rPr>
          <w:rFonts w:ascii="Times New Roman" w:hAnsi="Times New Roman" w:cs="Times New Roman"/>
          <w:sz w:val="24"/>
          <w:szCs w:val="24"/>
          <w:lang w:val="en-US"/>
        </w:rPr>
        <w:t>)</w:t>
      </w:r>
      <w:r w:rsidR="00A56504">
        <w:rPr>
          <w:rFonts w:ascii="Times New Roman" w:hAnsi="Times New Roman" w:cs="Times New Roman"/>
          <w:sz w:val="24"/>
          <w:szCs w:val="24"/>
          <w:lang w:val="en-US"/>
        </w:rPr>
        <w:t>. Conversely, miR-589 displayed a non-specific localization in both cell lines, despite varying cell lines and hnRNPK localization. Lastly, control condition showed that the Cy5-scrambled miR did not localize to the nucleolus or to any structures in particular. Therefore, the concentrated fluorescent signal in punctate structures containing hnRNPK confirms co-</w:t>
      </w:r>
      <w:commentRangeEnd w:id="49"/>
      <w:r w:rsidR="008E4812">
        <w:rPr>
          <w:rStyle w:val="CommentReference"/>
        </w:rPr>
        <w:commentReference w:id="49"/>
      </w:r>
      <w:r w:rsidR="00A56504">
        <w:rPr>
          <w:rFonts w:ascii="Times New Roman" w:hAnsi="Times New Roman" w:cs="Times New Roman"/>
          <w:sz w:val="24"/>
          <w:szCs w:val="24"/>
          <w:lang w:val="en-US"/>
        </w:rPr>
        <w:t xml:space="preserve">localization of miR-148a and hnRNPK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hnRNPK binds RNAs in the PC3 cell line. </w:t>
      </w:r>
    </w:p>
    <w:p w14:paraId="2E66B4DD" w14:textId="296EDF81" w:rsidR="007D023E" w:rsidRDefault="008E4812"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Having demonstrated c</w:t>
      </w:r>
      <w:r w:rsidR="009C0CE2" w:rsidRPr="0004764B">
        <w:rPr>
          <w:rFonts w:ascii="Times New Roman" w:hAnsi="Times New Roman" w:cs="Times New Roman"/>
          <w:sz w:val="24"/>
          <w:szCs w:val="24"/>
          <w:lang w:val="en-US"/>
        </w:rPr>
        <w:t xml:space="preserve">o-localization between hnRNPK </w:t>
      </w:r>
      <w:r>
        <w:rPr>
          <w:rFonts w:ascii="Times New Roman" w:hAnsi="Times New Roman" w:cs="Times New Roman"/>
          <w:sz w:val="24"/>
          <w:szCs w:val="24"/>
          <w:lang w:val="en-US"/>
        </w:rPr>
        <w:t>with miR148a in PC3 cells, and the loss of this co-localization upon cavin-1 expression, next I attempted to demonstrate th</w:t>
      </w:r>
      <w:r w:rsidR="00626E3B">
        <w:rPr>
          <w:rFonts w:ascii="Times New Roman" w:hAnsi="Times New Roman" w:cs="Times New Roman"/>
          <w:sz w:val="24"/>
          <w:szCs w:val="24"/>
          <w:lang w:val="en-US"/>
        </w:rPr>
        <w:t xml:space="preserve">eir direct interaction using </w:t>
      </w:r>
      <w:r>
        <w:rPr>
          <w:rFonts w:ascii="Times New Roman" w:hAnsi="Times New Roman" w:cs="Times New Roman"/>
          <w:sz w:val="24"/>
          <w:szCs w:val="24"/>
          <w:lang w:val="en-US"/>
        </w:rPr>
        <w:t>immunoprecipitation (IP).</w:t>
      </w:r>
      <w:r w:rsidR="00A277CC"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Initial experiments were performed to confirm the specificity of the hnRNPK antibody by immunoblotting</w:t>
      </w:r>
      <w:commentRangeStart w:id="54"/>
      <w:r>
        <w:rPr>
          <w:rFonts w:ascii="Times New Roman" w:hAnsi="Times New Roman" w:cs="Times New Roman"/>
          <w:sz w:val="24"/>
          <w:szCs w:val="24"/>
          <w:lang w:val="en-US"/>
        </w:rPr>
        <w:t xml:space="preserve"> (not shown</w:t>
      </w:r>
      <w:commentRangeEnd w:id="54"/>
      <w:r>
        <w:rPr>
          <w:rStyle w:val="CommentReference"/>
        </w:rPr>
        <w:commentReference w:id="54"/>
      </w:r>
      <w:r>
        <w:rPr>
          <w:rFonts w:ascii="Times New Roman" w:hAnsi="Times New Roman" w:cs="Times New Roman"/>
          <w:sz w:val="24"/>
          <w:szCs w:val="24"/>
          <w:lang w:val="en-US"/>
        </w:rPr>
        <w:t xml:space="preserve">) and to </w:t>
      </w:r>
      <w:r w:rsidR="005A43BD" w:rsidRPr="0004764B">
        <w:rPr>
          <w:rFonts w:ascii="Times New Roman" w:hAnsi="Times New Roman" w:cs="Times New Roman"/>
          <w:sz w:val="24"/>
          <w:szCs w:val="24"/>
          <w:lang w:val="en-US"/>
        </w:rPr>
        <w:t>optimiz</w:t>
      </w:r>
      <w:r>
        <w:rPr>
          <w:rFonts w:ascii="Times New Roman" w:hAnsi="Times New Roman" w:cs="Times New Roman"/>
          <w:sz w:val="24"/>
          <w:szCs w:val="24"/>
          <w:lang w:val="en-US"/>
        </w:rPr>
        <w:t>e hnRNPK antibody coupling to protein G DynaBead, as well as using these beads for IP (not shown)</w:t>
      </w:r>
      <w:r w:rsidR="00A16C70">
        <w:rPr>
          <w:rFonts w:ascii="Times New Roman" w:hAnsi="Times New Roman" w:cs="Times New Roman"/>
          <w:sz w:val="24"/>
          <w:szCs w:val="24"/>
          <w:lang w:val="en-US"/>
        </w:rPr>
        <w:t>.</w:t>
      </w:r>
      <w:r w:rsidR="005A43B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w:t>
      </w:r>
      <w:r>
        <w:rPr>
          <w:rFonts w:ascii="Times New Roman" w:hAnsi="Times New Roman" w:cs="Times New Roman"/>
          <w:sz w:val="24"/>
          <w:szCs w:val="24"/>
          <w:lang w:val="en-US"/>
        </w:rPr>
        <w:t>co-</w:t>
      </w:r>
      <w:r w:rsidR="003B1AAE" w:rsidRPr="0004764B">
        <w:rPr>
          <w:rFonts w:ascii="Times New Roman" w:hAnsi="Times New Roman" w:cs="Times New Roman"/>
          <w:sz w:val="24"/>
          <w:szCs w:val="24"/>
          <w:lang w:val="en-US"/>
        </w:rPr>
        <w:t xml:space="preserve">IP. </w:t>
      </w:r>
      <w:r w:rsidR="00D25CB9" w:rsidRPr="0004764B">
        <w:rPr>
          <w:rFonts w:ascii="Times New Roman" w:hAnsi="Times New Roman" w:cs="Times New Roman"/>
          <w:sz w:val="24"/>
          <w:szCs w:val="24"/>
          <w:lang w:val="en-US"/>
        </w:rPr>
        <w:t>After elution from the IP beads, a western blot was performed to determine if IP conditions were suitable to pull down the targets of hnRNPK</w:t>
      </w:r>
      <w:r w:rsidR="0035527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antibody </w:t>
      </w:r>
      <w:r w:rsidR="0035527B">
        <w:rPr>
          <w:rFonts w:ascii="Times New Roman" w:hAnsi="Times New Roman" w:cs="Times New Roman"/>
          <w:sz w:val="24"/>
          <w:szCs w:val="24"/>
          <w:lang w:val="en-US"/>
        </w:rPr>
        <w:t>(Fig.7a)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hnRNPK. Additional bands at 70, 100, 125 and approximately 140kDa</w:t>
      </w:r>
      <w:r w:rsidR="00D25CB9" w:rsidRPr="0004764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lastRenderedPageBreak/>
        <w:t xml:space="preserve">presumably reflect </w:t>
      </w:r>
      <w:r w:rsidR="00F47390" w:rsidRPr="0004764B">
        <w:rPr>
          <w:rFonts w:ascii="Times New Roman" w:hAnsi="Times New Roman" w:cs="Times New Roman"/>
          <w:sz w:val="24"/>
          <w:szCs w:val="24"/>
          <w:lang w:val="en-US"/>
        </w:rPr>
        <w:t>hnRNPK bound to various partners in this IP</w:t>
      </w:r>
      <w:r w:rsidR="00626E3B">
        <w:rPr>
          <w:rFonts w:ascii="Times New Roman" w:hAnsi="Times New Roman" w:cs="Times New Roman"/>
          <w:sz w:val="24"/>
          <w:szCs w:val="24"/>
          <w:lang w:val="en-US"/>
        </w:rPr>
        <w:t xml:space="preserve">, including </w:t>
      </w:r>
      <w:r w:rsidR="00F47390" w:rsidRPr="0004764B">
        <w:rPr>
          <w:rFonts w:ascii="Times New Roman" w:hAnsi="Times New Roman" w:cs="Times New Roman"/>
          <w:sz w:val="24"/>
          <w:szCs w:val="24"/>
          <w:lang w:val="en-US"/>
        </w:rPr>
        <w:t xml:space="preserve">proteins, RNAs and miRNAs. </w:t>
      </w:r>
      <w:r w:rsidR="00626E3B">
        <w:rPr>
          <w:rFonts w:ascii="Times New Roman" w:hAnsi="Times New Roman" w:cs="Times New Roman"/>
          <w:sz w:val="24"/>
          <w:szCs w:val="24"/>
          <w:lang w:val="en-US"/>
        </w:rPr>
        <w:t>Next</w:t>
      </w:r>
      <w:r w:rsidR="00447F02" w:rsidRPr="0004764B">
        <w:rPr>
          <w:rFonts w:ascii="Times New Roman" w:hAnsi="Times New Roman" w:cs="Times New Roman"/>
          <w:sz w:val="24"/>
          <w:szCs w:val="24"/>
          <w:lang w:val="en-US"/>
        </w:rPr>
        <w:t xml:space="preserve">, I attempted to purify the RNAs that hnRNPK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C15703" w:rsidRPr="007D023E" w:rsidRDefault="00C15703">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C15703" w:rsidRPr="007D023E" w14:paraId="502B3430" w14:textId="77777777" w:rsidTr="005D5ADB">
                              <w:tc>
                                <w:tcPr>
                                  <w:tcW w:w="1418" w:type="dxa"/>
                                  <w:tcBorders>
                                    <w:top w:val="nil"/>
                                    <w:left w:val="nil"/>
                                  </w:tcBorders>
                                </w:tcPr>
                                <w:p w14:paraId="3026C894" w14:textId="77777777" w:rsidR="00C15703" w:rsidRPr="007D023E" w:rsidRDefault="00C15703" w:rsidP="007D023E">
                                  <w:pPr>
                                    <w:rPr>
                                      <w:rFonts w:ascii="Times New Roman" w:hAnsi="Times New Roman" w:cs="Times New Roman"/>
                                      <w:sz w:val="28"/>
                                      <w:szCs w:val="24"/>
                                      <w:lang w:val="en-US"/>
                                    </w:rPr>
                                  </w:pPr>
                                </w:p>
                              </w:tc>
                              <w:tc>
                                <w:tcPr>
                                  <w:tcW w:w="4678" w:type="dxa"/>
                                  <w:gridSpan w:val="2"/>
                                  <w:vAlign w:val="bottom"/>
                                </w:tcPr>
                                <w:p w14:paraId="5AE9A351"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C15703" w:rsidRPr="007D023E" w14:paraId="79807ED7" w14:textId="77777777" w:rsidTr="005D5ADB">
                              <w:tc>
                                <w:tcPr>
                                  <w:tcW w:w="1418" w:type="dxa"/>
                                </w:tcPr>
                                <w:p w14:paraId="247E0682"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hnRNPK IP</w:t>
                                  </w:r>
                                </w:p>
                              </w:tc>
                              <w:tc>
                                <w:tcPr>
                                  <w:tcW w:w="1985" w:type="dxa"/>
                                  <w:vAlign w:val="center"/>
                                </w:tcPr>
                                <w:p w14:paraId="689A10B9"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C15703" w:rsidRPr="007D023E" w14:paraId="0ADD8749" w14:textId="77777777" w:rsidTr="005D5ADB">
                              <w:tc>
                                <w:tcPr>
                                  <w:tcW w:w="1418" w:type="dxa"/>
                                </w:tcPr>
                                <w:p w14:paraId="518F050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C15703" w:rsidRPr="007D023E" w14:paraId="5B8F0610" w14:textId="77777777" w:rsidTr="005D5ADB">
                              <w:tc>
                                <w:tcPr>
                                  <w:tcW w:w="1418" w:type="dxa"/>
                                </w:tcPr>
                                <w:p w14:paraId="6F9BBDA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C15703" w:rsidRPr="007D023E" w14:paraId="6C032410" w14:textId="77777777" w:rsidTr="005D5ADB">
                              <w:tc>
                                <w:tcPr>
                                  <w:tcW w:w="1418" w:type="dxa"/>
                                </w:tcPr>
                                <w:p w14:paraId="18E87DF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C15703" w:rsidRDefault="00C157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0E470"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C15703" w:rsidRPr="007D023E" w:rsidRDefault="00C15703">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C15703" w:rsidRPr="007D023E" w14:paraId="502B3430" w14:textId="77777777" w:rsidTr="005D5ADB">
                        <w:tc>
                          <w:tcPr>
                            <w:tcW w:w="1418" w:type="dxa"/>
                            <w:tcBorders>
                              <w:top w:val="nil"/>
                              <w:left w:val="nil"/>
                            </w:tcBorders>
                          </w:tcPr>
                          <w:p w14:paraId="3026C894" w14:textId="77777777" w:rsidR="00C15703" w:rsidRPr="007D023E" w:rsidRDefault="00C15703" w:rsidP="007D023E">
                            <w:pPr>
                              <w:rPr>
                                <w:rFonts w:ascii="Times New Roman" w:hAnsi="Times New Roman" w:cs="Times New Roman"/>
                                <w:sz w:val="28"/>
                                <w:szCs w:val="24"/>
                                <w:lang w:val="en-US"/>
                              </w:rPr>
                            </w:pPr>
                          </w:p>
                        </w:tc>
                        <w:tc>
                          <w:tcPr>
                            <w:tcW w:w="4678" w:type="dxa"/>
                            <w:gridSpan w:val="2"/>
                            <w:vAlign w:val="bottom"/>
                          </w:tcPr>
                          <w:p w14:paraId="5AE9A351"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C15703" w:rsidRPr="007D023E" w14:paraId="79807ED7" w14:textId="77777777" w:rsidTr="005D5ADB">
                        <w:tc>
                          <w:tcPr>
                            <w:tcW w:w="1418" w:type="dxa"/>
                          </w:tcPr>
                          <w:p w14:paraId="247E0682"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hnRNPK IP</w:t>
                            </w:r>
                          </w:p>
                        </w:tc>
                        <w:tc>
                          <w:tcPr>
                            <w:tcW w:w="1985" w:type="dxa"/>
                            <w:vAlign w:val="center"/>
                          </w:tcPr>
                          <w:p w14:paraId="689A10B9" w14:textId="77777777" w:rsidR="00C15703" w:rsidRPr="007D023E" w:rsidRDefault="00C15703"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C15703" w:rsidRPr="007D023E" w14:paraId="0ADD8749" w14:textId="77777777" w:rsidTr="005D5ADB">
                        <w:tc>
                          <w:tcPr>
                            <w:tcW w:w="1418" w:type="dxa"/>
                          </w:tcPr>
                          <w:p w14:paraId="518F050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C15703" w:rsidRPr="007D023E" w14:paraId="5B8F0610" w14:textId="77777777" w:rsidTr="005D5ADB">
                        <w:tc>
                          <w:tcPr>
                            <w:tcW w:w="1418" w:type="dxa"/>
                          </w:tcPr>
                          <w:p w14:paraId="6F9BBDAE"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C15703" w:rsidRPr="007D023E" w14:paraId="6C032410" w14:textId="77777777" w:rsidTr="005D5ADB">
                        <w:tc>
                          <w:tcPr>
                            <w:tcW w:w="1418" w:type="dxa"/>
                          </w:tcPr>
                          <w:p w14:paraId="18E87DFD"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C15703" w:rsidRPr="007D023E" w:rsidRDefault="00C15703"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C15703" w:rsidRDefault="00C15703"/>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3487" cy="3966394"/>
                    </a:xfrm>
                    <a:prstGeom prst="rect">
                      <a:avLst/>
                    </a:prstGeom>
                  </pic:spPr>
                </pic:pic>
              </a:graphicData>
            </a:graphic>
          </wp:inline>
        </w:drawing>
      </w:r>
    </w:p>
    <w:p w14:paraId="2B97689D" w14:textId="198D0811"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7F5CC392" w:rsidR="00FF1B8E" w:rsidRPr="0004764B" w:rsidRDefault="0035527B"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binds. After purification by Trizol extraction</w:t>
      </w:r>
      <w:r>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which </w:t>
      </w:r>
      <w:r>
        <w:rPr>
          <w:rFonts w:ascii="Times New Roman" w:hAnsi="Times New Roman" w:cs="Times New Roman"/>
          <w:sz w:val="24"/>
          <w:szCs w:val="24"/>
          <w:lang w:val="en-US"/>
        </w:rPr>
        <w:t xml:space="preserve">also reverses </w:t>
      </w:r>
      <w:r w:rsidR="00626E3B">
        <w:rPr>
          <w:rFonts w:ascii="Times New Roman" w:hAnsi="Times New Roman" w:cs="Times New Roman"/>
          <w:sz w:val="24"/>
          <w:szCs w:val="24"/>
          <w:lang w:val="en-US"/>
        </w:rPr>
        <w:t xml:space="preserve">formaldehyde </w:t>
      </w:r>
      <w:r>
        <w:rPr>
          <w:rFonts w:ascii="Times New Roman" w:hAnsi="Times New Roman" w:cs="Times New Roman"/>
          <w:sz w:val="24"/>
          <w:szCs w:val="24"/>
          <w:lang w:val="en-US"/>
        </w:rPr>
        <w:t>crosslink</w:t>
      </w:r>
      <w:r w:rsidR="00626E3B">
        <w:rPr>
          <w:rFonts w:ascii="Times New Roman" w:hAnsi="Times New Roman" w:cs="Times New Roman"/>
          <w:sz w:val="24"/>
          <w:szCs w:val="24"/>
          <w:lang w:val="en-US"/>
        </w:rPr>
        <w:t>s</w:t>
      </w:r>
      <w:r>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the RNA was quantified using nanodrop. This yielded a </w:t>
      </w:r>
      <w:r w:rsidR="004B11EC" w:rsidRPr="0004764B">
        <w:rPr>
          <w:rFonts w:ascii="Times New Roman" w:hAnsi="Times New Roman" w:cs="Times New Roman"/>
          <w:sz w:val="24"/>
          <w:szCs w:val="24"/>
          <w:lang w:val="en-US"/>
        </w:rPr>
        <w:t>consistent increase of RNA identified from the hnRNPK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This is consistent with past research which shows hnRNPK binding to RNAs and reports of it binding microRNAs</w:t>
      </w:r>
      <w:ins w:id="55" w:author="Michelle Hill" w:date="2016-09-26T23:12:00Z">
        <w:r w:rsidR="00626E3B">
          <w:rPr>
            <w:rFonts w:ascii="Times New Roman" w:hAnsi="Times New Roman" w:cs="Times New Roman"/>
            <w:sz w:val="24"/>
            <w:szCs w:val="24"/>
            <w:lang w:val="en-US"/>
          </w:rPr>
          <w:t xml:space="preserve"> (REF)</w:t>
        </w:r>
      </w:ins>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While this is instrumental in determining whether hnRNPK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miRs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to many of those exported miRs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RNA-seq data: microRNA</w:t>
      </w:r>
      <w:r w:rsidR="002225DD">
        <w:rPr>
          <w:rFonts w:ascii="Times New Roman" w:hAnsi="Times New Roman" w:cs="Times New Roman"/>
          <w:sz w:val="24"/>
          <w:szCs w:val="24"/>
          <w:lang w:val="en-US"/>
        </w:rPr>
        <w:t>s aren’t so dramatically modified by the proteins. System is definitely a gradient rather than a switch. May suggest synergy of proteins working together, differences between EV types being modified by cavin-1 eg mechanism in exosomes but not microvesicles</w:t>
      </w:r>
      <w:r w:rsidR="0035527B">
        <w:rPr>
          <w:rFonts w:ascii="Times New Roman" w:hAnsi="Times New Roman" w:cs="Times New Roman"/>
          <w:sz w:val="24"/>
          <w:szCs w:val="24"/>
          <w:lang w:val="en-US"/>
        </w:rPr>
        <w:t>, maybe?</w:t>
      </w:r>
      <w:r w:rsidR="002225DD">
        <w:rPr>
          <w:rFonts w:ascii="Times New Roman" w:hAnsi="Times New Roman" w:cs="Times New Roman"/>
          <w:sz w:val="24"/>
          <w:szCs w:val="24"/>
          <w:lang w:val="en-US"/>
        </w:rPr>
        <w:t>. Additionally there is nothing to prevent sampling from occurring</w:t>
      </w:r>
      <w:r w:rsidR="00460C36">
        <w:rPr>
          <w:rFonts w:ascii="Times New Roman" w:hAnsi="Times New Roman" w:cs="Times New Roman"/>
          <w:sz w:val="24"/>
          <w:szCs w:val="24"/>
          <w:lang w:val="en-US"/>
        </w:rPr>
        <w:t>, where if the export protein isn’t there there still isn’t anything preventing miRs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rt-qpcr,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ddPCR.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Eg.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Do these differentially exported miRs relate to clinical findings?</w:t>
      </w:r>
      <w:r w:rsidR="00460C36">
        <w:rPr>
          <w:rFonts w:ascii="Times New Roman" w:hAnsi="Times New Roman" w:cs="Times New Roman"/>
          <w:sz w:val="24"/>
          <w:szCs w:val="24"/>
          <w:lang w:val="en-US"/>
        </w:rPr>
        <w:t xml:space="preserve"> Eg. Exported miR-148a from prostate cancer makes sense as its role with oestoclastogensis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r w:rsidR="00460C36">
        <w:rPr>
          <w:rFonts w:ascii="Times New Roman" w:hAnsi="Times New Roman" w:cs="Times New Roman"/>
          <w:sz w:val="24"/>
          <w:szCs w:val="24"/>
          <w:lang w:val="en-US"/>
        </w:rPr>
        <w:t>Ie.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hnRNPK information: family members associated with the function, ability to bind to the motif/miRs.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(hnRNP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hnRNPK</w:t>
      </w:r>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hnRNPK positive, and why isn’t every hnRNPK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miRISH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eg unlikely for the probe to be binding the target miR if in active site</w:t>
      </w:r>
      <w:r w:rsidR="00E66ADB">
        <w:rPr>
          <w:rFonts w:ascii="Times New Roman" w:hAnsi="Times New Roman" w:cs="Times New Roman"/>
          <w:sz w:val="24"/>
          <w:szCs w:val="24"/>
          <w:lang w:val="en-US"/>
        </w:rPr>
        <w:t xml:space="preserve"> so maybe we aren’t visualizing miRs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 binding of hnRNPK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r w:rsidR="003E64B9">
        <w:rPr>
          <w:rFonts w:ascii="Times New Roman" w:hAnsi="Times New Roman" w:cs="Times New Roman"/>
          <w:sz w:val="24"/>
          <w:szCs w:val="24"/>
          <w:lang w:val="en-US"/>
        </w:rPr>
        <w:lastRenderedPageBreak/>
        <w:t xml:space="preserve">hnRNPK binding partners but nothing of the microRNA ability to bind. Ideally, fixing microRNA to beads </w:t>
      </w:r>
      <w:r w:rsidR="0035527B">
        <w:rPr>
          <w:rFonts w:ascii="Times New Roman" w:hAnsi="Times New Roman" w:cs="Times New Roman"/>
          <w:sz w:val="24"/>
          <w:szCs w:val="24"/>
          <w:lang w:val="en-US"/>
        </w:rPr>
        <w:t xml:space="preserve">(eg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3911D46D" w14:textId="77777777" w:rsidR="00C15703"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p w14:paraId="6B275B89" w14:textId="77777777" w:rsidR="00C15703" w:rsidRDefault="00C15703" w:rsidP="00B057DA">
      <w:pPr>
        <w:pStyle w:val="ListParagraph"/>
        <w:numPr>
          <w:ilvl w:val="0"/>
          <w:numId w:val="3"/>
        </w:numPr>
        <w:spacing w:line="480" w:lineRule="auto"/>
        <w:rPr>
          <w:rFonts w:ascii="Times New Roman" w:hAnsi="Times New Roman" w:cs="Times New Roman"/>
          <w:sz w:val="24"/>
          <w:szCs w:val="24"/>
          <w:lang w:val="en-US"/>
        </w:rPr>
      </w:pPr>
    </w:p>
    <w:p w14:paraId="52C71919" w14:textId="77777777" w:rsidR="00C15703" w:rsidRPr="00C15703" w:rsidRDefault="00C15703" w:rsidP="00C15703">
      <w:pPr>
        <w:pStyle w:val="EndNoteBibliography"/>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bookmarkStart w:id="56" w:name="_ENREF_1"/>
      <w:r w:rsidRPr="00C15703">
        <w:t xml:space="preserve">Balcells, I., et al. (2011). "Specific and sensitive quantitative RT-PCR of miRNAs with DNA primers." </w:t>
      </w:r>
      <w:r w:rsidRPr="00C15703">
        <w:rPr>
          <w:u w:val="single"/>
        </w:rPr>
        <w:t>BMC Biotechnology</w:t>
      </w:r>
      <w:r w:rsidRPr="00C15703">
        <w:t xml:space="preserve"> </w:t>
      </w:r>
      <w:r w:rsidRPr="00C15703">
        <w:rPr>
          <w:b/>
        </w:rPr>
        <w:t>11</w:t>
      </w:r>
      <w:r w:rsidRPr="00C15703">
        <w:t>(1): 1-11.</w:t>
      </w:r>
    </w:p>
    <w:bookmarkEnd w:id="56"/>
    <w:p w14:paraId="0C214ACB" w14:textId="77777777" w:rsidR="00C15703" w:rsidRPr="00C15703" w:rsidRDefault="00C15703" w:rsidP="00C15703">
      <w:pPr>
        <w:pStyle w:val="EndNoteBibliography"/>
        <w:spacing w:after="0"/>
      </w:pPr>
    </w:p>
    <w:p w14:paraId="5E76E7F1" w14:textId="77777777" w:rsidR="00C15703" w:rsidRPr="00C15703" w:rsidRDefault="00C15703" w:rsidP="00C15703">
      <w:pPr>
        <w:pStyle w:val="EndNoteBibliography"/>
      </w:pPr>
      <w:bookmarkStart w:id="57" w:name="_ENREF_2"/>
      <w:r w:rsidRPr="00C15703">
        <w:t xml:space="preserve">Bubendorf, L., et al. (2000). "Metastatic patterns of prostate cancer: An autopsy study of 1,589 patients." </w:t>
      </w:r>
      <w:r w:rsidRPr="00C15703">
        <w:rPr>
          <w:u w:val="single"/>
        </w:rPr>
        <w:t>Human Pathology</w:t>
      </w:r>
      <w:r w:rsidRPr="00C15703">
        <w:t xml:space="preserve"> </w:t>
      </w:r>
      <w:r w:rsidRPr="00C15703">
        <w:rPr>
          <w:b/>
        </w:rPr>
        <w:t>31</w:t>
      </w:r>
      <w:r w:rsidRPr="00C15703">
        <w:t>(5): 578-583.</w:t>
      </w:r>
    </w:p>
    <w:bookmarkEnd w:id="57"/>
    <w:p w14:paraId="1230118F" w14:textId="77777777" w:rsidR="00C15703" w:rsidRPr="00C15703" w:rsidRDefault="00C15703" w:rsidP="00C15703">
      <w:pPr>
        <w:pStyle w:val="EndNoteBibliography"/>
        <w:spacing w:after="0"/>
      </w:pPr>
    </w:p>
    <w:p w14:paraId="7957ACEA" w14:textId="77777777" w:rsidR="00C15703" w:rsidRPr="00C15703" w:rsidRDefault="00C15703" w:rsidP="00C15703">
      <w:pPr>
        <w:pStyle w:val="EndNoteBibliography"/>
      </w:pPr>
      <w:bookmarkStart w:id="58" w:name="_ENREF_3"/>
      <w:r w:rsidRPr="00C15703">
        <w:t xml:space="preserve">Chatterjee, M., et al. (2015). "Caveolin-1 is Associated with Tumor Progression and Confers a Multi-Modality Resistance Phenotype in Pancreatic Cancer." </w:t>
      </w:r>
      <w:r w:rsidRPr="00C15703">
        <w:rPr>
          <w:u w:val="single"/>
        </w:rPr>
        <w:t>Scientific Reports</w:t>
      </w:r>
      <w:r w:rsidRPr="00C15703">
        <w:t xml:space="preserve"> </w:t>
      </w:r>
      <w:r w:rsidRPr="00C15703">
        <w:rPr>
          <w:b/>
        </w:rPr>
        <w:t>5</w:t>
      </w:r>
      <w:r w:rsidRPr="00C15703">
        <w:t>: 10867.</w:t>
      </w:r>
    </w:p>
    <w:bookmarkEnd w:id="58"/>
    <w:p w14:paraId="71CF0331" w14:textId="77777777" w:rsidR="00C15703" w:rsidRPr="00C15703" w:rsidRDefault="00C15703" w:rsidP="00C15703">
      <w:pPr>
        <w:pStyle w:val="EndNoteBibliography"/>
        <w:spacing w:after="0"/>
      </w:pPr>
    </w:p>
    <w:p w14:paraId="6D592DF1" w14:textId="77777777" w:rsidR="00C15703" w:rsidRPr="00C15703" w:rsidRDefault="00C15703" w:rsidP="00C15703">
      <w:pPr>
        <w:pStyle w:val="EndNoteBibliography"/>
      </w:pPr>
      <w:bookmarkStart w:id="59" w:name="_ENREF_4"/>
      <w:r w:rsidRPr="00C15703">
        <w:t xml:space="preserve">Cheng, P., et al. (2013). "miR-148a regulates osteoclastogenesis by targeting V-maf musculoaponeurotic fibrosarcoma oncogene homolog B." </w:t>
      </w:r>
      <w:r w:rsidRPr="00C15703">
        <w:rPr>
          <w:u w:val="single"/>
        </w:rPr>
        <w:t>J Bone Miner Res</w:t>
      </w:r>
      <w:r w:rsidRPr="00C15703">
        <w:t xml:space="preserve"> </w:t>
      </w:r>
      <w:r w:rsidRPr="00C15703">
        <w:rPr>
          <w:b/>
        </w:rPr>
        <w:t>28</w:t>
      </w:r>
      <w:r w:rsidRPr="00C15703">
        <w:t>(5): 1180-1190.</w:t>
      </w:r>
    </w:p>
    <w:bookmarkEnd w:id="59"/>
    <w:p w14:paraId="05DB11EC" w14:textId="77777777" w:rsidR="00C15703" w:rsidRPr="00C15703" w:rsidRDefault="00C15703" w:rsidP="00C15703">
      <w:pPr>
        <w:pStyle w:val="EndNoteBibliography"/>
        <w:spacing w:after="0"/>
      </w:pPr>
    </w:p>
    <w:p w14:paraId="464D913A" w14:textId="77777777" w:rsidR="00C15703" w:rsidRPr="00C15703" w:rsidRDefault="00C15703" w:rsidP="00C15703">
      <w:pPr>
        <w:pStyle w:val="EndNoteBibliography"/>
      </w:pPr>
      <w:bookmarkStart w:id="60" w:name="_ENREF_5"/>
      <w:r w:rsidRPr="00C15703">
        <w:t xml:space="preserve">Costa-Silva, B., et al. (2015). "Pancreatic cancer exosomes initiate pre-metastatic niche formation in the liver." </w:t>
      </w:r>
      <w:r w:rsidRPr="00C15703">
        <w:rPr>
          <w:u w:val="single"/>
        </w:rPr>
        <w:t>Nat Cell Biol</w:t>
      </w:r>
      <w:r w:rsidRPr="00C15703">
        <w:t xml:space="preserve"> </w:t>
      </w:r>
      <w:r w:rsidRPr="00C15703">
        <w:rPr>
          <w:b/>
        </w:rPr>
        <w:t>17</w:t>
      </w:r>
      <w:r w:rsidRPr="00C15703">
        <w:t>(6): 816-826.</w:t>
      </w:r>
    </w:p>
    <w:bookmarkEnd w:id="60"/>
    <w:p w14:paraId="4AC8F370" w14:textId="77777777" w:rsidR="00C15703" w:rsidRPr="00C15703" w:rsidRDefault="00C15703" w:rsidP="00C15703">
      <w:pPr>
        <w:pStyle w:val="EndNoteBibliography"/>
        <w:spacing w:after="0"/>
      </w:pPr>
    </w:p>
    <w:p w14:paraId="39C5C13C" w14:textId="77777777" w:rsidR="00C15703" w:rsidRPr="00C15703" w:rsidRDefault="00C15703" w:rsidP="00C15703">
      <w:pPr>
        <w:pStyle w:val="EndNoteBibliography"/>
      </w:pPr>
      <w:bookmarkStart w:id="61" w:name="_ENREF_6"/>
      <w:r w:rsidRPr="00C15703">
        <w:t xml:space="preserve">Djuranovic, S., et al. (2012). "miRNA-Mediated Gene Silencing by Translational Repression Followed by mRNA Deadenylation and Decay." </w:t>
      </w:r>
      <w:r w:rsidRPr="00C15703">
        <w:rPr>
          <w:u w:val="single"/>
        </w:rPr>
        <w:t>Science</w:t>
      </w:r>
      <w:r w:rsidRPr="00C15703">
        <w:t xml:space="preserve"> </w:t>
      </w:r>
      <w:r w:rsidRPr="00C15703">
        <w:rPr>
          <w:b/>
        </w:rPr>
        <w:t>336</w:t>
      </w:r>
      <w:r w:rsidRPr="00C15703">
        <w:t>(6078): 237-240.</w:t>
      </w:r>
    </w:p>
    <w:bookmarkEnd w:id="61"/>
    <w:p w14:paraId="0A0DAAE9" w14:textId="77777777" w:rsidR="00C15703" w:rsidRPr="00C15703" w:rsidRDefault="00C15703" w:rsidP="00C15703">
      <w:pPr>
        <w:pStyle w:val="EndNoteBibliography"/>
        <w:spacing w:after="0"/>
      </w:pPr>
    </w:p>
    <w:p w14:paraId="5DA773E5" w14:textId="77777777" w:rsidR="00C15703" w:rsidRPr="00C15703" w:rsidRDefault="00C15703" w:rsidP="00C15703">
      <w:pPr>
        <w:pStyle w:val="EndNoteBibliography"/>
      </w:pPr>
      <w:bookmarkStart w:id="62" w:name="_ENREF_7"/>
      <w:r w:rsidRPr="00C15703">
        <w:t xml:space="preserve">Dovrat, S., et al. (2014). "14-3-3 and β-catenin are secreted on extracellular vesicles to activate the oncogenic Wnt pathway." </w:t>
      </w:r>
      <w:r w:rsidRPr="00C15703">
        <w:rPr>
          <w:u w:val="single"/>
        </w:rPr>
        <w:t>Molecular Oncology</w:t>
      </w:r>
      <w:r w:rsidRPr="00C15703">
        <w:t xml:space="preserve"> </w:t>
      </w:r>
      <w:r w:rsidRPr="00C15703">
        <w:rPr>
          <w:b/>
        </w:rPr>
        <w:t>8</w:t>
      </w:r>
      <w:r w:rsidRPr="00C15703">
        <w:t>(5): 894-911.</w:t>
      </w:r>
    </w:p>
    <w:bookmarkEnd w:id="62"/>
    <w:p w14:paraId="7099D296" w14:textId="77777777" w:rsidR="00C15703" w:rsidRPr="00C15703" w:rsidRDefault="00C15703" w:rsidP="00C15703">
      <w:pPr>
        <w:pStyle w:val="EndNoteBibliography"/>
        <w:spacing w:after="0"/>
      </w:pPr>
    </w:p>
    <w:p w14:paraId="5E0E5F6A" w14:textId="77777777" w:rsidR="00C15703" w:rsidRPr="00C15703" w:rsidRDefault="00C15703" w:rsidP="00C15703">
      <w:pPr>
        <w:pStyle w:val="EndNoteBibliography"/>
      </w:pPr>
      <w:bookmarkStart w:id="63" w:name="_ENREF_8"/>
      <w:r w:rsidRPr="00C15703">
        <w:t xml:space="preserve">Dreyfuss, G., et al. (2002). "Messenger-RNA-binding proteins and the messages they carry." </w:t>
      </w:r>
      <w:r w:rsidRPr="00C15703">
        <w:rPr>
          <w:u w:val="single"/>
        </w:rPr>
        <w:t>Nat Rev Mol Cell Biol</w:t>
      </w:r>
      <w:r w:rsidRPr="00C15703">
        <w:t xml:space="preserve"> </w:t>
      </w:r>
      <w:r w:rsidRPr="00C15703">
        <w:rPr>
          <w:b/>
        </w:rPr>
        <w:t>3</w:t>
      </w:r>
      <w:r w:rsidRPr="00C15703">
        <w:t>(3): 195-205.</w:t>
      </w:r>
    </w:p>
    <w:bookmarkEnd w:id="63"/>
    <w:p w14:paraId="120B8668" w14:textId="77777777" w:rsidR="00C15703" w:rsidRPr="00C15703" w:rsidRDefault="00C15703" w:rsidP="00C15703">
      <w:pPr>
        <w:pStyle w:val="EndNoteBibliography"/>
        <w:spacing w:after="0"/>
      </w:pPr>
    </w:p>
    <w:p w14:paraId="6911EAC8" w14:textId="77777777" w:rsidR="00C15703" w:rsidRPr="00C15703" w:rsidRDefault="00C15703" w:rsidP="00C15703">
      <w:pPr>
        <w:pStyle w:val="EndNoteBibliography"/>
      </w:pPr>
      <w:bookmarkStart w:id="64" w:name="_ENREF_9"/>
      <w:r w:rsidRPr="00C15703">
        <w:t xml:space="preserve">Friedman, R. C., et al. (2009). "Most mammalian mRNAs are conserved targets of microRNAs." </w:t>
      </w:r>
      <w:r w:rsidRPr="00C15703">
        <w:rPr>
          <w:u w:val="single"/>
        </w:rPr>
        <w:t>Genome Res</w:t>
      </w:r>
      <w:r w:rsidRPr="00C15703">
        <w:t xml:space="preserve"> </w:t>
      </w:r>
      <w:r w:rsidRPr="00C15703">
        <w:rPr>
          <w:b/>
        </w:rPr>
        <w:t>19</w:t>
      </w:r>
      <w:r w:rsidRPr="00C15703">
        <w:t>(1): 92-105.</w:t>
      </w:r>
    </w:p>
    <w:bookmarkEnd w:id="64"/>
    <w:p w14:paraId="2755F3A6" w14:textId="77777777" w:rsidR="00C15703" w:rsidRPr="00C15703" w:rsidRDefault="00C15703" w:rsidP="00C15703">
      <w:pPr>
        <w:pStyle w:val="EndNoteBibliography"/>
        <w:spacing w:after="0"/>
      </w:pPr>
    </w:p>
    <w:p w14:paraId="6A9B25AC" w14:textId="77777777" w:rsidR="00C15703" w:rsidRPr="00C15703" w:rsidRDefault="00C15703" w:rsidP="00C15703">
      <w:pPr>
        <w:pStyle w:val="EndNoteBibliography"/>
      </w:pPr>
      <w:bookmarkStart w:id="65" w:name="_ENREF_10"/>
      <w:r w:rsidRPr="00C15703">
        <w:t xml:space="preserve">Grande-García, A., et al. (2007). "Caveolin-1 regulates cell polarization and directional migration through Src kinase and Rho GTPases." </w:t>
      </w:r>
      <w:r w:rsidRPr="00C15703">
        <w:rPr>
          <w:u w:val="single"/>
        </w:rPr>
        <w:t>The Journal of Cell Biology</w:t>
      </w:r>
      <w:r w:rsidRPr="00C15703">
        <w:t xml:space="preserve"> </w:t>
      </w:r>
      <w:r w:rsidRPr="00C15703">
        <w:rPr>
          <w:b/>
        </w:rPr>
        <w:t>177</w:t>
      </w:r>
      <w:r w:rsidRPr="00C15703">
        <w:t>(4): 683-694.</w:t>
      </w:r>
    </w:p>
    <w:bookmarkEnd w:id="65"/>
    <w:p w14:paraId="101EAB01" w14:textId="77777777" w:rsidR="00C15703" w:rsidRPr="00C15703" w:rsidRDefault="00C15703" w:rsidP="00C15703">
      <w:pPr>
        <w:pStyle w:val="EndNoteBibliography"/>
        <w:spacing w:after="0"/>
      </w:pPr>
    </w:p>
    <w:p w14:paraId="39B73263" w14:textId="77777777" w:rsidR="00C15703" w:rsidRPr="00C15703" w:rsidRDefault="00C15703" w:rsidP="00C15703">
      <w:pPr>
        <w:pStyle w:val="EndNoteBibliography"/>
      </w:pPr>
      <w:bookmarkStart w:id="66" w:name="_ENREF_11"/>
      <w:r w:rsidRPr="00C15703">
        <w:t xml:space="preserve">Gumulec, J., et al. (2012). "Caveolin-1 as a potential high-risk prostate cancer biomarker." </w:t>
      </w:r>
      <w:r w:rsidRPr="00C15703">
        <w:rPr>
          <w:u w:val="single"/>
        </w:rPr>
        <w:t>Oncology Reports</w:t>
      </w:r>
      <w:r w:rsidRPr="00C15703">
        <w:t xml:space="preserve"> </w:t>
      </w:r>
      <w:r w:rsidRPr="00C15703">
        <w:rPr>
          <w:b/>
        </w:rPr>
        <w:t>27</w:t>
      </w:r>
      <w:r w:rsidRPr="00C15703">
        <w:t>(3): 831-841.</w:t>
      </w:r>
    </w:p>
    <w:bookmarkEnd w:id="66"/>
    <w:p w14:paraId="702257ED" w14:textId="77777777" w:rsidR="00C15703" w:rsidRPr="00C15703" w:rsidRDefault="00C15703" w:rsidP="00C15703">
      <w:pPr>
        <w:pStyle w:val="EndNoteBibliography"/>
        <w:spacing w:after="0"/>
      </w:pPr>
    </w:p>
    <w:p w14:paraId="7BD55210" w14:textId="77777777" w:rsidR="00C15703" w:rsidRPr="00C15703" w:rsidRDefault="00C15703" w:rsidP="00C15703">
      <w:pPr>
        <w:pStyle w:val="EndNoteBibliography"/>
      </w:pPr>
      <w:bookmarkStart w:id="67" w:name="_ENREF_12"/>
      <w:r w:rsidRPr="00C15703">
        <w:t xml:space="preserve">Ha, M. and V. N. Kim (2014). "Regulation of microRNA biogenesis." </w:t>
      </w:r>
      <w:r w:rsidRPr="00C15703">
        <w:rPr>
          <w:u w:val="single"/>
        </w:rPr>
        <w:t>Nat Rev Mol Cell Biol</w:t>
      </w:r>
      <w:r w:rsidRPr="00C15703">
        <w:t xml:space="preserve"> </w:t>
      </w:r>
      <w:r w:rsidRPr="00C15703">
        <w:rPr>
          <w:b/>
        </w:rPr>
        <w:t>15</w:t>
      </w:r>
      <w:r w:rsidRPr="00C15703">
        <w:t>(8): 509-524.</w:t>
      </w:r>
    </w:p>
    <w:bookmarkEnd w:id="67"/>
    <w:p w14:paraId="1B22059F" w14:textId="77777777" w:rsidR="00C15703" w:rsidRPr="00C15703" w:rsidRDefault="00C15703" w:rsidP="00C15703">
      <w:pPr>
        <w:pStyle w:val="EndNoteBibliography"/>
        <w:spacing w:after="0"/>
      </w:pPr>
    </w:p>
    <w:p w14:paraId="1A5F7D24" w14:textId="77777777" w:rsidR="00C15703" w:rsidRPr="00C15703" w:rsidRDefault="00C15703" w:rsidP="00C15703">
      <w:pPr>
        <w:pStyle w:val="EndNoteBibliography"/>
      </w:pPr>
      <w:bookmarkStart w:id="68" w:name="_ENREF_13"/>
      <w:r w:rsidRPr="00C15703">
        <w:t xml:space="preserve">Hansen, C. G., et al. (2009). "SDPR induces membrane curvature and functions in the formation of caveolae." </w:t>
      </w:r>
      <w:r w:rsidRPr="00C15703">
        <w:rPr>
          <w:u w:val="single"/>
        </w:rPr>
        <w:t>Nature Cell Biology</w:t>
      </w:r>
      <w:r w:rsidRPr="00C15703">
        <w:t xml:space="preserve"> </w:t>
      </w:r>
      <w:r w:rsidRPr="00C15703">
        <w:rPr>
          <w:b/>
        </w:rPr>
        <w:t>11</w:t>
      </w:r>
      <w:r w:rsidRPr="00C15703">
        <w:t>(7): 807-814.</w:t>
      </w:r>
    </w:p>
    <w:bookmarkEnd w:id="68"/>
    <w:p w14:paraId="195B2535" w14:textId="77777777" w:rsidR="00C15703" w:rsidRPr="00C15703" w:rsidRDefault="00C15703" w:rsidP="00C15703">
      <w:pPr>
        <w:pStyle w:val="EndNoteBibliography"/>
        <w:spacing w:after="0"/>
      </w:pPr>
    </w:p>
    <w:p w14:paraId="1BC990EF" w14:textId="77777777" w:rsidR="00C15703" w:rsidRPr="00C15703" w:rsidRDefault="00C15703" w:rsidP="00C15703">
      <w:pPr>
        <w:pStyle w:val="EndNoteBibliography"/>
      </w:pPr>
      <w:bookmarkStart w:id="69" w:name="_ENREF_14"/>
      <w:r w:rsidRPr="00C15703">
        <w:t xml:space="preserve">Hayashi, T., et al. (2015). "Expression of CAVEOLIN 1 in uterine mesenchymal tumors: No relationship between malignancy and CAVEOLIN 1 expression." </w:t>
      </w:r>
      <w:r w:rsidRPr="00C15703">
        <w:rPr>
          <w:u w:val="single"/>
        </w:rPr>
        <w:t>Biochemical and Biophysical Research Communications</w:t>
      </w:r>
      <w:r w:rsidRPr="00C15703">
        <w:t xml:space="preserve"> </w:t>
      </w:r>
      <w:r w:rsidRPr="00C15703">
        <w:rPr>
          <w:b/>
        </w:rPr>
        <w:t>463</w:t>
      </w:r>
      <w:r w:rsidRPr="00C15703">
        <w:t>(4): 982-987.</w:t>
      </w:r>
    </w:p>
    <w:bookmarkEnd w:id="69"/>
    <w:p w14:paraId="44492CF3" w14:textId="77777777" w:rsidR="00C15703" w:rsidRPr="00C15703" w:rsidRDefault="00C15703" w:rsidP="00C15703">
      <w:pPr>
        <w:pStyle w:val="EndNoteBibliography"/>
        <w:spacing w:after="0"/>
      </w:pPr>
    </w:p>
    <w:p w14:paraId="05EF6536" w14:textId="77777777" w:rsidR="00C15703" w:rsidRPr="00C15703" w:rsidRDefault="00C15703" w:rsidP="00C15703">
      <w:pPr>
        <w:pStyle w:val="EndNoteBibliography"/>
      </w:pPr>
      <w:bookmarkStart w:id="70" w:name="_ENREF_15"/>
      <w:r w:rsidRPr="00C15703">
        <w:t xml:space="preserve">Hedlund, M., et al. (2011). "Thermal- and Oxidative Stress Causes Enhanced Release of NKG2D Ligand-Bearing Immunosuppressive Exosomes in Leukemia/Lymphoma T and B Cells." </w:t>
      </w:r>
      <w:r w:rsidRPr="00C15703">
        <w:rPr>
          <w:u w:val="single"/>
        </w:rPr>
        <w:t>PLoS ONE</w:t>
      </w:r>
      <w:r w:rsidRPr="00C15703">
        <w:t xml:space="preserve"> </w:t>
      </w:r>
      <w:r w:rsidRPr="00C15703">
        <w:rPr>
          <w:b/>
        </w:rPr>
        <w:t>6</w:t>
      </w:r>
      <w:r w:rsidRPr="00C15703">
        <w:t>(2): e16899.</w:t>
      </w:r>
    </w:p>
    <w:bookmarkEnd w:id="70"/>
    <w:p w14:paraId="49CE9050" w14:textId="77777777" w:rsidR="00C15703" w:rsidRPr="00C15703" w:rsidRDefault="00C15703" w:rsidP="00C15703">
      <w:pPr>
        <w:pStyle w:val="EndNoteBibliography"/>
        <w:spacing w:after="0"/>
      </w:pPr>
    </w:p>
    <w:p w14:paraId="061F219A" w14:textId="77777777" w:rsidR="00C15703" w:rsidRPr="00C15703" w:rsidRDefault="00C15703" w:rsidP="00C15703">
      <w:pPr>
        <w:pStyle w:val="EndNoteBibliography"/>
      </w:pPr>
      <w:bookmarkStart w:id="71" w:name="_ENREF_16"/>
      <w:r w:rsidRPr="00C15703">
        <w:t xml:space="preserve">Hill, M. M., et al. (2008). "PTRF-Cavin, a Conserved Cytoplasmic Protein Required for Caveola Formation and Function." </w:t>
      </w:r>
      <w:r w:rsidRPr="00C15703">
        <w:rPr>
          <w:u w:val="single"/>
        </w:rPr>
        <w:t>Cell</w:t>
      </w:r>
      <w:r w:rsidRPr="00C15703">
        <w:t xml:space="preserve"> </w:t>
      </w:r>
      <w:r w:rsidRPr="00C15703">
        <w:rPr>
          <w:b/>
        </w:rPr>
        <w:t>132</w:t>
      </w:r>
      <w:r w:rsidRPr="00C15703">
        <w:t>(1): 113-124.</w:t>
      </w:r>
    </w:p>
    <w:bookmarkEnd w:id="71"/>
    <w:p w14:paraId="3148BFD4" w14:textId="77777777" w:rsidR="00C15703" w:rsidRPr="00C15703" w:rsidRDefault="00C15703" w:rsidP="00C15703">
      <w:pPr>
        <w:pStyle w:val="EndNoteBibliography"/>
        <w:spacing w:after="0"/>
      </w:pPr>
    </w:p>
    <w:p w14:paraId="0D03A9E9" w14:textId="77777777" w:rsidR="00C15703" w:rsidRPr="00C15703" w:rsidRDefault="00C15703" w:rsidP="00C15703">
      <w:pPr>
        <w:pStyle w:val="EndNoteBibliography"/>
      </w:pPr>
      <w:bookmarkStart w:id="72" w:name="_ENREF_17"/>
      <w:r w:rsidRPr="00C15703">
        <w:t xml:space="preserve">Inder, K. L., et al. (2014). "Cavin-1/PTRF alters prostate cancer cell-derived extracellular vesicle content and internalization to attenuate extracellular vesicle-mediated osteoclastogenesis and osteoblast proliferation." </w:t>
      </w:r>
      <w:r w:rsidRPr="00C15703">
        <w:rPr>
          <w:u w:val="single"/>
        </w:rPr>
        <w:t>J Extracell Vesicles</w:t>
      </w:r>
      <w:r w:rsidRPr="00C15703">
        <w:t xml:space="preserve"> </w:t>
      </w:r>
      <w:r w:rsidRPr="00C15703">
        <w:rPr>
          <w:b/>
        </w:rPr>
        <w:t>3</w:t>
      </w:r>
      <w:r w:rsidRPr="00C15703">
        <w:t>.</w:t>
      </w:r>
    </w:p>
    <w:bookmarkEnd w:id="72"/>
    <w:p w14:paraId="100C0736" w14:textId="77777777" w:rsidR="00C15703" w:rsidRPr="00C15703" w:rsidRDefault="00C15703" w:rsidP="00C15703">
      <w:pPr>
        <w:pStyle w:val="EndNoteBibliography"/>
        <w:spacing w:after="0"/>
      </w:pPr>
    </w:p>
    <w:p w14:paraId="295E1332" w14:textId="77777777" w:rsidR="00C15703" w:rsidRPr="00C15703" w:rsidRDefault="00C15703" w:rsidP="00C15703">
      <w:pPr>
        <w:pStyle w:val="EndNoteBibliography"/>
      </w:pPr>
      <w:bookmarkStart w:id="73" w:name="_ENREF_18"/>
      <w:r w:rsidRPr="00C15703">
        <w:t xml:space="preserve">Kharmate, G., et al. (2016). "Epidermal Growth Factor Receptor in Prostate Cancer Derived Exosomes." </w:t>
      </w:r>
      <w:r w:rsidRPr="00C15703">
        <w:rPr>
          <w:u w:val="single"/>
        </w:rPr>
        <w:t>PLoS ONE</w:t>
      </w:r>
      <w:r w:rsidRPr="00C15703">
        <w:t xml:space="preserve"> </w:t>
      </w:r>
      <w:r w:rsidRPr="00C15703">
        <w:rPr>
          <w:b/>
        </w:rPr>
        <w:t>11</w:t>
      </w:r>
      <w:r w:rsidRPr="00C15703">
        <w:t>(5): e0154967.</w:t>
      </w:r>
    </w:p>
    <w:bookmarkEnd w:id="73"/>
    <w:p w14:paraId="10B88E4F" w14:textId="77777777" w:rsidR="00C15703" w:rsidRPr="00C15703" w:rsidRDefault="00C15703" w:rsidP="00C15703">
      <w:pPr>
        <w:pStyle w:val="EndNoteBibliography"/>
        <w:spacing w:after="0"/>
      </w:pPr>
    </w:p>
    <w:p w14:paraId="6B2E9068" w14:textId="77777777" w:rsidR="00C15703" w:rsidRPr="00C15703" w:rsidRDefault="00C15703" w:rsidP="00C15703">
      <w:pPr>
        <w:pStyle w:val="EndNoteBibliography"/>
      </w:pPr>
      <w:bookmarkStart w:id="74" w:name="_ENREF_19"/>
      <w:r w:rsidRPr="00C15703">
        <w:t xml:space="preserve">Kosaka, N., et al. (2010). "Secretory mechanisms and intercellular transfer of microRNAs in living cells." </w:t>
      </w:r>
      <w:r w:rsidRPr="00C15703">
        <w:rPr>
          <w:u w:val="single"/>
        </w:rPr>
        <w:t>J Biol Chem</w:t>
      </w:r>
      <w:r w:rsidRPr="00C15703">
        <w:t xml:space="preserve"> </w:t>
      </w:r>
      <w:r w:rsidRPr="00C15703">
        <w:rPr>
          <w:b/>
        </w:rPr>
        <w:t>285</w:t>
      </w:r>
      <w:r w:rsidRPr="00C15703">
        <w:t>(23): 17442-17452.</w:t>
      </w:r>
    </w:p>
    <w:bookmarkEnd w:id="74"/>
    <w:p w14:paraId="269B1406" w14:textId="77777777" w:rsidR="00C15703" w:rsidRPr="00C15703" w:rsidRDefault="00C15703" w:rsidP="00C15703">
      <w:pPr>
        <w:pStyle w:val="EndNoteBibliography"/>
        <w:spacing w:after="0"/>
      </w:pPr>
    </w:p>
    <w:p w14:paraId="3D748679" w14:textId="77777777" w:rsidR="00C15703" w:rsidRPr="00C15703" w:rsidRDefault="00C15703" w:rsidP="00C15703">
      <w:pPr>
        <w:pStyle w:val="EndNoteBibliography"/>
      </w:pPr>
      <w:bookmarkStart w:id="75" w:name="_ENREF_20"/>
      <w:r w:rsidRPr="00C15703">
        <w:t xml:space="preserve">Luz, M. A. and A. G. Aprikian (2010). "Preventing bone complications in advanced prostate cancer." </w:t>
      </w:r>
      <w:r w:rsidRPr="00C15703">
        <w:rPr>
          <w:u w:val="single"/>
        </w:rPr>
        <w:t>Current Oncology</w:t>
      </w:r>
      <w:r w:rsidRPr="00C15703">
        <w:t xml:space="preserve"> </w:t>
      </w:r>
      <w:r w:rsidRPr="00C15703">
        <w:rPr>
          <w:b/>
        </w:rPr>
        <w:t>17</w:t>
      </w:r>
      <w:r w:rsidRPr="00C15703">
        <w:t>(Suppl 2): S65-S71.</w:t>
      </w:r>
    </w:p>
    <w:bookmarkEnd w:id="75"/>
    <w:p w14:paraId="5078A483" w14:textId="77777777" w:rsidR="00C15703" w:rsidRPr="00C15703" w:rsidRDefault="00C15703" w:rsidP="00C15703">
      <w:pPr>
        <w:pStyle w:val="EndNoteBibliography"/>
        <w:spacing w:after="0"/>
      </w:pPr>
    </w:p>
    <w:p w14:paraId="66854346" w14:textId="77777777" w:rsidR="00C15703" w:rsidRPr="00C15703" w:rsidRDefault="00C15703" w:rsidP="00C15703">
      <w:pPr>
        <w:pStyle w:val="EndNoteBibliography"/>
      </w:pPr>
      <w:bookmarkStart w:id="76" w:name="_ENREF_21"/>
      <w:r w:rsidRPr="00C15703">
        <w:t xml:space="preserve">McKechnie, N. M., et al. (2006). "Fas-ligand is stored in secretory lysosomes of ocular barrier epithelia and released with microvesicles." </w:t>
      </w:r>
      <w:r w:rsidRPr="00C15703">
        <w:rPr>
          <w:u w:val="single"/>
        </w:rPr>
        <w:t>Experimental Eye Research</w:t>
      </w:r>
      <w:r w:rsidRPr="00C15703">
        <w:t xml:space="preserve"> </w:t>
      </w:r>
      <w:r w:rsidRPr="00C15703">
        <w:rPr>
          <w:b/>
        </w:rPr>
        <w:t>83</w:t>
      </w:r>
      <w:r w:rsidRPr="00C15703">
        <w:t>(2): 304-314.</w:t>
      </w:r>
    </w:p>
    <w:bookmarkEnd w:id="76"/>
    <w:p w14:paraId="4B0C96C7" w14:textId="77777777" w:rsidR="00C15703" w:rsidRPr="00C15703" w:rsidRDefault="00C15703" w:rsidP="00C15703">
      <w:pPr>
        <w:pStyle w:val="EndNoteBibliography"/>
        <w:spacing w:after="0"/>
      </w:pPr>
    </w:p>
    <w:p w14:paraId="76564D0C" w14:textId="77777777" w:rsidR="00C15703" w:rsidRPr="00C15703" w:rsidRDefault="00C15703" w:rsidP="00C15703">
      <w:pPr>
        <w:pStyle w:val="EndNoteBibliography"/>
      </w:pPr>
      <w:bookmarkStart w:id="77" w:name="_ENREF_22"/>
      <w:r w:rsidRPr="00C15703">
        <w:t xml:space="preserve">McMahon, K.-A., et al. (2009). "SRBC/cavin-3 is a caveolin adapter protein that regulates caveolae function." </w:t>
      </w:r>
      <w:r w:rsidRPr="00C15703">
        <w:rPr>
          <w:u w:val="single"/>
        </w:rPr>
        <w:t>The EMBO Journal</w:t>
      </w:r>
      <w:r w:rsidRPr="00C15703">
        <w:t xml:space="preserve"> </w:t>
      </w:r>
      <w:r w:rsidRPr="00C15703">
        <w:rPr>
          <w:b/>
        </w:rPr>
        <w:t>28</w:t>
      </w:r>
      <w:r w:rsidRPr="00C15703">
        <w:t>(8): 1001-1015.</w:t>
      </w:r>
    </w:p>
    <w:bookmarkEnd w:id="77"/>
    <w:p w14:paraId="33830CC9" w14:textId="77777777" w:rsidR="00C15703" w:rsidRPr="00C15703" w:rsidRDefault="00C15703" w:rsidP="00C15703">
      <w:pPr>
        <w:pStyle w:val="EndNoteBibliography"/>
        <w:spacing w:after="0"/>
      </w:pPr>
    </w:p>
    <w:p w14:paraId="73E78378" w14:textId="77777777" w:rsidR="00C15703" w:rsidRPr="00C15703" w:rsidRDefault="00C15703" w:rsidP="00C15703">
      <w:pPr>
        <w:pStyle w:val="EndNoteBibliography"/>
      </w:pPr>
      <w:bookmarkStart w:id="78" w:name="_ENREF_23"/>
      <w:r w:rsidRPr="00C15703">
        <w:t xml:space="preserve">Mili, S., et al. (2001). "Distinct RNP complexes of shuttling hnRNP proteins with pre-mRNA and mRNA: candidate intermediates in formation and export of mRNA." </w:t>
      </w:r>
      <w:r w:rsidRPr="00C15703">
        <w:rPr>
          <w:u w:val="single"/>
        </w:rPr>
        <w:t>Mol Cell Biol</w:t>
      </w:r>
      <w:r w:rsidRPr="00C15703">
        <w:t xml:space="preserve"> </w:t>
      </w:r>
      <w:r w:rsidRPr="00C15703">
        <w:rPr>
          <w:b/>
        </w:rPr>
        <w:t>21</w:t>
      </w:r>
      <w:r w:rsidRPr="00C15703">
        <w:t>(21): 7307-7319.</w:t>
      </w:r>
    </w:p>
    <w:bookmarkEnd w:id="78"/>
    <w:p w14:paraId="36E987E1" w14:textId="77777777" w:rsidR="00C15703" w:rsidRPr="00C15703" w:rsidRDefault="00C15703" w:rsidP="00C15703">
      <w:pPr>
        <w:pStyle w:val="EndNoteBibliography"/>
        <w:spacing w:after="0"/>
      </w:pPr>
    </w:p>
    <w:p w14:paraId="24997FEE" w14:textId="77777777" w:rsidR="00C15703" w:rsidRPr="00C15703" w:rsidRDefault="00C15703" w:rsidP="00C15703">
      <w:pPr>
        <w:pStyle w:val="EndNoteBibliography"/>
      </w:pPr>
      <w:bookmarkStart w:id="79" w:name="_ENREF_24"/>
      <w:r w:rsidRPr="00C15703">
        <w:lastRenderedPageBreak/>
        <w:t xml:space="preserve">Montecalvo, A., et al. (2012). "Mechanism of transfer of functional microRNAs between mouse dendritic cells via exosomes." </w:t>
      </w:r>
      <w:r w:rsidRPr="00C15703">
        <w:rPr>
          <w:u w:val="single"/>
        </w:rPr>
        <w:t>Blood</w:t>
      </w:r>
      <w:r w:rsidRPr="00C15703">
        <w:t xml:space="preserve"> </w:t>
      </w:r>
      <w:r w:rsidRPr="00C15703">
        <w:rPr>
          <w:b/>
        </w:rPr>
        <w:t>119</w:t>
      </w:r>
      <w:r w:rsidRPr="00C15703">
        <w:t>(3): 756-766.</w:t>
      </w:r>
    </w:p>
    <w:bookmarkEnd w:id="79"/>
    <w:p w14:paraId="7C4DCC89" w14:textId="77777777" w:rsidR="00C15703" w:rsidRPr="00C15703" w:rsidRDefault="00C15703" w:rsidP="00C15703">
      <w:pPr>
        <w:pStyle w:val="EndNoteBibliography"/>
        <w:spacing w:after="0"/>
      </w:pPr>
    </w:p>
    <w:p w14:paraId="17936073" w14:textId="77777777" w:rsidR="00C15703" w:rsidRPr="00C15703" w:rsidRDefault="00C15703" w:rsidP="00C15703">
      <w:pPr>
        <w:pStyle w:val="EndNoteBibliography"/>
      </w:pPr>
      <w:bookmarkStart w:id="80" w:name="_ENREF_25"/>
      <w:r w:rsidRPr="00C15703">
        <w:t xml:space="preserve">Moon, H., et al. (2014). "PTRF/cavin-1 neutralizes non-caveolar caveolin-1 microdomains in prostate cancer." </w:t>
      </w:r>
      <w:r w:rsidRPr="00C15703">
        <w:rPr>
          <w:u w:val="single"/>
        </w:rPr>
        <w:t>Oncogene</w:t>
      </w:r>
      <w:r w:rsidRPr="00C15703">
        <w:t xml:space="preserve"> </w:t>
      </w:r>
      <w:r w:rsidRPr="00C15703">
        <w:rPr>
          <w:b/>
        </w:rPr>
        <w:t>33</w:t>
      </w:r>
      <w:r w:rsidRPr="00C15703">
        <w:t>(27): 3561-3570.</w:t>
      </w:r>
    </w:p>
    <w:bookmarkEnd w:id="80"/>
    <w:p w14:paraId="57180182" w14:textId="77777777" w:rsidR="00C15703" w:rsidRPr="00C15703" w:rsidRDefault="00C15703" w:rsidP="00C15703">
      <w:pPr>
        <w:pStyle w:val="EndNoteBibliography"/>
        <w:spacing w:after="0"/>
      </w:pPr>
    </w:p>
    <w:p w14:paraId="655CB5FA" w14:textId="77777777" w:rsidR="00C15703" w:rsidRPr="00C15703" w:rsidRDefault="00C15703" w:rsidP="00C15703">
      <w:pPr>
        <w:pStyle w:val="EndNoteBibliography"/>
      </w:pPr>
      <w:bookmarkStart w:id="81" w:name="_ENREF_26"/>
      <w:r w:rsidRPr="00C15703">
        <w:t xml:space="preserve">Moumita, C., et al. (2015). "Caveolin-1 is Associated with Tumor Progression and Confers a Multi-Modality Resistance Phenotype in Pancreatic Cancer." </w:t>
      </w:r>
      <w:r w:rsidRPr="00C15703">
        <w:rPr>
          <w:u w:val="single"/>
        </w:rPr>
        <w:t>Scientific Reports</w:t>
      </w:r>
      <w:r w:rsidRPr="00C15703">
        <w:t xml:space="preserve"> </w:t>
      </w:r>
      <w:r w:rsidRPr="00C15703">
        <w:rPr>
          <w:b/>
        </w:rPr>
        <w:t>5</w:t>
      </w:r>
      <w:r w:rsidRPr="00C15703">
        <w:t>.</w:t>
      </w:r>
    </w:p>
    <w:bookmarkEnd w:id="81"/>
    <w:p w14:paraId="091C9686" w14:textId="77777777" w:rsidR="00C15703" w:rsidRPr="00C15703" w:rsidRDefault="00C15703" w:rsidP="00C15703">
      <w:pPr>
        <w:pStyle w:val="EndNoteBibliography"/>
        <w:spacing w:after="0"/>
      </w:pPr>
    </w:p>
    <w:p w14:paraId="00795718" w14:textId="77777777" w:rsidR="00C15703" w:rsidRPr="00C15703" w:rsidRDefault="00C15703" w:rsidP="00C15703">
      <w:pPr>
        <w:pStyle w:val="EndNoteBibliography"/>
      </w:pPr>
      <w:bookmarkStart w:id="82" w:name="_ENREF_27"/>
      <w:r w:rsidRPr="00C15703">
        <w:t xml:space="preserve">Palma, J., et al. (2012). "MicroRNAs are exported from malignant cells in customized particles." </w:t>
      </w:r>
      <w:r w:rsidRPr="00C15703">
        <w:rPr>
          <w:u w:val="single"/>
        </w:rPr>
        <w:t>Nucleic Acids Research</w:t>
      </w:r>
      <w:r w:rsidRPr="00C15703">
        <w:t xml:space="preserve"> </w:t>
      </w:r>
      <w:r w:rsidRPr="00C15703">
        <w:rPr>
          <w:b/>
        </w:rPr>
        <w:t>40</w:t>
      </w:r>
      <w:r w:rsidRPr="00C15703">
        <w:t>(18): 9125-9138.</w:t>
      </w:r>
    </w:p>
    <w:bookmarkEnd w:id="82"/>
    <w:p w14:paraId="393E1589" w14:textId="77777777" w:rsidR="00C15703" w:rsidRPr="00C15703" w:rsidRDefault="00C15703" w:rsidP="00C15703">
      <w:pPr>
        <w:pStyle w:val="EndNoteBibliography"/>
        <w:spacing w:after="0"/>
      </w:pPr>
    </w:p>
    <w:p w14:paraId="3C9BF3EB" w14:textId="77777777" w:rsidR="00C15703" w:rsidRPr="00C15703" w:rsidRDefault="00C15703" w:rsidP="00C15703">
      <w:pPr>
        <w:pStyle w:val="EndNoteBibliography"/>
      </w:pPr>
      <w:bookmarkStart w:id="83" w:name="_ENREF_28"/>
      <w:r w:rsidRPr="00C15703">
        <w:t xml:space="preserve">Pegtel, D. M., et al. (2014). "Extracellular vesicles as modulators of cell-to-cell communication in the healthy and diseased brain." </w:t>
      </w:r>
      <w:r w:rsidRPr="00C15703">
        <w:rPr>
          <w:u w:val="single"/>
        </w:rPr>
        <w:t>Philosophical Transactions of the Royal Society B: Biological Sciences</w:t>
      </w:r>
      <w:r w:rsidRPr="00C15703">
        <w:t xml:space="preserve"> </w:t>
      </w:r>
      <w:r w:rsidRPr="00C15703">
        <w:rPr>
          <w:b/>
        </w:rPr>
        <w:t>369</w:t>
      </w:r>
      <w:r w:rsidRPr="00C15703">
        <w:t>(1652): 20130516.</w:t>
      </w:r>
    </w:p>
    <w:bookmarkEnd w:id="83"/>
    <w:p w14:paraId="248DB9EB" w14:textId="77777777" w:rsidR="00C15703" w:rsidRPr="00C15703" w:rsidRDefault="00C15703" w:rsidP="00C15703">
      <w:pPr>
        <w:pStyle w:val="EndNoteBibliography"/>
        <w:spacing w:after="0"/>
      </w:pPr>
    </w:p>
    <w:p w14:paraId="41E300E4" w14:textId="77777777" w:rsidR="00C15703" w:rsidRPr="00C15703" w:rsidRDefault="00C15703" w:rsidP="00C15703">
      <w:pPr>
        <w:pStyle w:val="EndNoteBibliography"/>
      </w:pPr>
      <w:bookmarkStart w:id="84" w:name="_ENREF_29"/>
      <w:r w:rsidRPr="00C15703">
        <w:t xml:space="preserve">Ramteke, A., et al. (2015). "Exosomes secreted under hypoxia enhance invasiveness and stemness of prostate cancer cells by targeting adherens junction molecules." </w:t>
      </w:r>
      <w:r w:rsidRPr="00C15703">
        <w:rPr>
          <w:u w:val="single"/>
        </w:rPr>
        <w:t>Mol Carcinog</w:t>
      </w:r>
      <w:r w:rsidRPr="00C15703">
        <w:t xml:space="preserve"> </w:t>
      </w:r>
      <w:r w:rsidRPr="00C15703">
        <w:rPr>
          <w:b/>
        </w:rPr>
        <w:t>54</w:t>
      </w:r>
      <w:r w:rsidRPr="00C15703">
        <w:t>(7): 554-565.</w:t>
      </w:r>
    </w:p>
    <w:bookmarkEnd w:id="84"/>
    <w:p w14:paraId="493E9816" w14:textId="77777777" w:rsidR="00C15703" w:rsidRPr="00C15703" w:rsidRDefault="00C15703" w:rsidP="00C15703">
      <w:pPr>
        <w:pStyle w:val="EndNoteBibliography"/>
        <w:spacing w:after="0"/>
      </w:pPr>
    </w:p>
    <w:p w14:paraId="739B206E" w14:textId="77777777" w:rsidR="00C15703" w:rsidRPr="00C15703" w:rsidRDefault="00C15703" w:rsidP="00C15703">
      <w:pPr>
        <w:pStyle w:val="EndNoteBibliography"/>
      </w:pPr>
      <w:bookmarkStart w:id="85" w:name="_ENREF_30"/>
      <w:r w:rsidRPr="00C15703">
        <w:t xml:space="preserve">Reddi, K. K. and J. F. Holland (1976). "Elevated serum ribonuclease in patients with pancreatic cancer." </w:t>
      </w:r>
      <w:r w:rsidRPr="00C15703">
        <w:rPr>
          <w:u w:val="single"/>
        </w:rPr>
        <w:t>Proceedings of the National Academy of Sciences</w:t>
      </w:r>
      <w:r w:rsidRPr="00C15703">
        <w:t xml:space="preserve"> </w:t>
      </w:r>
      <w:r w:rsidRPr="00C15703">
        <w:rPr>
          <w:b/>
        </w:rPr>
        <w:t>73</w:t>
      </w:r>
      <w:r w:rsidRPr="00C15703">
        <w:t>(7): 2308-2310.</w:t>
      </w:r>
    </w:p>
    <w:bookmarkEnd w:id="85"/>
    <w:p w14:paraId="000D9B04" w14:textId="77777777" w:rsidR="00C15703" w:rsidRPr="00C15703" w:rsidRDefault="00C15703" w:rsidP="00C15703">
      <w:pPr>
        <w:pStyle w:val="EndNoteBibliography"/>
        <w:spacing w:after="0"/>
      </w:pPr>
    </w:p>
    <w:p w14:paraId="1082BF9B" w14:textId="77777777" w:rsidR="00C15703" w:rsidRPr="00C15703" w:rsidRDefault="00C15703" w:rsidP="00C15703">
      <w:pPr>
        <w:pStyle w:val="EndNoteBibliography"/>
      </w:pPr>
      <w:bookmarkStart w:id="86" w:name="_ENREF_31"/>
      <w:r w:rsidRPr="00C15703">
        <w:t xml:space="preserve">Song, X., et al. (2016). "Cancer Cell-Derived Exosomes Induce Mitogen-Activated Protein Kinase-Dependent Monocyte Survival by Transport of Functional Receptor Tyrosine Kinases." </w:t>
      </w:r>
      <w:r w:rsidRPr="00C15703">
        <w:rPr>
          <w:u w:val="single"/>
        </w:rPr>
        <w:t>Journal of Biological Chemistry</w:t>
      </w:r>
      <w:r w:rsidRPr="00C15703">
        <w:t>.</w:t>
      </w:r>
    </w:p>
    <w:bookmarkEnd w:id="86"/>
    <w:p w14:paraId="4CEE2B39" w14:textId="77777777" w:rsidR="00C15703" w:rsidRPr="00C15703" w:rsidRDefault="00C15703" w:rsidP="00C15703">
      <w:pPr>
        <w:pStyle w:val="EndNoteBibliography"/>
        <w:spacing w:after="0"/>
      </w:pPr>
    </w:p>
    <w:p w14:paraId="22024159" w14:textId="77777777" w:rsidR="00C15703" w:rsidRPr="00C15703" w:rsidRDefault="00C15703" w:rsidP="00C15703">
      <w:pPr>
        <w:pStyle w:val="EndNoteBibliography"/>
      </w:pPr>
      <w:bookmarkStart w:id="87" w:name="_ENREF_32"/>
      <w:r w:rsidRPr="00C15703">
        <w:t xml:space="preserve">Tsui, N. B., et al. (2002). "Stability of endogenous and added RNA in blood specimens, serum, and plasma." </w:t>
      </w:r>
      <w:r w:rsidRPr="00C15703">
        <w:rPr>
          <w:u w:val="single"/>
        </w:rPr>
        <w:t>Clin Chem</w:t>
      </w:r>
      <w:r w:rsidRPr="00C15703">
        <w:t xml:space="preserve"> </w:t>
      </w:r>
      <w:r w:rsidRPr="00C15703">
        <w:rPr>
          <w:b/>
        </w:rPr>
        <w:t>48</w:t>
      </w:r>
      <w:r w:rsidRPr="00C15703">
        <w:t>(10): 1647-1653.</w:t>
      </w:r>
    </w:p>
    <w:bookmarkEnd w:id="87"/>
    <w:p w14:paraId="309903C4" w14:textId="77777777" w:rsidR="00C15703" w:rsidRPr="00C15703" w:rsidRDefault="00C15703" w:rsidP="00C15703">
      <w:pPr>
        <w:pStyle w:val="EndNoteBibliography"/>
        <w:spacing w:after="0"/>
      </w:pPr>
    </w:p>
    <w:p w14:paraId="1744698E" w14:textId="77777777" w:rsidR="00C15703" w:rsidRPr="00C15703" w:rsidRDefault="00C15703" w:rsidP="00C15703">
      <w:pPr>
        <w:pStyle w:val="EndNoteBibliography"/>
      </w:pPr>
      <w:bookmarkStart w:id="88" w:name="_ENREF_33"/>
      <w:r w:rsidRPr="00C15703">
        <w:t xml:space="preserve">Villarroya-Beltri, C., et al. (2013). "Sumoylated hnRNPA2B1 controls the sorting of miRNAs into exosomes through binding to specific motifs." </w:t>
      </w:r>
      <w:r w:rsidRPr="00C15703">
        <w:rPr>
          <w:u w:val="single"/>
        </w:rPr>
        <w:t>Nat Commun</w:t>
      </w:r>
      <w:r w:rsidRPr="00C15703">
        <w:t xml:space="preserve"> </w:t>
      </w:r>
      <w:r w:rsidRPr="00C15703">
        <w:rPr>
          <w:b/>
        </w:rPr>
        <w:t>4</w:t>
      </w:r>
      <w:r w:rsidRPr="00C15703">
        <w:t>.</w:t>
      </w:r>
    </w:p>
    <w:bookmarkEnd w:id="88"/>
    <w:p w14:paraId="1FA84EB1" w14:textId="77777777" w:rsidR="00C15703" w:rsidRPr="00C15703" w:rsidRDefault="00C15703" w:rsidP="00C15703">
      <w:pPr>
        <w:pStyle w:val="EndNoteBibliography"/>
        <w:spacing w:after="0"/>
      </w:pPr>
    </w:p>
    <w:p w14:paraId="454020DA" w14:textId="77777777" w:rsidR="00C15703" w:rsidRPr="00C15703" w:rsidRDefault="00C15703" w:rsidP="00C15703">
      <w:pPr>
        <w:pStyle w:val="EndNoteBibliography"/>
      </w:pPr>
      <w:bookmarkStart w:id="89" w:name="_ENREF_34"/>
      <w:r w:rsidRPr="00C15703">
        <w:t xml:space="preserve">Wu, H.-C., et al. (2011). "Significant Association of Caveolin-1 (CAV1) Genotypes with Prostate Cancer Susceptibility in Taiwan." </w:t>
      </w:r>
      <w:r w:rsidRPr="00C15703">
        <w:rPr>
          <w:u w:val="single"/>
        </w:rPr>
        <w:t>Anticancer Research</w:t>
      </w:r>
      <w:r w:rsidRPr="00C15703">
        <w:t xml:space="preserve"> </w:t>
      </w:r>
      <w:r w:rsidRPr="00C15703">
        <w:rPr>
          <w:b/>
        </w:rPr>
        <w:t>31</w:t>
      </w:r>
      <w:r w:rsidRPr="00C15703">
        <w:t>(2): 745-749.</w:t>
      </w:r>
    </w:p>
    <w:bookmarkEnd w:id="89"/>
    <w:p w14:paraId="53F8344F" w14:textId="77777777" w:rsidR="00C15703" w:rsidRPr="00C15703" w:rsidRDefault="00C15703" w:rsidP="00C15703">
      <w:pPr>
        <w:pStyle w:val="EndNoteBibliography"/>
        <w:spacing w:after="0"/>
      </w:pPr>
    </w:p>
    <w:p w14:paraId="1993CCE5" w14:textId="77777777" w:rsidR="00C15703" w:rsidRPr="00C15703" w:rsidRDefault="00C15703" w:rsidP="00C15703">
      <w:pPr>
        <w:pStyle w:val="EndNoteBibliography"/>
      </w:pPr>
      <w:bookmarkStart w:id="90" w:name="_ENREF_35"/>
      <w:r w:rsidRPr="00C15703">
        <w:t xml:space="preserve">Wysoczynski, M. and M. Z. Ratajczak (2009). "LUNG CANCER SECRETED MICROVESCILES: UNDERAPPRECIATED MODULATORS OF MICROENVIRONMENT IN EXPANDING TUMORS." </w:t>
      </w:r>
      <w:r w:rsidRPr="00C15703">
        <w:rPr>
          <w:u w:val="single"/>
        </w:rPr>
        <w:t>International journal of cancer. Journal international du cancer</w:t>
      </w:r>
      <w:r w:rsidRPr="00C15703">
        <w:t xml:space="preserve"> </w:t>
      </w:r>
      <w:r w:rsidRPr="00C15703">
        <w:rPr>
          <w:b/>
        </w:rPr>
        <w:t>125</w:t>
      </w:r>
      <w:r w:rsidRPr="00C15703">
        <w:t>(7): 1595-1603.</w:t>
      </w:r>
    </w:p>
    <w:bookmarkEnd w:id="90"/>
    <w:p w14:paraId="5D3AA920" w14:textId="77777777" w:rsidR="00C15703" w:rsidRPr="00C15703" w:rsidRDefault="00C15703" w:rsidP="00C15703">
      <w:pPr>
        <w:pStyle w:val="EndNoteBibliography"/>
        <w:spacing w:after="0"/>
      </w:pPr>
    </w:p>
    <w:p w14:paraId="4B342507" w14:textId="77777777" w:rsidR="00C15703" w:rsidRPr="00C15703" w:rsidRDefault="00C15703" w:rsidP="00C15703">
      <w:pPr>
        <w:pStyle w:val="EndNoteBibliography"/>
      </w:pPr>
      <w:bookmarkStart w:id="91" w:name="_ENREF_36"/>
      <w:r w:rsidRPr="00C15703">
        <w:t xml:space="preserve">Zhou, W., et al. (2014). "Cancer-secreted miR-105 destroys vascular endothelial barriers to promote metastasis." </w:t>
      </w:r>
      <w:r w:rsidRPr="00C15703">
        <w:rPr>
          <w:u w:val="single"/>
        </w:rPr>
        <w:t>Cancer Cell</w:t>
      </w:r>
      <w:r w:rsidRPr="00C15703">
        <w:t xml:space="preserve"> </w:t>
      </w:r>
      <w:r w:rsidRPr="00C15703">
        <w:rPr>
          <w:b/>
        </w:rPr>
        <w:t>25</w:t>
      </w:r>
      <w:r w:rsidRPr="00C15703">
        <w:t>(4): 501-515.</w:t>
      </w:r>
    </w:p>
    <w:bookmarkEnd w:id="91"/>
    <w:p w14:paraId="238E734C" w14:textId="77777777" w:rsidR="00C15703" w:rsidRPr="00C15703" w:rsidRDefault="00C15703" w:rsidP="00C15703">
      <w:pPr>
        <w:pStyle w:val="EndNoteBibliography"/>
      </w:pPr>
    </w:p>
    <w:p w14:paraId="522B8746" w14:textId="2A7D4A0C" w:rsidR="00B057DA" w:rsidRPr="00B057DA" w:rsidRDefault="00C15703"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B057DA" w:rsidRPr="00B057DA"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helle Hill" w:date="2016-09-26T21:27:00Z" w:initials="MH">
    <w:p w14:paraId="3AD4FB37" w14:textId="77777777" w:rsidR="00C15703" w:rsidRDefault="00C15703" w:rsidP="00923E89">
      <w:pPr>
        <w:pStyle w:val="Title1"/>
      </w:pPr>
      <w:r>
        <w:rPr>
          <w:rStyle w:val="CommentReference"/>
        </w:rPr>
        <w:annotationRef/>
      </w:r>
      <w:hyperlink r:id="rId1" w:history="1">
        <w:r>
          <w:rPr>
            <w:rStyle w:val="Hyperlink"/>
            <w:rFonts w:eastAsiaTheme="majorEastAsia"/>
          </w:rPr>
          <w:t>PTRF-cavin-1 expression decreases the migration of PC3 prostate cancer cells: role of matrix metalloprotease 9.</w:t>
        </w:r>
      </w:hyperlink>
    </w:p>
    <w:p w14:paraId="17B6537C" w14:textId="77777777" w:rsidR="00C15703" w:rsidRDefault="00C15703" w:rsidP="00923E89">
      <w:pPr>
        <w:pStyle w:val="desc"/>
      </w:pPr>
      <w:r>
        <w:rPr>
          <w:b/>
          <w:bCs/>
        </w:rPr>
        <w:t>Aung</w:t>
      </w:r>
      <w:r>
        <w:t xml:space="preserve"> CS, </w:t>
      </w:r>
      <w:r>
        <w:rPr>
          <w:b/>
          <w:bCs/>
        </w:rPr>
        <w:t>Hill MM</w:t>
      </w:r>
      <w:r>
        <w:t>, Bastiani M, Parton RG, Parat MO.</w:t>
      </w:r>
    </w:p>
    <w:p w14:paraId="48AD821B" w14:textId="77777777" w:rsidR="00C15703" w:rsidRDefault="00C15703" w:rsidP="00923E89">
      <w:pPr>
        <w:pStyle w:val="details"/>
      </w:pPr>
      <w:r>
        <w:rPr>
          <w:rStyle w:val="jrnl"/>
        </w:rPr>
        <w:t>Eur J Cell Biol</w:t>
      </w:r>
      <w:r>
        <w:t>. 2011 Feb-Mar;90(2-3):136-42.</w:t>
      </w:r>
    </w:p>
    <w:p w14:paraId="1B82D9DC" w14:textId="05EC810A" w:rsidR="00C15703" w:rsidRDefault="00C15703">
      <w:pPr>
        <w:pStyle w:val="CommentText"/>
      </w:pPr>
    </w:p>
  </w:comment>
  <w:comment w:id="10" w:author="Michelle Hill" w:date="2016-09-26T21:41:00Z" w:initials="MH">
    <w:p w14:paraId="4E3F8432" w14:textId="6A380FE0" w:rsidR="00C15703" w:rsidRDefault="00C15703">
      <w:pPr>
        <w:pStyle w:val="CommentText"/>
      </w:pPr>
      <w:r>
        <w:rPr>
          <w:rStyle w:val="CommentReference"/>
        </w:rPr>
        <w:annotationRef/>
      </w:r>
      <w:r>
        <w:t>Sentence doesn’t make sense</w:t>
      </w:r>
    </w:p>
  </w:comment>
  <w:comment w:id="14" w:author="Michelle Hill" w:date="2016-09-26T21:55:00Z" w:initials="MH">
    <w:p w14:paraId="45AE840A" w14:textId="1CA4EBE0" w:rsidR="00C15703" w:rsidRDefault="00C15703">
      <w:pPr>
        <w:pStyle w:val="CommentText"/>
      </w:pPr>
      <w:r>
        <w:rPr>
          <w:rStyle w:val="CommentReference"/>
        </w:rPr>
        <w:annotationRef/>
      </w:r>
      <w:r>
        <w:t>Make more clear – what data you received, and what analysis you did. But, for the data you didn’t analyse, you still need to clearly say what the experiments were (so they can be assessed)</w:t>
      </w:r>
    </w:p>
  </w:comment>
  <w:comment w:id="26" w:author="Harley Robinson" w:date="2016-09-29T10:48:00Z" w:initials="HR">
    <w:p w14:paraId="6922F5F4" w14:textId="45ED9725" w:rsidR="00C15703" w:rsidRDefault="00C15703">
      <w:pPr>
        <w:pStyle w:val="CommentText"/>
      </w:pPr>
      <w:r>
        <w:rPr>
          <w:rStyle w:val="CommentReference"/>
        </w:rPr>
        <w:annotationRef/>
      </w:r>
      <w:r>
        <w:t>What supplementary data are you talking about? This is the first time I talked about it, and the only time I describe this method</w:t>
      </w:r>
    </w:p>
  </w:comment>
  <w:comment w:id="41" w:author="Michelle Hill" w:date="2016-09-26T22:42:00Z" w:initials="MH">
    <w:p w14:paraId="49A047AC" w14:textId="62F74BF2" w:rsidR="00C15703" w:rsidRDefault="00C15703">
      <w:pPr>
        <w:pStyle w:val="CommentText"/>
      </w:pPr>
      <w:r>
        <w:rPr>
          <w:rStyle w:val="CommentReference"/>
        </w:rPr>
        <w:annotationRef/>
      </w:r>
      <w:r>
        <w:t>I like these terms. They easily convey the concepts. It’s good to use them consistently throughout.</w:t>
      </w:r>
    </w:p>
  </w:comment>
  <w:comment w:id="44" w:author="Michelle Hill" w:date="2016-09-26T22:46:00Z" w:initials="MH">
    <w:p w14:paraId="3D2DBB6A" w14:textId="77777777" w:rsidR="00C15703" w:rsidRDefault="00C15703">
      <w:pPr>
        <w:pStyle w:val="CommentText"/>
      </w:pPr>
      <w:r>
        <w:rPr>
          <w:rStyle w:val="CommentReference"/>
        </w:rPr>
        <w:annotationRef/>
      </w:r>
      <w:r>
        <w:t xml:space="preserve">Re-write this sentence, too many ‘that’. </w:t>
      </w:r>
    </w:p>
    <w:p w14:paraId="4F459836" w14:textId="492F52F1" w:rsidR="00C15703" w:rsidRDefault="00C15703">
      <w:pPr>
        <w:pStyle w:val="CommentText"/>
      </w:pPr>
      <w:r>
        <w:t>Need to mention the tool (details of method is in methods).</w:t>
      </w:r>
    </w:p>
  </w:comment>
  <w:comment w:id="48" w:author="Michelle Hill" w:date="2016-09-26T23:06:00Z" w:initials="MH">
    <w:p w14:paraId="778E33E2" w14:textId="48C5E1EB" w:rsidR="00C15703" w:rsidRDefault="00C15703">
      <w:pPr>
        <w:pStyle w:val="CommentText"/>
      </w:pPr>
      <w:r>
        <w:rPr>
          <w:rStyle w:val="CommentReference"/>
        </w:rPr>
        <w:annotationRef/>
      </w:r>
      <w:r>
        <w:t>Figure legends for IF figures should state the images are representative of x experiments</w:t>
      </w:r>
    </w:p>
  </w:comment>
  <w:comment w:id="51" w:author="Michelle Hill" w:date="2016-09-26T23:01:00Z" w:initials="MH">
    <w:p w14:paraId="48DCCCF1" w14:textId="53945AB2" w:rsidR="00C15703" w:rsidRDefault="00C15703">
      <w:pPr>
        <w:pStyle w:val="CommentText"/>
      </w:pPr>
      <w:r>
        <w:rPr>
          <w:rStyle w:val="CommentReference"/>
        </w:rPr>
        <w:annotationRef/>
      </w:r>
      <w:r>
        <w:t>I don’t see any cytoplasmic labelling for miR-148a in cavin-1 cells</w:t>
      </w:r>
    </w:p>
  </w:comment>
  <w:comment w:id="49" w:author="Michelle Hill" w:date="2016-09-26T23:03:00Z" w:initials="MH">
    <w:p w14:paraId="48B630AE" w14:textId="77777777" w:rsidR="00C15703" w:rsidRDefault="00C15703">
      <w:pPr>
        <w:pStyle w:val="CommentText"/>
      </w:pPr>
      <w:r>
        <w:rPr>
          <w:rStyle w:val="CommentReference"/>
        </w:rPr>
        <w:annotationRef/>
      </w:r>
      <w:r>
        <w:t xml:space="preserve">First describe the miR localizations – has any other paper described miRNA in cytosolic puncta? </w:t>
      </w:r>
    </w:p>
    <w:p w14:paraId="26C5B9F1" w14:textId="77777777" w:rsidR="00C15703" w:rsidRDefault="00C15703">
      <w:pPr>
        <w:pStyle w:val="CommentText"/>
      </w:pPr>
    </w:p>
    <w:p w14:paraId="7D683953" w14:textId="0A7B15B1" w:rsidR="00C15703" w:rsidRDefault="00C15703">
      <w:pPr>
        <w:pStyle w:val="CommentText"/>
      </w:pPr>
      <w:r>
        <w:t>Then describe the co-localization results</w:t>
      </w:r>
    </w:p>
  </w:comment>
  <w:comment w:id="54" w:author="Michelle Hill" w:date="2016-09-26T23:08:00Z" w:initials="MH">
    <w:p w14:paraId="4F6E9BF2" w14:textId="5E157309" w:rsidR="00C15703" w:rsidRDefault="00C15703">
      <w:pPr>
        <w:pStyle w:val="CommentText"/>
      </w:pPr>
      <w:r>
        <w:rPr>
          <w:rStyle w:val="CommentReference"/>
        </w:rPr>
        <w:annotationRef/>
      </w:r>
      <w:r>
        <w:t>Or you can show this as panel 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82D9DC" w15:done="0"/>
  <w15:commentEx w15:paraId="4E3F8432" w15:done="0"/>
  <w15:commentEx w15:paraId="45AE840A" w15:done="0"/>
  <w15:commentEx w15:paraId="6922F5F4" w15:done="0"/>
  <w15:commentEx w15:paraId="49A047AC" w15:done="0"/>
  <w15:commentEx w15:paraId="4F459836" w15:done="0"/>
  <w15:commentEx w15:paraId="778E33E2" w15:done="0"/>
  <w15:commentEx w15:paraId="48DCCCF1" w15:done="0"/>
  <w15:commentEx w15:paraId="7D683953" w15:done="0"/>
  <w15:commentEx w15:paraId="4F6E9B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Microsoft account">
    <w15:presenceInfo w15:providerId="Windows Live" w15:userId="5dd5a412a8264649"/>
  </w15:person>
  <w15:person w15:author="Harley Robinson">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record-ids&gt;&lt;/item&gt;&lt;/Libraries&gt;"/>
  </w:docVars>
  <w:rsids>
    <w:rsidRoot w:val="00D269F5"/>
    <w:rsid w:val="000023F2"/>
    <w:rsid w:val="00002789"/>
    <w:rsid w:val="00035CC2"/>
    <w:rsid w:val="00043A96"/>
    <w:rsid w:val="0004764B"/>
    <w:rsid w:val="000641CF"/>
    <w:rsid w:val="000643A5"/>
    <w:rsid w:val="000645B4"/>
    <w:rsid w:val="000804BE"/>
    <w:rsid w:val="000860B7"/>
    <w:rsid w:val="000917AC"/>
    <w:rsid w:val="000A2505"/>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170BC"/>
    <w:rsid w:val="0022148F"/>
    <w:rsid w:val="002225DD"/>
    <w:rsid w:val="0024117C"/>
    <w:rsid w:val="002473C5"/>
    <w:rsid w:val="002504F5"/>
    <w:rsid w:val="002744C9"/>
    <w:rsid w:val="00277D50"/>
    <w:rsid w:val="00285D59"/>
    <w:rsid w:val="002862C5"/>
    <w:rsid w:val="0028737D"/>
    <w:rsid w:val="002A1A4D"/>
    <w:rsid w:val="002A4999"/>
    <w:rsid w:val="002A553D"/>
    <w:rsid w:val="002B0591"/>
    <w:rsid w:val="002B260D"/>
    <w:rsid w:val="002C6145"/>
    <w:rsid w:val="002D33F7"/>
    <w:rsid w:val="002D3A9B"/>
    <w:rsid w:val="002D6BD5"/>
    <w:rsid w:val="0030456C"/>
    <w:rsid w:val="00315510"/>
    <w:rsid w:val="00325343"/>
    <w:rsid w:val="003417F1"/>
    <w:rsid w:val="0035527B"/>
    <w:rsid w:val="00360908"/>
    <w:rsid w:val="00383897"/>
    <w:rsid w:val="00394C43"/>
    <w:rsid w:val="00394FA6"/>
    <w:rsid w:val="00396257"/>
    <w:rsid w:val="003A122B"/>
    <w:rsid w:val="003A4606"/>
    <w:rsid w:val="003B1AAE"/>
    <w:rsid w:val="003B5B36"/>
    <w:rsid w:val="003E64B9"/>
    <w:rsid w:val="003F57D1"/>
    <w:rsid w:val="003F6584"/>
    <w:rsid w:val="00407027"/>
    <w:rsid w:val="00425FC6"/>
    <w:rsid w:val="00427465"/>
    <w:rsid w:val="00445364"/>
    <w:rsid w:val="00447F02"/>
    <w:rsid w:val="00460C36"/>
    <w:rsid w:val="004734F8"/>
    <w:rsid w:val="0047413B"/>
    <w:rsid w:val="00475D4D"/>
    <w:rsid w:val="004817CB"/>
    <w:rsid w:val="004923A7"/>
    <w:rsid w:val="00494299"/>
    <w:rsid w:val="00494B06"/>
    <w:rsid w:val="004A1078"/>
    <w:rsid w:val="004A27A6"/>
    <w:rsid w:val="004A7530"/>
    <w:rsid w:val="004B11EC"/>
    <w:rsid w:val="004B61D4"/>
    <w:rsid w:val="004B7AEC"/>
    <w:rsid w:val="004D05EA"/>
    <w:rsid w:val="004D06C8"/>
    <w:rsid w:val="004F3EB9"/>
    <w:rsid w:val="00505F1A"/>
    <w:rsid w:val="00511A06"/>
    <w:rsid w:val="00520A5A"/>
    <w:rsid w:val="00541678"/>
    <w:rsid w:val="00546E8D"/>
    <w:rsid w:val="00580FC3"/>
    <w:rsid w:val="005919CD"/>
    <w:rsid w:val="005A1261"/>
    <w:rsid w:val="005A43BD"/>
    <w:rsid w:val="005A7CDE"/>
    <w:rsid w:val="005A7E5F"/>
    <w:rsid w:val="005B5088"/>
    <w:rsid w:val="005D5ADB"/>
    <w:rsid w:val="005D63E8"/>
    <w:rsid w:val="005E60B2"/>
    <w:rsid w:val="00613B88"/>
    <w:rsid w:val="00626E3B"/>
    <w:rsid w:val="00632F91"/>
    <w:rsid w:val="00634F62"/>
    <w:rsid w:val="0066460C"/>
    <w:rsid w:val="006705E5"/>
    <w:rsid w:val="006915C7"/>
    <w:rsid w:val="006A29A2"/>
    <w:rsid w:val="006B0438"/>
    <w:rsid w:val="006B0B10"/>
    <w:rsid w:val="006B1AE1"/>
    <w:rsid w:val="006D430D"/>
    <w:rsid w:val="006E5208"/>
    <w:rsid w:val="006E73A2"/>
    <w:rsid w:val="006F1A49"/>
    <w:rsid w:val="006F3121"/>
    <w:rsid w:val="007045E6"/>
    <w:rsid w:val="00704850"/>
    <w:rsid w:val="00706A6E"/>
    <w:rsid w:val="00712621"/>
    <w:rsid w:val="00716E22"/>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5FE8"/>
    <w:rsid w:val="007E0630"/>
    <w:rsid w:val="008059B0"/>
    <w:rsid w:val="00805D07"/>
    <w:rsid w:val="008072F7"/>
    <w:rsid w:val="00816B3C"/>
    <w:rsid w:val="00841A4D"/>
    <w:rsid w:val="008445C6"/>
    <w:rsid w:val="00845533"/>
    <w:rsid w:val="00876D6A"/>
    <w:rsid w:val="00877C9C"/>
    <w:rsid w:val="00880E4C"/>
    <w:rsid w:val="00881806"/>
    <w:rsid w:val="008825E5"/>
    <w:rsid w:val="00894DCB"/>
    <w:rsid w:val="008A70A1"/>
    <w:rsid w:val="008C3CF3"/>
    <w:rsid w:val="008D6192"/>
    <w:rsid w:val="008E4812"/>
    <w:rsid w:val="008E6930"/>
    <w:rsid w:val="008E7085"/>
    <w:rsid w:val="0090637B"/>
    <w:rsid w:val="009110F6"/>
    <w:rsid w:val="009150C5"/>
    <w:rsid w:val="00923E89"/>
    <w:rsid w:val="00933319"/>
    <w:rsid w:val="00934DDB"/>
    <w:rsid w:val="0094171C"/>
    <w:rsid w:val="0094249A"/>
    <w:rsid w:val="00946032"/>
    <w:rsid w:val="00964E21"/>
    <w:rsid w:val="00973BAF"/>
    <w:rsid w:val="00983950"/>
    <w:rsid w:val="009936BE"/>
    <w:rsid w:val="009967D8"/>
    <w:rsid w:val="009A0AD7"/>
    <w:rsid w:val="009B6B83"/>
    <w:rsid w:val="009C0CE2"/>
    <w:rsid w:val="009C332A"/>
    <w:rsid w:val="009D1B8C"/>
    <w:rsid w:val="009F3165"/>
    <w:rsid w:val="009F58F0"/>
    <w:rsid w:val="00A014EB"/>
    <w:rsid w:val="00A16C70"/>
    <w:rsid w:val="00A202A4"/>
    <w:rsid w:val="00A277CC"/>
    <w:rsid w:val="00A35B80"/>
    <w:rsid w:val="00A50A85"/>
    <w:rsid w:val="00A56504"/>
    <w:rsid w:val="00A635AD"/>
    <w:rsid w:val="00A637FE"/>
    <w:rsid w:val="00A7150A"/>
    <w:rsid w:val="00A83C3A"/>
    <w:rsid w:val="00A87C65"/>
    <w:rsid w:val="00AB27A9"/>
    <w:rsid w:val="00AC37CA"/>
    <w:rsid w:val="00B057DA"/>
    <w:rsid w:val="00B12BF0"/>
    <w:rsid w:val="00B31E2D"/>
    <w:rsid w:val="00B57D19"/>
    <w:rsid w:val="00B62C7D"/>
    <w:rsid w:val="00B6458D"/>
    <w:rsid w:val="00B842A0"/>
    <w:rsid w:val="00B84DC6"/>
    <w:rsid w:val="00BA51F5"/>
    <w:rsid w:val="00BC4634"/>
    <w:rsid w:val="00BE3A99"/>
    <w:rsid w:val="00BE4094"/>
    <w:rsid w:val="00BE4FD6"/>
    <w:rsid w:val="00C15703"/>
    <w:rsid w:val="00C34159"/>
    <w:rsid w:val="00C547B4"/>
    <w:rsid w:val="00C723EA"/>
    <w:rsid w:val="00C725BE"/>
    <w:rsid w:val="00C77B67"/>
    <w:rsid w:val="00C96FD3"/>
    <w:rsid w:val="00CB378A"/>
    <w:rsid w:val="00CD0C67"/>
    <w:rsid w:val="00CE0CB5"/>
    <w:rsid w:val="00CE5661"/>
    <w:rsid w:val="00CF2693"/>
    <w:rsid w:val="00D10ABE"/>
    <w:rsid w:val="00D14595"/>
    <w:rsid w:val="00D15079"/>
    <w:rsid w:val="00D25CB9"/>
    <w:rsid w:val="00D269F5"/>
    <w:rsid w:val="00D55C8E"/>
    <w:rsid w:val="00D60996"/>
    <w:rsid w:val="00D8229E"/>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6845"/>
    <w:rsid w:val="00EE41F8"/>
    <w:rsid w:val="00EE7C8F"/>
    <w:rsid w:val="00F041BB"/>
    <w:rsid w:val="00F05205"/>
    <w:rsid w:val="00F37258"/>
    <w:rsid w:val="00F442BA"/>
    <w:rsid w:val="00F47390"/>
    <w:rsid w:val="00F50503"/>
    <w:rsid w:val="00F56074"/>
    <w:rsid w:val="00F66026"/>
    <w:rsid w:val="00F724F0"/>
    <w:rsid w:val="00F8100D"/>
    <w:rsid w:val="00F83A55"/>
    <w:rsid w:val="00FC24C6"/>
    <w:rsid w:val="00FC3A7C"/>
    <w:rsid w:val="00FE3113"/>
    <w:rsid w:val="00FE35A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15703"/>
    <w:rPr>
      <w:rFonts w:ascii="Calibri" w:hAnsi="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0732728"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1498</TotalTime>
  <Pages>31</Pages>
  <Words>8386</Words>
  <Characters>47806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56080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8</cp:revision>
  <dcterms:created xsi:type="dcterms:W3CDTF">2016-09-27T03:55:00Z</dcterms:created>
  <dcterms:modified xsi:type="dcterms:W3CDTF">2016-10-03T10:37:00Z</dcterms:modified>
</cp:coreProperties>
</file>