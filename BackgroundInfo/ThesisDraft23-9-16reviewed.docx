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1034F1BC"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 w:tooltip="Bubendorf, 2000 #165" w:history="1">
        <w:r w:rsidRPr="0004764B">
          <w:rPr>
            <w:rFonts w:ascii="Times New Roman" w:hAnsi="Times New Roman" w:cs="Times New Roman"/>
            <w:noProof/>
            <w:sz w:val="24"/>
            <w:szCs w:val="24"/>
          </w:rPr>
          <w:t>Bubendorf</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05D9F700"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umulec, 2012 #167" w:history="1">
        <w:r w:rsidRPr="0004764B">
          <w:rPr>
            <w:rFonts w:ascii="Times New Roman" w:hAnsi="Times New Roman" w:cs="Times New Roman"/>
            <w:noProof/>
            <w:sz w:val="24"/>
            <w:szCs w:val="24"/>
          </w:rPr>
          <w:t>Gumulec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2" w:tooltip="Hayashi, 2015 #166" w:history="1">
        <w:r w:rsidRPr="0004764B">
          <w:rPr>
            <w:rFonts w:ascii="Times New Roman" w:hAnsi="Times New Roman" w:cs="Times New Roman"/>
            <w:noProof/>
            <w:sz w:val="24"/>
            <w:szCs w:val="24"/>
          </w:rPr>
          <w:t>Hayashi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 xml:space="preserve">binds cholesterol and serves as a structure protein for the formation of caveolae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 xml:space="preserve">s of the cavin </w:t>
      </w:r>
      <w:commentRangeStart w:id="0"/>
      <w:r w:rsidR="0024117C">
        <w:rPr>
          <w:rFonts w:ascii="Times New Roman" w:hAnsi="Times New Roman" w:cs="Times New Roman"/>
          <w:sz w:val="24"/>
          <w:szCs w:val="24"/>
        </w:rPr>
        <w:t>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4" w:tooltip="Hill, 2008 #33" w:history="1">
        <w:r w:rsidRPr="0004764B">
          <w:rPr>
            <w:rFonts w:ascii="Times New Roman" w:hAnsi="Times New Roman" w:cs="Times New Roman"/>
            <w:noProof/>
            <w:sz w:val="24"/>
            <w:szCs w:val="24"/>
          </w:rPr>
          <w:t>Hill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commentRangeEnd w:id="0"/>
      <w:r w:rsidR="0024117C">
        <w:rPr>
          <w:rStyle w:val="CommentReference"/>
        </w:rPr>
        <w:commentReference w:id="0"/>
      </w:r>
      <w:r w:rsidRPr="0004764B">
        <w:rPr>
          <w:rFonts w:ascii="Times New Roman" w:hAnsi="Times New Roman" w:cs="Times New Roman"/>
          <w:sz w:val="24"/>
          <w:szCs w:val="24"/>
        </w:rPr>
        <w:t>.</w:t>
      </w:r>
      <w:ins w:id="1" w:author="Michelle Hill" w:date="2016-09-26T21:16:00Z">
        <w:r w:rsidR="0024117C">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and cavin-3 modulate caveolae endocytosis and elongation </w:t>
      </w:r>
      <w:r w:rsidR="00923E89" w:rsidRPr="00520A5A">
        <w:rPr>
          <w:rFonts w:ascii="Times New Roman" w:hAnsi="Times New Roman" w:cs="Times New Roman"/>
          <w:color w:val="FF0000"/>
          <w:sz w:val="24"/>
          <w:szCs w:val="24"/>
          <w:rPrChange w:id="2" w:author="Harley Robinson " w:date="2016-09-29T10:38:00Z">
            <w:rPr>
              <w:rFonts w:ascii="Times New Roman" w:hAnsi="Times New Roman" w:cs="Times New Roman"/>
              <w:sz w:val="24"/>
              <w:szCs w:val="24"/>
            </w:rPr>
          </w:rPrChange>
        </w:rPr>
        <w:t xml:space="preserve">(REF). </w:t>
      </w:r>
      <w:r w:rsidRPr="0004764B">
        <w:rPr>
          <w:rFonts w:ascii="Times New Roman" w:hAnsi="Times New Roman" w:cs="Times New Roman"/>
          <w:sz w:val="24"/>
          <w:szCs w:val="24"/>
        </w:rPr>
        <w:t xml:space="preserve">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1" w:tooltip="Wu, 2011 #171" w:history="1">
        <w:r w:rsidRPr="0004764B">
          <w:rPr>
            <w:rFonts w:ascii="Times New Roman" w:hAnsi="Times New Roman" w:cs="Times New Roman"/>
            <w:noProof/>
            <w:sz w:val="24"/>
            <w:szCs w:val="24"/>
          </w:rPr>
          <w:t>Wu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3" w:tooltip="Moumita, 2015 #168" w:history="1">
        <w:r w:rsidRPr="0004764B">
          <w:rPr>
            <w:rFonts w:ascii="Times New Roman" w:hAnsi="Times New Roman" w:cs="Times New Roman"/>
            <w:noProof/>
            <w:sz w:val="24"/>
            <w:szCs w:val="24"/>
          </w:rPr>
          <w:t>Moumita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Grande-García, 2007 #173" w:history="1">
        <w:r w:rsidRPr="0004764B">
          <w:rPr>
            <w:rFonts w:ascii="Times New Roman" w:hAnsi="Times New Roman" w:cs="Times New Roman"/>
            <w:noProof/>
            <w:sz w:val="24"/>
            <w:szCs w:val="24"/>
          </w:rPr>
          <w:t>Grande-García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2" w:tooltip="Chatterjee, 2015 #172" w:history="1">
        <w:r w:rsidRPr="0004764B">
          <w:rPr>
            <w:rFonts w:ascii="Times New Roman" w:hAnsi="Times New Roman" w:cs="Times New Roman"/>
            <w:noProof/>
            <w:sz w:val="24"/>
            <w:szCs w:val="24"/>
          </w:rPr>
          <w:t>Chatterjee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6FCD2B76"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matrix metalloprotein-9 (</w:t>
      </w:r>
      <w:commentRangeStart w:id="3"/>
      <w:r w:rsidR="00923E89">
        <w:rPr>
          <w:rFonts w:ascii="Times New Roman" w:hAnsi="Times New Roman" w:cs="Times New Roman"/>
          <w:sz w:val="24"/>
          <w:szCs w:val="24"/>
        </w:rPr>
        <w:t>RE</w:t>
      </w:r>
      <w:commentRangeEnd w:id="3"/>
      <w:r w:rsidR="00923E89">
        <w:rPr>
          <w:rStyle w:val="CommentReference"/>
        </w:rPr>
        <w:commentReference w:id="3"/>
      </w:r>
      <w:r w:rsidR="00923E89">
        <w:rPr>
          <w:rFonts w:ascii="Times New Roman" w:hAnsi="Times New Roman" w:cs="Times New Roman"/>
          <w:sz w:val="24"/>
          <w:szCs w:val="24"/>
        </w:rPr>
        <w:t xml:space="preserve">F Aung et al.) and </w:t>
      </w:r>
      <w:r w:rsidRPr="0004764B">
        <w:rPr>
          <w:rFonts w:ascii="Times New Roman" w:hAnsi="Times New Roman" w:cs="Times New Roman"/>
          <w:sz w:val="24"/>
          <w:szCs w:val="24"/>
        </w:rPr>
        <w:t>IL-6 (Moon 2012).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extracellular vesicle (EV) release (</w:t>
      </w:r>
      <w:proofErr w:type="spellStart"/>
      <w:r w:rsidRPr="0004764B">
        <w:rPr>
          <w:rFonts w:ascii="Times New Roman" w:hAnsi="Times New Roman" w:cs="Times New Roman"/>
          <w:sz w:val="24"/>
          <w:szCs w:val="24"/>
        </w:rPr>
        <w:t>Inder</w:t>
      </w:r>
      <w:proofErr w:type="spellEnd"/>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ins w:id="4" w:author="Michelle Hill" w:date="2016-09-26T21:28:00Z">
        <w:r w:rsidR="00923E89">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0FB0A384"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Pegtel, 2014 #174" w:history="1">
        <w:r w:rsidRPr="0004764B">
          <w:rPr>
            <w:rFonts w:ascii="Times New Roman" w:hAnsi="Times New Roman" w:cs="Times New Roman"/>
            <w:noProof/>
            <w:sz w:val="24"/>
            <w:szCs w:val="24"/>
          </w:rPr>
          <w:t>Pegtel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 xml:space="preserve">EVs are comprised of vesicles from two difference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5D5ADB" w:rsidRPr="00520A5A">
        <w:rPr>
          <w:rFonts w:ascii="Times New Roman" w:hAnsi="Times New Roman" w:cs="Times New Roman"/>
          <w:color w:val="FF0000"/>
          <w:sz w:val="24"/>
          <w:szCs w:val="24"/>
          <w:rPrChange w:id="5" w:author="Harley Robinson " w:date="2016-09-29T10:40:00Z">
            <w:rPr>
              <w:rFonts w:ascii="Times New Roman" w:hAnsi="Times New Roman" w:cs="Times New Roman"/>
              <w:sz w:val="24"/>
              <w:szCs w:val="24"/>
            </w:rPr>
          </w:rPrChange>
        </w:rPr>
        <w:t>FIGURE</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520A5A">
        <w:rPr>
          <w:rFonts w:ascii="Times New Roman" w:hAnsi="Times New Roman" w:cs="Times New Roman"/>
          <w:sz w:val="24"/>
          <w:szCs w:val="24"/>
          <w:rPrChange w:id="6" w:author="Harley Robinson " w:date="2016-09-29T10:40:00Z">
            <w:rPr>
              <w:rFonts w:ascii="Times New Roman" w:hAnsi="Times New Roman" w:cs="Times New Roman"/>
              <w:color w:val="FF0000"/>
              <w:sz w:val="24"/>
              <w:szCs w:val="24"/>
            </w:rPr>
          </w:rPrChange>
        </w:rPr>
        <w:t>This report focused on a</w:t>
      </w:r>
      <w:r w:rsidR="00277D50" w:rsidRPr="00520A5A">
        <w:rPr>
          <w:rFonts w:ascii="Times New Roman" w:hAnsi="Times New Roman" w:cs="Times New Roman"/>
          <w:sz w:val="24"/>
          <w:szCs w:val="24"/>
          <w:rPrChange w:id="7" w:author="Harley Robinson " w:date="2016-09-29T10:40:00Z">
            <w:rPr>
              <w:rFonts w:ascii="Times New Roman" w:hAnsi="Times New Roman" w:cs="Times New Roman"/>
              <w:color w:val="FF0000"/>
              <w:sz w:val="24"/>
              <w:szCs w:val="24"/>
            </w:rPr>
          </w:rPrChange>
        </w:rPr>
        <w:t xml:space="preserve"> mixed population of EVs as past </w:t>
      </w:r>
      <w:r w:rsidR="0077364C" w:rsidRPr="00520A5A">
        <w:rPr>
          <w:rFonts w:ascii="Times New Roman" w:hAnsi="Times New Roman" w:cs="Times New Roman"/>
          <w:sz w:val="24"/>
          <w:szCs w:val="24"/>
          <w:rPrChange w:id="8" w:author="Harley Robinson " w:date="2016-09-29T10:40:00Z">
            <w:rPr>
              <w:rFonts w:ascii="Times New Roman" w:hAnsi="Times New Roman" w:cs="Times New Roman"/>
              <w:color w:val="FF0000"/>
              <w:sz w:val="24"/>
              <w:szCs w:val="24"/>
            </w:rPr>
          </w:rPrChange>
        </w:rPr>
        <w:t xml:space="preserve">research </w:t>
      </w:r>
      <w:r w:rsidR="00277D50" w:rsidRPr="00520A5A">
        <w:rPr>
          <w:rFonts w:ascii="Times New Roman" w:hAnsi="Times New Roman" w:cs="Times New Roman"/>
          <w:sz w:val="24"/>
          <w:szCs w:val="24"/>
          <w:rPrChange w:id="9" w:author="Harley Robinson " w:date="2016-09-29T10:40:00Z">
            <w:rPr>
              <w:rFonts w:ascii="Times New Roman" w:hAnsi="Times New Roman" w:cs="Times New Roman"/>
              <w:color w:val="FF0000"/>
              <w:sz w:val="24"/>
              <w:szCs w:val="24"/>
            </w:rPr>
          </w:rPrChange>
        </w:rPr>
        <w:t xml:space="preserve">also </w:t>
      </w:r>
      <w:r w:rsidR="0077364C" w:rsidRPr="00520A5A">
        <w:rPr>
          <w:rFonts w:ascii="Times New Roman" w:hAnsi="Times New Roman" w:cs="Times New Roman"/>
          <w:sz w:val="24"/>
          <w:szCs w:val="24"/>
          <w:rPrChange w:id="10" w:author="Harley Robinson " w:date="2016-09-29T10:40:00Z">
            <w:rPr>
              <w:rFonts w:ascii="Times New Roman" w:hAnsi="Times New Roman" w:cs="Times New Roman"/>
              <w:color w:val="FF0000"/>
              <w:sz w:val="24"/>
              <w:szCs w:val="24"/>
            </w:rPr>
          </w:rPrChange>
        </w:rPr>
        <w:t>utilized mixed populations</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McKechnie, 2006 #169" w:history="1">
        <w:r w:rsidRPr="0004764B">
          <w:rPr>
            <w:rFonts w:ascii="Times New Roman" w:hAnsi="Times New Roman" w:cs="Times New Roman"/>
            <w:noProof/>
            <w:sz w:val="24"/>
            <w:szCs w:val="24"/>
          </w:rPr>
          <w:t>McKechnie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2006</w:t>
        </w:r>
      </w:hyperlink>
      <w:r w:rsidRPr="0004764B">
        <w:rPr>
          <w:rFonts w:ascii="Times New Roman" w:hAnsi="Times New Roman" w:cs="Times New Roman"/>
          <w:noProof/>
          <w:sz w:val="24"/>
          <w:szCs w:val="24"/>
        </w:rPr>
        <w:t xml:space="preserve">; </w:t>
      </w:r>
      <w:hyperlink w:anchor="_ENREF_32" w:tooltip="Wysoczynski, 2009 #176" w:history="1">
        <w:r w:rsidRPr="0004764B">
          <w:rPr>
            <w:rFonts w:ascii="Times New Roman" w:hAnsi="Times New Roman" w:cs="Times New Roman"/>
            <w:noProof/>
            <w:sz w:val="24"/>
            <w:szCs w:val="24"/>
          </w:rPr>
          <w:t>Wysoczynski and Ratajczak 2009</w:t>
        </w:r>
      </w:hyperlink>
      <w:r w:rsidRPr="0004764B">
        <w:rPr>
          <w:rFonts w:ascii="Times New Roman" w:hAnsi="Times New Roman" w:cs="Times New Roman"/>
          <w:noProof/>
          <w:sz w:val="24"/>
          <w:szCs w:val="24"/>
        </w:rPr>
        <w:t xml:space="preserve">; </w:t>
      </w:r>
      <w:hyperlink w:anchor="_ENREF_13" w:tooltip="Hedlund, 2011 #175" w:history="1">
        <w:r w:rsidRPr="0004764B">
          <w:rPr>
            <w:rFonts w:ascii="Times New Roman" w:hAnsi="Times New Roman" w:cs="Times New Roman"/>
            <w:noProof/>
            <w:sz w:val="24"/>
            <w:szCs w:val="24"/>
          </w:rPr>
          <w:t>Hedlund</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osta-Silva, 2015 #177" w:history="1">
        <w:r w:rsidRPr="0004764B">
          <w:rPr>
            <w:rFonts w:ascii="Times New Roman" w:hAnsi="Times New Roman" w:cs="Times New Roman"/>
            <w:noProof/>
            <w:sz w:val="24"/>
            <w:szCs w:val="24"/>
          </w:rPr>
          <w:t>Costa-Silva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6" w:tooltip="Ramteke, 2015 #178" w:history="1">
        <w:r w:rsidRPr="0004764B">
          <w:rPr>
            <w:rFonts w:ascii="Times New Roman" w:hAnsi="Times New Roman" w:cs="Times New Roman"/>
            <w:noProof/>
            <w:sz w:val="24"/>
            <w:szCs w:val="24"/>
          </w:rPr>
          <w:t>Ramteke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population of the target cell, such as </w:t>
      </w:r>
      <w:r w:rsidRPr="0004764B">
        <w:rPr>
          <w:rFonts w:ascii="Times New Roman" w:hAnsi="Times New Roman" w:cs="Times New Roman"/>
          <w:sz w:val="24"/>
          <w:szCs w:val="24"/>
        </w:rPr>
        <w:lastRenderedPageBreak/>
        <w:t xml:space="preserve">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ovrat, 2014 #180" w:history="1">
        <w:r w:rsidRPr="0004764B">
          <w:rPr>
            <w:rFonts w:ascii="Times New Roman" w:hAnsi="Times New Roman" w:cs="Times New Roman"/>
            <w:noProof/>
            <w:sz w:val="24"/>
            <w:szCs w:val="24"/>
          </w:rPr>
          <w:t>Dovrat</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Kharmate, 2016 #181" w:history="1">
        <w:r w:rsidRPr="0004764B">
          <w:rPr>
            <w:rFonts w:ascii="Times New Roman" w:hAnsi="Times New Roman" w:cs="Times New Roman"/>
            <w:noProof/>
            <w:sz w:val="24"/>
            <w:szCs w:val="24"/>
          </w:rPr>
          <w:t>Kharmate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28" w:tooltip="Song, 2016 #179" w:history="1">
        <w:r w:rsidRPr="0004764B">
          <w:rPr>
            <w:rFonts w:ascii="Times New Roman" w:hAnsi="Times New Roman" w:cs="Times New Roman"/>
            <w:noProof/>
            <w:sz w:val="24"/>
            <w:szCs w:val="24"/>
          </w:rPr>
          <w:t>Song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42D8F376"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Ha, 2014 #151" w:history="1">
        <w:r w:rsidRPr="0004764B">
          <w:rPr>
            <w:rFonts w:ascii="Times New Roman" w:hAnsi="Times New Roman" w:cs="Times New Roman"/>
            <w:noProof/>
            <w:sz w:val="24"/>
            <w:szCs w:val="24"/>
          </w:rPr>
          <w:t>Ha and Kim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Djuranovic, 2012 #150" w:history="1">
        <w:r w:rsidRPr="0004764B">
          <w:rPr>
            <w:rFonts w:ascii="Times New Roman" w:hAnsi="Times New Roman" w:cs="Times New Roman"/>
            <w:noProof/>
            <w:sz w:val="24"/>
            <w:szCs w:val="24"/>
          </w:rPr>
          <w:t>Djuranovic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Friedman, 2009 #153" w:history="1">
        <w:r w:rsidRPr="0004764B">
          <w:rPr>
            <w:rFonts w:ascii="Times New Roman" w:hAnsi="Times New Roman" w:cs="Times New Roman"/>
            <w:noProof/>
            <w:sz w:val="24"/>
            <w:szCs w:val="24"/>
          </w:rPr>
          <w:t>Friedman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w:t>
      </w:r>
      <w:r w:rsidR="008825E5">
        <w:rPr>
          <w:rFonts w:ascii="Times New Roman" w:hAnsi="Times New Roman" w:cs="Times New Roman"/>
          <w:sz w:val="24"/>
          <w:szCs w:val="24"/>
        </w:rPr>
        <w:t xml:space="preserve"> The content of miRNA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Reddi, 1976 #156" w:history="1">
        <w:r w:rsidRPr="0004764B">
          <w:rPr>
            <w:rFonts w:ascii="Times New Roman" w:hAnsi="Times New Roman" w:cs="Times New Roman"/>
            <w:noProof/>
            <w:sz w:val="24"/>
            <w:szCs w:val="24"/>
          </w:rPr>
          <w:t>Reddi and Holland 1976</w:t>
        </w:r>
      </w:hyperlink>
      <w:r w:rsidRPr="0004764B">
        <w:rPr>
          <w:rFonts w:ascii="Times New Roman" w:hAnsi="Times New Roman" w:cs="Times New Roman"/>
          <w:noProof/>
          <w:sz w:val="24"/>
          <w:szCs w:val="24"/>
        </w:rPr>
        <w:t xml:space="preserve">; </w:t>
      </w:r>
      <w:hyperlink w:anchor="_ENREF_29" w:tooltip="Tsui, 2002 #182" w:history="1">
        <w:r w:rsidRPr="0004764B">
          <w:rPr>
            <w:rFonts w:ascii="Times New Roman" w:hAnsi="Times New Roman" w:cs="Times New Roman"/>
            <w:noProof/>
            <w:sz w:val="24"/>
            <w:szCs w:val="24"/>
          </w:rPr>
          <w:t>Tsui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Kosaka, 2010 #183" w:history="1">
        <w:r w:rsidRPr="0004764B">
          <w:rPr>
            <w:rFonts w:ascii="Times New Roman" w:hAnsi="Times New Roman" w:cs="Times New Roman"/>
            <w:noProof/>
            <w:sz w:val="24"/>
            <w:szCs w:val="24"/>
          </w:rPr>
          <w:t>Kosaka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1" w:tooltip="Montecalvo, 2012 #184" w:history="1">
        <w:r w:rsidRPr="0004764B">
          <w:rPr>
            <w:rFonts w:ascii="Times New Roman" w:hAnsi="Times New Roman" w:cs="Times New Roman"/>
            <w:noProof/>
            <w:sz w:val="24"/>
            <w:szCs w:val="24"/>
          </w:rPr>
          <w:t>Montecalvo</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3C02D8A6"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w:t>
      </w:r>
      <w:commentRangeStart w:id="11"/>
      <w:r w:rsidRPr="0004764B">
        <w:rPr>
          <w:rFonts w:ascii="Times New Roman" w:hAnsi="Times New Roman" w:cs="Times New Roman"/>
          <w:sz w:val="24"/>
          <w:szCs w:val="24"/>
        </w:rPr>
        <w:t xml:space="preserve"> Interestingly, the cellular modification inflicted by comparing between PC3 and PC3 cavin-1+ cells modified extracellular vesicle (EV) content, a pathway unrelated to the function of caveolin or cavin-1. I</w:t>
      </w:r>
      <w:commentRangeEnd w:id="11"/>
      <w:r w:rsidR="000A2505">
        <w:rPr>
          <w:rStyle w:val="CommentReference"/>
        </w:rPr>
        <w:commentReference w:id="11"/>
      </w:r>
      <w:r w:rsidRPr="0004764B">
        <w:rPr>
          <w:rFonts w:ascii="Times New Roman" w:hAnsi="Times New Roman" w:cs="Times New Roman"/>
          <w:sz w:val="24"/>
          <w:szCs w:val="24"/>
        </w:rPr>
        <w:t xml:space="preserve">n addition to limiting adhesion independent growth, hyper-proliferation and EV protein content of PC3 cells, the ectopic expression of putative tumour suppressor, cavin-1, modified miRNAs found </w:t>
      </w:r>
      <w:r w:rsidRPr="0004764B">
        <w:rPr>
          <w:rFonts w:ascii="Times New Roman" w:hAnsi="Times New Roman" w:cs="Times New Roman"/>
          <w:sz w:val="24"/>
          <w:szCs w:val="24"/>
        </w:rPr>
        <w:lastRenderedPageBreak/>
        <w:t xml:space="preserve">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Cheng, 2013 #170" w:history="1">
        <w:r w:rsidRPr="0004764B">
          <w:rPr>
            <w:rFonts w:ascii="Times New Roman" w:hAnsi="Times New Roman" w:cs="Times New Roman"/>
            <w:noProof/>
            <w:sz w:val="24"/>
            <w:szCs w:val="24"/>
          </w:rPr>
          <w:t>Cheng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Luz, 2010 #185" w:history="1">
        <w:r w:rsidRPr="0004764B">
          <w:rPr>
            <w:rFonts w:ascii="Times New Roman" w:hAnsi="Times New Roman" w:cs="Times New Roman"/>
            <w:noProof/>
            <w:sz w:val="24"/>
            <w:szCs w:val="24"/>
          </w:rPr>
          <w:t>Luz and Aprikian 2010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of miR-148a, only the EV content</w:t>
      </w:r>
      <w:ins w:id="12" w:author="Michelle Hill" w:date="2016-09-26T21:44:00Z">
        <w:r w:rsidR="00740B7F">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This suggests that </w:t>
      </w:r>
      <w:r w:rsidR="00740B7F">
        <w:rPr>
          <w:rFonts w:ascii="Times New Roman" w:hAnsi="Times New Roman" w:cs="Times New Roman"/>
          <w:sz w:val="24"/>
          <w:szCs w:val="24"/>
        </w:rPr>
        <w:t xml:space="preserve">cavin-1 regulates the </w:t>
      </w:r>
      <w:r w:rsidR="007E0630">
        <w:rPr>
          <w:rFonts w:ascii="Times New Roman" w:hAnsi="Times New Roman" w:cs="Times New Roman"/>
          <w:sz w:val="24"/>
          <w:szCs w:val="24"/>
        </w:rPr>
        <w:t>selective export</w:t>
      </w:r>
      <w:r w:rsidRPr="0004764B">
        <w:rPr>
          <w:rFonts w:ascii="Times New Roman" w:hAnsi="Times New Roman" w:cs="Times New Roman"/>
          <w:sz w:val="24"/>
          <w:szCs w:val="24"/>
        </w:rPr>
        <w:t xml:space="preserve"> </w:t>
      </w:r>
      <w:r w:rsidR="00740B7F">
        <w:rPr>
          <w:rFonts w:ascii="Times New Roman" w:hAnsi="Times New Roman" w:cs="Times New Roman"/>
          <w:sz w:val="24"/>
          <w:szCs w:val="24"/>
        </w:rPr>
        <w:t xml:space="preserve">of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Pr="0004764B">
        <w:rPr>
          <w:rFonts w:ascii="Times New Roman" w:hAnsi="Times New Roman" w:cs="Times New Roman"/>
          <w:sz w:val="24"/>
          <w:szCs w:val="24"/>
        </w:rPr>
        <w:t xml:space="preserve">.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4" w:tooltip="Palma, 2012 #186" w:history="1">
        <w:r w:rsidRPr="0004764B">
          <w:rPr>
            <w:rFonts w:ascii="Times New Roman" w:hAnsi="Times New Roman" w:cs="Times New Roman"/>
            <w:noProof/>
            <w:sz w:val="24"/>
            <w:szCs w:val="24"/>
          </w:rPr>
          <w:t>Palma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3" w:tooltip="Zhou, 2014 #187" w:history="1">
        <w:r w:rsidRPr="0004764B">
          <w:rPr>
            <w:rFonts w:ascii="Times New Roman" w:hAnsi="Times New Roman" w:cs="Times New Roman"/>
            <w:noProof/>
            <w:sz w:val="24"/>
            <w:szCs w:val="24"/>
          </w:rPr>
          <w:t>Zhou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66CD638F"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0" w:tooltip="Villarroya-Beltri, 2013 #114" w:history="1">
        <w:r w:rsidRPr="0004764B">
          <w:rPr>
            <w:noProof/>
          </w:rPr>
          <w:t>Villarroya-Beltri</w:t>
        </w:r>
        <w:r w:rsidRPr="0004764B">
          <w:rPr>
            <w:i/>
            <w:noProof/>
          </w:rPr>
          <w:t xml:space="preserve"> et al.</w:t>
        </w:r>
        <w:r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0" w:tooltip="Mili, 2001 #189" w:history="1">
        <w:r w:rsidRPr="0004764B">
          <w:rPr>
            <w:noProof/>
          </w:rPr>
          <w:t>Mili</w:t>
        </w:r>
        <w:r w:rsidRPr="0004764B">
          <w:rPr>
            <w:i/>
            <w:noProof/>
          </w:rPr>
          <w:t xml:space="preserve"> et al.</w:t>
        </w:r>
        <w:r w:rsidRPr="0004764B">
          <w:rPr>
            <w:noProof/>
          </w:rPr>
          <w:t xml:space="preserve"> 2001</w:t>
        </w:r>
      </w:hyperlink>
      <w:r w:rsidRPr="0004764B">
        <w:rPr>
          <w:noProof/>
        </w:rPr>
        <w:t xml:space="preserve">; </w:t>
      </w:r>
      <w:hyperlink w:anchor="_ENREF_7" w:tooltip="Dreyfuss, 2002 #188" w:history="1">
        <w:r w:rsidRPr="0004764B">
          <w:rPr>
            <w:noProof/>
          </w:rPr>
          <w:t>Dreyfuss</w:t>
        </w:r>
        <w:r w:rsidRPr="0004764B">
          <w:rPr>
            <w:i/>
            <w:noProof/>
          </w:rPr>
          <w:t xml:space="preserve"> et al.</w:t>
        </w:r>
        <w:r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t>Hypothesis and Aims:</w:t>
      </w:r>
      <w:r w:rsidRPr="0004764B">
        <w:rPr>
          <w:b/>
          <w:color w:val="auto"/>
        </w:rPr>
        <w:t xml:space="preserve"> </w:t>
      </w:r>
    </w:p>
    <w:p w14:paraId="4BA6F60D" w14:textId="3E8FC7E4"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lastRenderedPageBreak/>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pPr>
        <w:pStyle w:val="Heading1"/>
        <w:rPr>
          <w:sz w:val="24"/>
        </w:rPr>
        <w:pPrChange w:id="13" w:author="Harley Robinson " w:date="2016-09-27T12:34:00Z">
          <w:pPr>
            <w:spacing w:line="480" w:lineRule="auto"/>
          </w:pPr>
        </w:pPrChange>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14CA7719"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commentRangeStart w:id="14"/>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w:t>
      </w:r>
      <w:commentRangeEnd w:id="14"/>
      <w:r w:rsidR="005B5088">
        <w:rPr>
          <w:rStyle w:val="CommentReference"/>
        </w:rPr>
        <w:commentReference w:id="14"/>
      </w:r>
      <w:r w:rsidRPr="0004764B">
        <w:rPr>
          <w:rFonts w:ascii="Times New Roman" w:hAnsi="Times New Roman" w:cs="Times New Roman"/>
          <w:sz w:val="24"/>
          <w:szCs w:val="24"/>
          <w:lang w:val="en-US"/>
        </w:rPr>
        <w:t xml:space="preserve">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16283B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(Balcells</w:t>
      </w:r>
      <w:r w:rsidRPr="0004764B">
        <w:rPr>
          <w:rFonts w:ascii="Times New Roman" w:hAnsi="Times New Roman" w:cs="Times New Roman"/>
          <w:i/>
          <w:noProof/>
          <w:sz w:val="24"/>
          <w:szCs w:val="24"/>
          <w:lang w:val="en-US"/>
        </w:rPr>
        <w:t xml:space="preserve"> et al.</w:t>
      </w:r>
      <w:r w:rsidRPr="0004764B">
        <w:rPr>
          <w:rFonts w:ascii="Times New Roman" w:hAnsi="Times New Roman" w:cs="Times New Roman"/>
          <w:noProof/>
          <w:sz w:val="24"/>
          <w:szCs w:val="24"/>
          <w:lang w:val="en-US"/>
        </w:rPr>
        <w:t xml:space="preserve"> 2011)</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 200a-3p, 30a-3p and 574-5p (IDT). Mir-125a-3p was used as the reference gene due to producing the same level of expression in EV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15DB8FF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spellStart"/>
      <w:proofErr w:type="gramStart"/>
      <w:r w:rsidR="00634F62">
        <w:rPr>
          <w:rFonts w:ascii="Times New Roman" w:hAnsi="Times New Roman" w:cs="Times New Roman"/>
          <w:sz w:val="24"/>
          <w:szCs w:val="24"/>
          <w:lang w:val="en-US"/>
        </w:rPr>
        <w:t>unix</w:t>
      </w:r>
      <w:proofErr w:type="spellEnd"/>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w:t>
      </w:r>
      <w:r w:rsidRPr="0004764B">
        <w:rPr>
          <w:rFonts w:ascii="Times New Roman" w:hAnsi="Times New Roman" w:cs="Times New Roman"/>
          <w:sz w:val="24"/>
          <w:szCs w:val="24"/>
          <w:lang w:val="en-US"/>
        </w:rPr>
        <w:lastRenderedPageBreak/>
        <w:t xml:space="preserve">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w:t>
      </w:r>
      <w:r w:rsidR="00634F62">
        <w:rPr>
          <w:rFonts w:ascii="Times New Roman" w:hAnsi="Times New Roman" w:cs="Times New Roman"/>
          <w:sz w:val="24"/>
          <w:szCs w:val="24"/>
          <w:lang w:val="en-US"/>
        </w:rPr>
        <w:t>(http://weblogo.berkeley.edu/).</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76B286F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8A70A1" w:rsidRPr="00634F62">
        <w:rPr>
          <w:rFonts w:ascii="Times New Roman" w:hAnsi="Times New Roman" w:cs="Times New Roman"/>
          <w:sz w:val="24"/>
          <w:szCs w:val="24"/>
          <w:lang w:val="en-US"/>
        </w:rPr>
        <w:t>(</w:t>
      </w:r>
      <w:proofErr w:type="spellStart"/>
      <w:r w:rsidR="008A70A1" w:rsidRPr="00634F62">
        <w:rPr>
          <w:rFonts w:ascii="Times New Roman" w:hAnsi="Times New Roman" w:cs="Times New Roman"/>
          <w:sz w:val="24"/>
          <w:szCs w:val="24"/>
          <w:lang w:val="en-US"/>
        </w:rPr>
        <w:t>Inder</w:t>
      </w:r>
      <w:proofErr w:type="spellEnd"/>
      <w:r w:rsidR="008A70A1" w:rsidRPr="00634F62">
        <w:rPr>
          <w:rFonts w:ascii="Times New Roman" w:hAnsi="Times New Roman" w:cs="Times New Roman"/>
          <w:sz w:val="24"/>
          <w:szCs w:val="24"/>
          <w:lang w:val="en-US"/>
        </w:rPr>
        <w:t xml:space="preserve"> 2012)</w:t>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 xml:space="preserve">The RNA binding annotation for the significantly altered proteins </w:t>
      </w:r>
      <w:commentRangeStart w:id="15"/>
      <w:r w:rsidR="002A1A4D" w:rsidRPr="008A70A1">
        <w:rPr>
          <w:rFonts w:ascii="Times New Roman" w:hAnsi="Times New Roman" w:cs="Times New Roman"/>
          <w:color w:val="FF0000"/>
          <w:sz w:val="24"/>
          <w:szCs w:val="24"/>
          <w:lang w:val="en-US"/>
          <w:rPrChange w:id="16" w:author="Harley Robinson " w:date="2016-09-29T10:48:00Z">
            <w:rPr>
              <w:rFonts w:ascii="Times New Roman" w:hAnsi="Times New Roman" w:cs="Times New Roman"/>
              <w:sz w:val="24"/>
              <w:szCs w:val="24"/>
              <w:lang w:val="en-US"/>
            </w:rPr>
          </w:rPrChange>
        </w:rPr>
        <w:t>(as described in the supplementary data</w:t>
      </w:r>
      <w:commentRangeEnd w:id="15"/>
      <w:r w:rsidR="008A70A1">
        <w:rPr>
          <w:rStyle w:val="CommentReference"/>
        </w:rPr>
        <w:commentReference w:id="15"/>
      </w:r>
      <w:r w:rsidR="002A1A4D">
        <w:rPr>
          <w:rFonts w:ascii="Times New Roman" w:hAnsi="Times New Roman" w:cs="Times New Roman"/>
          <w:sz w:val="24"/>
          <w:szCs w:val="24"/>
          <w:lang w:val="en-US"/>
        </w:rPr>
        <w:t xml:space="preserve">) was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3C16E5A1"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w:t>
      </w:r>
      <w:ins w:id="17"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w:t>
      </w:r>
      <w:ins w:id="18" w:author="Michelle Hill" w:date="2016-09-26T22:04: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lastRenderedPageBreak/>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6ECFFFC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0.1mM EDTA (pH 8). Cy5-scrambled oligo 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hecked prior to data collection by individually staining 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542D30C7"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Anti-hnRNPK (Cat. No) were added to 200uL of W&amp;B buffer, added to the beads and incubated on a rotating wheel for 40</w:t>
      </w:r>
      <w:ins w:id="19" w:author="Michelle Hill" w:date="2016-09-26T22:08:00Z">
        <w:r w:rsidR="00ED12EB">
          <w:rPr>
            <w:rFonts w:ascii="Times New Roman" w:hAnsi="Times New Roman" w:cs="Times New Roman"/>
            <w:sz w:val="24"/>
            <w:szCs w:val="24"/>
            <w:lang w:val="en-US"/>
          </w:rPr>
          <w:t xml:space="preserve"> </w:t>
        </w:r>
      </w:ins>
      <w:r w:rsidR="004D05EA">
        <w:rPr>
          <w:rFonts w:ascii="Times New Roman" w:hAnsi="Times New Roman" w:cs="Times New Roman"/>
          <w:sz w:val="24"/>
          <w:szCs w:val="24"/>
          <w:lang w:val="en-US"/>
        </w:rPr>
        <w:t>minutes. Excess antibody were removed by washing with W&amp;B buffer thrice</w:t>
      </w:r>
      <w:r w:rsidR="00BE3A99">
        <w:rPr>
          <w:rFonts w:ascii="Times New Roman" w:hAnsi="Times New Roman" w:cs="Times New Roman"/>
          <w:sz w:val="24"/>
          <w:szCs w:val="24"/>
          <w:lang w:val="en-US"/>
        </w:rPr>
        <w:t xml:space="preserve">. </w:t>
      </w:r>
    </w:p>
    <w:p w14:paraId="2A04A4DD" w14:textId="0B0014C1"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881806">
        <w:rPr>
          <w:rFonts w:ascii="Times New Roman" w:hAnsi="Times New Roman" w:cs="Times New Roman"/>
          <w:color w:val="000000" w:themeColor="text1"/>
          <w:sz w:val="24"/>
          <w:szCs w:val="24"/>
          <w:lang w:val="en-US"/>
          <w:rPrChange w:id="20" w:author="Harley Robinson " w:date="2016-09-29T11:01:00Z">
            <w:rPr>
              <w:rFonts w:ascii="Times New Roman" w:hAnsi="Times New Roman" w:cs="Times New Roman"/>
              <w:sz w:val="24"/>
              <w:szCs w:val="24"/>
              <w:lang w:val="en-US"/>
            </w:rPr>
          </w:rPrChange>
        </w:rPr>
        <w:t xml:space="preserve">1mM </w:t>
      </w:r>
      <w:r w:rsidR="00881806">
        <w:rPr>
          <w:rFonts w:ascii="Times New Roman" w:hAnsi="Times New Roman" w:cs="Times New Roman"/>
          <w:color w:val="000000" w:themeColor="text1"/>
          <w:sz w:val="24"/>
          <w:szCs w:val="24"/>
          <w:lang w:val="en-US"/>
        </w:rPr>
        <w:t>sodium</w:t>
      </w:r>
      <w:r w:rsidR="00881806" w:rsidRPr="00881806">
        <w:rPr>
          <w:rFonts w:ascii="Times New Roman" w:hAnsi="Times New Roman" w:cs="Times New Roman"/>
          <w:color w:val="000000" w:themeColor="text1"/>
          <w:sz w:val="24"/>
          <w:szCs w:val="24"/>
          <w:lang w:val="en-US"/>
          <w:rPrChange w:id="21" w:author="Harley Robinson " w:date="2016-09-29T11:01:00Z">
            <w:rPr>
              <w:rFonts w:ascii="Times New Roman" w:hAnsi="Times New Roman" w:cs="Times New Roman"/>
              <w:color w:val="FF0000"/>
              <w:sz w:val="24"/>
              <w:szCs w:val="24"/>
              <w:lang w:val="en-US"/>
            </w:rPr>
          </w:rPrChange>
        </w:rPr>
        <w:t xml:space="preserve"> </w:t>
      </w:r>
      <w:r w:rsidR="00881806">
        <w:rPr>
          <w:rFonts w:ascii="Times New Roman" w:hAnsi="Times New Roman" w:cs="Times New Roman"/>
          <w:color w:val="000000" w:themeColor="text1"/>
          <w:sz w:val="24"/>
          <w:szCs w:val="24"/>
          <w:lang w:val="en-US"/>
        </w:rPr>
        <w:t>p</w:t>
      </w:r>
      <w:r w:rsidR="00881806" w:rsidRPr="00881806">
        <w:rPr>
          <w:rFonts w:ascii="Times New Roman" w:hAnsi="Times New Roman" w:cs="Times New Roman"/>
          <w:color w:val="000000" w:themeColor="text1"/>
          <w:sz w:val="24"/>
          <w:szCs w:val="24"/>
          <w:lang w:val="en-US"/>
          <w:rPrChange w:id="22" w:author="Harley Robinson " w:date="2016-09-29T11:01:00Z">
            <w:rPr>
              <w:rFonts w:ascii="Times New Roman" w:hAnsi="Times New Roman" w:cs="Times New Roman"/>
              <w:color w:val="FF0000"/>
              <w:sz w:val="24"/>
              <w:szCs w:val="24"/>
              <w:lang w:val="en-US"/>
            </w:rPr>
          </w:rPrChange>
        </w:rPr>
        <w:t>yrophosphate</w:t>
      </w:r>
      <w:r w:rsidR="00BE3A99" w:rsidRPr="00881806">
        <w:rPr>
          <w:rFonts w:ascii="Times New Roman" w:hAnsi="Times New Roman" w:cs="Times New Roman"/>
          <w:color w:val="000000" w:themeColor="text1"/>
          <w:sz w:val="24"/>
          <w:szCs w:val="24"/>
          <w:lang w:val="en-US"/>
          <w:rPrChange w:id="23" w:author="Harley Robinson " w:date="2016-09-29T11:01:00Z">
            <w:rPr>
              <w:rFonts w:ascii="Times New Roman" w:hAnsi="Times New Roman" w:cs="Times New Roman"/>
              <w:sz w:val="24"/>
              <w:szCs w:val="24"/>
              <w:lang w:val="en-US"/>
            </w:rPr>
          </w:rPrChange>
        </w:rPr>
        <w:t>.</w:t>
      </w:r>
      <w:r w:rsidR="00C725BE" w:rsidRPr="00881806">
        <w:rPr>
          <w:rFonts w:ascii="Times New Roman" w:hAnsi="Times New Roman" w:cs="Times New Roman"/>
          <w:color w:val="000000" w:themeColor="text1"/>
          <w:sz w:val="24"/>
          <w:szCs w:val="24"/>
          <w:lang w:val="en-US"/>
          <w:rPrChange w:id="24" w:author="Harley Robinson " w:date="2016-09-29T11:01:00Z">
            <w:rPr>
              <w:rFonts w:ascii="Times New Roman" w:hAnsi="Times New Roman" w:cs="Times New Roman"/>
              <w:sz w:val="24"/>
              <w:szCs w:val="24"/>
              <w:lang w:val="en-US"/>
            </w:rPr>
          </w:rPrChange>
        </w:rPr>
        <w:t xml:space="preserve"> </w:t>
      </w:r>
      <w:r w:rsidR="00C725BE">
        <w:rPr>
          <w:rFonts w:ascii="Times New Roman" w:hAnsi="Times New Roman" w:cs="Times New Roman"/>
          <w:sz w:val="24"/>
          <w:szCs w:val="24"/>
          <w:lang w:val="en-US"/>
        </w:rPr>
        <w:t xml:space="preserve">After incubation, lysates were centrifuged at </w:t>
      </w:r>
      <w:commentRangeStart w:id="25"/>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commentRangeEnd w:id="25"/>
      <w:r>
        <w:rPr>
          <w:rFonts w:ascii="Times New Roman" w:hAnsi="Times New Roman" w:cs="Times New Roman"/>
          <w:sz w:val="24"/>
          <w:szCs w:val="24"/>
          <w:lang w:val="en-US"/>
        </w:rPr>
        <w:t xml:space="preserve"> for </w:t>
      </w:r>
      <w:r>
        <w:rPr>
          <w:rStyle w:val="CommentReference"/>
        </w:rPr>
        <w:commentReference w:id="25"/>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w:t>
      </w:r>
      <w:r w:rsidR="00C725BE">
        <w:rPr>
          <w:rFonts w:ascii="Times New Roman" w:hAnsi="Times New Roman" w:cs="Times New Roman"/>
          <w:sz w:val="24"/>
          <w:szCs w:val="24"/>
          <w:lang w:val="en-US"/>
        </w:rPr>
        <w:lastRenderedPageBreak/>
        <w:t xml:space="preserve">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in </w:t>
      </w:r>
      <w:r w:rsidR="002C6145">
        <w:rPr>
          <w:rFonts w:ascii="Times New Roman" w:hAnsi="Times New Roman" w:cs="Times New Roman"/>
          <w:sz w:val="24"/>
          <w:szCs w:val="24"/>
          <w:lang w:val="en-US"/>
        </w:rPr>
        <w:t>lysis buffer</w:t>
      </w:r>
      <w:r w:rsidR="00881806">
        <w:rPr>
          <w:rFonts w:ascii="Times New Roman" w:hAnsi="Times New Roman" w:cs="Times New Roman"/>
          <w:sz w:val="24"/>
          <w:szCs w:val="24"/>
          <w:lang w:val="en-US"/>
        </w:rPr>
        <w:t>,</w:t>
      </w:r>
      <w:r w:rsidR="002C6145">
        <w:rPr>
          <w:rFonts w:ascii="Times New Roman" w:hAnsi="Times New Roman" w:cs="Times New Roman"/>
          <w:sz w:val="24"/>
          <w:szCs w:val="24"/>
          <w:lang w:val="en-US"/>
        </w:rPr>
        <w:t xml:space="preserve"> </w:t>
      </w:r>
      <w:r w:rsidR="00881806">
        <w:rPr>
          <w:rFonts w:ascii="Times New Roman" w:hAnsi="Times New Roman" w:cs="Times New Roman"/>
          <w:sz w:val="24"/>
          <w:szCs w:val="24"/>
          <w:lang w:val="en-US"/>
        </w:rPr>
        <w:t>1:5,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diluted lysis buffer. Protein-RNA crosslinked sample were eluted by incubation with SDS-PAGE buffer for 5 minutes at 95°C. This were then analyzed with Western blot</w:t>
      </w:r>
      <w:r>
        <w:rPr>
          <w:rFonts w:ascii="Times New Roman" w:hAnsi="Times New Roman" w:cs="Times New Roman"/>
          <w:sz w:val="24"/>
          <w:szCs w:val="24"/>
          <w:lang w:val="en-US"/>
        </w:rPr>
        <w:t xml:space="preserve"> for protein level, or Trizol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r w:rsidR="002C6145">
        <w:rPr>
          <w:rFonts w:ascii="Times New Roman" w:hAnsi="Times New Roman" w:cs="Times New Roman"/>
          <w:sz w:val="24"/>
          <w:szCs w:val="24"/>
          <w:lang w:val="en-US"/>
        </w:rPr>
        <w:t xml:space="preserve">Trizol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ins w:id="26" w:author="Michelle Hill" w:date="2016-09-26T22:12:00Z">
        <w:r>
          <w:rPr>
            <w:rFonts w:ascii="Times New Roman" w:hAnsi="Times New Roman" w:cs="Times New Roman"/>
            <w:sz w:val="24"/>
            <w:szCs w:val="24"/>
            <w:lang w:val="en-US"/>
          </w:rPr>
          <w:t xml:space="preserve"> </w:t>
        </w:r>
      </w:ins>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were performed as per standard Trizol extraction protocol</w:t>
      </w:r>
      <w:r w:rsidR="00881806">
        <w:rPr>
          <w:rFonts w:ascii="Times New Roman" w:hAnsi="Times New Roman" w:cs="Times New Roman"/>
          <w:sz w:val="24"/>
          <w:szCs w:val="24"/>
          <w:lang w:val="en-US"/>
        </w:rPr>
        <w:t xml:space="preserve"> </w:t>
      </w:r>
      <w:r w:rsidR="00881806" w:rsidRPr="00881806">
        <w:rPr>
          <w:rFonts w:ascii="Times New Roman" w:hAnsi="Times New Roman" w:cs="Times New Roman"/>
          <w:color w:val="FF0000"/>
          <w:sz w:val="24"/>
          <w:szCs w:val="24"/>
          <w:lang w:val="en-US"/>
          <w:rPrChange w:id="27" w:author="Harley Robinson " w:date="2016-09-29T11:05:00Z">
            <w:rPr>
              <w:rFonts w:ascii="Times New Roman" w:hAnsi="Times New Roman" w:cs="Times New Roman"/>
              <w:sz w:val="24"/>
              <w:szCs w:val="24"/>
              <w:lang w:val="en-US"/>
            </w:rPr>
          </w:rPrChange>
        </w:rPr>
        <w:t>(REF</w:t>
      </w:r>
      <w:r w:rsidR="00881806">
        <w:rPr>
          <w:rFonts w:ascii="Times New Roman" w:hAnsi="Times New Roman" w:cs="Times New Roman"/>
          <w:sz w:val="24"/>
          <w:szCs w:val="24"/>
          <w:lang w:val="en-US"/>
        </w:rPr>
        <w:t>)</w:t>
      </w:r>
      <w:r w:rsidR="007C5D32">
        <w:rPr>
          <w:rFonts w:ascii="Times New Roman" w:hAnsi="Times New Roman" w:cs="Times New Roman"/>
          <w:sz w:val="24"/>
          <w:szCs w:val="24"/>
          <w:lang w:val="en-US"/>
        </w:rPr>
        <w:t xml:space="preserve">.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607DCBCA"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procedure and reagents to transfer protein to a fluorescent </w:t>
      </w:r>
      <w:r w:rsidR="00881806">
        <w:rPr>
          <w:rFonts w:ascii="Times New Roman" w:hAnsi="Times New Roman" w:cs="Times New Roman"/>
          <w:sz w:val="24"/>
          <w:lang w:val="en-US"/>
        </w:rPr>
        <w:t>PVDF</w:t>
      </w:r>
      <w:r w:rsidR="00881806">
        <w:rPr>
          <w:rFonts w:ascii="Times New Roman" w:hAnsi="Times New Roman" w:cs="Times New Roman"/>
          <w:sz w:val="24"/>
          <w:lang w:val="en-US"/>
        </w:rPr>
        <w:t xml:space="preserve"> </w:t>
      </w:r>
      <w:r w:rsidR="003B5B36">
        <w:rPr>
          <w:rFonts w:ascii="Times New Roman" w:hAnsi="Times New Roman" w:cs="Times New Roman"/>
          <w:sz w:val="24"/>
          <w:lang w:val="en-US"/>
        </w:rPr>
        <w:t>membrane (</w:t>
      </w:r>
      <w:r w:rsidR="00881806">
        <w:rPr>
          <w:rFonts w:ascii="Times New Roman" w:hAnsi="Times New Roman" w:cs="Times New Roman"/>
          <w:color w:val="FF0000"/>
          <w:sz w:val="24"/>
          <w:lang w:val="en-US"/>
        </w:rPr>
        <w:t>Towbin et al 1979</w:t>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gramStart"/>
      <w:r w:rsidR="003B5B36">
        <w:rPr>
          <w:rFonts w:ascii="Times New Roman" w:hAnsi="Times New Roman" w:cs="Times New Roman"/>
          <w:sz w:val="24"/>
          <w:lang w:val="en-US"/>
        </w:rPr>
        <w:t>hnRNPK</w:t>
      </w:r>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 xml:space="preserve">tween, membrane was washed </w:t>
      </w:r>
      <w:r w:rsidR="00DC7168">
        <w:rPr>
          <w:rFonts w:ascii="Times New Roman" w:hAnsi="Times New Roman" w:cs="Times New Roman"/>
          <w:sz w:val="24"/>
          <w:lang w:val="en-US"/>
        </w:rPr>
        <w:lastRenderedPageBreak/>
        <w:t>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334F0C07"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ins w:id="28" w:author="Michelle Hill" w:date="2016-09-26T22:13:00Z">
        <w:r w:rsidR="00511A06">
          <w:rPr>
            <w:rFonts w:ascii="Times New Roman" w:hAnsi="Times New Roman" w:cs="Times New Roman"/>
            <w:sz w:val="24"/>
            <w:szCs w:val="24"/>
            <w:lang w:val="en-US"/>
          </w:rPr>
          <w:t xml:space="preserve"> (REF)</w:t>
        </w:r>
      </w:ins>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 xml:space="preserve">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5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ins w:id="29" w:author="Michelle Hill" w:date="2016-09-26T22:26:00Z">
        <w:r w:rsidR="002170BC">
          <w:rPr>
            <w:rFonts w:ascii="Times New Roman" w:hAnsi="Times New Roman" w:cs="Times New Roman"/>
            <w:sz w:val="24"/>
            <w:szCs w:val="24"/>
            <w:lang w:val="en-US"/>
          </w:rPr>
          <w:t xml:space="preserve">(LIST THEM) </w:t>
        </w:r>
      </w:ins>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 xml:space="preserve">that both </w:t>
      </w:r>
      <w:commentRangeStart w:id="30"/>
      <w:r w:rsidR="007C471C" w:rsidRPr="0004764B">
        <w:rPr>
          <w:rFonts w:ascii="Times New Roman" w:hAnsi="Times New Roman" w:cs="Times New Roman"/>
          <w:sz w:val="24"/>
          <w:szCs w:val="24"/>
          <w:lang w:val="en-US"/>
        </w:rPr>
        <w:t>sa</w:t>
      </w:r>
      <w:r w:rsidR="00E4052B" w:rsidRPr="0004764B">
        <w:rPr>
          <w:rFonts w:ascii="Times New Roman" w:hAnsi="Times New Roman" w:cs="Times New Roman"/>
          <w:sz w:val="24"/>
          <w:szCs w:val="24"/>
          <w:lang w:val="en-US"/>
        </w:rPr>
        <w:t xml:space="preserve">mpling and selective export </w:t>
      </w:r>
      <w:commentRangeEnd w:id="30"/>
      <w:r w:rsidR="00983950">
        <w:rPr>
          <w:rStyle w:val="CommentReference"/>
        </w:rPr>
        <w:commentReference w:id="30"/>
      </w:r>
      <w:r w:rsidR="00E4052B" w:rsidRPr="0004764B">
        <w:rPr>
          <w:rFonts w:ascii="Times New Roman" w:hAnsi="Times New Roman" w:cs="Times New Roman"/>
          <w:sz w:val="24"/>
          <w:szCs w:val="24"/>
          <w:lang w:val="en-US"/>
        </w:rPr>
        <w:t>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5BB04A2A" w:rsidR="001B7DC8" w:rsidRDefault="008072F7"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 xml:space="preserve">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commentRangeStart w:id="31"/>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475D4D" w:rsidRPr="0004764B">
        <w:rPr>
          <w:rFonts w:ascii="Times New Roman" w:hAnsi="Times New Roman" w:cs="Times New Roman"/>
          <w:sz w:val="24"/>
          <w:szCs w:val="24"/>
          <w:lang w:val="en-US"/>
        </w:rPr>
        <w:t xml:space="preserve"> miR-574-5p and</w:t>
      </w:r>
      <w:r w:rsidR="009B6B83">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lastRenderedPageBreak/>
        <w:t>sampling;</w:t>
      </w:r>
      <w:r w:rsidR="00475D4D" w:rsidRPr="0004764B">
        <w:rPr>
          <w:rFonts w:ascii="Times New Roman" w:hAnsi="Times New Roman" w:cs="Times New Roman"/>
          <w:sz w:val="24"/>
          <w:szCs w:val="24"/>
          <w:lang w:val="en-US"/>
        </w:rPr>
        <w:t xml:space="preserve"> miR-363-3p</w:t>
      </w:r>
      <w:commentRangeEnd w:id="31"/>
      <w:r>
        <w:rPr>
          <w:rStyle w:val="CommentReference"/>
        </w:rPr>
        <w:commentReference w:id="31"/>
      </w:r>
      <w:r w:rsidR="00475D4D"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Independent biological replicates of EV and cellular small RNAs were prepared and used for RT-qPCR. As shown in Figure 1B, </w:t>
      </w:r>
      <w:r w:rsidR="00D269F5" w:rsidRPr="0004764B">
        <w:rPr>
          <w:rFonts w:ascii="Times New Roman" w:hAnsi="Times New Roman" w:cs="Times New Roman"/>
          <w:sz w:val="24"/>
          <w:szCs w:val="24"/>
          <w:lang w:val="en-US"/>
        </w:rPr>
        <w:t xml:space="preserve">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 xml:space="preserve">in the EV and cell by cavin-1 expression. A Mann-Whitney U </w:t>
      </w:r>
      <w:r w:rsidRPr="000A30D4">
        <w:rPr>
          <w:rFonts w:ascii="Times New Roman" w:hAnsi="Times New Roman" w:cs="Times New Roman"/>
          <w:sz w:val="24"/>
          <w:szCs w:val="24"/>
          <w:lang w:val="en-US"/>
        </w:rPr>
        <w:lastRenderedPageBreak/>
        <w:t>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79B3492A"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w:t>
      </w:r>
      <w:r w:rsidR="008072F7">
        <w:rPr>
          <w:rFonts w:ascii="Times New Roman" w:hAnsi="Times New Roman" w:cs="Times New Roman"/>
          <w:sz w:val="24"/>
          <w:szCs w:val="24"/>
          <w:lang w:val="en-US"/>
        </w:rPr>
        <w:t xml:space="preserve">(Figure 1A) </w:t>
      </w:r>
      <w:r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xml:space="preserve">. Consistent with the </w:t>
      </w:r>
      <w:proofErr w:type="spellStart"/>
      <w:r w:rsidR="008072F7">
        <w:rPr>
          <w:rFonts w:ascii="Times New Roman" w:hAnsi="Times New Roman" w:cs="Times New Roman"/>
          <w:sz w:val="24"/>
          <w:szCs w:val="24"/>
          <w:lang w:val="en-US"/>
        </w:rPr>
        <w:t>RNAseq</w:t>
      </w:r>
      <w:proofErr w:type="spellEnd"/>
      <w:r w:rsidR="008072F7">
        <w:rPr>
          <w:rFonts w:ascii="Times New Roman" w:hAnsi="Times New Roman" w:cs="Times New Roman"/>
          <w:sz w:val="24"/>
          <w:szCs w:val="24"/>
          <w:lang w:val="en-US"/>
        </w:rPr>
        <w:t xml:space="preserve"> data, cavin-1 expression led to higher magnitude of reduction </w:t>
      </w:r>
      <w:r w:rsidRPr="0004764B">
        <w:rPr>
          <w:rFonts w:ascii="Times New Roman" w:hAnsi="Times New Roman" w:cs="Times New Roman"/>
          <w:sz w:val="24"/>
          <w:szCs w:val="24"/>
          <w:lang w:val="en-US"/>
        </w:rPr>
        <w:t>of miR-30a-5p, -148a-3p</w:t>
      </w:r>
      <w:r>
        <w:rPr>
          <w:rFonts w:ascii="Times New Roman" w:hAnsi="Times New Roman" w:cs="Times New Roman"/>
          <w:sz w:val="24"/>
          <w:szCs w:val="24"/>
          <w:lang w:val="en-US"/>
        </w:rPr>
        <w:t>, -10b-5p</w:t>
      </w:r>
      <w:r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Pr="0004764B">
        <w:rPr>
          <w:rFonts w:ascii="Times New Roman" w:hAnsi="Times New Roman" w:cs="Times New Roman"/>
          <w:sz w:val="24"/>
          <w:szCs w:val="24"/>
          <w:lang w:val="en-US"/>
        </w:rPr>
        <w:t xml:space="preserve">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5FF4CC10"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 xml:space="preserve">Based on statistical criteria, only 5 </w:t>
      </w:r>
      <w:proofErr w:type="spellStart"/>
      <w:r w:rsidR="008072F7">
        <w:rPr>
          <w:rFonts w:ascii="Times New Roman" w:hAnsi="Times New Roman" w:cs="Times New Roman"/>
          <w:sz w:val="24"/>
          <w:szCs w:val="24"/>
          <w:lang w:val="en-US"/>
        </w:rPr>
        <w:t>miR</w:t>
      </w:r>
      <w:proofErr w:type="spellEnd"/>
      <w:r w:rsidR="008072F7">
        <w:rPr>
          <w:rFonts w:ascii="Times New Roman" w:hAnsi="Times New Roman" w:cs="Times New Roman"/>
          <w:sz w:val="24"/>
          <w:szCs w:val="24"/>
          <w:lang w:val="en-US"/>
        </w:rPr>
        <w:t xml:space="preserve"> were selectively exported. However</w:t>
      </w:r>
      <w:r w:rsidR="007329CB" w:rsidRPr="0004764B">
        <w:rPr>
          <w:rFonts w:ascii="Times New Roman" w:hAnsi="Times New Roman" w:cs="Times New Roman"/>
          <w:sz w:val="24"/>
          <w:szCs w:val="24"/>
          <w:lang w:val="en-US"/>
        </w:rPr>
        <w:t xml:space="preserve">,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xml:space="preserve">,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w:t>
      </w:r>
      <w:r w:rsidR="005919CD">
        <w:rPr>
          <w:rFonts w:ascii="Times New Roman" w:hAnsi="Times New Roman" w:cs="Times New Roman"/>
          <w:sz w:val="24"/>
          <w:szCs w:val="24"/>
          <w:lang w:val="en-US"/>
        </w:rPr>
        <w:t xml:space="preserve">.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5D5ADB" w:rsidRPr="000023F2" w:rsidRDefault="005D5ADB"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5D5ADB" w:rsidRPr="000023F2" w:rsidRDefault="005D5ADB"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41A0E745" w:rsidR="007329CB" w:rsidRPr="0004764B" w:rsidRDefault="00A202A4"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Hereby,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36BA6A7B" w:rsidR="005D63E8" w:rsidRPr="0004764B" w:rsidRDefault="002744C9" w:rsidP="00394FA6">
      <w:pPr>
        <w:spacing w:line="480" w:lineRule="auto"/>
        <w:ind w:firstLine="142"/>
        <w:rPr>
          <w:rFonts w:ascii="Times New Roman" w:hAnsi="Times New Roman" w:cs="Times New Roman"/>
          <w:sz w:val="24"/>
          <w:szCs w:val="24"/>
          <w:lang w:val="en-US"/>
        </w:rPr>
      </w:pPr>
      <w:commentRangeStart w:id="32"/>
      <w:r w:rsidRPr="0004764B">
        <w:rPr>
          <w:rFonts w:ascii="Times New Roman" w:hAnsi="Times New Roman" w:cs="Times New Roman"/>
          <w:sz w:val="24"/>
          <w:szCs w:val="24"/>
          <w:lang w:val="en-US"/>
        </w:rPr>
        <w:t>Motif discovery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that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w:t>
      </w:r>
      <w:commentRangeEnd w:id="32"/>
      <w:r w:rsidR="00983950">
        <w:rPr>
          <w:rStyle w:val="CommentReference"/>
        </w:rPr>
        <w:commentReference w:id="32"/>
      </w:r>
      <w:r w:rsidR="00D269F5" w:rsidRPr="0004764B">
        <w:rPr>
          <w:rFonts w:ascii="Times New Roman" w:hAnsi="Times New Roman" w:cs="Times New Roman"/>
          <w:sz w:val="24"/>
          <w:szCs w:val="24"/>
          <w:lang w:val="en-US"/>
        </w:rPr>
        <w:t xml:space="preserve">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006705E5">
        <w:rPr>
          <w:rFonts w:ascii="Times New Roman" w:hAnsi="Times New Roman" w:cs="Times New Roman"/>
          <w:sz w:val="24"/>
          <w:szCs w:val="24"/>
          <w:lang w:val="en-US"/>
        </w:rPr>
        <w:t>, not quite finished</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 xml:space="preserve">group with minimal (n=1)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1B3DF5DC"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5A7E5F" w:rsidRPr="006E73A2">
        <w:rPr>
          <w:rFonts w:ascii="Times New Roman" w:hAnsi="Times New Roman" w:cs="Times New Roman"/>
          <w:color w:val="FF0000"/>
          <w:sz w:val="24"/>
          <w:szCs w:val="24"/>
          <w:lang w:val="en-US"/>
          <w:rPrChange w:id="33" w:author="Harley Robinson " w:date="2016-09-29T11:45:00Z">
            <w:rPr>
              <w:rFonts w:ascii="Times New Roman" w:hAnsi="Times New Roman" w:cs="Times New Roman"/>
              <w:sz w:val="24"/>
              <w:szCs w:val="24"/>
              <w:lang w:val="en-US"/>
            </w:rPr>
          </w:rPrChange>
        </w:rPr>
        <w:t>(REF</w:t>
      </w:r>
      <w:r w:rsidR="005A7E5F">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841A4D">
        <w:rPr>
          <w:rFonts w:ascii="Times New Roman" w:hAnsi="Times New Roman" w:cs="Times New Roman"/>
          <w:sz w:val="24"/>
          <w:szCs w:val="24"/>
          <w:lang w:val="en-US"/>
        </w:rPr>
        <w:t>(Fig.4)</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FUS, hnRNPK, snRPD3, HSP90B1 and ILF2.</w:t>
      </w:r>
      <w:r w:rsidR="001B23BC" w:rsidRPr="0004764B">
        <w:rPr>
          <w:rFonts w:ascii="Times New Roman" w:hAnsi="Times New Roman" w:cs="Times New Roman"/>
          <w:sz w:val="24"/>
          <w:szCs w:val="24"/>
          <w:lang w:val="en-US"/>
        </w:rPr>
        <w:t xml:space="preserve"> </w:t>
      </w:r>
      <w:commentRangeStart w:id="34"/>
      <w:r w:rsidR="001B23BC" w:rsidRPr="0004764B">
        <w:rPr>
          <w:rFonts w:ascii="Times New Roman" w:hAnsi="Times New Roman" w:cs="Times New Roman"/>
          <w:sz w:val="24"/>
          <w:szCs w:val="24"/>
          <w:lang w:val="en-US"/>
        </w:rPr>
        <w:t>Interestingly, further investigation into the RNA binding specificity of hnRNPK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ins w:id="35" w:author="Michelle Hill" w:date="2016-09-26T22:52:00Z">
        <w:r w:rsidR="005A7E5F">
          <w:rPr>
            <w:rFonts w:ascii="Times New Roman" w:hAnsi="Times New Roman" w:cs="Times New Roman"/>
            <w:sz w:val="24"/>
            <w:szCs w:val="24"/>
            <w:lang w:val="en-US"/>
          </w:rPr>
          <w:t xml:space="preserve"> (REF)</w:t>
        </w:r>
      </w:ins>
      <w:commentRangeEnd w:id="34"/>
      <w:ins w:id="36" w:author="Michelle Hill" w:date="2016-09-26T22:53:00Z">
        <w:r w:rsidR="005A7E5F">
          <w:rPr>
            <w:rStyle w:val="CommentReference"/>
          </w:rPr>
          <w:commentReference w:id="34"/>
        </w:r>
      </w:ins>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hnRNPK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Hereby, hnRNPK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gramStart"/>
      <w:r w:rsidRPr="0004764B">
        <w:rPr>
          <w:rFonts w:ascii="Times New Roman" w:hAnsi="Times New Roman" w:cs="Times New Roman"/>
          <w:lang w:val="en-US"/>
        </w:rPr>
        <w:lastRenderedPageBreak/>
        <w:t>hnRNPK</w:t>
      </w:r>
      <w:proofErr w:type="gramEnd"/>
      <w:r w:rsidRPr="0004764B">
        <w:rPr>
          <w:rFonts w:ascii="Times New Roman" w:hAnsi="Times New Roman" w:cs="Times New Roman"/>
          <w:lang w:val="en-US"/>
        </w:rPr>
        <w:t xml:space="preserve"> sub-cellular localization modified in cavin-1 PC3 line. </w:t>
      </w:r>
    </w:p>
    <w:p w14:paraId="2ECDC898" w14:textId="67130A74" w:rsidR="00D269F5" w:rsidRPr="0004764B" w:rsidRDefault="005A7E5F" w:rsidP="0004764B">
      <w:pPr>
        <w:spacing w:line="480" w:lineRule="auto"/>
        <w:rPr>
          <w:rFonts w:ascii="Times New Roman" w:hAnsi="Times New Roman" w:cs="Times New Roman"/>
          <w:sz w:val="24"/>
          <w:szCs w:val="24"/>
          <w:lang w:val="en-US"/>
        </w:rPr>
      </w:pPr>
      <w:ins w:id="37" w:author="Michelle Hill" w:date="2016-09-26T22:54:00Z">
        <w:r>
          <w:rPr>
            <w:rFonts w:ascii="Times New Roman" w:hAnsi="Times New Roman" w:cs="Times New Roman"/>
            <w:sz w:val="24"/>
            <w:szCs w:val="24"/>
            <w:lang w:val="en-US"/>
          </w:rPr>
          <w:t xml:space="preserve">HERE START WITH A FEW SENTENCES ON WHAT IS KNOWN ABOUT HNRNPK, TO EXPLAIN WHY YOU DID THE SUBCELLULAR LOC. </w:t>
        </w:r>
      </w:ins>
      <w:r w:rsidR="00D269F5" w:rsidRPr="0004764B">
        <w:rPr>
          <w:rFonts w:ascii="Times New Roman" w:hAnsi="Times New Roman" w:cs="Times New Roman"/>
          <w:sz w:val="24"/>
          <w:szCs w:val="24"/>
          <w:lang w:val="en-US"/>
        </w:rPr>
        <w:t>Immunofluorescence was performed using hnRNPK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B31E2D" w:rsidRPr="0004764B">
        <w:rPr>
          <w:rFonts w:ascii="Times New Roman" w:hAnsi="Times New Roman" w:cs="Times New Roman"/>
          <w:sz w:val="24"/>
          <w:szCs w:val="24"/>
          <w:lang w:val="en-US"/>
        </w:rPr>
        <w:t xml:space="preserve"> which may explain </w:t>
      </w:r>
      <w:r w:rsidR="00B57D19" w:rsidRPr="0004764B">
        <w:rPr>
          <w:rFonts w:ascii="Times New Roman" w:hAnsi="Times New Roman" w:cs="Times New Roman"/>
          <w:sz w:val="24"/>
          <w:szCs w:val="24"/>
          <w:lang w:val="en-US"/>
        </w:rPr>
        <w:t>differential export</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hnRNPK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gramStart"/>
      <w:r w:rsidR="004F3EB9" w:rsidRPr="0004764B">
        <w:rPr>
          <w:rFonts w:ascii="Times New Roman" w:hAnsi="Times New Roman" w:cs="Times New Roman"/>
          <w:sz w:val="24"/>
          <w:szCs w:val="24"/>
          <w:lang w:val="en-US"/>
        </w:rPr>
        <w:t>hnRNPK</w:t>
      </w:r>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No co-localization of hnRNPK with CD9 was observed in PC3-cavin-1 cells. </w:t>
      </w:r>
      <w:r w:rsidR="00CE5661" w:rsidRPr="0004764B">
        <w:rPr>
          <w:rFonts w:ascii="Times New Roman" w:hAnsi="Times New Roman" w:cs="Times New Roman"/>
          <w:sz w:val="24"/>
          <w:szCs w:val="24"/>
          <w:lang w:val="en-US"/>
        </w:rPr>
        <w:t>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commentRangeStart w:id="38"/>
      <w:proofErr w:type="gramStart"/>
      <w:r w:rsidRPr="0004764B">
        <w:rPr>
          <w:rFonts w:ascii="Times New Roman" w:hAnsi="Times New Roman" w:cs="Times New Roman"/>
          <w:lang w:val="en-US"/>
        </w:rPr>
        <w:t>hnRNPK</w:t>
      </w:r>
      <w:proofErr w:type="gramEnd"/>
      <w:r w:rsidRPr="0004764B">
        <w:rPr>
          <w:rFonts w:ascii="Times New Roman" w:hAnsi="Times New Roman" w:cs="Times New Roman"/>
          <w:lang w:val="en-US"/>
        </w:rPr>
        <w:t xml:space="preserve"> co-localizes </w:t>
      </w:r>
      <w:commentRangeEnd w:id="38"/>
      <w:r w:rsidR="008E4812">
        <w:rPr>
          <w:rStyle w:val="CommentReference"/>
          <w:rFonts w:asciiTheme="minorHAnsi" w:eastAsiaTheme="minorHAnsi" w:hAnsiTheme="minorHAnsi" w:cstheme="minorBidi"/>
          <w:color w:val="auto"/>
        </w:rPr>
        <w:commentReference w:id="38"/>
      </w:r>
      <w:r w:rsidRPr="0004764B">
        <w:rPr>
          <w:rFonts w:ascii="Times New Roman" w:hAnsi="Times New Roman" w:cs="Times New Roman"/>
          <w:lang w:val="en-US"/>
        </w:rPr>
        <w:t>with selectively exported microRNAs</w:t>
      </w:r>
      <w:r w:rsidR="001E41AA" w:rsidRPr="0004764B">
        <w:rPr>
          <w:rFonts w:ascii="Times New Roman" w:hAnsi="Times New Roman" w:cs="Times New Roman"/>
          <w:lang w:val="en-US"/>
        </w:rPr>
        <w:t>.</w:t>
      </w:r>
    </w:p>
    <w:p w14:paraId="284E79E0" w14:textId="5426514D" w:rsidR="009A0AD7" w:rsidRDefault="008E4812"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proofErr w:type="spellEnd"/>
      <w:proofErr w:type="gramEnd"/>
      <w:r>
        <w:rPr>
          <w:rFonts w:ascii="Times New Roman" w:hAnsi="Times New Roman" w:cs="Times New Roman"/>
          <w:sz w:val="24"/>
          <w:szCs w:val="24"/>
          <w:lang w:val="en-US"/>
        </w:rPr>
        <w:t xml:space="preserve"> K has been reported to bind RNA, but so far there has been</w:t>
      </w:r>
      <w:r w:rsidR="00427465">
        <w:rPr>
          <w:rFonts w:ascii="Times New Roman" w:hAnsi="Times New Roman" w:cs="Times New Roman"/>
          <w:sz w:val="24"/>
          <w:szCs w:val="24"/>
          <w:lang w:val="en-US"/>
        </w:rPr>
        <w:t xml:space="preserve"> only one</w:t>
      </w:r>
      <w:r>
        <w:rPr>
          <w:rFonts w:ascii="Times New Roman" w:hAnsi="Times New Roman" w:cs="Times New Roman"/>
          <w:sz w:val="24"/>
          <w:szCs w:val="24"/>
          <w:lang w:val="en-US"/>
        </w:rPr>
        <w:t xml:space="preserve"> report of hnRNPK binding miRNA. </w:t>
      </w:r>
      <w:r w:rsidR="000E6E61" w:rsidRPr="0004764B">
        <w:rPr>
          <w:rFonts w:ascii="Times New Roman" w:hAnsi="Times New Roman" w:cs="Times New Roman"/>
          <w:sz w:val="24"/>
          <w:szCs w:val="24"/>
          <w:lang w:val="en-US"/>
        </w:rPr>
        <w:t>The interaction between the selectively exported microRNAs and hnRNPK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hnRNPK</w:t>
      </w:r>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r w:rsidR="006F1A49">
        <w:rPr>
          <w:rFonts w:ascii="Times New Roman" w:hAnsi="Times New Roman" w:cs="Times New Roman"/>
          <w:sz w:val="24"/>
          <w:szCs w:val="24"/>
          <w:lang w:val="en-US"/>
        </w:rPr>
        <w:t xml:space="preserve">hnRNPK was predicted </w:t>
      </w:r>
      <w:r w:rsidR="006F1A49">
        <w:rPr>
          <w:rFonts w:ascii="Times New Roman" w:hAnsi="Times New Roman" w:cs="Times New Roman"/>
          <w:sz w:val="24"/>
          <w:szCs w:val="24"/>
          <w:lang w:val="en-US"/>
        </w:rPr>
        <w:lastRenderedPageBreak/>
        <w:t>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analysis. This establishes a negative </w:t>
      </w:r>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5D5ADB" w:rsidRPr="00A56504" w:rsidRDefault="005D5ADB"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5D5ADB" w:rsidRPr="00A56504" w:rsidRDefault="005D5ADB"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hnRNPK in situ</w:t>
      </w:r>
      <w:r w:rsidRPr="00894DCB">
        <w:rPr>
          <w:rFonts w:ascii="Times New Roman" w:hAnsi="Times New Roman" w:cs="Times New Roman"/>
          <w:szCs w:val="24"/>
          <w:lang w:val="en-US"/>
        </w:rPr>
        <w:t>. Images show localization of hnRNPK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Yellow overlap between red hnRNPK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245E1874" w:rsidR="00A56504" w:rsidRPr="0004764B" w:rsidRDefault="007D023E" w:rsidP="00964E21">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biological</w:t>
      </w:r>
      <w:proofErr w:type="gramEnd"/>
      <w:r>
        <w:rPr>
          <w:rFonts w:ascii="Times New Roman" w:hAnsi="Times New Roman" w:cs="Times New Roman"/>
          <w:sz w:val="24"/>
          <w:szCs w:val="24"/>
          <w:lang w:val="en-US"/>
        </w:rPr>
        <w:t xml:space="preserve"> control that determines natural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localization when not affected by any export mechanism or </w:t>
      </w:r>
      <w:r w:rsidR="00A56504">
        <w:rPr>
          <w:rFonts w:ascii="Times New Roman" w:hAnsi="Times New Roman" w:cs="Times New Roman"/>
          <w:sz w:val="24"/>
          <w:szCs w:val="24"/>
          <w:lang w:val="en-US"/>
        </w:rPr>
        <w:t xml:space="preserve">expression variation between cell lines. Copies of </w:t>
      </w:r>
      <w:proofErr w:type="spellStart"/>
      <w:r w:rsidR="00A56504">
        <w:rPr>
          <w:rFonts w:ascii="Times New Roman" w:hAnsi="Times New Roman" w:cs="Times New Roman"/>
          <w:sz w:val="24"/>
          <w:szCs w:val="24"/>
          <w:lang w:val="en-US"/>
        </w:rPr>
        <w:t>pri-miR</w:t>
      </w:r>
      <w:proofErr w:type="spellEnd"/>
      <w:r w:rsidR="00A56504">
        <w:rPr>
          <w:rFonts w:ascii="Times New Roman" w:hAnsi="Times New Roman" w:cs="Times New Roman"/>
          <w:sz w:val="24"/>
          <w:szCs w:val="24"/>
          <w:lang w:val="en-US"/>
        </w:rPr>
        <w:t xml:space="preserve">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w:t>
      </w:r>
      <w:proofErr w:type="spellStart"/>
      <w:r w:rsidR="00A56504">
        <w:rPr>
          <w:rFonts w:ascii="Times New Roman" w:hAnsi="Times New Roman" w:cs="Times New Roman"/>
          <w:sz w:val="24"/>
          <w:szCs w:val="24"/>
          <w:lang w:val="en-US"/>
        </w:rPr>
        <w:t>miRs</w:t>
      </w:r>
      <w:proofErr w:type="spellEnd"/>
      <w:r w:rsidR="00A56504">
        <w:rPr>
          <w:rFonts w:ascii="Times New Roman" w:hAnsi="Times New Roman" w:cs="Times New Roman"/>
          <w:sz w:val="24"/>
          <w:szCs w:val="24"/>
          <w:lang w:val="en-US"/>
        </w:rPr>
        <w:t xml:space="preserve"> are expressed in these cells. </w:t>
      </w:r>
      <w:commentRangeStart w:id="39"/>
      <w:r w:rsidR="00A56504">
        <w:rPr>
          <w:rFonts w:ascii="Times New Roman" w:hAnsi="Times New Roman" w:cs="Times New Roman"/>
          <w:sz w:val="24"/>
          <w:szCs w:val="24"/>
          <w:lang w:val="en-US"/>
        </w:rPr>
        <w:t>MicroRNA-148a co-localized with hnRNPK in PC3-GFP cells, shown by overlap towards the cells periphery</w:t>
      </w:r>
      <w:ins w:id="40" w:author="Michelle Hill" w:date="2016-09-26T23:00:00Z">
        <w:r w:rsidR="008E4812">
          <w:rPr>
            <w:rFonts w:ascii="Times New Roman" w:hAnsi="Times New Roman" w:cs="Times New Roman"/>
            <w:sz w:val="24"/>
            <w:szCs w:val="24"/>
            <w:lang w:val="en-US"/>
          </w:rPr>
          <w:t xml:space="preserve"> (Figure XX)</w:t>
        </w:r>
      </w:ins>
      <w:r w:rsidR="00A56504">
        <w:rPr>
          <w:rFonts w:ascii="Times New Roman" w:hAnsi="Times New Roman" w:cs="Times New Roman"/>
          <w:sz w:val="24"/>
          <w:szCs w:val="24"/>
          <w:lang w:val="en-US"/>
        </w:rPr>
        <w:t>. However no evidence of hnRNPK-</w:t>
      </w:r>
      <w:commentRangeStart w:id="41"/>
      <w:r w:rsidR="00A56504">
        <w:rPr>
          <w:rFonts w:ascii="Times New Roman" w:hAnsi="Times New Roman" w:cs="Times New Roman"/>
          <w:sz w:val="24"/>
          <w:szCs w:val="24"/>
          <w:lang w:val="en-US"/>
        </w:rPr>
        <w:t xml:space="preserve">miR-148 </w:t>
      </w:r>
      <w:commentRangeEnd w:id="41"/>
      <w:r w:rsidR="008E4812">
        <w:rPr>
          <w:rStyle w:val="CommentReference"/>
        </w:rPr>
        <w:commentReference w:id="41"/>
      </w:r>
      <w:ins w:id="42" w:author="Michelle Hill" w:date="2016-09-26T23:00:00Z">
        <w:r w:rsidR="008E4812">
          <w:rPr>
            <w:rFonts w:ascii="Times New Roman" w:hAnsi="Times New Roman" w:cs="Times New Roman"/>
            <w:sz w:val="24"/>
            <w:szCs w:val="24"/>
            <w:lang w:val="en-US"/>
          </w:rPr>
          <w:t xml:space="preserve">co-localization </w:t>
        </w:r>
      </w:ins>
      <w:r w:rsidR="00A56504">
        <w:rPr>
          <w:rFonts w:ascii="Times New Roman" w:hAnsi="Times New Roman" w:cs="Times New Roman"/>
          <w:sz w:val="24"/>
          <w:szCs w:val="24"/>
          <w:lang w:val="en-US"/>
        </w:rPr>
        <w:t>was observed in the PC3-cavin-1 cells</w:t>
      </w:r>
      <w:ins w:id="43" w:author="Michelle Hill" w:date="2016-09-26T23:00:00Z">
        <w:r w:rsidR="008E4812">
          <w:rPr>
            <w:rFonts w:ascii="Times New Roman" w:hAnsi="Times New Roman" w:cs="Times New Roman"/>
            <w:sz w:val="24"/>
            <w:szCs w:val="24"/>
            <w:lang w:val="en-US"/>
          </w:rPr>
          <w:t xml:space="preserve"> (Figure XX)</w:t>
        </w:r>
      </w:ins>
      <w:r w:rsidR="00A56504">
        <w:rPr>
          <w:rFonts w:ascii="Times New Roman" w:hAnsi="Times New Roman" w:cs="Times New Roman"/>
          <w:sz w:val="24"/>
          <w:szCs w:val="24"/>
          <w:lang w:val="en-US"/>
        </w:rPr>
        <w:t xml:space="preserve">. Conversely, miR-589 displayed a non-specific localization in both cell lines, despite varying cell lines and hnRNPK localization. Lastly, control condition showed that the Cy5-scrambled </w:t>
      </w:r>
      <w:proofErr w:type="spellStart"/>
      <w:r w:rsidR="00A56504">
        <w:rPr>
          <w:rFonts w:ascii="Times New Roman" w:hAnsi="Times New Roman" w:cs="Times New Roman"/>
          <w:sz w:val="24"/>
          <w:szCs w:val="24"/>
          <w:lang w:val="en-US"/>
        </w:rPr>
        <w:t>miR</w:t>
      </w:r>
      <w:proofErr w:type="spellEnd"/>
      <w:r w:rsidR="00A56504">
        <w:rPr>
          <w:rFonts w:ascii="Times New Roman" w:hAnsi="Times New Roman" w:cs="Times New Roman"/>
          <w:sz w:val="24"/>
          <w:szCs w:val="24"/>
          <w:lang w:val="en-US"/>
        </w:rPr>
        <w:t xml:space="preserve"> did not localize to the nucleolus or to any structures in particular. Therefore, the concentrated fluorescent signal in punctate structures containing hnRNPK confirms co-</w:t>
      </w:r>
      <w:commentRangeEnd w:id="39"/>
      <w:r w:rsidR="008E4812">
        <w:rPr>
          <w:rStyle w:val="CommentReference"/>
        </w:rPr>
        <w:commentReference w:id="39"/>
      </w:r>
      <w:r w:rsidR="00A56504">
        <w:rPr>
          <w:rFonts w:ascii="Times New Roman" w:hAnsi="Times New Roman" w:cs="Times New Roman"/>
          <w:sz w:val="24"/>
          <w:szCs w:val="24"/>
          <w:lang w:val="en-US"/>
        </w:rPr>
        <w:t xml:space="preserve">localization of miR-148a and hnRNPK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gramStart"/>
      <w:r w:rsidRPr="0004764B">
        <w:rPr>
          <w:rFonts w:ascii="Times New Roman" w:hAnsi="Times New Roman" w:cs="Times New Roman"/>
          <w:lang w:val="en-US"/>
        </w:rPr>
        <w:t>hnRNPK</w:t>
      </w:r>
      <w:proofErr w:type="gramEnd"/>
      <w:r w:rsidRPr="0004764B">
        <w:rPr>
          <w:rFonts w:ascii="Times New Roman" w:hAnsi="Times New Roman" w:cs="Times New Roman"/>
          <w:lang w:val="en-US"/>
        </w:rPr>
        <w:t xml:space="preserve"> binds RNAs in the PC3 cell line. </w:t>
      </w:r>
    </w:p>
    <w:p w14:paraId="2E66B4DD" w14:textId="296EDF81" w:rsidR="007D023E" w:rsidRDefault="008E4812"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Having demonstrated c</w:t>
      </w:r>
      <w:r w:rsidR="009C0CE2" w:rsidRPr="0004764B">
        <w:rPr>
          <w:rFonts w:ascii="Times New Roman" w:hAnsi="Times New Roman" w:cs="Times New Roman"/>
          <w:sz w:val="24"/>
          <w:szCs w:val="24"/>
          <w:lang w:val="en-US"/>
        </w:rPr>
        <w:t xml:space="preserve">o-localization between hnRNPK </w:t>
      </w:r>
      <w:r>
        <w:rPr>
          <w:rFonts w:ascii="Times New Roman" w:hAnsi="Times New Roman" w:cs="Times New Roman"/>
          <w:sz w:val="24"/>
          <w:szCs w:val="24"/>
          <w:lang w:val="en-US"/>
        </w:rPr>
        <w:t>with miR148a in PC3 cells, and the loss of this co-localization upon cavin-1 expression, next I attempted to demonstrate th</w:t>
      </w:r>
      <w:r w:rsidR="00626E3B">
        <w:rPr>
          <w:rFonts w:ascii="Times New Roman" w:hAnsi="Times New Roman" w:cs="Times New Roman"/>
          <w:sz w:val="24"/>
          <w:szCs w:val="24"/>
          <w:lang w:val="en-US"/>
        </w:rPr>
        <w:t xml:space="preserve">eir direct interaction using </w:t>
      </w:r>
      <w:r>
        <w:rPr>
          <w:rFonts w:ascii="Times New Roman" w:hAnsi="Times New Roman" w:cs="Times New Roman"/>
          <w:sz w:val="24"/>
          <w:szCs w:val="24"/>
          <w:lang w:val="en-US"/>
        </w:rPr>
        <w:t>immunoprecipitation (IP).</w:t>
      </w:r>
      <w:r w:rsidR="00A277CC"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Initial experiments were performed to confirm the specificity of the hnRNPK antibody by immunoblotting</w:t>
      </w:r>
      <w:commentRangeStart w:id="44"/>
      <w:r>
        <w:rPr>
          <w:rFonts w:ascii="Times New Roman" w:hAnsi="Times New Roman" w:cs="Times New Roman"/>
          <w:sz w:val="24"/>
          <w:szCs w:val="24"/>
          <w:lang w:val="en-US"/>
        </w:rPr>
        <w:t xml:space="preserve"> (not shown</w:t>
      </w:r>
      <w:commentRangeEnd w:id="44"/>
      <w:r>
        <w:rPr>
          <w:rStyle w:val="CommentReference"/>
        </w:rPr>
        <w:commentReference w:id="44"/>
      </w:r>
      <w:r>
        <w:rPr>
          <w:rFonts w:ascii="Times New Roman" w:hAnsi="Times New Roman" w:cs="Times New Roman"/>
          <w:sz w:val="24"/>
          <w:szCs w:val="24"/>
          <w:lang w:val="en-US"/>
        </w:rPr>
        <w:t xml:space="preserve">) and to </w:t>
      </w:r>
      <w:r w:rsidR="005A43BD"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hnRNPK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00A16C70">
        <w:rPr>
          <w:rFonts w:ascii="Times New Roman" w:hAnsi="Times New Roman" w:cs="Times New Roman"/>
          <w:sz w:val="24"/>
          <w:szCs w:val="24"/>
          <w:lang w:val="en-US"/>
        </w:rPr>
        <w:t>.</w:t>
      </w:r>
      <w:r w:rsidR="005A43B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w:t>
      </w:r>
      <w:r>
        <w:rPr>
          <w:rFonts w:ascii="Times New Roman" w:hAnsi="Times New Roman" w:cs="Times New Roman"/>
          <w:sz w:val="24"/>
          <w:szCs w:val="24"/>
          <w:lang w:val="en-US"/>
        </w:rPr>
        <w:t>co-</w:t>
      </w:r>
      <w:r w:rsidR="003B1AAE" w:rsidRPr="0004764B">
        <w:rPr>
          <w:rFonts w:ascii="Times New Roman" w:hAnsi="Times New Roman" w:cs="Times New Roman"/>
          <w:sz w:val="24"/>
          <w:szCs w:val="24"/>
          <w:lang w:val="en-US"/>
        </w:rPr>
        <w:t xml:space="preserve">IP. </w:t>
      </w:r>
      <w:r w:rsidR="00D25CB9" w:rsidRPr="0004764B">
        <w:rPr>
          <w:rFonts w:ascii="Times New Roman" w:hAnsi="Times New Roman" w:cs="Times New Roman"/>
          <w:sz w:val="24"/>
          <w:szCs w:val="24"/>
          <w:lang w:val="en-US"/>
        </w:rPr>
        <w:t>After elution from the IP beads, a western blot was performed to determine if IP conditions were suitable to pull down the targets of hnRNPK</w:t>
      </w:r>
      <w:r w:rsidR="0035527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antibody </w:t>
      </w:r>
      <w:r w:rsidR="0035527B">
        <w:rPr>
          <w:rFonts w:ascii="Times New Roman" w:hAnsi="Times New Roman" w:cs="Times New Roman"/>
          <w:sz w:val="24"/>
          <w:szCs w:val="24"/>
          <w:lang w:val="en-US"/>
        </w:rPr>
        <w:t>(Fig.7a)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hnRNPK. Additional bands at 70, 100, 125 and approximately 140kDa</w:t>
      </w:r>
      <w:r w:rsidR="00D25CB9" w:rsidRPr="0004764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lastRenderedPageBreak/>
        <w:t xml:space="preserve">presumably reflect </w:t>
      </w:r>
      <w:r w:rsidR="00F47390" w:rsidRPr="0004764B">
        <w:rPr>
          <w:rFonts w:ascii="Times New Roman" w:hAnsi="Times New Roman" w:cs="Times New Roman"/>
          <w:sz w:val="24"/>
          <w:szCs w:val="24"/>
          <w:lang w:val="en-US"/>
        </w:rPr>
        <w:t>hnRNPK bound to various partners in this IP</w:t>
      </w:r>
      <w:r w:rsidR="00626E3B">
        <w:rPr>
          <w:rFonts w:ascii="Times New Roman" w:hAnsi="Times New Roman" w:cs="Times New Roman"/>
          <w:sz w:val="24"/>
          <w:szCs w:val="24"/>
          <w:lang w:val="en-US"/>
        </w:rPr>
        <w:t xml:space="preserve">, including </w:t>
      </w:r>
      <w:r w:rsidR="00F47390" w:rsidRPr="0004764B">
        <w:rPr>
          <w:rFonts w:ascii="Times New Roman" w:hAnsi="Times New Roman" w:cs="Times New Roman"/>
          <w:sz w:val="24"/>
          <w:szCs w:val="24"/>
          <w:lang w:val="en-US"/>
        </w:rPr>
        <w:t xml:space="preserve">proteins, RNAs and miRNAs. </w:t>
      </w:r>
      <w:r w:rsidR="00626E3B">
        <w:rPr>
          <w:rFonts w:ascii="Times New Roman" w:hAnsi="Times New Roman" w:cs="Times New Roman"/>
          <w:sz w:val="24"/>
          <w:szCs w:val="24"/>
          <w:lang w:val="en-US"/>
        </w:rPr>
        <w:t>Next</w:t>
      </w:r>
      <w:r w:rsidR="00447F02" w:rsidRPr="0004764B">
        <w:rPr>
          <w:rFonts w:ascii="Times New Roman" w:hAnsi="Times New Roman" w:cs="Times New Roman"/>
          <w:sz w:val="24"/>
          <w:szCs w:val="24"/>
          <w:lang w:val="en-US"/>
        </w:rPr>
        <w:t xml:space="preserve">, I attempted to purify the RNAs that hnRNPK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5D5ADB" w:rsidRPr="007D023E" w:rsidRDefault="005D5ADB">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5D5ADB" w:rsidRPr="007D023E" w14:paraId="502B3430" w14:textId="77777777" w:rsidTr="005D5ADB">
                              <w:tc>
                                <w:tcPr>
                                  <w:tcW w:w="1418" w:type="dxa"/>
                                  <w:tcBorders>
                                    <w:top w:val="nil"/>
                                    <w:left w:val="nil"/>
                                  </w:tcBorders>
                                </w:tcPr>
                                <w:p w14:paraId="3026C894" w14:textId="77777777" w:rsidR="005D5ADB" w:rsidRPr="007D023E" w:rsidRDefault="005D5ADB" w:rsidP="007D023E">
                                  <w:pPr>
                                    <w:rPr>
                                      <w:rFonts w:ascii="Times New Roman" w:hAnsi="Times New Roman" w:cs="Times New Roman"/>
                                      <w:sz w:val="28"/>
                                      <w:szCs w:val="24"/>
                                      <w:lang w:val="en-US"/>
                                    </w:rPr>
                                  </w:pPr>
                                </w:p>
                              </w:tc>
                              <w:tc>
                                <w:tcPr>
                                  <w:tcW w:w="4678" w:type="dxa"/>
                                  <w:gridSpan w:val="2"/>
                                  <w:vAlign w:val="bottom"/>
                                </w:tcPr>
                                <w:p w14:paraId="5AE9A351"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5D5ADB" w:rsidRPr="007D023E" w14:paraId="79807ED7" w14:textId="77777777" w:rsidTr="005D5ADB">
                              <w:tc>
                                <w:tcPr>
                                  <w:tcW w:w="1418" w:type="dxa"/>
                                </w:tcPr>
                                <w:p w14:paraId="247E0682"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hnRNPK IP</w:t>
                                  </w:r>
                                </w:p>
                              </w:tc>
                              <w:tc>
                                <w:tcPr>
                                  <w:tcW w:w="1985" w:type="dxa"/>
                                  <w:vAlign w:val="center"/>
                                </w:tcPr>
                                <w:p w14:paraId="689A10B9"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5D5ADB" w:rsidRPr="007D023E" w14:paraId="0ADD8749" w14:textId="77777777" w:rsidTr="005D5ADB">
                              <w:tc>
                                <w:tcPr>
                                  <w:tcW w:w="1418" w:type="dxa"/>
                                </w:tcPr>
                                <w:p w14:paraId="518F050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5D5ADB" w:rsidRPr="007D023E" w14:paraId="5B8F0610" w14:textId="77777777" w:rsidTr="005D5ADB">
                              <w:tc>
                                <w:tcPr>
                                  <w:tcW w:w="1418" w:type="dxa"/>
                                </w:tcPr>
                                <w:p w14:paraId="6F9BBDA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5D5ADB" w:rsidRPr="007D023E" w14:paraId="6C032410" w14:textId="77777777" w:rsidTr="005D5ADB">
                              <w:tc>
                                <w:tcPr>
                                  <w:tcW w:w="1418" w:type="dxa"/>
                                </w:tcPr>
                                <w:p w14:paraId="18E87DF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5D5ADB" w:rsidRDefault="005D5AD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F0E470" id="_x0000_t202" coordsize="21600,21600" o:spt="202" path="m,l,21600r21600,l21600,xe">
                <v:stroke joinstyle="miter"/>
                <v:path gradientshapeok="t" o:connecttype="rect"/>
              </v:shapetype>
              <v:shape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5D5ADB" w:rsidRPr="007D023E" w:rsidRDefault="005D5ADB">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5D5ADB" w:rsidRPr="007D023E" w14:paraId="502B3430" w14:textId="77777777" w:rsidTr="005D5ADB">
                        <w:tc>
                          <w:tcPr>
                            <w:tcW w:w="1418" w:type="dxa"/>
                            <w:tcBorders>
                              <w:top w:val="nil"/>
                              <w:left w:val="nil"/>
                            </w:tcBorders>
                          </w:tcPr>
                          <w:p w14:paraId="3026C894" w14:textId="77777777" w:rsidR="005D5ADB" w:rsidRPr="007D023E" w:rsidRDefault="005D5ADB" w:rsidP="007D023E">
                            <w:pPr>
                              <w:rPr>
                                <w:rFonts w:ascii="Times New Roman" w:hAnsi="Times New Roman" w:cs="Times New Roman"/>
                                <w:sz w:val="28"/>
                                <w:szCs w:val="24"/>
                                <w:lang w:val="en-US"/>
                              </w:rPr>
                            </w:pPr>
                          </w:p>
                        </w:tc>
                        <w:tc>
                          <w:tcPr>
                            <w:tcW w:w="4678" w:type="dxa"/>
                            <w:gridSpan w:val="2"/>
                            <w:vAlign w:val="bottom"/>
                          </w:tcPr>
                          <w:p w14:paraId="5AE9A351"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5D5ADB" w:rsidRPr="007D023E" w14:paraId="79807ED7" w14:textId="77777777" w:rsidTr="005D5ADB">
                        <w:tc>
                          <w:tcPr>
                            <w:tcW w:w="1418" w:type="dxa"/>
                          </w:tcPr>
                          <w:p w14:paraId="247E0682"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hnRNPK IP</w:t>
                            </w:r>
                          </w:p>
                        </w:tc>
                        <w:tc>
                          <w:tcPr>
                            <w:tcW w:w="1985" w:type="dxa"/>
                            <w:vAlign w:val="center"/>
                          </w:tcPr>
                          <w:p w14:paraId="689A10B9"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5D5ADB" w:rsidRPr="007D023E" w14:paraId="0ADD8749" w14:textId="77777777" w:rsidTr="005D5ADB">
                        <w:tc>
                          <w:tcPr>
                            <w:tcW w:w="1418" w:type="dxa"/>
                          </w:tcPr>
                          <w:p w14:paraId="518F050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5D5ADB" w:rsidRPr="007D023E" w14:paraId="5B8F0610" w14:textId="77777777" w:rsidTr="005D5ADB">
                        <w:tc>
                          <w:tcPr>
                            <w:tcW w:w="1418" w:type="dxa"/>
                          </w:tcPr>
                          <w:p w14:paraId="6F9BBDA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5D5ADB" w:rsidRPr="007D023E" w14:paraId="6C032410" w14:textId="77777777" w:rsidTr="005D5ADB">
                        <w:tc>
                          <w:tcPr>
                            <w:tcW w:w="1418" w:type="dxa"/>
                          </w:tcPr>
                          <w:p w14:paraId="18E87DF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5D5ADB" w:rsidRDefault="005D5ADB"/>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3487" cy="3966394"/>
                    </a:xfrm>
                    <a:prstGeom prst="rect">
                      <a:avLst/>
                    </a:prstGeom>
                  </pic:spPr>
                </pic:pic>
              </a:graphicData>
            </a:graphic>
          </wp:inline>
        </w:drawing>
      </w:r>
    </w:p>
    <w:p w14:paraId="2B97689D" w14:textId="5E6373B7"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r w:rsidRPr="007D023E">
        <w:rPr>
          <w:rFonts w:ascii="Times New Roman" w:hAnsi="Times New Roman" w:cs="Times New Roman"/>
          <w:noProof/>
          <w:color w:val="FF0000"/>
          <w:sz w:val="24"/>
          <w:szCs w:val="24"/>
          <w:u w:val="single"/>
          <w:lang w:eastAsia="en-AU"/>
        </w:rPr>
        <w:t xml:space="preserve">Not finished yet.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7F5CC392" w:rsidR="00FF1B8E" w:rsidRPr="0004764B" w:rsidRDefault="0035527B" w:rsidP="0004764B">
      <w:pPr>
        <w:spacing w:line="480" w:lineRule="auto"/>
        <w:rPr>
          <w:rFonts w:ascii="Times New Roman" w:hAnsi="Times New Roman" w:cs="Times New Roman"/>
          <w:sz w:val="24"/>
          <w:szCs w:val="24"/>
          <w:lang w:val="en-US"/>
        </w:rPr>
      </w:pPr>
      <w:proofErr w:type="gramStart"/>
      <w:r w:rsidRPr="0004764B">
        <w:rPr>
          <w:rFonts w:ascii="Times New Roman" w:hAnsi="Times New Roman" w:cs="Times New Roman"/>
          <w:sz w:val="24"/>
          <w:szCs w:val="24"/>
          <w:lang w:val="en-US"/>
        </w:rPr>
        <w:lastRenderedPageBreak/>
        <w:t>binds</w:t>
      </w:r>
      <w:proofErr w:type="gramEnd"/>
      <w:r w:rsidRPr="0004764B">
        <w:rPr>
          <w:rFonts w:ascii="Times New Roman" w:hAnsi="Times New Roman" w:cs="Times New Roman"/>
          <w:sz w:val="24"/>
          <w:szCs w:val="24"/>
          <w:lang w:val="en-US"/>
        </w:rPr>
        <w:t>. After purification by Trizol extraction</w:t>
      </w:r>
      <w:r>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which </w:t>
      </w:r>
      <w:r>
        <w:rPr>
          <w:rFonts w:ascii="Times New Roman" w:hAnsi="Times New Roman" w:cs="Times New Roman"/>
          <w:sz w:val="24"/>
          <w:szCs w:val="24"/>
          <w:lang w:val="en-US"/>
        </w:rPr>
        <w:t xml:space="preserve">also reverses </w:t>
      </w:r>
      <w:r w:rsidR="00626E3B">
        <w:rPr>
          <w:rFonts w:ascii="Times New Roman" w:hAnsi="Times New Roman" w:cs="Times New Roman"/>
          <w:sz w:val="24"/>
          <w:szCs w:val="24"/>
          <w:lang w:val="en-US"/>
        </w:rPr>
        <w:t xml:space="preserve">formaldehyde </w:t>
      </w:r>
      <w:r>
        <w:rPr>
          <w:rFonts w:ascii="Times New Roman" w:hAnsi="Times New Roman" w:cs="Times New Roman"/>
          <w:sz w:val="24"/>
          <w:szCs w:val="24"/>
          <w:lang w:val="en-US"/>
        </w:rPr>
        <w:t>crosslink</w:t>
      </w:r>
      <w:r w:rsidR="00626E3B">
        <w:rPr>
          <w:rFonts w:ascii="Times New Roman" w:hAnsi="Times New Roman" w:cs="Times New Roman"/>
          <w:sz w:val="24"/>
          <w:szCs w:val="24"/>
          <w:lang w:val="en-US"/>
        </w:rPr>
        <w:t>s</w:t>
      </w:r>
      <w:r>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the RNA was quantified using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This yielded a </w:t>
      </w:r>
      <w:r w:rsidR="004B11EC" w:rsidRPr="0004764B">
        <w:rPr>
          <w:rFonts w:ascii="Times New Roman" w:hAnsi="Times New Roman" w:cs="Times New Roman"/>
          <w:sz w:val="24"/>
          <w:szCs w:val="24"/>
          <w:lang w:val="en-US"/>
        </w:rPr>
        <w:t>consistent increase of RNA identified from the hnRNPK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 xml:space="preserve">This is consistent with past research which shows hnRNPK binding to RNAs </w:t>
      </w:r>
      <w:bookmarkStart w:id="45" w:name="_GoBack"/>
      <w:bookmarkEnd w:id="45"/>
      <w:r w:rsidR="00E15E57" w:rsidRPr="0004764B">
        <w:rPr>
          <w:rFonts w:ascii="Times New Roman" w:hAnsi="Times New Roman" w:cs="Times New Roman"/>
          <w:sz w:val="24"/>
          <w:szCs w:val="24"/>
          <w:lang w:val="en-US"/>
        </w:rPr>
        <w:t>and reports of it binding microRNAs</w:t>
      </w:r>
      <w:ins w:id="46" w:author="Michelle Hill" w:date="2016-09-26T23:12:00Z">
        <w:r w:rsidR="00626E3B">
          <w:rPr>
            <w:rFonts w:ascii="Times New Roman" w:hAnsi="Times New Roman" w:cs="Times New Roman"/>
            <w:sz w:val="24"/>
            <w:szCs w:val="24"/>
            <w:lang w:val="en-US"/>
          </w:rPr>
          <w:t xml:space="preserve"> (REF)</w:t>
        </w:r>
      </w:ins>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While this is instrumental in determining whether hnRNPK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hnRNPK</w:t>
      </w:r>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hnRNPK</w:t>
      </w:r>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hnRNPK positive, and why isn’t every hnRNPK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 binding of hnRNPK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r w:rsidR="003E64B9">
        <w:rPr>
          <w:rFonts w:ascii="Times New Roman" w:hAnsi="Times New Roman" w:cs="Times New Roman"/>
          <w:sz w:val="24"/>
          <w:szCs w:val="24"/>
          <w:lang w:val="en-US"/>
        </w:rPr>
        <w:lastRenderedPageBreak/>
        <w:t xml:space="preserve">hnRNPK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522B8746" w14:textId="58F39B1F" w:rsidR="00B057DA" w:rsidRPr="00B057DA"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sectPr w:rsidR="00B057DA" w:rsidRPr="00B057DA"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helle Hill" w:date="2016-09-26T21:16:00Z" w:initials="MH">
    <w:p w14:paraId="7039BFB7" w14:textId="42570380" w:rsidR="005D5ADB" w:rsidRDefault="005D5ADB">
      <w:pPr>
        <w:pStyle w:val="CommentText"/>
      </w:pPr>
      <w:r>
        <w:rPr>
          <w:rStyle w:val="CommentReference"/>
        </w:rPr>
        <w:annotationRef/>
      </w:r>
      <w:r>
        <w:t>Add cavins references</w:t>
      </w:r>
    </w:p>
  </w:comment>
  <w:comment w:id="3" w:author="Michelle Hill" w:date="2016-09-26T21:27:00Z" w:initials="MH">
    <w:p w14:paraId="3AD4FB37" w14:textId="77777777" w:rsidR="005D5ADB" w:rsidRDefault="005D5ADB" w:rsidP="00923E89">
      <w:pPr>
        <w:pStyle w:val="Title1"/>
      </w:pPr>
      <w:r>
        <w:rPr>
          <w:rStyle w:val="CommentReference"/>
        </w:rPr>
        <w:annotationRef/>
      </w:r>
      <w:hyperlink r:id="rId1" w:history="1">
        <w:r>
          <w:rPr>
            <w:rStyle w:val="Hyperlink"/>
            <w:rFonts w:eastAsiaTheme="majorEastAsia"/>
          </w:rPr>
          <w:t>PTRF-cavin-1 expression decreases the migration of PC3 prostate cancer cells: role of matrix metalloprotease 9.</w:t>
        </w:r>
      </w:hyperlink>
    </w:p>
    <w:p w14:paraId="17B6537C" w14:textId="77777777" w:rsidR="005D5ADB" w:rsidRDefault="005D5ADB" w:rsidP="00923E89">
      <w:pPr>
        <w:pStyle w:val="desc"/>
      </w:pPr>
      <w:r>
        <w:rPr>
          <w:b/>
          <w:bCs/>
        </w:rPr>
        <w:t>Aung</w:t>
      </w:r>
      <w:r>
        <w:t xml:space="preserve"> CS, </w:t>
      </w:r>
      <w:r>
        <w:rPr>
          <w:b/>
          <w:bCs/>
        </w:rPr>
        <w:t>Hill MM</w:t>
      </w:r>
      <w:r>
        <w:t xml:space="preserve">, </w:t>
      </w:r>
      <w:proofErr w:type="spellStart"/>
      <w:r>
        <w:t>Bastiani</w:t>
      </w:r>
      <w:proofErr w:type="spellEnd"/>
      <w:r>
        <w:t xml:space="preserve"> M, Parton RG, </w:t>
      </w:r>
      <w:proofErr w:type="spellStart"/>
      <w:r>
        <w:t>Parat</w:t>
      </w:r>
      <w:proofErr w:type="spellEnd"/>
      <w:r>
        <w:t xml:space="preserve"> MO.</w:t>
      </w:r>
    </w:p>
    <w:p w14:paraId="48AD821B" w14:textId="77777777" w:rsidR="005D5ADB" w:rsidRDefault="005D5ADB" w:rsidP="00923E89">
      <w:pPr>
        <w:pStyle w:val="details"/>
      </w:pPr>
      <w:proofErr w:type="spellStart"/>
      <w:r>
        <w:rPr>
          <w:rStyle w:val="jrnl"/>
        </w:rPr>
        <w:t>Eur</w:t>
      </w:r>
      <w:proofErr w:type="spellEnd"/>
      <w:r>
        <w:rPr>
          <w:rStyle w:val="jrnl"/>
        </w:rPr>
        <w:t xml:space="preserve"> J Cell Biol</w:t>
      </w:r>
      <w:r>
        <w:t>. 2011 Feb-Mar</w:t>
      </w:r>
      <w:proofErr w:type="gramStart"/>
      <w:r>
        <w:t>;90</w:t>
      </w:r>
      <w:proofErr w:type="gramEnd"/>
      <w:r>
        <w:t>(2-3):136-42.</w:t>
      </w:r>
    </w:p>
    <w:p w14:paraId="1B82D9DC" w14:textId="05EC810A" w:rsidR="005D5ADB" w:rsidRDefault="005D5ADB">
      <w:pPr>
        <w:pStyle w:val="CommentText"/>
      </w:pPr>
    </w:p>
  </w:comment>
  <w:comment w:id="11" w:author="Michelle Hill" w:date="2016-09-26T21:41:00Z" w:initials="MH">
    <w:p w14:paraId="4E3F8432" w14:textId="6A380FE0" w:rsidR="000A2505" w:rsidRDefault="000A2505">
      <w:pPr>
        <w:pStyle w:val="CommentText"/>
      </w:pPr>
      <w:r>
        <w:rPr>
          <w:rStyle w:val="CommentReference"/>
        </w:rPr>
        <w:annotationRef/>
      </w:r>
      <w:r>
        <w:t>Sentence doesn’t make sense</w:t>
      </w:r>
    </w:p>
  </w:comment>
  <w:comment w:id="14" w:author="Michelle Hill" w:date="2016-09-26T21:55:00Z" w:initials="MH">
    <w:p w14:paraId="45AE840A" w14:textId="1CA4EBE0" w:rsidR="005B5088" w:rsidRDefault="005B5088">
      <w:pPr>
        <w:pStyle w:val="CommentText"/>
      </w:pPr>
      <w:r>
        <w:rPr>
          <w:rStyle w:val="CommentReference"/>
        </w:rPr>
        <w:annotationRef/>
      </w:r>
      <w:r>
        <w:t>Make more clear – what data you received, and what analysis you did. But, for the data you didn’t analyse, you still need to clearly say what the experiments were (so they can be assessed)</w:t>
      </w:r>
    </w:p>
  </w:comment>
  <w:comment w:id="15" w:author="Harley Robinson " w:date="2016-09-29T10:48:00Z" w:initials="HR">
    <w:p w14:paraId="6922F5F4" w14:textId="45ED9725" w:rsidR="008A70A1" w:rsidRDefault="008A70A1">
      <w:pPr>
        <w:pStyle w:val="CommentText"/>
      </w:pPr>
      <w:r>
        <w:rPr>
          <w:rStyle w:val="CommentReference"/>
        </w:rPr>
        <w:annotationRef/>
      </w:r>
      <w:r>
        <w:t>What supplementary data are you talking about? This is the first time I talked about it, and the only time I describe this method</w:t>
      </w:r>
    </w:p>
  </w:comment>
  <w:comment w:id="25" w:author="Michelle Hill" w:date="2016-09-26T22:10:00Z" w:initials="MH">
    <w:p w14:paraId="6A2D21DF" w14:textId="3BBE56FA" w:rsidR="00ED12EB" w:rsidRDefault="00ED12EB">
      <w:pPr>
        <w:pStyle w:val="CommentText"/>
      </w:pPr>
      <w:r>
        <w:rPr>
          <w:rStyle w:val="CommentReference"/>
        </w:rPr>
        <w:annotationRef/>
      </w:r>
      <w:r>
        <w:t xml:space="preserve">Preferably list </w:t>
      </w:r>
      <w:proofErr w:type="spellStart"/>
      <w:r>
        <w:t>xg</w:t>
      </w:r>
      <w:proofErr w:type="spellEnd"/>
      <w:r>
        <w:t>, or at minimum rpm</w:t>
      </w:r>
    </w:p>
  </w:comment>
  <w:comment w:id="30" w:author="Michelle Hill" w:date="2016-09-26T22:42:00Z" w:initials="MH">
    <w:p w14:paraId="49A047AC" w14:textId="62F74BF2" w:rsidR="00983950" w:rsidRDefault="00983950">
      <w:pPr>
        <w:pStyle w:val="CommentText"/>
      </w:pPr>
      <w:r>
        <w:rPr>
          <w:rStyle w:val="CommentReference"/>
        </w:rPr>
        <w:annotationRef/>
      </w:r>
      <w:r>
        <w:t>I like these terms. They easily convey the concepts. It’s good to use them consistently throughout.</w:t>
      </w:r>
    </w:p>
  </w:comment>
  <w:comment w:id="31" w:author="Michelle Hill" w:date="2016-09-26T22:31:00Z" w:initials="MH">
    <w:p w14:paraId="3872C935" w14:textId="282C1E1E" w:rsidR="008072F7" w:rsidRDefault="008072F7">
      <w:pPr>
        <w:pStyle w:val="CommentText"/>
      </w:pPr>
      <w:r>
        <w:rPr>
          <w:rStyle w:val="CommentReference"/>
        </w:rPr>
        <w:annotationRef/>
      </w:r>
      <w:r>
        <w:t>Would be good to specify which is what group</w:t>
      </w:r>
    </w:p>
  </w:comment>
  <w:comment w:id="32" w:author="Michelle Hill" w:date="2016-09-26T22:46:00Z" w:initials="MH">
    <w:p w14:paraId="3D2DBB6A" w14:textId="77777777" w:rsidR="00983950" w:rsidRDefault="00983950">
      <w:pPr>
        <w:pStyle w:val="CommentText"/>
      </w:pPr>
      <w:r>
        <w:rPr>
          <w:rStyle w:val="CommentReference"/>
        </w:rPr>
        <w:annotationRef/>
      </w:r>
      <w:r>
        <w:t xml:space="preserve">Re-write this sentence, too many ‘that’. </w:t>
      </w:r>
    </w:p>
    <w:p w14:paraId="4F459836" w14:textId="492F52F1" w:rsidR="00983950" w:rsidRDefault="00983950">
      <w:pPr>
        <w:pStyle w:val="CommentText"/>
      </w:pPr>
      <w:r>
        <w:t>Need to mention the tool (details of method is in methods).</w:t>
      </w:r>
    </w:p>
  </w:comment>
  <w:comment w:id="34" w:author="Michelle Hill" w:date="2016-09-26T22:53:00Z" w:initials="MH">
    <w:p w14:paraId="0F0CDBD1" w14:textId="6970DA23" w:rsidR="005A7E5F" w:rsidRDefault="005A7E5F">
      <w:pPr>
        <w:pStyle w:val="CommentText"/>
      </w:pPr>
      <w:r>
        <w:rPr>
          <w:rStyle w:val="CommentReference"/>
        </w:rPr>
        <w:annotationRef/>
      </w:r>
      <w:r>
        <w:t xml:space="preserve">You suddenly jumped to </w:t>
      </w:r>
      <w:proofErr w:type="spellStart"/>
      <w:r>
        <w:t>hnRNPK</w:t>
      </w:r>
      <w:proofErr w:type="spellEnd"/>
      <w:r>
        <w:t xml:space="preserve"> without explanation. Needs at least a sentence. E.g. </w:t>
      </w:r>
      <w:proofErr w:type="spellStart"/>
      <w:r>
        <w:t>hnRNP</w:t>
      </w:r>
      <w:proofErr w:type="spellEnd"/>
      <w:r>
        <w:t xml:space="preserve"> K is the same family as A2B1.</w:t>
      </w:r>
    </w:p>
  </w:comment>
  <w:comment w:id="38" w:author="Michelle Hill" w:date="2016-09-26T23:06:00Z" w:initials="MH">
    <w:p w14:paraId="778E33E2" w14:textId="48C5E1EB" w:rsidR="008E4812" w:rsidRDefault="008E4812">
      <w:pPr>
        <w:pStyle w:val="CommentText"/>
      </w:pPr>
      <w:r>
        <w:rPr>
          <w:rStyle w:val="CommentReference"/>
        </w:rPr>
        <w:annotationRef/>
      </w:r>
      <w:r>
        <w:t>Figure legends for IF figures should state the images are representative of x experiments</w:t>
      </w:r>
    </w:p>
  </w:comment>
  <w:comment w:id="41" w:author="Michelle Hill" w:date="2016-09-26T23:01:00Z" w:initials="MH">
    <w:p w14:paraId="48DCCCF1" w14:textId="53945AB2" w:rsidR="008E4812" w:rsidRDefault="008E4812">
      <w:pPr>
        <w:pStyle w:val="CommentText"/>
      </w:pPr>
      <w:r>
        <w:rPr>
          <w:rStyle w:val="CommentReference"/>
        </w:rPr>
        <w:annotationRef/>
      </w:r>
      <w:r>
        <w:t>I don’t see any cytoplasmic labelling for miR-148a in cavin-1 cells</w:t>
      </w:r>
    </w:p>
  </w:comment>
  <w:comment w:id="39" w:author="Michelle Hill" w:date="2016-09-26T23:03:00Z" w:initials="MH">
    <w:p w14:paraId="48B630AE" w14:textId="77777777" w:rsidR="008E4812" w:rsidRDefault="008E4812">
      <w:pPr>
        <w:pStyle w:val="CommentText"/>
      </w:pPr>
      <w:r>
        <w:rPr>
          <w:rStyle w:val="CommentReference"/>
        </w:rPr>
        <w:annotationRef/>
      </w:r>
      <w:r>
        <w:t xml:space="preserve">First describe the </w:t>
      </w:r>
      <w:proofErr w:type="spellStart"/>
      <w:r>
        <w:t>miR</w:t>
      </w:r>
      <w:proofErr w:type="spellEnd"/>
      <w:r>
        <w:t xml:space="preserve"> localizations – has any other paper described miRNA in cytosolic puncta? </w:t>
      </w:r>
    </w:p>
    <w:p w14:paraId="26C5B9F1" w14:textId="77777777" w:rsidR="008E4812" w:rsidRDefault="008E4812">
      <w:pPr>
        <w:pStyle w:val="CommentText"/>
      </w:pPr>
    </w:p>
    <w:p w14:paraId="7D683953" w14:textId="0A7B15B1" w:rsidR="008E4812" w:rsidRDefault="008E4812">
      <w:pPr>
        <w:pStyle w:val="CommentText"/>
      </w:pPr>
      <w:r>
        <w:t>Then describe the co-localization results</w:t>
      </w:r>
    </w:p>
  </w:comment>
  <w:comment w:id="44" w:author="Michelle Hill" w:date="2016-09-26T23:08:00Z" w:initials="MH">
    <w:p w14:paraId="4F6E9BF2" w14:textId="5E157309" w:rsidR="008E4812" w:rsidRDefault="008E4812">
      <w:pPr>
        <w:pStyle w:val="CommentText"/>
      </w:pPr>
      <w:r>
        <w:rPr>
          <w:rStyle w:val="CommentReference"/>
        </w:rPr>
        <w:annotationRef/>
      </w:r>
      <w:r>
        <w:t>Or you can show this as panel 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39BFB7" w15:done="0"/>
  <w15:commentEx w15:paraId="1B82D9DC" w15:done="0"/>
  <w15:commentEx w15:paraId="4E3F8432" w15:done="0"/>
  <w15:commentEx w15:paraId="45AE840A" w15:done="0"/>
  <w15:commentEx w15:paraId="6922F5F4" w15:done="0"/>
  <w15:commentEx w15:paraId="6A2D21DF" w15:done="0"/>
  <w15:commentEx w15:paraId="49A047AC" w15:done="0"/>
  <w15:commentEx w15:paraId="3872C935" w15:done="0"/>
  <w15:commentEx w15:paraId="4F459836" w15:done="0"/>
  <w15:commentEx w15:paraId="0F0CDBD1" w15:done="0"/>
  <w15:commentEx w15:paraId="778E33E2" w15:done="0"/>
  <w15:commentEx w15:paraId="48DCCCF1" w15:done="0"/>
  <w15:commentEx w15:paraId="7D683953" w15:done="0"/>
  <w15:commentEx w15:paraId="4F6E9B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Harley Robinson ">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F5"/>
    <w:rsid w:val="000023F2"/>
    <w:rsid w:val="00002789"/>
    <w:rsid w:val="00035CC2"/>
    <w:rsid w:val="00043A96"/>
    <w:rsid w:val="0004764B"/>
    <w:rsid w:val="000641CF"/>
    <w:rsid w:val="000643A5"/>
    <w:rsid w:val="000645B4"/>
    <w:rsid w:val="000804BE"/>
    <w:rsid w:val="000860B7"/>
    <w:rsid w:val="000917AC"/>
    <w:rsid w:val="000A2505"/>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170BC"/>
    <w:rsid w:val="0022148F"/>
    <w:rsid w:val="002225DD"/>
    <w:rsid w:val="0024117C"/>
    <w:rsid w:val="002473C5"/>
    <w:rsid w:val="002504F5"/>
    <w:rsid w:val="002744C9"/>
    <w:rsid w:val="00277D50"/>
    <w:rsid w:val="00285D59"/>
    <w:rsid w:val="002862C5"/>
    <w:rsid w:val="0028737D"/>
    <w:rsid w:val="002A1A4D"/>
    <w:rsid w:val="002A4999"/>
    <w:rsid w:val="002A553D"/>
    <w:rsid w:val="002B0591"/>
    <w:rsid w:val="002B260D"/>
    <w:rsid w:val="002C6145"/>
    <w:rsid w:val="002D33F7"/>
    <w:rsid w:val="002D3A9B"/>
    <w:rsid w:val="002D6BD5"/>
    <w:rsid w:val="0030456C"/>
    <w:rsid w:val="00315510"/>
    <w:rsid w:val="00325343"/>
    <w:rsid w:val="003417F1"/>
    <w:rsid w:val="0035527B"/>
    <w:rsid w:val="00360908"/>
    <w:rsid w:val="00383897"/>
    <w:rsid w:val="00394C43"/>
    <w:rsid w:val="00394FA6"/>
    <w:rsid w:val="00396257"/>
    <w:rsid w:val="003A122B"/>
    <w:rsid w:val="003A4606"/>
    <w:rsid w:val="003B1AAE"/>
    <w:rsid w:val="003B5B36"/>
    <w:rsid w:val="003E64B9"/>
    <w:rsid w:val="003F57D1"/>
    <w:rsid w:val="003F6584"/>
    <w:rsid w:val="00407027"/>
    <w:rsid w:val="00425FC6"/>
    <w:rsid w:val="00427465"/>
    <w:rsid w:val="00445364"/>
    <w:rsid w:val="00447F02"/>
    <w:rsid w:val="00460C36"/>
    <w:rsid w:val="004734F8"/>
    <w:rsid w:val="0047413B"/>
    <w:rsid w:val="00475D4D"/>
    <w:rsid w:val="004817CB"/>
    <w:rsid w:val="004923A7"/>
    <w:rsid w:val="00494299"/>
    <w:rsid w:val="00494B06"/>
    <w:rsid w:val="004A1078"/>
    <w:rsid w:val="004A27A6"/>
    <w:rsid w:val="004A7530"/>
    <w:rsid w:val="004B11EC"/>
    <w:rsid w:val="004B61D4"/>
    <w:rsid w:val="004B7AEC"/>
    <w:rsid w:val="004D05EA"/>
    <w:rsid w:val="004D06C8"/>
    <w:rsid w:val="004F3EB9"/>
    <w:rsid w:val="00505F1A"/>
    <w:rsid w:val="00511A06"/>
    <w:rsid w:val="00520A5A"/>
    <w:rsid w:val="00541678"/>
    <w:rsid w:val="00546E8D"/>
    <w:rsid w:val="00580FC3"/>
    <w:rsid w:val="005919CD"/>
    <w:rsid w:val="005A1261"/>
    <w:rsid w:val="005A43BD"/>
    <w:rsid w:val="005A7CDE"/>
    <w:rsid w:val="005A7E5F"/>
    <w:rsid w:val="005B5088"/>
    <w:rsid w:val="005D5ADB"/>
    <w:rsid w:val="005D63E8"/>
    <w:rsid w:val="005E60B2"/>
    <w:rsid w:val="00613B88"/>
    <w:rsid w:val="00626E3B"/>
    <w:rsid w:val="00632F91"/>
    <w:rsid w:val="00634F62"/>
    <w:rsid w:val="0066460C"/>
    <w:rsid w:val="006705E5"/>
    <w:rsid w:val="006915C7"/>
    <w:rsid w:val="006A29A2"/>
    <w:rsid w:val="006B0438"/>
    <w:rsid w:val="006B1AE1"/>
    <w:rsid w:val="006D430D"/>
    <w:rsid w:val="006E73A2"/>
    <w:rsid w:val="006F1A49"/>
    <w:rsid w:val="006F3121"/>
    <w:rsid w:val="007045E6"/>
    <w:rsid w:val="00704850"/>
    <w:rsid w:val="00706A6E"/>
    <w:rsid w:val="00712621"/>
    <w:rsid w:val="00716E22"/>
    <w:rsid w:val="00726A10"/>
    <w:rsid w:val="007329CB"/>
    <w:rsid w:val="00740B7F"/>
    <w:rsid w:val="00757923"/>
    <w:rsid w:val="0076261E"/>
    <w:rsid w:val="007674B7"/>
    <w:rsid w:val="0077364C"/>
    <w:rsid w:val="007A2F48"/>
    <w:rsid w:val="007A639E"/>
    <w:rsid w:val="007B134F"/>
    <w:rsid w:val="007C471C"/>
    <w:rsid w:val="007C5847"/>
    <w:rsid w:val="007C5D32"/>
    <w:rsid w:val="007D023E"/>
    <w:rsid w:val="007D5FE8"/>
    <w:rsid w:val="007E0630"/>
    <w:rsid w:val="008059B0"/>
    <w:rsid w:val="00805D07"/>
    <w:rsid w:val="008072F7"/>
    <w:rsid w:val="00816B3C"/>
    <w:rsid w:val="00841A4D"/>
    <w:rsid w:val="00845533"/>
    <w:rsid w:val="00877C9C"/>
    <w:rsid w:val="00880E4C"/>
    <w:rsid w:val="00881806"/>
    <w:rsid w:val="008825E5"/>
    <w:rsid w:val="00894DCB"/>
    <w:rsid w:val="008A70A1"/>
    <w:rsid w:val="008C3CF3"/>
    <w:rsid w:val="008D6192"/>
    <w:rsid w:val="008E4812"/>
    <w:rsid w:val="008E6930"/>
    <w:rsid w:val="008E7085"/>
    <w:rsid w:val="0090637B"/>
    <w:rsid w:val="009110F6"/>
    <w:rsid w:val="009150C5"/>
    <w:rsid w:val="00923E89"/>
    <w:rsid w:val="00933319"/>
    <w:rsid w:val="00934DDB"/>
    <w:rsid w:val="0094171C"/>
    <w:rsid w:val="0094249A"/>
    <w:rsid w:val="00964E21"/>
    <w:rsid w:val="00973BAF"/>
    <w:rsid w:val="00983950"/>
    <w:rsid w:val="009936BE"/>
    <w:rsid w:val="009967D8"/>
    <w:rsid w:val="009A0AD7"/>
    <w:rsid w:val="009B6B83"/>
    <w:rsid w:val="009C0CE2"/>
    <w:rsid w:val="009C332A"/>
    <w:rsid w:val="009D1B8C"/>
    <w:rsid w:val="009F3165"/>
    <w:rsid w:val="009F58F0"/>
    <w:rsid w:val="00A014EB"/>
    <w:rsid w:val="00A16C70"/>
    <w:rsid w:val="00A202A4"/>
    <w:rsid w:val="00A277CC"/>
    <w:rsid w:val="00A50A85"/>
    <w:rsid w:val="00A56504"/>
    <w:rsid w:val="00A637FE"/>
    <w:rsid w:val="00A7150A"/>
    <w:rsid w:val="00A83C3A"/>
    <w:rsid w:val="00A87C65"/>
    <w:rsid w:val="00AB27A9"/>
    <w:rsid w:val="00B057DA"/>
    <w:rsid w:val="00B12BF0"/>
    <w:rsid w:val="00B31E2D"/>
    <w:rsid w:val="00B57D19"/>
    <w:rsid w:val="00B62C7D"/>
    <w:rsid w:val="00B6458D"/>
    <w:rsid w:val="00B842A0"/>
    <w:rsid w:val="00BA51F5"/>
    <w:rsid w:val="00BC4634"/>
    <w:rsid w:val="00BE3A99"/>
    <w:rsid w:val="00BE4094"/>
    <w:rsid w:val="00BE4FD6"/>
    <w:rsid w:val="00C547B4"/>
    <w:rsid w:val="00C723EA"/>
    <w:rsid w:val="00C725BE"/>
    <w:rsid w:val="00C77B67"/>
    <w:rsid w:val="00C96FD3"/>
    <w:rsid w:val="00CD0C67"/>
    <w:rsid w:val="00CE0CB5"/>
    <w:rsid w:val="00CE5661"/>
    <w:rsid w:val="00CF2693"/>
    <w:rsid w:val="00D10ABE"/>
    <w:rsid w:val="00D14595"/>
    <w:rsid w:val="00D25CB9"/>
    <w:rsid w:val="00D269F5"/>
    <w:rsid w:val="00D60996"/>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6845"/>
    <w:rsid w:val="00EE41F8"/>
    <w:rsid w:val="00EE7C8F"/>
    <w:rsid w:val="00F041BB"/>
    <w:rsid w:val="00F05205"/>
    <w:rsid w:val="00F37258"/>
    <w:rsid w:val="00F442BA"/>
    <w:rsid w:val="00F47390"/>
    <w:rsid w:val="00F50503"/>
    <w:rsid w:val="00F56074"/>
    <w:rsid w:val="00F724F0"/>
    <w:rsid w:val="00F8100D"/>
    <w:rsid w:val="00F83A55"/>
    <w:rsid w:val="00FC24C6"/>
    <w:rsid w:val="00FC3A7C"/>
    <w:rsid w:val="00FE311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0732728"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29</Pages>
  <Words>7360</Words>
  <Characters>41954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49216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3</cp:revision>
  <dcterms:created xsi:type="dcterms:W3CDTF">2016-09-27T03:55:00Z</dcterms:created>
  <dcterms:modified xsi:type="dcterms:W3CDTF">2016-09-29T02:52:00Z</dcterms:modified>
</cp:coreProperties>
</file>