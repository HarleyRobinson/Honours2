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720742" w14:textId="2E1C3190" w:rsidR="00E2550D" w:rsidRDefault="00E2550D" w:rsidP="0004764B">
      <w:pPr>
        <w:pStyle w:val="Heading1"/>
        <w:rPr>
          <w:rFonts w:ascii="Times New Roman" w:hAnsi="Times New Roman" w:cs="Times New Roman"/>
        </w:rPr>
      </w:pPr>
      <w:r>
        <w:rPr>
          <w:rFonts w:ascii="Times New Roman" w:hAnsi="Times New Roman" w:cs="Times New Roman"/>
        </w:rPr>
        <w:t xml:space="preserve">Abstract: </w:t>
      </w:r>
    </w:p>
    <w:p w14:paraId="518D2047" w14:textId="77777777" w:rsidR="00E2550D" w:rsidRPr="00E2550D" w:rsidRDefault="00E2550D" w:rsidP="00E2550D"/>
    <w:p w14:paraId="2E626160" w14:textId="0F3E5CCC" w:rsidR="00580FC3" w:rsidRDefault="00580FC3" w:rsidP="0004764B">
      <w:pPr>
        <w:pStyle w:val="Heading1"/>
        <w:rPr>
          <w:rFonts w:ascii="Times New Roman" w:hAnsi="Times New Roman" w:cs="Times New Roman"/>
        </w:rPr>
      </w:pPr>
      <w:r w:rsidRPr="0004764B">
        <w:rPr>
          <w:rFonts w:ascii="Times New Roman" w:hAnsi="Times New Roman" w:cs="Times New Roman"/>
        </w:rPr>
        <w:t>Introduction:</w:t>
      </w:r>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r w:rsidRPr="0004764B">
        <w:rPr>
          <w:rStyle w:val="Heading2Char"/>
          <w:rFonts w:ascii="Times New Roman" w:hAnsi="Times New Roman" w:cs="Times New Roman"/>
        </w:rPr>
        <w:t>Advanced Prostate Cancer and Caveolin-1</w:t>
      </w:r>
      <w:r w:rsidRPr="0004764B">
        <w:rPr>
          <w:rFonts w:ascii="Times New Roman" w:hAnsi="Times New Roman" w:cs="Times New Roman"/>
          <w:b/>
          <w:sz w:val="24"/>
          <w:szCs w:val="24"/>
        </w:rPr>
        <w:t xml:space="preserve">: </w:t>
      </w:r>
    </w:p>
    <w:p w14:paraId="1600FFCB" w14:textId="39D2817F"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 w:tooltip="Bubendorf, 2000 #165" w:history="1">
        <w:r w:rsidR="0083655E" w:rsidRPr="0004764B">
          <w:rPr>
            <w:rFonts w:ascii="Times New Roman" w:hAnsi="Times New Roman" w:cs="Times New Roman"/>
            <w:noProof/>
            <w:sz w:val="24"/>
            <w:szCs w:val="24"/>
          </w:rPr>
          <w:t>Bubendorf</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14D3D7B8"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Gumulec, 2012 #167" w:history="1">
        <w:r w:rsidR="0083655E" w:rsidRPr="0004764B">
          <w:rPr>
            <w:rFonts w:ascii="Times New Roman" w:hAnsi="Times New Roman" w:cs="Times New Roman"/>
            <w:noProof/>
            <w:sz w:val="24"/>
            <w:szCs w:val="24"/>
          </w:rPr>
          <w:t>Gumulec</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26" w:tooltip="Moon, 2014 #10" w:history="1">
        <w:r w:rsidR="0083655E" w:rsidRPr="0004764B">
          <w:rPr>
            <w:rFonts w:ascii="Times New Roman" w:hAnsi="Times New Roman" w:cs="Times New Roman"/>
            <w:noProof/>
            <w:sz w:val="24"/>
            <w:szCs w:val="24"/>
          </w:rPr>
          <w:t>Moon</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5" w:tooltip="Hayashi, 2015 #166" w:history="1">
        <w:r w:rsidR="0083655E" w:rsidRPr="0004764B">
          <w:rPr>
            <w:rFonts w:ascii="Times New Roman" w:hAnsi="Times New Roman" w:cs="Times New Roman"/>
            <w:noProof/>
            <w:sz w:val="24"/>
            <w:szCs w:val="24"/>
          </w:rPr>
          <w:t>Hayashi</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caveolae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s of the cavin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Hill, 2008 #33" w:history="1">
        <w:r w:rsidR="0083655E" w:rsidRPr="0004764B">
          <w:rPr>
            <w:rFonts w:ascii="Times New Roman" w:hAnsi="Times New Roman" w:cs="Times New Roman"/>
            <w:noProof/>
            <w:sz w:val="24"/>
            <w:szCs w:val="24"/>
          </w:rPr>
          <w:t>Hill</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26" w:tooltip="Moon, 2014 #10" w:history="1">
        <w:r w:rsidR="0083655E"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w:t>
      </w:r>
      <w:ins w:id="0" w:author="Michelle Hill" w:date="2016-09-26T21:16:00Z">
        <w:r w:rsidR="0024117C">
          <w:rPr>
            <w:rFonts w:ascii="Times New Roman" w:hAnsi="Times New Roman" w:cs="Times New Roman"/>
            <w:sz w:val="24"/>
            <w:szCs w:val="24"/>
          </w:rPr>
          <w:t xml:space="preserve"> </w:t>
        </w:r>
      </w:ins>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caveolae formation while cavin-2 and cavin-3 modulate caveolae endocytosis and elongation </w:t>
      </w:r>
      <w:r w:rsidR="00C15703">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Pr>
          <w:rFonts w:ascii="Times New Roman" w:hAnsi="Times New Roman" w:cs="Times New Roman"/>
          <w:sz w:val="24"/>
          <w:szCs w:val="24"/>
        </w:rPr>
        <w:instrText xml:space="preserve"> ADDIN EN.CITE </w:instrText>
      </w:r>
      <w:r w:rsidR="00C15703">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Pr>
          <w:rFonts w:ascii="Times New Roman" w:hAnsi="Times New Roman" w:cs="Times New Roman"/>
          <w:sz w:val="24"/>
          <w:szCs w:val="24"/>
        </w:rPr>
        <w:instrText xml:space="preserve"> ADDIN EN.CITE.DATA </w:instrText>
      </w:r>
      <w:r w:rsidR="00C15703">
        <w:rPr>
          <w:rFonts w:ascii="Times New Roman" w:hAnsi="Times New Roman" w:cs="Times New Roman"/>
          <w:sz w:val="24"/>
          <w:szCs w:val="24"/>
        </w:rPr>
      </w:r>
      <w:r w:rsidR="00C15703">
        <w:rPr>
          <w:rFonts w:ascii="Times New Roman" w:hAnsi="Times New Roman" w:cs="Times New Roman"/>
          <w:sz w:val="24"/>
          <w:szCs w:val="24"/>
        </w:rPr>
        <w:fldChar w:fldCharType="end"/>
      </w:r>
      <w:r w:rsidR="00C15703">
        <w:rPr>
          <w:rFonts w:ascii="Times New Roman" w:hAnsi="Times New Roman" w:cs="Times New Roman"/>
          <w:sz w:val="24"/>
          <w:szCs w:val="24"/>
        </w:rPr>
      </w:r>
      <w:r w:rsidR="00C15703">
        <w:rPr>
          <w:rFonts w:ascii="Times New Roman" w:hAnsi="Times New Roman" w:cs="Times New Roman"/>
          <w:sz w:val="24"/>
          <w:szCs w:val="24"/>
        </w:rPr>
        <w:fldChar w:fldCharType="separate"/>
      </w:r>
      <w:r w:rsidR="00C15703">
        <w:rPr>
          <w:rFonts w:ascii="Times New Roman" w:hAnsi="Times New Roman" w:cs="Times New Roman"/>
          <w:noProof/>
          <w:sz w:val="24"/>
          <w:szCs w:val="24"/>
        </w:rPr>
        <w:t>(</w:t>
      </w:r>
      <w:hyperlink w:anchor="_ENREF_14" w:tooltip="Hansen, 2009 #142" w:history="1">
        <w:r w:rsidR="0083655E">
          <w:rPr>
            <w:rFonts w:ascii="Times New Roman" w:hAnsi="Times New Roman" w:cs="Times New Roman"/>
            <w:noProof/>
            <w:sz w:val="24"/>
            <w:szCs w:val="24"/>
          </w:rPr>
          <w:t>Hansen</w:t>
        </w:r>
        <w:r w:rsidR="0083655E" w:rsidRPr="00C15703">
          <w:rPr>
            <w:rFonts w:ascii="Times New Roman" w:hAnsi="Times New Roman" w:cs="Times New Roman"/>
            <w:i/>
            <w:noProof/>
            <w:sz w:val="24"/>
            <w:szCs w:val="24"/>
          </w:rPr>
          <w:t xml:space="preserve"> et al.</w:t>
        </w:r>
        <w:r w:rsidR="0083655E">
          <w:rPr>
            <w:rFonts w:ascii="Times New Roman" w:hAnsi="Times New Roman" w:cs="Times New Roman"/>
            <w:noProof/>
            <w:sz w:val="24"/>
            <w:szCs w:val="24"/>
          </w:rPr>
          <w:t xml:space="preserve"> 2009</w:t>
        </w:r>
      </w:hyperlink>
      <w:r w:rsidR="00C15703">
        <w:rPr>
          <w:rFonts w:ascii="Times New Roman" w:hAnsi="Times New Roman" w:cs="Times New Roman"/>
          <w:noProof/>
          <w:sz w:val="24"/>
          <w:szCs w:val="24"/>
        </w:rPr>
        <w:t xml:space="preserve">; </w:t>
      </w:r>
      <w:hyperlink w:anchor="_ENREF_23" w:tooltip="McMahon, 2009 #143" w:history="1">
        <w:r w:rsidR="0083655E">
          <w:rPr>
            <w:rFonts w:ascii="Times New Roman" w:hAnsi="Times New Roman" w:cs="Times New Roman"/>
            <w:noProof/>
            <w:sz w:val="24"/>
            <w:szCs w:val="24"/>
          </w:rPr>
          <w:t>McMahon</w:t>
        </w:r>
        <w:r w:rsidR="0083655E" w:rsidRPr="00C15703">
          <w:rPr>
            <w:rFonts w:ascii="Times New Roman" w:hAnsi="Times New Roman" w:cs="Times New Roman"/>
            <w:i/>
            <w:noProof/>
            <w:sz w:val="24"/>
            <w:szCs w:val="24"/>
          </w:rPr>
          <w:t xml:space="preserve"> et al.</w:t>
        </w:r>
        <w:r w:rsidR="0083655E">
          <w:rPr>
            <w:rFonts w:ascii="Times New Roman" w:hAnsi="Times New Roman" w:cs="Times New Roman"/>
            <w:noProof/>
            <w:sz w:val="24"/>
            <w:szCs w:val="24"/>
          </w:rPr>
          <w:t xml:space="preserve"> 2009</w:t>
        </w:r>
      </w:hyperlink>
      <w:r w:rsidR="00C15703">
        <w:rPr>
          <w:rFonts w:ascii="Times New Roman" w:hAnsi="Times New Roman" w:cs="Times New Roman"/>
          <w:noProof/>
          <w:sz w:val="24"/>
          <w:szCs w:val="24"/>
        </w:rPr>
        <w:t>)</w:t>
      </w:r>
      <w:r w:rsidR="00C15703">
        <w:rPr>
          <w:rFonts w:ascii="Times New Roman" w:hAnsi="Times New Roman" w:cs="Times New Roman"/>
          <w:sz w:val="24"/>
          <w:szCs w:val="24"/>
        </w:rPr>
        <w:fldChar w:fldCharType="end"/>
      </w:r>
      <w:r w:rsidR="00923E89" w:rsidRPr="00C15703">
        <w:rPr>
          <w:rFonts w:ascii="Times New Roman" w:hAnsi="Times New Roman" w:cs="Times New Roman"/>
          <w:color w:val="FF0000"/>
          <w:sz w:val="24"/>
          <w:szCs w:val="24"/>
        </w:rPr>
        <w:t xml:space="preserve">. </w:t>
      </w:r>
      <w:r w:rsidRPr="0004764B">
        <w:rPr>
          <w:rFonts w:ascii="Times New Roman" w:hAnsi="Times New Roman" w:cs="Times New Roman"/>
          <w:sz w:val="24"/>
          <w:szCs w:val="24"/>
        </w:rPr>
        <w:t xml:space="preserve">These 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5" w:tooltip="Wu, 2011 #171" w:history="1">
        <w:r w:rsidR="0083655E" w:rsidRPr="0004764B">
          <w:rPr>
            <w:rFonts w:ascii="Times New Roman" w:hAnsi="Times New Roman" w:cs="Times New Roman"/>
            <w:noProof/>
            <w:sz w:val="24"/>
            <w:szCs w:val="24"/>
          </w:rPr>
          <w:t>Wu</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27" w:tooltip="Moumita, 2015 #168" w:history="1">
        <w:r w:rsidR="0083655E" w:rsidRPr="0004764B">
          <w:rPr>
            <w:rFonts w:ascii="Times New Roman" w:hAnsi="Times New Roman" w:cs="Times New Roman"/>
            <w:noProof/>
            <w:sz w:val="24"/>
            <w:szCs w:val="24"/>
          </w:rPr>
          <w:t>Moumita</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Grande-García, 2007 #173" w:history="1">
        <w:r w:rsidR="0083655E" w:rsidRPr="0004764B">
          <w:rPr>
            <w:rFonts w:ascii="Times New Roman" w:hAnsi="Times New Roman" w:cs="Times New Roman"/>
            <w:noProof/>
            <w:sz w:val="24"/>
            <w:szCs w:val="24"/>
          </w:rPr>
          <w:t>Grande-García</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4" w:tooltip="Chatterjee, 2015 #172" w:history="1">
        <w:r w:rsidR="0083655E" w:rsidRPr="0004764B">
          <w:rPr>
            <w:rFonts w:ascii="Times New Roman" w:hAnsi="Times New Roman" w:cs="Times New Roman"/>
            <w:noProof/>
            <w:sz w:val="24"/>
            <w:szCs w:val="24"/>
          </w:rPr>
          <w:t>Chatterjee</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4CDC260D"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6" w:tooltip="Moon, 2014 #10" w:history="1">
        <w:r w:rsidR="0083655E"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w:t>
      </w:r>
      <w:r w:rsidRPr="0004764B">
        <w:rPr>
          <w:rFonts w:ascii="Times New Roman" w:hAnsi="Times New Roman" w:cs="Times New Roman"/>
          <w:sz w:val="24"/>
          <w:szCs w:val="24"/>
        </w:rPr>
        <w:lastRenderedPageBreak/>
        <w:t xml:space="preserve">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w:t>
      </w:r>
      <w:proofErr w:type="spellStart"/>
      <w:r w:rsidR="00FE35A3">
        <w:rPr>
          <w:rFonts w:ascii="Times New Roman" w:hAnsi="Times New Roman" w:cs="Times New Roman"/>
          <w:sz w:val="24"/>
          <w:szCs w:val="24"/>
        </w:rPr>
        <w:t>Inder</w:t>
      </w:r>
      <w:proofErr w:type="spellEnd"/>
      <w:r w:rsidR="00FE35A3">
        <w:rPr>
          <w:rFonts w:ascii="Times New Roman" w:hAnsi="Times New Roman" w:cs="Times New Roman"/>
          <w:sz w:val="24"/>
          <w:szCs w:val="24"/>
        </w:rPr>
        <w:t xml:space="preserve">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1" w:tooltip="Aung, 2011 #194" w:history="1">
        <w:r w:rsidR="0083655E">
          <w:rPr>
            <w:rFonts w:ascii="Times New Roman" w:hAnsi="Times New Roman" w:cs="Times New Roman"/>
            <w:noProof/>
            <w:sz w:val="24"/>
            <w:szCs w:val="24"/>
          </w:rPr>
          <w:t>Aung</w:t>
        </w:r>
        <w:r w:rsidR="0083655E" w:rsidRPr="0083655E">
          <w:rPr>
            <w:rFonts w:ascii="Times New Roman" w:hAnsi="Times New Roman" w:cs="Times New Roman"/>
            <w:i/>
            <w:noProof/>
            <w:sz w:val="24"/>
            <w:szCs w:val="24"/>
          </w:rPr>
          <w:t xml:space="preserve"> et al.</w:t>
        </w:r>
        <w:r w:rsidR="0083655E">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26" w:tooltip="Moon, 2014 #10" w:history="1">
        <w:r w:rsidR="0083655E">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extracellular vesicle (EV) release (</w:t>
      </w:r>
      <w:proofErr w:type="spellStart"/>
      <w:r w:rsidRPr="0004764B">
        <w:rPr>
          <w:rFonts w:ascii="Times New Roman" w:hAnsi="Times New Roman" w:cs="Times New Roman"/>
          <w:sz w:val="24"/>
          <w:szCs w:val="24"/>
        </w:rPr>
        <w:t>Inder</w:t>
      </w:r>
      <w:proofErr w:type="spellEnd"/>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ins w:id="1" w:author="Michelle Hill" w:date="2016-09-26T21:28:00Z">
        <w:r w:rsidR="00923E89">
          <w:rPr>
            <w:rFonts w:ascii="Times New Roman" w:hAnsi="Times New Roman" w:cs="Times New Roman"/>
            <w:sz w:val="24"/>
            <w:szCs w:val="24"/>
          </w:rPr>
          <w:t xml:space="preserve"> (REF)</w:t>
        </w:r>
      </w:ins>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6CEE4BAC" w14:textId="77777777" w:rsidR="00580FC3" w:rsidRPr="0004764B" w:rsidRDefault="00580FC3" w:rsidP="0004764B">
      <w:pPr>
        <w:pStyle w:val="Heading2"/>
        <w:spacing w:line="480" w:lineRule="auto"/>
        <w:rPr>
          <w:rFonts w:ascii="Times New Roman" w:hAnsi="Times New Roman" w:cs="Times New Roman"/>
        </w:rPr>
      </w:pPr>
      <w:r w:rsidRPr="0004764B">
        <w:rPr>
          <w:rFonts w:ascii="Times New Roman" w:hAnsi="Times New Roman" w:cs="Times New Roman"/>
        </w:rPr>
        <w:t xml:space="preserve">Horizontal Transfer of microRNAs via Extracellular Vesicles: </w:t>
      </w:r>
    </w:p>
    <w:p w14:paraId="0CDA0431" w14:textId="4C9E8B74"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9" w:tooltip="Pegtel, 2014 #174" w:history="1">
        <w:r w:rsidR="0083655E" w:rsidRPr="0004764B">
          <w:rPr>
            <w:rFonts w:ascii="Times New Roman" w:hAnsi="Times New Roman" w:cs="Times New Roman"/>
            <w:noProof/>
            <w:sz w:val="24"/>
            <w:szCs w:val="24"/>
          </w:rPr>
          <w:t>Pegtel</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 xml:space="preserve">EVs are comprised of vesicles from two difference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5D5ADB" w:rsidRPr="00520A5A">
        <w:rPr>
          <w:rFonts w:ascii="Times New Roman" w:hAnsi="Times New Roman" w:cs="Times New Roman"/>
          <w:color w:val="FF0000"/>
          <w:sz w:val="24"/>
          <w:szCs w:val="24"/>
          <w:rPrChange w:id="2" w:author="Harley Robinson " w:date="2016-09-29T10:40:00Z">
            <w:rPr>
              <w:rFonts w:ascii="Times New Roman" w:hAnsi="Times New Roman" w:cs="Times New Roman"/>
              <w:sz w:val="24"/>
              <w:szCs w:val="24"/>
            </w:rPr>
          </w:rPrChange>
        </w:rPr>
        <w:t>FIGURE</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Exosomes are defined as 40-100nm diameter extracellular vesicles which are released upon fusion of the multivesicular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520A5A">
        <w:rPr>
          <w:rFonts w:ascii="Times New Roman" w:hAnsi="Times New Roman" w:cs="Times New Roman"/>
          <w:sz w:val="24"/>
          <w:szCs w:val="24"/>
          <w:rPrChange w:id="3" w:author="Harley Robinson " w:date="2016-09-29T10:40:00Z">
            <w:rPr>
              <w:rFonts w:ascii="Times New Roman" w:hAnsi="Times New Roman" w:cs="Times New Roman"/>
              <w:color w:val="FF0000"/>
              <w:sz w:val="24"/>
              <w:szCs w:val="24"/>
            </w:rPr>
          </w:rPrChange>
        </w:rPr>
        <w:t>This report focused on a</w:t>
      </w:r>
      <w:r w:rsidR="00277D50" w:rsidRPr="00520A5A">
        <w:rPr>
          <w:rFonts w:ascii="Times New Roman" w:hAnsi="Times New Roman" w:cs="Times New Roman"/>
          <w:sz w:val="24"/>
          <w:szCs w:val="24"/>
          <w:rPrChange w:id="4" w:author="Harley Robinson " w:date="2016-09-29T10:40:00Z">
            <w:rPr>
              <w:rFonts w:ascii="Times New Roman" w:hAnsi="Times New Roman" w:cs="Times New Roman"/>
              <w:color w:val="FF0000"/>
              <w:sz w:val="24"/>
              <w:szCs w:val="24"/>
            </w:rPr>
          </w:rPrChange>
        </w:rPr>
        <w:t xml:space="preserve"> mixed population of EVs as past </w:t>
      </w:r>
      <w:r w:rsidR="0077364C" w:rsidRPr="00520A5A">
        <w:rPr>
          <w:rFonts w:ascii="Times New Roman" w:hAnsi="Times New Roman" w:cs="Times New Roman"/>
          <w:sz w:val="24"/>
          <w:szCs w:val="24"/>
          <w:rPrChange w:id="5" w:author="Harley Robinson " w:date="2016-09-29T10:40:00Z">
            <w:rPr>
              <w:rFonts w:ascii="Times New Roman" w:hAnsi="Times New Roman" w:cs="Times New Roman"/>
              <w:color w:val="FF0000"/>
              <w:sz w:val="24"/>
              <w:szCs w:val="24"/>
            </w:rPr>
          </w:rPrChange>
        </w:rPr>
        <w:t xml:space="preserve">research </w:t>
      </w:r>
      <w:r w:rsidR="00277D50" w:rsidRPr="00520A5A">
        <w:rPr>
          <w:rFonts w:ascii="Times New Roman" w:hAnsi="Times New Roman" w:cs="Times New Roman"/>
          <w:sz w:val="24"/>
          <w:szCs w:val="24"/>
          <w:rPrChange w:id="6" w:author="Harley Robinson " w:date="2016-09-29T10:40:00Z">
            <w:rPr>
              <w:rFonts w:ascii="Times New Roman" w:hAnsi="Times New Roman" w:cs="Times New Roman"/>
              <w:color w:val="FF0000"/>
              <w:sz w:val="24"/>
              <w:szCs w:val="24"/>
            </w:rPr>
          </w:rPrChange>
        </w:rPr>
        <w:t xml:space="preserve">also </w:t>
      </w:r>
      <w:r w:rsidR="0077364C" w:rsidRPr="00520A5A">
        <w:rPr>
          <w:rFonts w:ascii="Times New Roman" w:hAnsi="Times New Roman" w:cs="Times New Roman"/>
          <w:sz w:val="24"/>
          <w:szCs w:val="24"/>
          <w:rPrChange w:id="7" w:author="Harley Robinson " w:date="2016-09-29T10:40:00Z">
            <w:rPr>
              <w:rFonts w:ascii="Times New Roman" w:hAnsi="Times New Roman" w:cs="Times New Roman"/>
              <w:color w:val="FF0000"/>
              <w:sz w:val="24"/>
              <w:szCs w:val="24"/>
            </w:rPr>
          </w:rPrChange>
        </w:rPr>
        <w:t>utilized mixed populations</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2" w:tooltip="McKechnie, 2006 #169" w:history="1">
        <w:r w:rsidR="0083655E">
          <w:rPr>
            <w:rFonts w:ascii="Times New Roman" w:hAnsi="Times New Roman" w:cs="Times New Roman"/>
            <w:noProof/>
            <w:sz w:val="24"/>
            <w:szCs w:val="24"/>
          </w:rPr>
          <w:t>McKechnie</w:t>
        </w:r>
        <w:r w:rsidR="0083655E" w:rsidRPr="0083655E">
          <w:rPr>
            <w:rFonts w:ascii="Times New Roman" w:hAnsi="Times New Roman" w:cs="Times New Roman"/>
            <w:i/>
            <w:noProof/>
            <w:sz w:val="24"/>
            <w:szCs w:val="24"/>
          </w:rPr>
          <w:t xml:space="preserve"> et al.</w:t>
        </w:r>
        <w:r w:rsidR="0083655E">
          <w:rPr>
            <w:rFonts w:ascii="Times New Roman" w:hAnsi="Times New Roman" w:cs="Times New Roman"/>
            <w:noProof/>
            <w:sz w:val="24"/>
            <w:szCs w:val="24"/>
          </w:rPr>
          <w:t xml:space="preserve"> 2006</w:t>
        </w:r>
      </w:hyperlink>
      <w:r w:rsidR="0083655E">
        <w:rPr>
          <w:rFonts w:ascii="Times New Roman" w:hAnsi="Times New Roman" w:cs="Times New Roman"/>
          <w:noProof/>
          <w:sz w:val="24"/>
          <w:szCs w:val="24"/>
        </w:rPr>
        <w:t xml:space="preserve">; </w:t>
      </w:r>
      <w:hyperlink w:anchor="_ENREF_36" w:tooltip="Wysoczynski, 2009 #176" w:history="1">
        <w:r w:rsidR="0083655E">
          <w:rPr>
            <w:rFonts w:ascii="Times New Roman" w:hAnsi="Times New Roman" w:cs="Times New Roman"/>
            <w:noProof/>
            <w:sz w:val="24"/>
            <w:szCs w:val="24"/>
          </w:rPr>
          <w:t>Wysoczynski and Ratajczak 2009</w:t>
        </w:r>
      </w:hyperlink>
      <w:r w:rsidR="0083655E">
        <w:rPr>
          <w:rFonts w:ascii="Times New Roman" w:hAnsi="Times New Roman" w:cs="Times New Roman"/>
          <w:noProof/>
          <w:sz w:val="24"/>
          <w:szCs w:val="24"/>
        </w:rPr>
        <w:t xml:space="preserve">; </w:t>
      </w:r>
      <w:hyperlink w:anchor="_ENREF_16" w:tooltip="Hedlund, 2011 #175" w:history="1">
        <w:r w:rsidR="0083655E">
          <w:rPr>
            <w:rFonts w:ascii="Times New Roman" w:hAnsi="Times New Roman" w:cs="Times New Roman"/>
            <w:noProof/>
            <w:sz w:val="24"/>
            <w:szCs w:val="24"/>
          </w:rPr>
          <w:t>Hedlund</w:t>
        </w:r>
        <w:r w:rsidR="0083655E" w:rsidRPr="0083655E">
          <w:rPr>
            <w:rFonts w:ascii="Times New Roman" w:hAnsi="Times New Roman" w:cs="Times New Roman"/>
            <w:i/>
            <w:noProof/>
            <w:sz w:val="24"/>
            <w:szCs w:val="24"/>
          </w:rPr>
          <w:t xml:space="preserve"> et al.</w:t>
        </w:r>
        <w:r w:rsidR="0083655E">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proofErr w:type="gramStart"/>
      <w:r w:rsidRPr="0004764B">
        <w:rPr>
          <w:rFonts w:ascii="Times New Roman" w:hAnsi="Times New Roman" w:cs="Times New Roman"/>
          <w:sz w:val="24"/>
          <w:szCs w:val="24"/>
        </w:rPr>
        <w:t>that</w:t>
      </w:r>
      <w:proofErr w:type="gramEnd"/>
      <w:r w:rsidRPr="0004764B">
        <w:rPr>
          <w:rFonts w:ascii="Times New Roman" w:hAnsi="Times New Roman" w:cs="Times New Roman"/>
          <w:sz w:val="24"/>
          <w:szCs w:val="24"/>
        </w:rPr>
        <w:t xml:space="preserve">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lastRenderedPageBreak/>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Costa-Silva, 2015 #177" w:history="1">
        <w:r w:rsidR="0083655E" w:rsidRPr="0004764B">
          <w:rPr>
            <w:rFonts w:ascii="Times New Roman" w:hAnsi="Times New Roman" w:cs="Times New Roman"/>
            <w:noProof/>
            <w:sz w:val="24"/>
            <w:szCs w:val="24"/>
          </w:rPr>
          <w:t>Costa-Silva</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30" w:tooltip="Ramteke, 2015 #178" w:history="1">
        <w:r w:rsidR="0083655E" w:rsidRPr="0004764B">
          <w:rPr>
            <w:rFonts w:ascii="Times New Roman" w:hAnsi="Times New Roman" w:cs="Times New Roman"/>
            <w:noProof/>
            <w:sz w:val="24"/>
            <w:szCs w:val="24"/>
          </w:rPr>
          <w:t>Ramteke</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this is attributed to the proteomic EV content being introduced into the endogenous 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8" w:tooltip="Dovrat, 2014 #180" w:history="1">
        <w:r w:rsidR="0083655E" w:rsidRPr="0004764B">
          <w:rPr>
            <w:rFonts w:ascii="Times New Roman" w:hAnsi="Times New Roman" w:cs="Times New Roman"/>
            <w:noProof/>
            <w:sz w:val="24"/>
            <w:szCs w:val="24"/>
          </w:rPr>
          <w:t>Dovrat</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9" w:tooltip="Kharmate, 2016 #181" w:history="1">
        <w:r w:rsidR="0083655E" w:rsidRPr="0004764B">
          <w:rPr>
            <w:rFonts w:ascii="Times New Roman" w:hAnsi="Times New Roman" w:cs="Times New Roman"/>
            <w:noProof/>
            <w:sz w:val="24"/>
            <w:szCs w:val="24"/>
          </w:rPr>
          <w:t>Kharmate</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32" w:tooltip="Song, 2016 #179" w:history="1">
        <w:r w:rsidR="0083655E" w:rsidRPr="0004764B">
          <w:rPr>
            <w:rFonts w:ascii="Times New Roman" w:hAnsi="Times New Roman" w:cs="Times New Roman"/>
            <w:noProof/>
            <w:sz w:val="24"/>
            <w:szCs w:val="24"/>
          </w:rPr>
          <w:t>Song</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2FBEB2CF" w:rsidR="00580FC3" w:rsidRPr="0004764B"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83655E">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13" w:tooltip="Ha, 2014 #151" w:history="1">
        <w:r w:rsidR="0083655E">
          <w:rPr>
            <w:rFonts w:ascii="Times New Roman" w:hAnsi="Times New Roman" w:cs="Times New Roman"/>
            <w:noProof/>
            <w:sz w:val="24"/>
            <w:szCs w:val="24"/>
          </w:rPr>
          <w:t>Ha and Kim 2014</w:t>
        </w:r>
      </w:hyperlink>
      <w:r w:rsidR="0083655E">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Typically, the mature miRNA sequence interact with the 3’ untranslated region (3’-UTR) of its target transcripts and guides a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 w:tooltip="Djuranovic, 2012 #150" w:history="1">
        <w:r w:rsidR="0083655E" w:rsidRPr="0004764B">
          <w:rPr>
            <w:rFonts w:ascii="Times New Roman" w:hAnsi="Times New Roman" w:cs="Times New Roman"/>
            <w:noProof/>
            <w:sz w:val="24"/>
            <w:szCs w:val="24"/>
          </w:rPr>
          <w:t>Djuranovic</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60% of the mammalian genome are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0" w:tooltip="Friedman, 2009 #153" w:history="1">
        <w:r w:rsidR="0083655E" w:rsidRPr="0004764B">
          <w:rPr>
            <w:rFonts w:ascii="Times New Roman" w:hAnsi="Times New Roman" w:cs="Times New Roman"/>
            <w:noProof/>
            <w:sz w:val="24"/>
            <w:szCs w:val="24"/>
          </w:rPr>
          <w:t>Friedman</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indicates the necessity of tight temporal and spatial control over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to prevent dysregulation of vital pathways.</w:t>
      </w:r>
      <w:r w:rsidR="008825E5">
        <w:rPr>
          <w:rFonts w:ascii="Times New Roman" w:hAnsi="Times New Roman" w:cs="Times New Roman"/>
          <w:sz w:val="24"/>
          <w:szCs w:val="24"/>
        </w:rPr>
        <w:t xml:space="preserve"> The content of miRNA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31" w:tooltip="Reddi, 1976 #156" w:history="1">
        <w:r w:rsidR="0083655E">
          <w:rPr>
            <w:rFonts w:ascii="Times New Roman" w:hAnsi="Times New Roman" w:cs="Times New Roman"/>
            <w:noProof/>
            <w:sz w:val="24"/>
            <w:szCs w:val="24"/>
          </w:rPr>
          <w:t>Reddi and Holland 1976</w:t>
        </w:r>
      </w:hyperlink>
      <w:r w:rsidR="0083655E">
        <w:rPr>
          <w:rFonts w:ascii="Times New Roman" w:hAnsi="Times New Roman" w:cs="Times New Roman"/>
          <w:noProof/>
          <w:sz w:val="24"/>
          <w:szCs w:val="24"/>
        </w:rPr>
        <w:t xml:space="preserve">; </w:t>
      </w:r>
      <w:hyperlink w:anchor="_ENREF_33" w:tooltip="Tsui, 2002 #182" w:history="1">
        <w:r w:rsidR="0083655E">
          <w:rPr>
            <w:rFonts w:ascii="Times New Roman" w:hAnsi="Times New Roman" w:cs="Times New Roman"/>
            <w:noProof/>
            <w:sz w:val="24"/>
            <w:szCs w:val="24"/>
          </w:rPr>
          <w:t>Tsui</w:t>
        </w:r>
        <w:r w:rsidR="0083655E" w:rsidRPr="0083655E">
          <w:rPr>
            <w:rFonts w:ascii="Times New Roman" w:hAnsi="Times New Roman" w:cs="Times New Roman"/>
            <w:i/>
            <w:noProof/>
            <w:sz w:val="24"/>
            <w:szCs w:val="24"/>
          </w:rPr>
          <w:t xml:space="preserve"> et al.</w:t>
        </w:r>
        <w:r w:rsidR="0083655E">
          <w:rPr>
            <w:rFonts w:ascii="Times New Roman" w:hAnsi="Times New Roman" w:cs="Times New Roman"/>
            <w:noProof/>
            <w:sz w:val="24"/>
            <w:szCs w:val="24"/>
          </w:rPr>
          <w:t xml:space="preserve"> 2002</w:t>
        </w:r>
      </w:hyperlink>
      <w:r w:rsidR="0083655E">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Kosaka, 2010 #183" w:history="1">
        <w:r w:rsidR="0083655E" w:rsidRPr="0004764B">
          <w:rPr>
            <w:rFonts w:ascii="Times New Roman" w:hAnsi="Times New Roman" w:cs="Times New Roman"/>
            <w:noProof/>
            <w:sz w:val="24"/>
            <w:szCs w:val="24"/>
          </w:rPr>
          <w:t>Kosaka</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5" w:tooltip="Montecalvo, 2012 #184" w:history="1">
        <w:r w:rsidR="0083655E" w:rsidRPr="0004764B">
          <w:rPr>
            <w:rFonts w:ascii="Times New Roman" w:hAnsi="Times New Roman" w:cs="Times New Roman"/>
            <w:noProof/>
            <w:sz w:val="24"/>
            <w:szCs w:val="24"/>
          </w:rPr>
          <w:t>Montecalvo</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74088E1E" w14:textId="04C4CADD" w:rsidR="00580FC3" w:rsidRPr="0004764B" w:rsidRDefault="00580FC3" w:rsidP="00845533">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Inder, 2014 #9" w:history="1">
        <w:r w:rsidR="0083655E" w:rsidRPr="0004764B">
          <w:rPr>
            <w:rFonts w:ascii="Times New Roman" w:hAnsi="Times New Roman" w:cs="Times New Roman"/>
            <w:noProof/>
            <w:sz w:val="24"/>
            <w:szCs w:val="24"/>
          </w:rPr>
          <w:t>Inder</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w:t>
      </w:r>
      <w:ins w:id="8" w:author="Microsoft account" w:date="2016-10-01T12:04:00Z">
        <w:r w:rsidR="008445C6">
          <w:rPr>
            <w:rFonts w:ascii="Times New Roman" w:hAnsi="Times New Roman" w:cs="Times New Roman"/>
            <w:sz w:val="24"/>
            <w:szCs w:val="24"/>
          </w:rPr>
          <w:t xml:space="preserve"> </w:t>
        </w:r>
      </w:ins>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t>function of caveolin or cavin-1. In addition to limiting adhesion independent growth, hyper-</w:t>
      </w:r>
      <w:r w:rsidRPr="0004764B">
        <w:rPr>
          <w:rFonts w:ascii="Times New Roman" w:hAnsi="Times New Roman" w:cs="Times New Roman"/>
          <w:sz w:val="24"/>
          <w:szCs w:val="24"/>
        </w:rPr>
        <w:lastRenderedPageBreak/>
        <w:t xml:space="preserve">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Inder, 2014 #9" w:history="1">
        <w:r w:rsidR="0083655E"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 w:tooltip="Cheng, 2013 #170" w:history="1">
        <w:r w:rsidR="0083655E" w:rsidRPr="0004764B">
          <w:rPr>
            <w:rFonts w:ascii="Times New Roman" w:hAnsi="Times New Roman" w:cs="Times New Roman"/>
            <w:noProof/>
            <w:sz w:val="24"/>
            <w:szCs w:val="24"/>
          </w:rPr>
          <w:t>Cheng</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2013</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83655E">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1" w:tooltip="Luz, 2010 #185" w:history="1">
        <w:r w:rsidR="0083655E">
          <w:rPr>
            <w:rFonts w:ascii="Times New Roman" w:hAnsi="Times New Roman" w:cs="Times New Roman"/>
            <w:noProof/>
            <w:sz w:val="24"/>
            <w:szCs w:val="24"/>
          </w:rPr>
          <w:t>Luz and Aprikian 2010</w:t>
        </w:r>
      </w:hyperlink>
      <w:r w:rsidR="0083655E">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ins w:id="9" w:author="Michelle Hill" w:date="2016-09-26T21:44:00Z">
        <w:r w:rsidR="00740B7F" w:rsidRPr="00A635AD">
          <w:rPr>
            <w:rFonts w:ascii="Times New Roman" w:hAnsi="Times New Roman" w:cs="Times New Roman"/>
            <w:sz w:val="24"/>
            <w:szCs w:val="24"/>
          </w:rPr>
          <w:t xml:space="preserve"> </w:t>
        </w:r>
      </w:ins>
      <w:r w:rsidR="00A635AD" w:rsidRPr="00A635AD">
        <w:rPr>
          <w:rFonts w:ascii="Times New Roman" w:hAnsi="Times New Roman" w:cs="Times New Roman"/>
          <w:sz w:val="24"/>
          <w:szCs w:val="24"/>
        </w:rPr>
        <w:t>(</w:t>
      </w:r>
      <w:proofErr w:type="spellStart"/>
      <w:r w:rsidR="00A635AD" w:rsidRPr="00A635AD">
        <w:rPr>
          <w:rFonts w:ascii="Times New Roman" w:hAnsi="Times New Roman" w:cs="Times New Roman"/>
          <w:sz w:val="24"/>
          <w:szCs w:val="24"/>
        </w:rPr>
        <w:t>Inder</w:t>
      </w:r>
      <w:proofErr w:type="spellEnd"/>
      <w:r w:rsidR="00A635AD" w:rsidRPr="00A635AD">
        <w:rPr>
          <w:rFonts w:ascii="Times New Roman" w:hAnsi="Times New Roman" w:cs="Times New Roman"/>
          <w:sz w:val="24"/>
          <w:szCs w:val="24"/>
        </w:rPr>
        <w:t xml:space="preserve">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Pr="0004764B">
        <w:rPr>
          <w:rFonts w:ascii="Times New Roman" w:hAnsi="Times New Roman" w:cs="Times New Roman"/>
          <w:sz w:val="24"/>
          <w:szCs w:val="24"/>
        </w:rPr>
        <w:t xml:space="preserve">. Selective EV export of miRNAs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Palma, 2012 #186" w:history="1">
        <w:r w:rsidR="0083655E" w:rsidRPr="0004764B">
          <w:rPr>
            <w:rFonts w:ascii="Times New Roman" w:hAnsi="Times New Roman" w:cs="Times New Roman"/>
            <w:noProof/>
            <w:sz w:val="24"/>
            <w:szCs w:val="24"/>
          </w:rPr>
          <w:t>Palma</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7" w:tooltip="Zhou, 2014 #187" w:history="1">
        <w:r w:rsidR="0083655E" w:rsidRPr="0004764B">
          <w:rPr>
            <w:rFonts w:ascii="Times New Roman" w:hAnsi="Times New Roman" w:cs="Times New Roman"/>
            <w:noProof/>
            <w:sz w:val="24"/>
            <w:szCs w:val="24"/>
          </w:rPr>
          <w:t>Zhou</w:t>
        </w:r>
        <w:r w:rsidR="0083655E" w:rsidRPr="0004764B">
          <w:rPr>
            <w:rFonts w:ascii="Times New Roman" w:hAnsi="Times New Roman" w:cs="Times New Roman"/>
            <w:i/>
            <w:noProof/>
            <w:sz w:val="24"/>
            <w:szCs w:val="24"/>
          </w:rPr>
          <w:t xml:space="preserve"> et al.</w:t>
        </w:r>
        <w:r w:rsidR="0083655E"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2E84BACD"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Pr="0004764B">
        <w:t xml:space="preserve">, who reported that </w:t>
      </w:r>
      <w:proofErr w:type="spellStart"/>
      <w:r w:rsidRPr="0004764B">
        <w:t>sumoylated</w:t>
      </w:r>
      <w:proofErr w:type="spellEnd"/>
      <w:r w:rsidRPr="0004764B">
        <w:t xml:space="preserve"> ribonucleoprotein, hnRNPA2B1 mediate the transport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34" w:tooltip="Villarroya-Beltri, 2013 #114" w:history="1">
        <w:r w:rsidR="0083655E" w:rsidRPr="0004764B">
          <w:rPr>
            <w:noProof/>
          </w:rPr>
          <w:t>Villarroya-Beltri</w:t>
        </w:r>
        <w:r w:rsidR="0083655E" w:rsidRPr="0004764B">
          <w:rPr>
            <w:i/>
            <w:noProof/>
          </w:rPr>
          <w:t xml:space="preserve"> et al.</w:t>
        </w:r>
        <w:r w:rsidR="0083655E"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stability and subcellular localisation, yet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4" w:tooltip="Mili, 2001 #189" w:history="1">
        <w:r w:rsidR="0083655E" w:rsidRPr="0004764B">
          <w:rPr>
            <w:noProof/>
          </w:rPr>
          <w:t>Mili</w:t>
        </w:r>
        <w:r w:rsidR="0083655E" w:rsidRPr="0004764B">
          <w:rPr>
            <w:i/>
            <w:noProof/>
          </w:rPr>
          <w:t xml:space="preserve"> et al.</w:t>
        </w:r>
        <w:r w:rsidR="0083655E" w:rsidRPr="0004764B">
          <w:rPr>
            <w:noProof/>
          </w:rPr>
          <w:t xml:space="preserve"> 2001</w:t>
        </w:r>
      </w:hyperlink>
      <w:r w:rsidRPr="0004764B">
        <w:rPr>
          <w:noProof/>
        </w:rPr>
        <w:t xml:space="preserve">; </w:t>
      </w:r>
      <w:hyperlink w:anchor="_ENREF_9" w:tooltip="Dreyfuss, 2002 #188" w:history="1">
        <w:r w:rsidR="0083655E" w:rsidRPr="0004764B">
          <w:rPr>
            <w:noProof/>
          </w:rPr>
          <w:t>Dreyfuss</w:t>
        </w:r>
        <w:r w:rsidR="0083655E" w:rsidRPr="0004764B">
          <w:rPr>
            <w:i/>
            <w:noProof/>
          </w:rPr>
          <w:t xml:space="preserve"> et al.</w:t>
        </w:r>
        <w:r w:rsidR="0083655E"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r w:rsidRPr="0004764B">
        <w:rPr>
          <w:rStyle w:val="Heading2Char"/>
          <w:rFonts w:ascii="Times New Roman" w:hAnsi="Times New Roman" w:cs="Times New Roman"/>
        </w:rPr>
        <w:lastRenderedPageBreak/>
        <w:t>Hypothesis and Aims:</w:t>
      </w:r>
      <w:r w:rsidRPr="0004764B">
        <w:rPr>
          <w:b/>
          <w:color w:val="auto"/>
        </w:rPr>
        <w:t xml:space="preserve"> </w:t>
      </w:r>
    </w:p>
    <w:p w14:paraId="4BA6F60D" w14:textId="3E8FC7E4"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 xml:space="preserve">attenuates the EV export of oncogenic miR-148a by modulating export of RNA-binding proteins,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5F3A4024" w14:textId="0A5F50CA"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C936873" w14:textId="77777777" w:rsidR="00580FC3" w:rsidRPr="0004764B" w:rsidRDefault="00580FC3" w:rsidP="00580FC3">
      <w:pPr>
        <w:pStyle w:val="Default"/>
        <w:numPr>
          <w:ilvl w:val="0"/>
          <w:numId w:val="2"/>
        </w:numPr>
        <w:spacing w:line="480" w:lineRule="auto"/>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p>
    <w:p w14:paraId="1492E914" w14:textId="77777777" w:rsidR="0035527B" w:rsidRDefault="0035527B" w:rsidP="0004764B">
      <w:pPr>
        <w:rPr>
          <w:rStyle w:val="Heading1Char"/>
          <w:rFonts w:ascii="Times New Roman" w:hAnsi="Times New Roman" w:cs="Times New Roman"/>
          <w:sz w:val="28"/>
          <w:szCs w:val="24"/>
        </w:rPr>
      </w:pPr>
    </w:p>
    <w:p w14:paraId="63045E8F" w14:textId="77777777" w:rsidR="0035527B" w:rsidRDefault="0035527B" w:rsidP="0004764B">
      <w:pPr>
        <w:rPr>
          <w:rStyle w:val="Heading1Char"/>
          <w:rFonts w:ascii="Times New Roman" w:hAnsi="Times New Roman" w:cs="Times New Roman"/>
          <w:sz w:val="28"/>
          <w:szCs w:val="24"/>
        </w:rPr>
      </w:pPr>
    </w:p>
    <w:p w14:paraId="2AECB8FF" w14:textId="564E8063" w:rsidR="002862C5" w:rsidRPr="0004764B" w:rsidRDefault="0035527B" w:rsidP="0004764B">
      <w:pPr>
        <w:rPr>
          <w:rStyle w:val="Heading1Char"/>
          <w:rFonts w:ascii="Times New Roman" w:hAnsi="Times New Roman" w:cs="Times New Roman"/>
          <w:sz w:val="28"/>
          <w:szCs w:val="24"/>
        </w:rPr>
      </w:pPr>
      <w:r w:rsidRPr="0035527B">
        <w:rPr>
          <w:rStyle w:val="Heading1Char"/>
          <w:rFonts w:ascii="Times New Roman" w:hAnsi="Times New Roman" w:cs="Times New Roman"/>
          <w:color w:val="FF0000"/>
          <w:sz w:val="36"/>
          <w:szCs w:val="24"/>
        </w:rPr>
        <w:t xml:space="preserve">Will be putting in a diagram to demonstrate the hypothesis, but not finalised yet. </w:t>
      </w:r>
      <w:r w:rsidR="0004764B">
        <w:rPr>
          <w:rStyle w:val="Heading1Char"/>
          <w:rFonts w:ascii="Times New Roman" w:hAnsi="Times New Roman" w:cs="Times New Roman"/>
          <w:sz w:val="28"/>
          <w:szCs w:val="24"/>
        </w:rPr>
        <w:br w:type="page"/>
      </w:r>
    </w:p>
    <w:p w14:paraId="62553CFF" w14:textId="602ADCAF" w:rsidR="00D269F5" w:rsidRPr="0004764B" w:rsidRDefault="00D269F5">
      <w:pPr>
        <w:pStyle w:val="Heading1"/>
        <w:rPr>
          <w:sz w:val="24"/>
        </w:rPr>
        <w:pPrChange w:id="10" w:author="Harley Robinson " w:date="2016-09-27T12:34:00Z">
          <w:pPr>
            <w:spacing w:line="480" w:lineRule="auto"/>
          </w:pPr>
        </w:pPrChange>
      </w:pPr>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r w:rsidRPr="0004764B">
        <w:rPr>
          <w:sz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Reagents: </w:t>
      </w:r>
    </w:p>
    <w:p w14:paraId="7A4F02F1" w14:textId="7CA29C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Fetal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55EAD" w:rsidRPr="0004764B">
        <w:rPr>
          <w:rFonts w:ascii="Times New Roman" w:hAnsi="Times New Roman" w:cs="Times New Roman"/>
          <w:sz w:val="24"/>
          <w:szCs w:val="24"/>
          <w:lang w:val="en-US"/>
        </w:rPr>
        <w:t>R</w:t>
      </w:r>
      <w:r w:rsidRPr="0004764B">
        <w:rPr>
          <w:rFonts w:ascii="Times New Roman" w:hAnsi="Times New Roman" w:cs="Times New Roman"/>
          <w:sz w:val="24"/>
          <w:szCs w:val="24"/>
          <w:lang w:val="en-US"/>
        </w:rPr>
        <w:t>abbit anti-</w:t>
      </w:r>
      <w:proofErr w:type="spellStart"/>
      <w:r w:rsidRPr="0004764B">
        <w:rPr>
          <w:rFonts w:ascii="Times New Roman" w:hAnsi="Times New Roman" w:cs="Times New Roman"/>
          <w:sz w:val="24"/>
          <w:szCs w:val="24"/>
          <w:lang w:val="en-US"/>
        </w:rPr>
        <w:t>hnRNP</w:t>
      </w:r>
      <w:proofErr w:type="spellEnd"/>
      <w:r w:rsidRPr="0004764B">
        <w:rPr>
          <w:rFonts w:ascii="Times New Roman" w:hAnsi="Times New Roman" w:cs="Times New Roman"/>
          <w:sz w:val="24"/>
          <w:szCs w:val="24"/>
          <w:lang w:val="en-US"/>
        </w:rPr>
        <w:t xml:space="preserve"> K (</w:t>
      </w:r>
      <w:proofErr w:type="spellStart"/>
      <w:r w:rsidRPr="0004764B">
        <w:rPr>
          <w:rFonts w:ascii="Times New Roman" w:hAnsi="Times New Roman" w:cs="Times New Roman"/>
          <w:sz w:val="24"/>
          <w:szCs w:val="24"/>
          <w:lang w:val="en-US"/>
        </w:rPr>
        <w:t>Abcam</w:t>
      </w:r>
      <w:proofErr w:type="spellEnd"/>
      <w:r w:rsidRPr="0004764B">
        <w:rPr>
          <w:rFonts w:ascii="Times New Roman" w:hAnsi="Times New Roman" w:cs="Times New Roman"/>
          <w:sz w:val="24"/>
          <w:szCs w:val="24"/>
          <w:lang w:val="en-US"/>
        </w:rPr>
        <w:t>).</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 culture: </w:t>
      </w:r>
    </w:p>
    <w:p w14:paraId="201FA0E1" w14:textId="14CA7719"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Differential miRNA expression: </w:t>
      </w:r>
    </w:p>
    <w:p w14:paraId="558E37B0" w14:textId="57FD695C" w:rsidR="00D269F5" w:rsidRPr="0004764B" w:rsidRDefault="00D269F5" w:rsidP="00D269F5">
      <w:pPr>
        <w:spacing w:line="480" w:lineRule="auto"/>
        <w:rPr>
          <w:rFonts w:ascii="Times New Roman" w:hAnsi="Times New Roman" w:cs="Times New Roman"/>
          <w:sz w:val="24"/>
          <w:szCs w:val="24"/>
          <w:lang w:val="en-US"/>
        </w:rPr>
      </w:pPr>
      <w:commentRangeStart w:id="11"/>
      <w:r w:rsidRPr="0004764B">
        <w:rPr>
          <w:rFonts w:ascii="Times New Roman" w:hAnsi="Times New Roman" w:cs="Times New Roman"/>
          <w:sz w:val="24"/>
          <w:szCs w:val="24"/>
          <w:lang w:val="en-US"/>
        </w:rPr>
        <w:t>Previously collected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for small RNAs, generated by Illumina sequencing, had been aligned and assessed for raw counts for miRNAs in cell and EVs. 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 between GFP and cavin-1 cell conditions and returns this in the form of log2 fold change (FC), Wald test p-value and a false discovery rate corrected p-value. </w:t>
      </w:r>
      <w:commentRangeEnd w:id="11"/>
      <w:r w:rsidR="005B5088">
        <w:rPr>
          <w:rStyle w:val="CommentReference"/>
        </w:rPr>
        <w:commentReference w:id="11"/>
      </w:r>
      <w:r w:rsidRPr="0004764B">
        <w:rPr>
          <w:rFonts w:ascii="Times New Roman" w:hAnsi="Times New Roman" w:cs="Times New Roman"/>
          <w:sz w:val="24"/>
          <w:szCs w:val="24"/>
          <w:lang w:val="en-US"/>
        </w:rPr>
        <w:t xml:space="preserve">This analysis was completed separately for cell and EV miRNA content. By using the log2FC values for each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Pr="0004764B">
        <w:rPr>
          <w:rFonts w:ascii="Times New Roman" w:hAnsi="Times New Roman" w:cs="Times New Roman"/>
          <w:sz w:val="24"/>
          <w:szCs w:val="24"/>
          <w:lang w:val="en-US"/>
        </w:rPr>
        <w:t xml:space="preserve"> expression by taking the difference in the form of FC</w:t>
      </w:r>
      <w:r w:rsidRPr="0004764B">
        <w:rPr>
          <w:rFonts w:ascii="Times New Roman" w:hAnsi="Times New Roman" w:cs="Times New Roman"/>
          <w:sz w:val="24"/>
          <w:szCs w:val="24"/>
          <w:vertAlign w:val="subscript"/>
          <w:lang w:val="en-US"/>
        </w:rPr>
        <w:t>cell</w:t>
      </w:r>
      <w:r w:rsidRPr="0004764B">
        <w:rPr>
          <w:rFonts w:ascii="Times New Roman" w:hAnsi="Times New Roman" w:cs="Times New Roman"/>
          <w:sz w:val="24"/>
          <w:szCs w:val="24"/>
          <w:lang w:val="en-US"/>
        </w:rPr>
        <w:t>-FC</w:t>
      </w:r>
      <w:r w:rsidRPr="0004764B">
        <w:rPr>
          <w:rFonts w:ascii="Times New Roman" w:hAnsi="Times New Roman" w:cs="Times New Roman"/>
          <w:sz w:val="24"/>
          <w:szCs w:val="24"/>
          <w:vertAlign w:val="subscript"/>
          <w:lang w:val="en-US"/>
        </w:rPr>
        <w:t>exo</w:t>
      </w:r>
      <w:r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lastRenderedPageBreak/>
        <w:t xml:space="preserve">Extracellular Vesicle Extraction and RNA extraction: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 xml:space="preserve">filter tube (Sigma) until 1mL of concentrated media was achieved. This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Reverse Transcription quantitative Polymerase Chain Reaction (RT-qPCR) and preparation: </w:t>
      </w:r>
    </w:p>
    <w:p w14:paraId="1E9B9E5E" w14:textId="1A98BA4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2" w:tooltip="Balcells, 2011 #164" w:history="1">
        <w:r w:rsidR="0083655E" w:rsidRPr="0004764B">
          <w:rPr>
            <w:rFonts w:ascii="Times New Roman" w:hAnsi="Times New Roman" w:cs="Times New Roman"/>
            <w:noProof/>
            <w:sz w:val="24"/>
            <w:szCs w:val="24"/>
            <w:lang w:val="en-US"/>
          </w:rPr>
          <w:t>Balcells</w:t>
        </w:r>
        <w:r w:rsidR="0083655E" w:rsidRPr="0004764B">
          <w:rPr>
            <w:rFonts w:ascii="Times New Roman" w:hAnsi="Times New Roman" w:cs="Times New Roman"/>
            <w:i/>
            <w:noProof/>
            <w:sz w:val="24"/>
            <w:szCs w:val="24"/>
            <w:lang w:val="en-US"/>
          </w:rPr>
          <w:t xml:space="preserve"> et al.</w:t>
        </w:r>
        <w:r w:rsidR="0083655E"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ins w:id="12" w:author="Microsoft account" w:date="2016-10-02T14:13:00Z">
        <w:r w:rsidR="00CB378A">
          <w:rPr>
            <w:rFonts w:ascii="Times New Roman" w:hAnsi="Times New Roman" w:cs="Times New Roman"/>
            <w:sz w:val="24"/>
            <w:szCs w:val="24"/>
            <w:lang w:val="en-US"/>
          </w:rPr>
          <w:t xml:space="preserve"> 10b-5p,</w:t>
        </w:r>
      </w:ins>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ins w:id="13" w:author="Microsoft account" w:date="2016-10-02T14:13:00Z">
        <w:r w:rsidR="00CB378A">
          <w:rPr>
            <w:rFonts w:ascii="Times New Roman" w:hAnsi="Times New Roman" w:cs="Times New Roman"/>
            <w:sz w:val="24"/>
            <w:szCs w:val="24"/>
            <w:lang w:val="en-US"/>
          </w:rPr>
          <w:t>s</w:t>
        </w:r>
      </w:ins>
      <w:r w:rsidRPr="0004764B">
        <w:rPr>
          <w:rFonts w:ascii="Times New Roman" w:hAnsi="Times New Roman" w:cs="Times New Roman"/>
          <w:sz w:val="24"/>
          <w:szCs w:val="24"/>
          <w:lang w:val="en-US"/>
        </w:rPr>
        <w:t xml:space="preserve">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r w:rsidRPr="0004764B">
        <w:rPr>
          <w:rStyle w:val="Heading2Char"/>
          <w:rFonts w:ascii="Times New Roman" w:hAnsi="Times New Roman" w:cs="Times New Roman"/>
          <w:sz w:val="24"/>
          <w:szCs w:val="24"/>
        </w:rPr>
        <w:t>Motif Discovery and Assessment</w:t>
      </w:r>
      <w:r w:rsidRPr="0004764B">
        <w:rPr>
          <w:rFonts w:ascii="Times New Roman" w:hAnsi="Times New Roman" w:cs="Times New Roman"/>
          <w:sz w:val="24"/>
          <w:szCs w:val="24"/>
          <w:lang w:val="en-US"/>
        </w:rPr>
        <w:t>:</w:t>
      </w:r>
    </w:p>
    <w:p w14:paraId="1867C72D" w14:textId="7628091B"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gramStart"/>
      <w:r w:rsidR="00CB378A">
        <w:rPr>
          <w:rFonts w:ascii="Times New Roman" w:hAnsi="Times New Roman" w:cs="Times New Roman"/>
          <w:sz w:val="24"/>
          <w:szCs w:val="24"/>
          <w:lang w:val="en-US"/>
        </w:rPr>
        <w:t>Unix</w:t>
      </w:r>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w:t>
      </w:r>
      <w:r w:rsidRPr="0004764B">
        <w:rPr>
          <w:rFonts w:ascii="Times New Roman" w:hAnsi="Times New Roman" w:cs="Times New Roman"/>
          <w:sz w:val="24"/>
          <w:szCs w:val="24"/>
          <w:lang w:val="en-US"/>
        </w:rPr>
        <w:lastRenderedPageBreak/>
        <w:t xml:space="preserve">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t>
      </w:r>
      <w:proofErr w:type="spellStart"/>
      <w:r w:rsidRPr="0004764B">
        <w:rPr>
          <w:rFonts w:ascii="Times New Roman" w:hAnsi="Times New Roman" w:cs="Times New Roman"/>
          <w:sz w:val="24"/>
          <w:szCs w:val="24"/>
          <w:lang w:val="en-US"/>
        </w:rPr>
        <w:t>WebLogo</w:t>
      </w:r>
      <w:proofErr w:type="spellEnd"/>
      <w:r w:rsidRPr="0004764B">
        <w:rPr>
          <w:rFonts w:ascii="Times New Roman" w:hAnsi="Times New Roman" w:cs="Times New Roman"/>
          <w:sz w:val="24"/>
          <w:szCs w:val="24"/>
          <w:lang w:val="en-US"/>
        </w:rPr>
        <w:t xml:space="preserve"> </w:t>
      </w:r>
      <w:r w:rsidR="00634F62">
        <w:rPr>
          <w:rFonts w:ascii="Times New Roman" w:hAnsi="Times New Roman" w:cs="Times New Roman"/>
          <w:sz w:val="24"/>
          <w:szCs w:val="24"/>
          <w:lang w:val="en-US"/>
        </w:rPr>
        <w:t>(</w:t>
      </w:r>
      <w:ins w:id="14" w:author="Microsoft account" w:date="2016-10-02T14:15:00Z">
        <w:r w:rsidR="00CB378A">
          <w:rPr>
            <w:rFonts w:ascii="Times New Roman" w:hAnsi="Times New Roman" w:cs="Times New Roman"/>
            <w:sz w:val="24"/>
            <w:szCs w:val="24"/>
            <w:lang w:val="en-US"/>
          </w:rPr>
          <w:fldChar w:fldCharType="begin"/>
        </w:r>
        <w:r w:rsidR="00CB378A">
          <w:rPr>
            <w:rFonts w:ascii="Times New Roman" w:hAnsi="Times New Roman" w:cs="Times New Roman"/>
            <w:sz w:val="24"/>
            <w:szCs w:val="24"/>
            <w:lang w:val="en-US"/>
          </w:rPr>
          <w:instrText xml:space="preserve"> HYPERLINK "</w:instrText>
        </w:r>
      </w:ins>
      <w:r w:rsidR="00CB378A">
        <w:rPr>
          <w:rFonts w:ascii="Times New Roman" w:hAnsi="Times New Roman" w:cs="Times New Roman"/>
          <w:sz w:val="24"/>
          <w:szCs w:val="24"/>
          <w:lang w:val="en-US"/>
        </w:rPr>
        <w:instrText>http://weblogo.berkeley.edu/</w:instrText>
      </w:r>
      <w:ins w:id="15" w:author="Microsoft account" w:date="2016-10-02T14:15:00Z">
        <w:r w:rsidR="00CB378A">
          <w:rPr>
            <w:rFonts w:ascii="Times New Roman" w:hAnsi="Times New Roman" w:cs="Times New Roman"/>
            <w:sz w:val="24"/>
            <w:szCs w:val="24"/>
            <w:lang w:val="en-US"/>
          </w:rPr>
          <w:instrText xml:space="preserve">" </w:instrText>
        </w:r>
        <w:r w:rsidR="00CB378A">
          <w:rPr>
            <w:rFonts w:ascii="Times New Roman" w:hAnsi="Times New Roman" w:cs="Times New Roman"/>
            <w:sz w:val="24"/>
            <w:szCs w:val="24"/>
            <w:lang w:val="en-US"/>
          </w:rPr>
          <w:fldChar w:fldCharType="separate"/>
        </w:r>
      </w:ins>
      <w:r w:rsidR="00CB378A" w:rsidRPr="00CA344A">
        <w:rPr>
          <w:rStyle w:val="Hyperlink"/>
          <w:rFonts w:ascii="Times New Roman" w:hAnsi="Times New Roman" w:cs="Times New Roman"/>
          <w:sz w:val="24"/>
          <w:szCs w:val="24"/>
          <w:lang w:val="en-US"/>
        </w:rPr>
        <w:t>http://weblogo.berkeley.edu/</w:t>
      </w:r>
      <w:ins w:id="16" w:author="Microsoft account" w:date="2016-10-02T14:15:00Z">
        <w:r w:rsidR="00CB378A">
          <w:rPr>
            <w:rFonts w:ascii="Times New Roman" w:hAnsi="Times New Roman" w:cs="Times New Roman"/>
            <w:sz w:val="24"/>
            <w:szCs w:val="24"/>
            <w:lang w:val="en-US"/>
          </w:rPr>
          <w:fldChar w:fldCharType="end"/>
        </w:r>
      </w:ins>
      <w:r w:rsidR="00634F62">
        <w:rPr>
          <w:rFonts w:ascii="Times New Roman" w:hAnsi="Times New Roman" w:cs="Times New Roman"/>
          <w:sz w:val="24"/>
          <w:szCs w:val="24"/>
          <w:lang w:val="en-US"/>
        </w:rPr>
        <w:t>).</w:t>
      </w:r>
      <w:ins w:id="17" w:author="Microsoft account" w:date="2016-10-02T14:15:00Z">
        <w:r w:rsidR="00CB378A">
          <w:rPr>
            <w:rFonts w:ascii="Times New Roman" w:hAnsi="Times New Roman" w:cs="Times New Roman"/>
            <w:sz w:val="24"/>
            <w:szCs w:val="24"/>
            <w:lang w:val="en-US"/>
          </w:rPr>
          <w:t xml:space="preserve"> Comparing motifs to sequences to determine matches was performed using FIMO </w:t>
        </w:r>
      </w:ins>
      <w:ins w:id="18" w:author="Microsoft account" w:date="2016-10-02T14:17:00Z">
        <w:r w:rsidR="00CB378A">
          <w:rPr>
            <w:rFonts w:ascii="Times New Roman" w:hAnsi="Times New Roman" w:cs="Times New Roman"/>
            <w:sz w:val="24"/>
            <w:szCs w:val="24"/>
            <w:lang w:val="en-US"/>
          </w:rPr>
          <w:t>algorithm</w:t>
        </w:r>
      </w:ins>
      <w:ins w:id="19" w:author="Microsoft account" w:date="2016-10-02T14:15:00Z">
        <w:r w:rsidR="00CB378A">
          <w:rPr>
            <w:rFonts w:ascii="Times New Roman" w:hAnsi="Times New Roman" w:cs="Times New Roman"/>
            <w:sz w:val="24"/>
            <w:szCs w:val="24"/>
            <w:lang w:val="en-US"/>
          </w:rPr>
          <w:t xml:space="preserve"> with default </w:t>
        </w:r>
      </w:ins>
      <w:ins w:id="20" w:author="Microsoft account" w:date="2016-10-02T14:17:00Z">
        <w:r w:rsidR="00CB378A">
          <w:rPr>
            <w:rFonts w:ascii="Times New Roman" w:hAnsi="Times New Roman" w:cs="Times New Roman"/>
            <w:sz w:val="24"/>
            <w:szCs w:val="24"/>
            <w:lang w:val="en-US"/>
          </w:rPr>
          <w:t>parameters.</w:t>
        </w:r>
      </w:ins>
      <w:ins w:id="21" w:author="Microsoft account" w:date="2016-10-02T14:15:00Z">
        <w:r w:rsidR="00CB378A">
          <w:rPr>
            <w:rFonts w:ascii="Times New Roman" w:hAnsi="Times New Roman" w:cs="Times New Roman"/>
            <w:sz w:val="24"/>
            <w:szCs w:val="24"/>
            <w:lang w:val="en-US"/>
          </w:rPr>
          <w:t xml:space="preserve"> </w:t>
        </w:r>
      </w:ins>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Proteomic Analysis: </w:t>
      </w:r>
    </w:p>
    <w:p w14:paraId="3C5CB55B" w14:textId="76B286FC"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proteomics data were retrieved from online supplementary data file</w:t>
      </w:r>
      <w:r w:rsidR="008A70A1">
        <w:rPr>
          <w:rFonts w:ascii="Times New Roman" w:hAnsi="Times New Roman" w:cs="Times New Roman"/>
          <w:sz w:val="24"/>
          <w:szCs w:val="24"/>
          <w:lang w:val="en-US"/>
        </w:rPr>
        <w:t xml:space="preserve"> </w:t>
      </w:r>
      <w:r w:rsidR="008A70A1" w:rsidRPr="00634F62">
        <w:rPr>
          <w:rFonts w:ascii="Times New Roman" w:hAnsi="Times New Roman" w:cs="Times New Roman"/>
          <w:sz w:val="24"/>
          <w:szCs w:val="24"/>
          <w:lang w:val="en-US"/>
        </w:rPr>
        <w:t>(</w:t>
      </w:r>
      <w:proofErr w:type="spellStart"/>
      <w:r w:rsidR="008A70A1" w:rsidRPr="00634F62">
        <w:rPr>
          <w:rFonts w:ascii="Times New Roman" w:hAnsi="Times New Roman" w:cs="Times New Roman"/>
          <w:sz w:val="24"/>
          <w:szCs w:val="24"/>
          <w:lang w:val="en-US"/>
        </w:rPr>
        <w:t>Inder</w:t>
      </w:r>
      <w:proofErr w:type="spellEnd"/>
      <w:r w:rsidR="008A70A1" w:rsidRPr="00634F62">
        <w:rPr>
          <w:rFonts w:ascii="Times New Roman" w:hAnsi="Times New Roman" w:cs="Times New Roman"/>
          <w:sz w:val="24"/>
          <w:szCs w:val="24"/>
          <w:lang w:val="en-US"/>
        </w:rPr>
        <w:t xml:space="preserve"> 2012)</w:t>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 xml:space="preserve">The RNA binding annotation for the significantly altered proteins </w:t>
      </w:r>
      <w:commentRangeStart w:id="22"/>
      <w:r w:rsidR="002A1A4D" w:rsidRPr="008A70A1">
        <w:rPr>
          <w:rFonts w:ascii="Times New Roman" w:hAnsi="Times New Roman" w:cs="Times New Roman"/>
          <w:color w:val="FF0000"/>
          <w:sz w:val="24"/>
          <w:szCs w:val="24"/>
          <w:lang w:val="en-US"/>
          <w:rPrChange w:id="23" w:author="Harley Robinson " w:date="2016-09-29T10:48:00Z">
            <w:rPr>
              <w:rFonts w:ascii="Times New Roman" w:hAnsi="Times New Roman" w:cs="Times New Roman"/>
              <w:sz w:val="24"/>
              <w:szCs w:val="24"/>
              <w:lang w:val="en-US"/>
            </w:rPr>
          </w:rPrChange>
        </w:rPr>
        <w:t>(as described in the supplementary data</w:t>
      </w:r>
      <w:commentRangeEnd w:id="22"/>
      <w:r w:rsidR="008A70A1">
        <w:rPr>
          <w:rStyle w:val="CommentReference"/>
        </w:rPr>
        <w:commentReference w:id="22"/>
      </w:r>
      <w:r w:rsidR="002A1A4D">
        <w:rPr>
          <w:rFonts w:ascii="Times New Roman" w:hAnsi="Times New Roman" w:cs="Times New Roman"/>
          <w:sz w:val="24"/>
          <w:szCs w:val="24"/>
          <w:lang w:val="en-US"/>
        </w:rPr>
        <w:t xml:space="preserve">) was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p>
    <w:p w14:paraId="30660AE0" w14:textId="3C16E5A1"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 were grown to 70% confluency on coverslips prior to fixation with 4% PFA for 30</w:t>
      </w:r>
      <w:ins w:id="24"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prior to incubation with secondary antibodies in blocking buffer for 1 hour in the dark at room temperature. After washing 3 times in PBS, 1:1000 dilution of DAPI in blocking solution was incubated with coverslips for 10</w:t>
      </w:r>
      <w:ins w:id="25" w:author="Michelle Hill" w:date="2016-09-26T22:04: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 </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r w:rsidRPr="0004764B">
        <w:rPr>
          <w:rStyle w:val="Heading1Char"/>
          <w:rFonts w:ascii="Times New Roman" w:hAnsi="Times New Roman" w:cs="Times New Roman"/>
          <w:sz w:val="24"/>
          <w:szCs w:val="24"/>
        </w:rPr>
        <w:lastRenderedPageBreak/>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 </w:t>
      </w:r>
    </w:p>
    <w:p w14:paraId="601C55F6" w14:textId="6ECFFFCB"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0.1mM EDTA (pH 8). Cy5-scrambled oligo was used as a negative control</w:t>
      </w:r>
      <w:r w:rsidR="00726A10">
        <w:rPr>
          <w:rFonts w:ascii="Times New Roman" w:hAnsi="Times New Roman" w:cs="Times New Roman"/>
          <w:sz w:val="24"/>
          <w:szCs w:val="24"/>
        </w:rPr>
        <w:t xml:space="preserve"> and anti-miR-589 was used as a biological control as this </w:t>
      </w:r>
      <w:proofErr w:type="spellStart"/>
      <w:r w:rsidR="00726A10">
        <w:rPr>
          <w:rFonts w:ascii="Times New Roman" w:hAnsi="Times New Roman" w:cs="Times New Roman"/>
          <w:sz w:val="24"/>
          <w:szCs w:val="24"/>
        </w:rPr>
        <w:t>miR</w:t>
      </w:r>
      <w:proofErr w:type="spellEnd"/>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hecked prior to data collection by individually staining with antibody or hybridizing fluorophore-</w:t>
      </w:r>
      <w:proofErr w:type="spellStart"/>
      <w:r w:rsidR="00726A10">
        <w:rPr>
          <w:rFonts w:ascii="Times New Roman" w:hAnsi="Times New Roman" w:cs="Times New Roman"/>
          <w:sz w:val="24"/>
          <w:szCs w:val="24"/>
        </w:rPr>
        <w:t>antimiR</w:t>
      </w:r>
      <w:proofErr w:type="spellEnd"/>
      <w:r w:rsidR="00726A10">
        <w:rPr>
          <w:rFonts w:ascii="Times New Roman" w:hAnsi="Times New Roman" w:cs="Times New Roman"/>
          <w:sz w:val="24"/>
          <w:szCs w:val="24"/>
        </w:rPr>
        <w:t xml:space="preserve"> and visualizing neighbouring channels. </w:t>
      </w:r>
    </w:p>
    <w:p w14:paraId="76D37A38" w14:textId="257F5F7E" w:rsidR="00D269F5" w:rsidRPr="0004764B" w:rsidRDefault="00A014EB" w:rsidP="00A014EB">
      <w:pPr>
        <w:rPr>
          <w:rFonts w:ascii="Times New Roman" w:hAnsi="Times New Roman" w:cs="Times New Roman"/>
          <w:sz w:val="24"/>
          <w:szCs w:val="24"/>
          <w:lang w:val="en-US"/>
        </w:rPr>
      </w:pPr>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r w:rsidR="00D269F5" w:rsidRPr="0004764B">
        <w:rPr>
          <w:rFonts w:ascii="Times New Roman" w:hAnsi="Times New Roman" w:cs="Times New Roman"/>
          <w:sz w:val="24"/>
          <w:szCs w:val="24"/>
          <w:lang w:val="en-US"/>
        </w:rPr>
        <w:t xml:space="preserve"> </w:t>
      </w:r>
      <w:r w:rsidR="0035527B">
        <w:rPr>
          <w:rFonts w:ascii="Times New Roman" w:hAnsi="Times New Roman" w:cs="Times New Roman"/>
          <w:sz w:val="24"/>
          <w:szCs w:val="24"/>
          <w:lang w:val="en-US"/>
        </w:rPr>
        <w:t xml:space="preserve"> </w:t>
      </w:r>
      <w:r w:rsidR="0035527B" w:rsidRPr="0035527B">
        <w:rPr>
          <w:rFonts w:ascii="Times New Roman" w:hAnsi="Times New Roman" w:cs="Times New Roman"/>
          <w:color w:val="FF0000"/>
          <w:sz w:val="24"/>
          <w:szCs w:val="24"/>
          <w:lang w:val="en-US"/>
        </w:rPr>
        <w:t>###Next two protocols will be missing some information</w:t>
      </w:r>
      <w:r w:rsidR="0035527B">
        <w:rPr>
          <w:rFonts w:ascii="Times New Roman" w:hAnsi="Times New Roman" w:cs="Times New Roman"/>
          <w:sz w:val="24"/>
          <w:szCs w:val="24"/>
          <w:lang w:val="en-US"/>
        </w:rPr>
        <w:t xml:space="preserve">. </w:t>
      </w:r>
    </w:p>
    <w:p w14:paraId="542D30C7" w14:textId="7777777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antibody binding buffer (W&amp;B buffer)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contains XXXX. 1uL of Anti-</w:t>
      </w:r>
      <w:proofErr w:type="spellStart"/>
      <w:r w:rsidR="004D05EA">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(Cat. No) were added to 200uL of W&amp;B buffer, added to the beads and incubated on a rotating wheel for 40</w:t>
      </w:r>
      <w:ins w:id="26" w:author="Michelle Hill" w:date="2016-09-26T22:08:00Z">
        <w:r w:rsidR="00ED12EB">
          <w:rPr>
            <w:rFonts w:ascii="Times New Roman" w:hAnsi="Times New Roman" w:cs="Times New Roman"/>
            <w:sz w:val="24"/>
            <w:szCs w:val="24"/>
            <w:lang w:val="en-US"/>
          </w:rPr>
          <w:t xml:space="preserve"> </w:t>
        </w:r>
      </w:ins>
      <w:r w:rsidR="004D05EA">
        <w:rPr>
          <w:rFonts w:ascii="Times New Roman" w:hAnsi="Times New Roman" w:cs="Times New Roman"/>
          <w:sz w:val="24"/>
          <w:szCs w:val="24"/>
          <w:lang w:val="en-US"/>
        </w:rPr>
        <w:t>minutes. Excess antibody were removed by washing with W&amp;B buffer thrice</w:t>
      </w:r>
      <w:r w:rsidR="00BE3A99">
        <w:rPr>
          <w:rFonts w:ascii="Times New Roman" w:hAnsi="Times New Roman" w:cs="Times New Roman"/>
          <w:sz w:val="24"/>
          <w:szCs w:val="24"/>
          <w:lang w:val="en-US"/>
        </w:rPr>
        <w:t xml:space="preserve">. </w:t>
      </w:r>
    </w:p>
    <w:p w14:paraId="2A04A4DD" w14:textId="1B85EB6E"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881806">
        <w:rPr>
          <w:rFonts w:ascii="Times New Roman" w:hAnsi="Times New Roman" w:cs="Times New Roman"/>
          <w:color w:val="000000" w:themeColor="text1"/>
          <w:sz w:val="24"/>
          <w:szCs w:val="24"/>
          <w:lang w:val="en-US"/>
          <w:rPrChange w:id="27" w:author="Harley Robinson " w:date="2016-09-29T11:01:00Z">
            <w:rPr>
              <w:rFonts w:ascii="Times New Roman" w:hAnsi="Times New Roman" w:cs="Times New Roman"/>
              <w:sz w:val="24"/>
              <w:szCs w:val="24"/>
              <w:lang w:val="en-US"/>
            </w:rPr>
          </w:rPrChange>
        </w:rPr>
        <w:t xml:space="preserve">1mM </w:t>
      </w:r>
      <w:r w:rsidR="00881806">
        <w:rPr>
          <w:rFonts w:ascii="Times New Roman" w:hAnsi="Times New Roman" w:cs="Times New Roman"/>
          <w:color w:val="000000" w:themeColor="text1"/>
          <w:sz w:val="24"/>
          <w:szCs w:val="24"/>
          <w:lang w:val="en-US"/>
        </w:rPr>
        <w:t>sodium</w:t>
      </w:r>
      <w:r w:rsidR="00881806" w:rsidRPr="00881806">
        <w:rPr>
          <w:rFonts w:ascii="Times New Roman" w:hAnsi="Times New Roman" w:cs="Times New Roman"/>
          <w:color w:val="000000" w:themeColor="text1"/>
          <w:sz w:val="24"/>
          <w:szCs w:val="24"/>
          <w:lang w:val="en-US"/>
          <w:rPrChange w:id="28" w:author="Harley Robinson " w:date="2016-09-29T11:01:00Z">
            <w:rPr>
              <w:rFonts w:ascii="Times New Roman" w:hAnsi="Times New Roman" w:cs="Times New Roman"/>
              <w:color w:val="FF0000"/>
              <w:sz w:val="24"/>
              <w:szCs w:val="24"/>
              <w:lang w:val="en-US"/>
            </w:rPr>
          </w:rPrChange>
        </w:rPr>
        <w:t xml:space="preserve"> </w:t>
      </w:r>
      <w:r w:rsidR="00881806">
        <w:rPr>
          <w:rFonts w:ascii="Times New Roman" w:hAnsi="Times New Roman" w:cs="Times New Roman"/>
          <w:color w:val="000000" w:themeColor="text1"/>
          <w:sz w:val="24"/>
          <w:szCs w:val="24"/>
          <w:lang w:val="en-US"/>
        </w:rPr>
        <w:t>p</w:t>
      </w:r>
      <w:r w:rsidR="00881806" w:rsidRPr="00881806">
        <w:rPr>
          <w:rFonts w:ascii="Times New Roman" w:hAnsi="Times New Roman" w:cs="Times New Roman"/>
          <w:color w:val="000000" w:themeColor="text1"/>
          <w:sz w:val="24"/>
          <w:szCs w:val="24"/>
          <w:lang w:val="en-US"/>
          <w:rPrChange w:id="29" w:author="Harley Robinson " w:date="2016-09-29T11:01:00Z">
            <w:rPr>
              <w:rFonts w:ascii="Times New Roman" w:hAnsi="Times New Roman" w:cs="Times New Roman"/>
              <w:color w:val="FF0000"/>
              <w:sz w:val="24"/>
              <w:szCs w:val="24"/>
              <w:lang w:val="en-US"/>
            </w:rPr>
          </w:rPrChange>
        </w:rPr>
        <w:t>yrophosphate</w:t>
      </w:r>
      <w:r w:rsidR="00BE3A99" w:rsidRPr="00881806">
        <w:rPr>
          <w:rFonts w:ascii="Times New Roman" w:hAnsi="Times New Roman" w:cs="Times New Roman"/>
          <w:color w:val="000000" w:themeColor="text1"/>
          <w:sz w:val="24"/>
          <w:szCs w:val="24"/>
          <w:lang w:val="en-US"/>
          <w:rPrChange w:id="30" w:author="Harley Robinson " w:date="2016-09-29T11:01:00Z">
            <w:rPr>
              <w:rFonts w:ascii="Times New Roman" w:hAnsi="Times New Roman" w:cs="Times New Roman"/>
              <w:sz w:val="24"/>
              <w:szCs w:val="24"/>
              <w:lang w:val="en-US"/>
            </w:rPr>
          </w:rPrChange>
        </w:rPr>
        <w:t>.</w:t>
      </w:r>
      <w:r w:rsidR="00C725BE" w:rsidRPr="00881806">
        <w:rPr>
          <w:rFonts w:ascii="Times New Roman" w:hAnsi="Times New Roman" w:cs="Times New Roman"/>
          <w:color w:val="000000" w:themeColor="text1"/>
          <w:sz w:val="24"/>
          <w:szCs w:val="24"/>
          <w:lang w:val="en-US"/>
          <w:rPrChange w:id="31" w:author="Harley Robinson " w:date="2016-09-29T11:01:00Z">
            <w:rPr>
              <w:rFonts w:ascii="Times New Roman" w:hAnsi="Times New Roman" w:cs="Times New Roman"/>
              <w:sz w:val="24"/>
              <w:szCs w:val="24"/>
              <w:lang w:val="en-US"/>
            </w:rPr>
          </w:rPrChange>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w:t>
      </w:r>
      <w:r w:rsidR="00C725BE">
        <w:rPr>
          <w:rFonts w:ascii="Times New Roman" w:hAnsi="Times New Roman" w:cs="Times New Roman"/>
          <w:sz w:val="24"/>
          <w:szCs w:val="24"/>
          <w:lang w:val="en-US"/>
        </w:rPr>
        <w:lastRenderedPageBreak/>
        <w:t xml:space="preserve">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in </w:t>
      </w:r>
      <w:r w:rsidR="002C6145">
        <w:rPr>
          <w:rFonts w:ascii="Times New Roman" w:hAnsi="Times New Roman" w:cs="Times New Roman"/>
          <w:sz w:val="24"/>
          <w:szCs w:val="24"/>
          <w:lang w:val="en-US"/>
        </w:rPr>
        <w:t>lysis buffer</w:t>
      </w:r>
      <w:r w:rsidR="00881806">
        <w:rPr>
          <w:rFonts w:ascii="Times New Roman" w:hAnsi="Times New Roman" w:cs="Times New Roman"/>
          <w:sz w:val="24"/>
          <w:szCs w:val="24"/>
          <w:lang w:val="en-US"/>
        </w:rPr>
        <w:t>,</w:t>
      </w:r>
      <w:r w:rsidR="002C6145">
        <w:rPr>
          <w:rFonts w:ascii="Times New Roman" w:hAnsi="Times New Roman" w:cs="Times New Roman"/>
          <w:sz w:val="24"/>
          <w:szCs w:val="24"/>
          <w:lang w:val="en-US"/>
        </w:rPr>
        <w:t xml:space="preserve"> </w:t>
      </w:r>
      <w:r w:rsidR="00881806">
        <w:rPr>
          <w:rFonts w:ascii="Times New Roman" w:hAnsi="Times New Roman" w:cs="Times New Roman"/>
          <w:sz w:val="24"/>
          <w:szCs w:val="24"/>
          <w:lang w:val="en-US"/>
        </w:rPr>
        <w:t>1:5,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 This were then analyzed with Western blot</w:t>
      </w:r>
      <w:r>
        <w:rPr>
          <w:rFonts w:ascii="Times New Roman" w:hAnsi="Times New Roman" w:cs="Times New Roman"/>
          <w:sz w:val="24"/>
          <w:szCs w:val="24"/>
          <w:lang w:val="en-US"/>
        </w:rPr>
        <w:t xml:space="preserve"> for protein level, or </w:t>
      </w:r>
      <w:proofErr w:type="spellStart"/>
      <w:r>
        <w:rPr>
          <w:rFonts w:ascii="Times New Roman" w:hAnsi="Times New Roman" w:cs="Times New Roman"/>
          <w:sz w:val="24"/>
          <w:szCs w:val="24"/>
          <w:lang w:val="en-US"/>
        </w:rPr>
        <w:t>Trizol</w:t>
      </w:r>
      <w:proofErr w:type="spellEnd"/>
      <w:r>
        <w:rPr>
          <w:rFonts w:ascii="Times New Roman" w:hAnsi="Times New Roman" w:cs="Times New Roman"/>
          <w:sz w:val="24"/>
          <w:szCs w:val="24"/>
          <w:lang w:val="en-US"/>
        </w:rPr>
        <w:t xml:space="preserve">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proofErr w:type="spellStart"/>
      <w:r w:rsidR="002C6145">
        <w:rPr>
          <w:rFonts w:ascii="Times New Roman" w:hAnsi="Times New Roman" w:cs="Times New Roman"/>
          <w:sz w:val="24"/>
          <w:szCs w:val="24"/>
          <w:lang w:val="en-US"/>
        </w:rPr>
        <w:t>Trizol</w:t>
      </w:r>
      <w:proofErr w:type="spellEnd"/>
      <w:r w:rsidR="002C614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ins w:id="32" w:author="Michelle Hill" w:date="2016-09-26T22:12:00Z">
        <w:r>
          <w:rPr>
            <w:rFonts w:ascii="Times New Roman" w:hAnsi="Times New Roman" w:cs="Times New Roman"/>
            <w:sz w:val="24"/>
            <w:szCs w:val="24"/>
            <w:lang w:val="en-US"/>
          </w:rPr>
          <w:t xml:space="preserve"> </w:t>
        </w:r>
      </w:ins>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 xml:space="preserve">Subsequent steps were performed as per standard </w:t>
      </w:r>
      <w:proofErr w:type="spellStart"/>
      <w:r w:rsidR="007C5D32">
        <w:rPr>
          <w:rFonts w:ascii="Times New Roman" w:hAnsi="Times New Roman" w:cs="Times New Roman"/>
          <w:sz w:val="24"/>
          <w:szCs w:val="24"/>
          <w:lang w:val="en-US"/>
        </w:rPr>
        <w:t>Trizol</w:t>
      </w:r>
      <w:proofErr w:type="spellEnd"/>
      <w:r w:rsidR="007C5D32">
        <w:rPr>
          <w:rFonts w:ascii="Times New Roman" w:hAnsi="Times New Roman" w:cs="Times New Roman"/>
          <w:sz w:val="24"/>
          <w:szCs w:val="24"/>
          <w:lang w:val="en-US"/>
        </w:rPr>
        <w:t xml:space="preserve"> extraction protocol</w:t>
      </w:r>
      <w:r w:rsidR="00881806">
        <w:rPr>
          <w:rFonts w:ascii="Times New Roman" w:hAnsi="Times New Roman" w:cs="Times New Roman"/>
          <w:sz w:val="24"/>
          <w:szCs w:val="24"/>
          <w:lang w:val="en-US"/>
        </w:rPr>
        <w:t xml:space="preserve"> </w:t>
      </w:r>
      <w:r w:rsidR="00881806" w:rsidRPr="00881806">
        <w:rPr>
          <w:rFonts w:ascii="Times New Roman" w:hAnsi="Times New Roman" w:cs="Times New Roman"/>
          <w:color w:val="FF0000"/>
          <w:sz w:val="24"/>
          <w:szCs w:val="24"/>
          <w:lang w:val="en-US"/>
          <w:rPrChange w:id="33" w:author="Harley Robinson " w:date="2016-09-29T11:05:00Z">
            <w:rPr>
              <w:rFonts w:ascii="Times New Roman" w:hAnsi="Times New Roman" w:cs="Times New Roman"/>
              <w:sz w:val="24"/>
              <w:szCs w:val="24"/>
              <w:lang w:val="en-US"/>
            </w:rPr>
          </w:rPrChange>
        </w:rPr>
        <w:t>(REF</w:t>
      </w:r>
      <w:r w:rsidR="00881806">
        <w:rPr>
          <w:rFonts w:ascii="Times New Roman" w:hAnsi="Times New Roman" w:cs="Times New Roman"/>
          <w:sz w:val="24"/>
          <w:szCs w:val="24"/>
          <w:lang w:val="en-US"/>
        </w:rPr>
        <w:t>)</w:t>
      </w:r>
      <w:r w:rsidR="007C5D32">
        <w:rPr>
          <w:rFonts w:ascii="Times New Roman" w:hAnsi="Times New Roman" w:cs="Times New Roman"/>
          <w:sz w:val="24"/>
          <w:szCs w:val="24"/>
          <w:lang w:val="en-US"/>
        </w:rPr>
        <w:t xml:space="preserve">. </w:t>
      </w:r>
      <w:r w:rsidR="00880E4C">
        <w:rPr>
          <w:rFonts w:ascii="Times New Roman" w:hAnsi="Times New Roman" w:cs="Times New Roman"/>
          <w:sz w:val="24"/>
          <w:szCs w:val="24"/>
          <w:lang w:val="en-US"/>
        </w:rPr>
        <w:t xml:space="preserve">Quantification 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Western blotting:</w:t>
      </w:r>
    </w:p>
    <w:p w14:paraId="0E9B4202" w14:textId="607DCBCA"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procedure and reagents to transfer protein to a fluorescent </w:t>
      </w:r>
      <w:r w:rsidR="00881806">
        <w:rPr>
          <w:rFonts w:ascii="Times New Roman" w:hAnsi="Times New Roman" w:cs="Times New Roman"/>
          <w:sz w:val="24"/>
          <w:lang w:val="en-US"/>
        </w:rPr>
        <w:t xml:space="preserve">PVDF </w:t>
      </w:r>
      <w:r w:rsidR="003B5B36">
        <w:rPr>
          <w:rFonts w:ascii="Times New Roman" w:hAnsi="Times New Roman" w:cs="Times New Roman"/>
          <w:sz w:val="24"/>
          <w:lang w:val="en-US"/>
        </w:rPr>
        <w:t>membrane (</w:t>
      </w:r>
      <w:proofErr w:type="spellStart"/>
      <w:r w:rsidR="00881806">
        <w:rPr>
          <w:rFonts w:ascii="Times New Roman" w:hAnsi="Times New Roman" w:cs="Times New Roman"/>
          <w:color w:val="FF0000"/>
          <w:sz w:val="24"/>
          <w:lang w:val="en-US"/>
        </w:rPr>
        <w:t>Towbin</w:t>
      </w:r>
      <w:proofErr w:type="spellEnd"/>
      <w:r w:rsidR="00881806">
        <w:rPr>
          <w:rFonts w:ascii="Times New Roman" w:hAnsi="Times New Roman" w:cs="Times New Roman"/>
          <w:color w:val="FF0000"/>
          <w:sz w:val="24"/>
          <w:lang w:val="en-US"/>
        </w:rPr>
        <w:t xml:space="preserve"> et al 1979</w:t>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 xml:space="preserve">tween, membrane was washed </w:t>
      </w:r>
      <w:r w:rsidR="00DC7168">
        <w:rPr>
          <w:rFonts w:ascii="Times New Roman" w:hAnsi="Times New Roman" w:cs="Times New Roman"/>
          <w:sz w:val="24"/>
          <w:lang w:val="en-US"/>
        </w:rPr>
        <w:lastRenderedPageBreak/>
        <w:t>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04764B" w:rsidRDefault="00D269F5" w:rsidP="00D269F5">
      <w:pPr>
        <w:spacing w:line="480" w:lineRule="auto"/>
        <w:rPr>
          <w:rFonts w:ascii="Times New Roman" w:hAnsi="Times New Roman" w:cs="Times New Roman"/>
          <w:sz w:val="24"/>
          <w:szCs w:val="24"/>
          <w:lang w:val="en-US"/>
        </w:rPr>
      </w:pPr>
      <w:r w:rsidRPr="0004764B">
        <w:rPr>
          <w:rStyle w:val="Heading1Char"/>
          <w:rFonts w:ascii="Times New Roman" w:hAnsi="Times New Roman" w:cs="Times New Roman"/>
          <w:sz w:val="28"/>
          <w:szCs w:val="24"/>
        </w:rPr>
        <w:lastRenderedPageBreak/>
        <w:t>Results</w:t>
      </w:r>
      <w:r w:rsidRPr="0004764B">
        <w:rPr>
          <w:rFonts w:ascii="Times New Roman" w:hAnsi="Times New Roman" w:cs="Times New Roman"/>
          <w:sz w:val="24"/>
          <w:szCs w:val="24"/>
          <w:lang w:val="en-US"/>
        </w:rPr>
        <w:t xml:space="preserve">: </w:t>
      </w:r>
    </w:p>
    <w:p w14:paraId="1BED8C5F" w14:textId="50622694" w:rsidR="00D269F5" w:rsidRPr="0004764B" w:rsidRDefault="0004764B" w:rsidP="0004764B">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p>
    <w:p w14:paraId="032EC7F2" w14:textId="1814F627"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ins w:id="34" w:author="Michelle Hill" w:date="2016-09-26T22:13:00Z">
        <w:r w:rsidR="00511A06">
          <w:rPr>
            <w:rFonts w:ascii="Times New Roman" w:hAnsi="Times New Roman" w:cs="Times New Roman"/>
            <w:sz w:val="24"/>
            <w:szCs w:val="24"/>
            <w:lang w:val="en-US"/>
          </w:rPr>
          <w:t xml:space="preserve"> (REF)</w:t>
        </w:r>
      </w:ins>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w:t>
      </w:r>
      <w:proofErr w:type="spellStart"/>
      <w:r w:rsidR="00155EAD" w:rsidRPr="00002789">
        <w:rPr>
          <w:rFonts w:ascii="Times New Roman" w:hAnsi="Times New Roman" w:cs="Times New Roman"/>
          <w:sz w:val="24"/>
          <w:szCs w:val="24"/>
          <w:lang w:val="en-US"/>
        </w:rPr>
        <w:t>miRs</w:t>
      </w:r>
      <w:proofErr w:type="spellEnd"/>
      <w:r w:rsidR="00155EAD" w:rsidRPr="00002789">
        <w:rPr>
          <w:rFonts w:ascii="Times New Roman" w:hAnsi="Times New Roman" w:cs="Times New Roman"/>
          <w:sz w:val="24"/>
          <w:szCs w:val="24"/>
          <w:lang w:val="en-US"/>
        </w:rPr>
        <w:t xml:space="preserve">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w:t>
      </w:r>
      <w:ins w:id="35" w:author="Microsoft account" w:date="2016-10-02T14:26:00Z">
        <w:r w:rsidR="00C34159">
          <w:rPr>
            <w:rFonts w:ascii="Times New Roman" w:hAnsi="Times New Roman" w:cs="Times New Roman"/>
            <w:sz w:val="24"/>
            <w:szCs w:val="24"/>
            <w:lang w:val="en-US"/>
          </w:rPr>
          <w:t>s</w:t>
        </w:r>
      </w:ins>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 xml:space="preserve">95 </w:t>
      </w:r>
      <w:proofErr w:type="spellStart"/>
      <w:r w:rsidR="009D1B8C" w:rsidRPr="00002789">
        <w:rPr>
          <w:rFonts w:ascii="Times New Roman" w:hAnsi="Times New Roman" w:cs="Times New Roman"/>
          <w:sz w:val="24"/>
          <w:szCs w:val="24"/>
          <w:lang w:val="en-US"/>
        </w:rPr>
        <w:t>miR</w:t>
      </w:r>
      <w:r w:rsidR="000E4D9A" w:rsidRPr="00002789">
        <w:rPr>
          <w:rFonts w:ascii="Times New Roman" w:hAnsi="Times New Roman" w:cs="Times New Roman"/>
          <w:sz w:val="24"/>
          <w:szCs w:val="24"/>
          <w:lang w:val="en-US"/>
        </w:rPr>
        <w:t>s</w:t>
      </w:r>
      <w:proofErr w:type="spellEnd"/>
      <w:r w:rsidR="000E4D9A" w:rsidRPr="00002789">
        <w:rPr>
          <w:rFonts w:ascii="Times New Roman" w:hAnsi="Times New Roman" w:cs="Times New Roman"/>
          <w:sz w:val="24"/>
          <w:szCs w:val="24"/>
          <w:lang w:val="en-US"/>
        </w:rPr>
        <w:t xml:space="preserve">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 xml:space="preserve">.05) modified </w:t>
      </w:r>
      <w:proofErr w:type="spellStart"/>
      <w:r w:rsidR="002504F5" w:rsidRPr="0004764B">
        <w:rPr>
          <w:rFonts w:ascii="Times New Roman" w:hAnsi="Times New Roman" w:cs="Times New Roman"/>
          <w:sz w:val="24"/>
          <w:szCs w:val="24"/>
          <w:lang w:val="en-US"/>
        </w:rPr>
        <w:t>miRs</w:t>
      </w:r>
      <w:proofErr w:type="spellEnd"/>
      <w:r w:rsidR="002504F5" w:rsidRPr="0004764B">
        <w:rPr>
          <w:rFonts w:ascii="Times New Roman" w:hAnsi="Times New Roman" w:cs="Times New Roman"/>
          <w:sz w:val="24"/>
          <w:szCs w:val="24"/>
          <w:lang w:val="en-US"/>
        </w:rPr>
        <w:t xml:space="preserve"> in the EVs</w:t>
      </w:r>
      <w:r w:rsidR="00B62C7D" w:rsidRPr="0004764B">
        <w:rPr>
          <w:rFonts w:ascii="Times New Roman" w:hAnsi="Times New Roman" w:cs="Times New Roman"/>
          <w:sz w:val="24"/>
          <w:szCs w:val="24"/>
          <w:lang w:val="en-US"/>
        </w:rPr>
        <w:t xml:space="preserve"> (fig. 1</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 xml:space="preserve">Here, I wanted to determine if this trend persists with additional </w:t>
      </w:r>
      <w:proofErr w:type="spellStart"/>
      <w:r w:rsidR="008E7085" w:rsidRPr="0004764B">
        <w:rPr>
          <w:rFonts w:ascii="Times New Roman" w:hAnsi="Times New Roman" w:cs="Times New Roman"/>
          <w:sz w:val="24"/>
          <w:szCs w:val="24"/>
          <w:lang w:val="en-US"/>
        </w:rPr>
        <w:t>miRs</w:t>
      </w:r>
      <w:proofErr w:type="spellEnd"/>
      <w:r w:rsidR="008E7085" w:rsidRPr="0004764B">
        <w:rPr>
          <w:rFonts w:ascii="Times New Roman" w:hAnsi="Times New Roman" w:cs="Times New Roman"/>
          <w:sz w:val="24"/>
          <w:szCs w:val="24"/>
          <w:lang w:val="en-US"/>
        </w:rPr>
        <w:t xml:space="preserve">.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These are the </w:t>
      </w:r>
      <w:proofErr w:type="spellStart"/>
      <w:r w:rsidR="00D269F5" w:rsidRPr="0004764B">
        <w:rPr>
          <w:rFonts w:ascii="Times New Roman" w:hAnsi="Times New Roman" w:cs="Times New Roman"/>
          <w:sz w:val="24"/>
          <w:szCs w:val="24"/>
          <w:lang w:val="en-US"/>
        </w:rPr>
        <w:t>mi</w:t>
      </w:r>
      <w:r w:rsidR="00B62C7D" w:rsidRPr="0004764B">
        <w:rPr>
          <w:rFonts w:ascii="Times New Roman" w:hAnsi="Times New Roman" w:cs="Times New Roman"/>
          <w:sz w:val="24"/>
          <w:szCs w:val="24"/>
          <w:lang w:val="en-US"/>
        </w:rPr>
        <w:t>Rs</w:t>
      </w:r>
      <w:proofErr w:type="spellEnd"/>
      <w:r w:rsidR="00B62C7D" w:rsidRPr="0004764B">
        <w:rPr>
          <w:rFonts w:ascii="Times New Roman" w:hAnsi="Times New Roman" w:cs="Times New Roman"/>
          <w:sz w:val="24"/>
          <w:szCs w:val="24"/>
          <w:lang w:val="en-US"/>
        </w:rPr>
        <w:t xml:space="preserve">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w:t>
      </w:r>
      <w:ins w:id="36" w:author="Michelle Hill" w:date="2016-09-26T22:26:00Z">
        <w:r w:rsidR="002170BC">
          <w:rPr>
            <w:rFonts w:ascii="Times New Roman" w:hAnsi="Times New Roman" w:cs="Times New Roman"/>
            <w:sz w:val="24"/>
            <w:szCs w:val="24"/>
            <w:lang w:val="en-US"/>
          </w:rPr>
          <w:t>(</w:t>
        </w:r>
      </w:ins>
      <w:r w:rsidR="00C34159">
        <w:rPr>
          <w:rFonts w:ascii="Times New Roman" w:hAnsi="Times New Roman" w:cs="Times New Roman"/>
          <w:sz w:val="24"/>
          <w:szCs w:val="24"/>
          <w:lang w:val="en-US"/>
        </w:rPr>
        <w:t>miR-19a-3p, 10b-5p</w:t>
      </w:r>
      <w:proofErr w:type="gramStart"/>
      <w:r w:rsidR="00C34159">
        <w:rPr>
          <w:rFonts w:ascii="Times New Roman" w:hAnsi="Times New Roman" w:cs="Times New Roman"/>
          <w:sz w:val="24"/>
          <w:szCs w:val="24"/>
          <w:lang w:val="en-US"/>
        </w:rPr>
        <w:t>,  146a</w:t>
      </w:r>
      <w:proofErr w:type="gramEnd"/>
      <w:r w:rsidR="00C34159">
        <w:rPr>
          <w:rFonts w:ascii="Times New Roman" w:hAnsi="Times New Roman" w:cs="Times New Roman"/>
          <w:sz w:val="24"/>
          <w:szCs w:val="24"/>
          <w:lang w:val="en-US"/>
        </w:rPr>
        <w:t>-5p,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w:t>
      </w:r>
      <w:proofErr w:type="spellStart"/>
      <w:r w:rsidR="007C471C" w:rsidRPr="0004764B">
        <w:rPr>
          <w:rFonts w:ascii="Times New Roman" w:hAnsi="Times New Roman" w:cs="Times New Roman"/>
          <w:sz w:val="24"/>
          <w:szCs w:val="24"/>
          <w:lang w:val="en-US"/>
        </w:rPr>
        <w:t>miR</w:t>
      </w:r>
      <w:proofErr w:type="spellEnd"/>
      <w:r w:rsidR="007C471C" w:rsidRPr="0004764B">
        <w:rPr>
          <w:rFonts w:ascii="Times New Roman" w:hAnsi="Times New Roman" w:cs="Times New Roman"/>
          <w:sz w:val="24"/>
          <w:szCs w:val="24"/>
          <w:lang w:val="en-US"/>
        </w:rPr>
        <w:t xml:space="preserve"> content. This process is known as sampling, where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 xml:space="preserve">that both </w:t>
      </w:r>
      <w:commentRangeStart w:id="37"/>
      <w:r w:rsidR="007C471C" w:rsidRPr="0004764B">
        <w:rPr>
          <w:rFonts w:ascii="Times New Roman" w:hAnsi="Times New Roman" w:cs="Times New Roman"/>
          <w:sz w:val="24"/>
          <w:szCs w:val="24"/>
          <w:lang w:val="en-US"/>
        </w:rPr>
        <w:t>sa</w:t>
      </w:r>
      <w:r w:rsidR="00E4052B" w:rsidRPr="0004764B">
        <w:rPr>
          <w:rFonts w:ascii="Times New Roman" w:hAnsi="Times New Roman" w:cs="Times New Roman"/>
          <w:sz w:val="24"/>
          <w:szCs w:val="24"/>
          <w:lang w:val="en-US"/>
        </w:rPr>
        <w:t xml:space="preserve">mpling and selective export </w:t>
      </w:r>
      <w:commentRangeEnd w:id="37"/>
      <w:r w:rsidR="00983950">
        <w:rPr>
          <w:rStyle w:val="CommentReference"/>
        </w:rPr>
        <w:commentReference w:id="37"/>
      </w:r>
      <w:r w:rsidR="00E4052B" w:rsidRPr="0004764B">
        <w:rPr>
          <w:rFonts w:ascii="Times New Roman" w:hAnsi="Times New Roman" w:cs="Times New Roman"/>
          <w:sz w:val="24"/>
          <w:szCs w:val="24"/>
          <w:lang w:val="en-US"/>
        </w:rPr>
        <w:t>of</w:t>
      </w:r>
      <w:r w:rsidR="007C471C" w:rsidRPr="0004764B">
        <w:rPr>
          <w:rFonts w:ascii="Times New Roman" w:hAnsi="Times New Roman" w:cs="Times New Roman"/>
          <w:sz w:val="24"/>
          <w:szCs w:val="24"/>
          <w:lang w:val="en-US"/>
        </w:rPr>
        <w:t xml:space="preserve"> </w:t>
      </w:r>
      <w:proofErr w:type="spellStart"/>
      <w:r w:rsidR="007C471C" w:rsidRPr="0004764B">
        <w:rPr>
          <w:rFonts w:ascii="Times New Roman" w:hAnsi="Times New Roman" w:cs="Times New Roman"/>
          <w:sz w:val="24"/>
          <w:szCs w:val="24"/>
          <w:lang w:val="en-US"/>
        </w:rPr>
        <w:t>miRs</w:t>
      </w:r>
      <w:proofErr w:type="spellEnd"/>
      <w:r w:rsidR="007C471C" w:rsidRPr="0004764B">
        <w:rPr>
          <w:rFonts w:ascii="Times New Roman" w:hAnsi="Times New Roman" w:cs="Times New Roman"/>
          <w:sz w:val="24"/>
          <w:szCs w:val="24"/>
          <w:lang w:val="en-US"/>
        </w:rPr>
        <w:t xml:space="preserve">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7ED41068" w14:textId="5BB04A2A" w:rsidR="001B7DC8" w:rsidRDefault="008072F7"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 xml:space="preserve">significantly modified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475D4D" w:rsidRPr="0004764B">
        <w:rPr>
          <w:rFonts w:ascii="Times New Roman" w:hAnsi="Times New Roman" w:cs="Times New Roman"/>
          <w:sz w:val="24"/>
          <w:szCs w:val="24"/>
          <w:lang w:val="en-US"/>
        </w:rPr>
        <w:t xml:space="preserve"> miR-574-5p and</w:t>
      </w:r>
      <w:r w:rsidR="009B6B83">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lastRenderedPageBreak/>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Independent biological replicates of EV and cellular small RNAs were prepared and used for RT-qPCR. As shown in Figure 1B, </w:t>
      </w:r>
      <w:r w:rsidR="00D269F5" w:rsidRPr="0004764B">
        <w:rPr>
          <w:rFonts w:ascii="Times New Roman" w:hAnsi="Times New Roman" w:cs="Times New Roman"/>
          <w:sz w:val="24"/>
          <w:szCs w:val="24"/>
          <w:lang w:val="en-US"/>
        </w:rPr>
        <w:t xml:space="preserve">the trend first displayed by the </w:t>
      </w:r>
    </w:p>
    <w:p w14:paraId="35F71428" w14:textId="0C263998" w:rsidR="001B7DC8" w:rsidRDefault="001B7DC8" w:rsidP="001B7DC8">
      <w:pPr>
        <w:rPr>
          <w:rFonts w:ascii="Times New Roman" w:hAnsi="Times New Roman" w:cs="Times New Roman"/>
          <w:sz w:val="24"/>
          <w:szCs w:val="24"/>
          <w:lang w:val="en-US"/>
        </w:rPr>
      </w:pPr>
    </w:p>
    <w:p w14:paraId="317C35FD" w14:textId="77777777" w:rsidR="001B7DC8" w:rsidRDefault="001B7DC8" w:rsidP="001B7DC8">
      <w:pPr>
        <w:rPr>
          <w:rFonts w:ascii="Times New Roman" w:hAnsi="Times New Roman" w:cs="Times New Roman"/>
          <w:sz w:val="24"/>
          <w:szCs w:val="24"/>
          <w:lang w:val="en-US"/>
        </w:rPr>
      </w:pPr>
    </w:p>
    <w:p w14:paraId="0530067A" w14:textId="77777777" w:rsidR="001B7DC8" w:rsidRDefault="001B7DC8" w:rsidP="001B7DC8">
      <w:pPr>
        <w:rPr>
          <w:rFonts w:ascii="Times New Roman" w:hAnsi="Times New Roman" w:cs="Times New Roman"/>
          <w:sz w:val="24"/>
          <w:szCs w:val="24"/>
          <w:lang w:val="en-US"/>
        </w:rPr>
      </w:pPr>
    </w:p>
    <w:p w14:paraId="1E752873" w14:textId="77777777" w:rsidR="001B7DC8" w:rsidRDefault="001B7DC8" w:rsidP="001B7DC8">
      <w:pPr>
        <w:rPr>
          <w:rFonts w:ascii="Times New Roman" w:hAnsi="Times New Roman" w:cs="Times New Roman"/>
          <w:sz w:val="24"/>
          <w:szCs w:val="24"/>
          <w:lang w:val="en-US"/>
        </w:rPr>
      </w:pPr>
    </w:p>
    <w:p w14:paraId="14BCA5D9" w14:textId="77777777" w:rsidR="001B7DC8" w:rsidRDefault="001B7DC8" w:rsidP="001B7DC8">
      <w:pPr>
        <w:ind w:left="-284"/>
        <w:rPr>
          <w:rFonts w:ascii="Times New Roman" w:hAnsi="Times New Roman" w:cs="Times New Roman"/>
          <w:sz w:val="24"/>
          <w:szCs w:val="24"/>
          <w:lang w:val="en-US"/>
        </w:rPr>
      </w:pPr>
    </w:p>
    <w:p w14:paraId="62CD1CBE" w14:textId="37326F30" w:rsidR="001B7DC8" w:rsidRDefault="001B7DC8" w:rsidP="001B7DC8">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4E04541" wp14:editId="6C2615FB">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44A58282" w14:textId="77777777" w:rsidR="001B7DC8" w:rsidRDefault="001B7DC8" w:rsidP="001B7DC8">
      <w:pPr>
        <w:spacing w:line="360" w:lineRule="auto"/>
        <w:rPr>
          <w:rFonts w:ascii="Times New Roman" w:hAnsi="Times New Roman" w:cs="Times New Roman"/>
          <w:b/>
          <w:sz w:val="24"/>
          <w:szCs w:val="24"/>
          <w:lang w:val="en-US"/>
        </w:rPr>
      </w:pPr>
    </w:p>
    <w:p w14:paraId="71D49989" w14:textId="77777777" w:rsidR="001B7DC8" w:rsidRPr="0004764B" w:rsidRDefault="001B7DC8" w:rsidP="001B7DC8">
      <w:pPr>
        <w:spacing w:line="360" w:lineRule="auto"/>
        <w:rPr>
          <w:rFonts w:ascii="Times New Roman" w:hAnsi="Times New Roman" w:cs="Times New Roman"/>
          <w:sz w:val="24"/>
          <w:szCs w:val="24"/>
          <w:lang w:val="en-US"/>
        </w:rPr>
      </w:pPr>
      <w:r w:rsidRPr="000A30D4">
        <w:rPr>
          <w:rFonts w:ascii="Times New Roman" w:hAnsi="Times New Roman" w:cs="Times New Roman"/>
          <w:b/>
          <w:sz w:val="24"/>
          <w:szCs w:val="24"/>
          <w:lang w:val="en-US"/>
        </w:rPr>
        <w:t>Figure 1</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content.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 xml:space="preserve">in the EV and cell by cavin-1 expression. A Mann-Whitney U </w:t>
      </w:r>
      <w:r w:rsidRPr="000A30D4">
        <w:rPr>
          <w:rFonts w:ascii="Times New Roman" w:hAnsi="Times New Roman" w:cs="Times New Roman"/>
          <w:sz w:val="24"/>
          <w:szCs w:val="24"/>
          <w:lang w:val="en-US"/>
        </w:rPr>
        <w:lastRenderedPageBreak/>
        <w:t>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4776411F" w14:textId="09E91E34" w:rsidR="001B7DC8" w:rsidRDefault="001B7DC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38608B" w14:textId="77777777" w:rsidR="001B7DC8" w:rsidRDefault="001B7DC8">
      <w:pPr>
        <w:rPr>
          <w:rFonts w:ascii="Times New Roman" w:hAnsi="Times New Roman" w:cs="Times New Roman"/>
          <w:sz w:val="24"/>
          <w:szCs w:val="24"/>
          <w:lang w:val="en-US"/>
        </w:rPr>
      </w:pPr>
    </w:p>
    <w:p w14:paraId="54AD41CD" w14:textId="3A2F6951" w:rsidR="007674B7" w:rsidRDefault="001B7DC8" w:rsidP="001B7DC8">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w:t>
      </w:r>
      <w:r w:rsidR="008072F7">
        <w:rPr>
          <w:rFonts w:ascii="Times New Roman" w:hAnsi="Times New Roman" w:cs="Times New Roman"/>
          <w:sz w:val="24"/>
          <w:szCs w:val="24"/>
          <w:lang w:val="en-US"/>
        </w:rPr>
        <w:t xml:space="preserve">(Figure 1A) </w:t>
      </w:r>
      <w:r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xml:space="preserve">. Consistent with the </w:t>
      </w:r>
      <w:proofErr w:type="spellStart"/>
      <w:r w:rsidR="008072F7">
        <w:rPr>
          <w:rFonts w:ascii="Times New Roman" w:hAnsi="Times New Roman" w:cs="Times New Roman"/>
          <w:sz w:val="24"/>
          <w:szCs w:val="24"/>
          <w:lang w:val="en-US"/>
        </w:rPr>
        <w:t>RNAseq</w:t>
      </w:r>
      <w:proofErr w:type="spellEnd"/>
      <w:r w:rsidR="008072F7">
        <w:rPr>
          <w:rFonts w:ascii="Times New Roman" w:hAnsi="Times New Roman" w:cs="Times New Roman"/>
          <w:sz w:val="24"/>
          <w:szCs w:val="24"/>
          <w:lang w:val="en-US"/>
        </w:rPr>
        <w:t xml:space="preserve"> data, cavin-1 expression led to higher magnitude of reduction </w:t>
      </w:r>
      <w:r w:rsidRPr="0004764B">
        <w:rPr>
          <w:rFonts w:ascii="Times New Roman" w:hAnsi="Times New Roman" w:cs="Times New Roman"/>
          <w:sz w:val="24"/>
          <w:szCs w:val="24"/>
          <w:lang w:val="en-US"/>
        </w:rPr>
        <w:t>of miR-30a-5p, 148a-3p</w:t>
      </w:r>
      <w:r>
        <w:rPr>
          <w:rFonts w:ascii="Times New Roman" w:hAnsi="Times New Roman" w:cs="Times New Roman"/>
          <w:sz w:val="24"/>
          <w:szCs w:val="24"/>
          <w:lang w:val="en-US"/>
        </w:rPr>
        <w:t xml:space="preserve">, </w:t>
      </w:r>
      <w:del w:id="38" w:author="Microsoft account" w:date="2016-10-02T14:32:00Z">
        <w:r w:rsidDel="00876D6A">
          <w:rPr>
            <w:rFonts w:ascii="Times New Roman" w:hAnsi="Times New Roman" w:cs="Times New Roman"/>
            <w:sz w:val="24"/>
            <w:szCs w:val="24"/>
            <w:lang w:val="en-US"/>
          </w:rPr>
          <w:delText>-</w:delText>
        </w:r>
      </w:del>
      <w:r>
        <w:rPr>
          <w:rFonts w:ascii="Times New Roman" w:hAnsi="Times New Roman" w:cs="Times New Roman"/>
          <w:sz w:val="24"/>
          <w:szCs w:val="24"/>
          <w:lang w:val="en-US"/>
        </w:rPr>
        <w:t>10b-5p</w:t>
      </w:r>
      <w:r w:rsidRPr="0004764B">
        <w:rPr>
          <w:rFonts w:ascii="Times New Roman" w:hAnsi="Times New Roman" w:cs="Times New Roman"/>
          <w:sz w:val="24"/>
          <w:szCs w:val="24"/>
          <w:lang w:val="en-US"/>
        </w:rPr>
        <w:t xml:space="preserve"> and </w:t>
      </w:r>
      <w:del w:id="39" w:author="Microsoft account" w:date="2016-10-02T14:32:00Z">
        <w:r w:rsidRPr="0004764B" w:rsidDel="00876D6A">
          <w:rPr>
            <w:rFonts w:ascii="Times New Roman" w:hAnsi="Times New Roman" w:cs="Times New Roman"/>
            <w:sz w:val="24"/>
            <w:szCs w:val="24"/>
            <w:lang w:val="en-US"/>
          </w:rPr>
          <w:delText>-</w:delText>
        </w:r>
      </w:del>
      <w:r w:rsidRPr="0004764B">
        <w:rPr>
          <w:rFonts w:ascii="Times New Roman" w:hAnsi="Times New Roman" w:cs="Times New Roman"/>
          <w:sz w:val="24"/>
          <w:szCs w:val="24"/>
          <w:lang w:val="en-US"/>
        </w:rPr>
        <w:t xml:space="preserve">200a-3p </w:t>
      </w:r>
      <w:r w:rsidR="008072F7">
        <w:rPr>
          <w:rFonts w:ascii="Times New Roman" w:hAnsi="Times New Roman" w:cs="Times New Roman"/>
          <w:sz w:val="24"/>
          <w:szCs w:val="24"/>
          <w:lang w:val="en-US"/>
        </w:rPr>
        <w:t xml:space="preserve">in EVs </w:t>
      </w:r>
      <w:r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Pr="0004764B">
        <w:rPr>
          <w:rFonts w:ascii="Times New Roman" w:hAnsi="Times New Roman" w:cs="Times New Roman"/>
          <w:sz w:val="24"/>
          <w:szCs w:val="24"/>
          <w:lang w:val="en-US"/>
        </w:rPr>
        <w:t xml:space="preserve">establishes that some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 xml:space="preserve">s. </w:t>
      </w:r>
    </w:p>
    <w:p w14:paraId="10318BB1" w14:textId="2D3E35FC" w:rsidR="000023F2" w:rsidRDefault="002744C9" w:rsidP="000023F2">
      <w:pPr>
        <w:spacing w:line="480" w:lineRule="auto"/>
        <w:rPr>
          <w:rFonts w:ascii="Times New Roman" w:hAnsi="Times New Roman" w:cs="Times New Roman"/>
          <w:sz w:val="24"/>
          <w:szCs w:val="24"/>
          <w:lang w:val="en-US"/>
        </w:rPr>
        <w:sectPr w:rsidR="000023F2">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 xml:space="preserve">Based on statistical criteria, only 5 </w:t>
      </w:r>
      <w:proofErr w:type="spellStart"/>
      <w:r w:rsidR="008072F7">
        <w:rPr>
          <w:rFonts w:ascii="Times New Roman" w:hAnsi="Times New Roman" w:cs="Times New Roman"/>
          <w:sz w:val="24"/>
          <w:szCs w:val="24"/>
          <w:lang w:val="en-US"/>
        </w:rPr>
        <w:t>miR</w:t>
      </w:r>
      <w:proofErr w:type="spellEnd"/>
      <w:r w:rsidR="008072F7">
        <w:rPr>
          <w:rFonts w:ascii="Times New Roman" w:hAnsi="Times New Roman" w:cs="Times New Roman"/>
          <w:sz w:val="24"/>
          <w:szCs w:val="24"/>
          <w:lang w:val="en-US"/>
        </w:rPr>
        <w:t xml:space="preserve"> were selectively exported</w:t>
      </w:r>
      <w:r w:rsidR="00876D6A">
        <w:rPr>
          <w:rFonts w:ascii="Times New Roman" w:hAnsi="Times New Roman" w:cs="Times New Roman"/>
          <w:sz w:val="24"/>
          <w:szCs w:val="24"/>
          <w:lang w:val="en-US"/>
        </w:rPr>
        <w:t xml:space="preserve"> (fig.1a)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xml:space="preserve">, motif discovery with only 5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xml:space="preserve">, so additional </w:t>
      </w:r>
      <w:proofErr w:type="spellStart"/>
      <w:r w:rsidR="007329CB" w:rsidRPr="0004764B">
        <w:rPr>
          <w:rFonts w:ascii="Times New Roman" w:hAnsi="Times New Roman" w:cs="Times New Roman"/>
          <w:sz w:val="24"/>
          <w:szCs w:val="24"/>
          <w:lang w:val="en-US"/>
        </w:rPr>
        <w:t>miRs</w:t>
      </w:r>
      <w:proofErr w:type="spellEnd"/>
      <w:r w:rsidR="007329CB" w:rsidRPr="0004764B">
        <w:rPr>
          <w:rFonts w:ascii="Times New Roman" w:hAnsi="Times New Roman" w:cs="Times New Roman"/>
          <w:sz w:val="24"/>
          <w:szCs w:val="24"/>
          <w:lang w:val="en-US"/>
        </w:rPr>
        <w:t xml:space="preserve">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 xml:space="preserve">All 95 </w:t>
      </w:r>
      <w:proofErr w:type="spellStart"/>
      <w:r w:rsidR="003F6584" w:rsidRPr="0004764B">
        <w:rPr>
          <w:rFonts w:ascii="Times New Roman" w:hAnsi="Times New Roman" w:cs="Times New Roman"/>
          <w:sz w:val="24"/>
          <w:szCs w:val="24"/>
          <w:lang w:val="en-US"/>
        </w:rPr>
        <w:t>miRs</w:t>
      </w:r>
      <w:proofErr w:type="spellEnd"/>
      <w:r w:rsidR="003F6584"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exo</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6705E5">
        <w:rPr>
          <w:rFonts w:ascii="Times New Roman" w:hAnsi="Times New Roman" w:cs="Times New Roman"/>
          <w:sz w:val="24"/>
          <w:szCs w:val="24"/>
          <w:lang w:val="en-US"/>
        </w:rPr>
        <w:t>(Fig.2a)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AB27A9" w:rsidRPr="0004764B">
        <w:rPr>
          <w:rFonts w:ascii="Times New Roman" w:hAnsi="Times New Roman" w:cs="Times New Roman"/>
          <w:sz w:val="24"/>
          <w:szCs w:val="24"/>
          <w:lang w:val="en-US"/>
        </w:rPr>
        <w:t>Plotting this value as a frequency distribution</w:t>
      </w:r>
      <w:r w:rsidR="00C723EA" w:rsidRPr="0004764B">
        <w:rPr>
          <w:rFonts w:ascii="Times New Roman" w:hAnsi="Times New Roman" w:cs="Times New Roman"/>
          <w:sz w:val="24"/>
          <w:szCs w:val="24"/>
          <w:lang w:val="en-US"/>
        </w:rPr>
        <w:t xml:space="preserve"> plot reveals how prevalent each form of export is</w:t>
      </w:r>
      <w:r w:rsidR="006705E5">
        <w:rPr>
          <w:rFonts w:ascii="Times New Roman" w:hAnsi="Times New Roman" w:cs="Times New Roman"/>
          <w:sz w:val="24"/>
          <w:szCs w:val="24"/>
          <w:lang w:val="en-US"/>
        </w:rPr>
        <w:t xml:space="preserve"> (Fig.2b)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w:t>
      </w:r>
      <w:proofErr w:type="spellStart"/>
      <w:r w:rsidR="00A202A4">
        <w:rPr>
          <w:rFonts w:ascii="Times New Roman" w:hAnsi="Times New Roman" w:cs="Times New Roman"/>
          <w:sz w:val="24"/>
          <w:szCs w:val="24"/>
          <w:lang w:val="en-US"/>
        </w:rPr>
        <w:t>miRs</w:t>
      </w:r>
      <w:proofErr w:type="spellEnd"/>
      <w:r w:rsidR="00A202A4">
        <w:rPr>
          <w:rFonts w:ascii="Times New Roman" w:hAnsi="Times New Roman" w:cs="Times New Roman"/>
          <w:sz w:val="24"/>
          <w:szCs w:val="24"/>
          <w:lang w:val="en-US"/>
        </w:rPr>
        <w:t xml:space="preserve"> that undergo sampling, around </w:t>
      </w:r>
      <w:r w:rsidR="004923A7">
        <w:rPr>
          <w:rFonts w:ascii="Times New Roman" w:hAnsi="Times New Roman" w:cs="Times New Roman"/>
          <w:sz w:val="24"/>
          <w:szCs w:val="24"/>
          <w:lang w:val="en-US"/>
        </w:rPr>
        <w:t xml:space="preserve">0.1, but also a small peak at -0.45. The </w:t>
      </w:r>
      <w:proofErr w:type="spellStart"/>
      <w:r w:rsidR="004923A7">
        <w:rPr>
          <w:rFonts w:ascii="Times New Roman" w:hAnsi="Times New Roman" w:cs="Times New Roman"/>
          <w:sz w:val="24"/>
          <w:szCs w:val="24"/>
          <w:lang w:val="en-US"/>
        </w:rPr>
        <w:t>miRs</w:t>
      </w:r>
      <w:proofErr w:type="spellEnd"/>
      <w:r w:rsidR="004923A7">
        <w:rPr>
          <w:rFonts w:ascii="Times New Roman" w:hAnsi="Times New Roman" w:cs="Times New Roman"/>
          <w:sz w:val="24"/>
          <w:szCs w:val="24"/>
          <w:lang w:val="en-US"/>
        </w:rPr>
        <w:t xml:space="preserve">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200a-3p, 148a-3p and 30a-5p to the far left of the graph, with 363-3p in the sampling population (FC-FC≈0.1) and 574-3p to the right of the graph. This corresponds to the groupings established previously (Fig.1a)</w:t>
      </w:r>
      <w:r w:rsidR="005919CD">
        <w:rPr>
          <w:rFonts w:ascii="Times New Roman" w:hAnsi="Times New Roman" w:cs="Times New Roman"/>
          <w:sz w:val="24"/>
          <w:szCs w:val="24"/>
          <w:lang w:val="en-US"/>
        </w:rPr>
        <w:t xml:space="preserve">. </w:t>
      </w:r>
    </w:p>
    <w:p w14:paraId="5185DF39" w14:textId="2B9D637D" w:rsidR="000023F2" w:rsidRDefault="000023F2" w:rsidP="000023F2">
      <w:pPr>
        <w:spacing w:line="480" w:lineRule="auto"/>
        <w:jc w:val="right"/>
        <w:rPr>
          <w:rFonts w:ascii="Times New Roman" w:hAnsi="Times New Roman" w:cs="Times New Roman"/>
          <w:sz w:val="24"/>
          <w:szCs w:val="24"/>
          <w:lang w:val="en-US"/>
        </w:rPr>
      </w:pPr>
      <w:r>
        <w:rPr>
          <w:noProof/>
          <w:lang w:eastAsia="en-AU"/>
        </w:rPr>
        <w:lastRenderedPageBreak/>
        <w:drawing>
          <wp:inline distT="0" distB="0" distL="0" distR="0" wp14:anchorId="610CFD77" wp14:editId="737F831C">
            <wp:extent cx="4349007" cy="6495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187" cy="6516981"/>
                    </a:xfrm>
                    <a:prstGeom prst="rect">
                      <a:avLst/>
                    </a:prstGeom>
                  </pic:spPr>
                </pic:pic>
              </a:graphicData>
            </a:graphic>
          </wp:inline>
        </w:drawing>
      </w:r>
    </w:p>
    <w:p w14:paraId="1EE24DC3" w14:textId="77777777" w:rsidR="000023F2" w:rsidRDefault="000023F2" w:rsidP="000023F2">
      <w:pPr>
        <w:spacing w:line="276" w:lineRule="auto"/>
        <w:rPr>
          <w:noProof/>
          <w:lang w:eastAsia="en-AU"/>
        </w:rPr>
      </w:pPr>
    </w:p>
    <w:p w14:paraId="3CC60B63" w14:textId="4FFE8D4C" w:rsidR="000023F2" w:rsidRDefault="000023F2" w:rsidP="000023F2">
      <w:pPr>
        <w:spacing w:line="276" w:lineRule="auto"/>
        <w:rPr>
          <w:rFonts w:ascii="Times New Roman" w:hAnsi="Times New Roman" w:cs="Times New Roman"/>
          <w:sz w:val="24"/>
          <w:szCs w:val="24"/>
          <w:lang w:val="en-US"/>
        </w:rPr>
      </w:pP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59264" behindDoc="0" locked="0" layoutInCell="1" allowOverlap="1" wp14:anchorId="59BC2C91" wp14:editId="61645275">
                <wp:simplePos x="0" y="0"/>
                <wp:positionH relativeFrom="column">
                  <wp:align>left</wp:align>
                </wp:positionH>
                <wp:positionV relativeFrom="paragraph">
                  <wp:posOffset>2981325</wp:posOffset>
                </wp:positionV>
                <wp:extent cx="379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29CFD8B0" w14:textId="426C1355" w:rsidR="0083655E" w:rsidRPr="000023F2" w:rsidRDefault="0083655E"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C2C91" id="_x0000_t202" coordsize="21600,21600" o:spt="202" path="m,l,21600r21600,l21600,xe">
                <v:stroke joinstyle="miter"/>
                <v:path gradientshapeok="t" o:connecttype="rect"/>
              </v:shapetype>
              <v:shape id="Text Box 2" o:spid="_x0000_s1026" type="#_x0000_t202" style="position:absolute;margin-left:0;margin-top:234.75pt;width:298.5pt;height:110.6pt;z-index:251659264;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" stroked="f">
                <v:textbox style="mso-fit-shape-to-text:t">
                  <w:txbxContent>
                    <w:p w14:paraId="29CFD8B0" w14:textId="426C1355" w:rsidR="0083655E" w:rsidRPr="000023F2" w:rsidRDefault="0083655E"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square"/>
              </v:shape>
            </w:pict>
          </mc:Fallback>
        </mc:AlternateContent>
      </w:r>
      <w:r>
        <w:rPr>
          <w:noProof/>
          <w:lang w:eastAsia="en-AU"/>
        </w:rPr>
        <w:drawing>
          <wp:inline distT="0" distB="0" distL="0" distR="0" wp14:anchorId="518AE4F9" wp14:editId="587F18AB">
            <wp:extent cx="3063322" cy="2828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8605" cy="2843039"/>
                    </a:xfrm>
                    <a:prstGeom prst="rect">
                      <a:avLst/>
                    </a:prstGeom>
                  </pic:spPr>
                </pic:pic>
              </a:graphicData>
            </a:graphic>
          </wp:inline>
        </w:drawing>
      </w:r>
    </w:p>
    <w:p w14:paraId="3A96CD88" w14:textId="703F9C6D" w:rsidR="000023F2" w:rsidRDefault="000023F2" w:rsidP="000023F2">
      <w:pPr>
        <w:spacing w:line="276" w:lineRule="auto"/>
        <w:rPr>
          <w:rFonts w:ascii="Times New Roman" w:hAnsi="Times New Roman" w:cs="Times New Roman"/>
          <w:sz w:val="24"/>
          <w:szCs w:val="24"/>
          <w:lang w:val="en-US"/>
        </w:rPr>
        <w:sectPr w:rsidR="000023F2" w:rsidSect="000023F2">
          <w:pgSz w:w="16838" w:h="11906" w:orient="landscape"/>
          <w:pgMar w:top="851" w:right="720" w:bottom="720" w:left="720" w:header="708" w:footer="708" w:gutter="0"/>
          <w:cols w:num="2" w:space="172"/>
          <w:docGrid w:linePitch="360"/>
        </w:sectPr>
      </w:pPr>
    </w:p>
    <w:p w14:paraId="36674926" w14:textId="1C6B0AB1" w:rsidR="000023F2" w:rsidRDefault="000023F2" w:rsidP="000023F2">
      <w:pPr>
        <w:spacing w:line="480" w:lineRule="auto"/>
        <w:rPr>
          <w:rFonts w:ascii="Times New Roman" w:hAnsi="Times New Roman" w:cs="Times New Roman"/>
          <w:sz w:val="24"/>
          <w:szCs w:val="24"/>
          <w:lang w:val="en-US"/>
        </w:rPr>
      </w:pPr>
    </w:p>
    <w:p w14:paraId="5289017E" w14:textId="41A0E745" w:rsidR="007329CB" w:rsidRPr="0004764B" w:rsidRDefault="00A202A4"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Hereby,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that possess a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xml:space="preserve">. 19 </w:t>
      </w:r>
      <w:proofErr w:type="spellStart"/>
      <w:r w:rsidR="001C02BE">
        <w:rPr>
          <w:rFonts w:ascii="Times New Roman" w:hAnsi="Times New Roman" w:cs="Times New Roman"/>
          <w:sz w:val="24"/>
          <w:szCs w:val="24"/>
          <w:lang w:val="en-US"/>
        </w:rPr>
        <w:t>miRs</w:t>
      </w:r>
      <w:proofErr w:type="spellEnd"/>
      <w:r w:rsidR="001C02BE">
        <w:rPr>
          <w:rFonts w:ascii="Times New Roman" w:hAnsi="Times New Roman" w:cs="Times New Roman"/>
          <w:sz w:val="24"/>
          <w:szCs w:val="24"/>
          <w:lang w:val="en-US"/>
        </w:rPr>
        <w:t xml:space="preserve"> fulfill this criteria. </w:t>
      </w:r>
    </w:p>
    <w:p w14:paraId="684260E3" w14:textId="42FDC4AA" w:rsidR="005D63E8" w:rsidRPr="0004764B" w:rsidRDefault="002744C9" w:rsidP="00394FA6">
      <w:pPr>
        <w:spacing w:line="480" w:lineRule="auto"/>
        <w:ind w:firstLine="142"/>
        <w:rPr>
          <w:rFonts w:ascii="Times New Roman" w:hAnsi="Times New Roman" w:cs="Times New Roman"/>
          <w:sz w:val="24"/>
          <w:szCs w:val="24"/>
          <w:lang w:val="en-US"/>
        </w:rPr>
      </w:pPr>
      <w:commentRangeStart w:id="40"/>
      <w:r w:rsidRPr="0004764B">
        <w:rPr>
          <w:rFonts w:ascii="Times New Roman" w:hAnsi="Times New Roman" w:cs="Times New Roman"/>
          <w:sz w:val="24"/>
          <w:szCs w:val="24"/>
          <w:lang w:val="en-US"/>
        </w:rPr>
        <w:t>Motif discovery</w:t>
      </w:r>
      <w:ins w:id="41" w:author="Microsoft account" w:date="2016-10-02T14:38:00Z">
        <w:r w:rsidR="00876D6A">
          <w:rPr>
            <w:rFonts w:ascii="Times New Roman" w:hAnsi="Times New Roman" w:cs="Times New Roman"/>
            <w:sz w:val="24"/>
            <w:szCs w:val="24"/>
            <w:lang w:val="en-US"/>
          </w:rPr>
          <w:t>, using the MEME algorithm,</w:t>
        </w:r>
      </w:ins>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w:t>
      </w:r>
      <w:proofErr w:type="spellStart"/>
      <w:r w:rsidRPr="0004764B">
        <w:rPr>
          <w:rFonts w:ascii="Times New Roman" w:hAnsi="Times New Roman" w:cs="Times New Roman"/>
          <w:sz w:val="24"/>
          <w:szCs w:val="24"/>
          <w:lang w:val="en-US"/>
        </w:rPr>
        <w:t>miR</w:t>
      </w:r>
      <w:proofErr w:type="spellEnd"/>
      <w:r w:rsidRPr="0004764B">
        <w:rPr>
          <w:rFonts w:ascii="Times New Roman" w:hAnsi="Times New Roman" w:cs="Times New Roman"/>
          <w:sz w:val="24"/>
          <w:szCs w:val="24"/>
          <w:lang w:val="en-US"/>
        </w:rPr>
        <w:t xml:space="preserve"> export protein.</w:t>
      </w:r>
      <w:r w:rsidR="00D269F5" w:rsidRPr="0004764B">
        <w:rPr>
          <w:rFonts w:ascii="Times New Roman" w:hAnsi="Times New Roman" w:cs="Times New Roman"/>
          <w:sz w:val="24"/>
          <w:szCs w:val="24"/>
          <w:lang w:val="en-US"/>
        </w:rPr>
        <w:t xml:space="preserve"> </w:t>
      </w:r>
      <w:commentRangeEnd w:id="40"/>
      <w:r w:rsidR="00983950">
        <w:rPr>
          <w:rStyle w:val="CommentReference"/>
        </w:rPr>
        <w:commentReference w:id="40"/>
      </w:r>
      <w:r w:rsidR="00D269F5" w:rsidRPr="0004764B">
        <w:rPr>
          <w:rFonts w:ascii="Times New Roman" w:hAnsi="Times New Roman" w:cs="Times New Roman"/>
          <w:sz w:val="24"/>
          <w:szCs w:val="24"/>
          <w:lang w:val="en-US"/>
        </w:rPr>
        <w:t xml:space="preserve">This analysis returned two distinct motifs that are enriched in the </w:t>
      </w:r>
      <w:proofErr w:type="spellStart"/>
      <w:r w:rsidR="00D269F5" w:rsidRPr="0004764B">
        <w:rPr>
          <w:rFonts w:ascii="Times New Roman" w:hAnsi="Times New Roman" w:cs="Times New Roman"/>
          <w:sz w:val="24"/>
          <w:szCs w:val="24"/>
          <w:lang w:val="en-US"/>
        </w:rPr>
        <w:t>miR</w:t>
      </w:r>
      <w:proofErr w:type="spellEnd"/>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export upon cavin-1 expression</w:t>
      </w:r>
      <w:r w:rsidR="006705E5">
        <w:rPr>
          <w:rFonts w:ascii="Times New Roman" w:hAnsi="Times New Roman" w:cs="Times New Roman"/>
          <w:sz w:val="24"/>
          <w:szCs w:val="24"/>
          <w:lang w:val="en-US"/>
        </w:rPr>
        <w:t xml:space="preserve"> (F</w:t>
      </w:r>
      <w:r w:rsidR="00002789">
        <w:rPr>
          <w:rFonts w:ascii="Times New Roman" w:hAnsi="Times New Roman" w:cs="Times New Roman"/>
          <w:sz w:val="24"/>
          <w:szCs w:val="24"/>
          <w:lang w:val="en-US"/>
        </w:rPr>
        <w:t>ig.3</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w:t>
      </w:r>
      <w:proofErr w:type="spellStart"/>
      <w:r w:rsidR="00D269F5" w:rsidRPr="0004764B">
        <w:rPr>
          <w:rFonts w:ascii="Times New Roman" w:hAnsi="Times New Roman" w:cs="Times New Roman"/>
          <w:sz w:val="24"/>
          <w:szCs w:val="24"/>
          <w:lang w:val="en-US"/>
        </w:rPr>
        <w:t>miRs</w:t>
      </w:r>
      <w:proofErr w:type="spellEnd"/>
      <w:r w:rsidR="00D269F5" w:rsidRPr="0004764B">
        <w:rPr>
          <w:rFonts w:ascii="Times New Roman" w:hAnsi="Times New Roman" w:cs="Times New Roman"/>
          <w:sz w:val="24"/>
          <w:szCs w:val="24"/>
          <w:lang w:val="en-US"/>
        </w:rPr>
        <w:t xml:space="preserve"> within this </w:t>
      </w:r>
      <w:r w:rsidR="00D269F5" w:rsidRPr="00002789">
        <w:rPr>
          <w:rFonts w:ascii="Times New Roman" w:hAnsi="Times New Roman" w:cs="Times New Roman"/>
          <w:sz w:val="24"/>
          <w:szCs w:val="24"/>
          <w:lang w:val="en-US"/>
        </w:rPr>
        <w:t>group with</w:t>
      </w:r>
      <w:r w:rsidR="00201C2E">
        <w:rPr>
          <w:rFonts w:ascii="Times New Roman" w:hAnsi="Times New Roman" w:cs="Times New Roman"/>
          <w:sz w:val="24"/>
          <w:szCs w:val="24"/>
          <w:lang w:val="en-US"/>
        </w:rPr>
        <w:t xml:space="preserve"> no</w:t>
      </w:r>
      <w:r w:rsidR="00D269F5" w:rsidRPr="00002789">
        <w:rPr>
          <w:rFonts w:ascii="Times New Roman" w:hAnsi="Times New Roman" w:cs="Times New Roman"/>
          <w:sz w:val="24"/>
          <w:szCs w:val="24"/>
          <w:lang w:val="en-US"/>
        </w:rPr>
        <w:t xml:space="preserve"> hits in the non-differentially exported </w:t>
      </w:r>
      <w:proofErr w:type="spellStart"/>
      <w:r w:rsidR="00D269F5" w:rsidRPr="00002789">
        <w:rPr>
          <w:rFonts w:ascii="Times New Roman" w:hAnsi="Times New Roman" w:cs="Times New Roman"/>
          <w:sz w:val="24"/>
          <w:szCs w:val="24"/>
          <w:lang w:val="en-US"/>
        </w:rPr>
        <w:t>miR</w:t>
      </w:r>
      <w:proofErr w:type="spellEnd"/>
      <w:r w:rsidR="00D269F5" w:rsidRPr="00002789">
        <w:rPr>
          <w:rFonts w:ascii="Times New Roman" w:hAnsi="Times New Roman" w:cs="Times New Roman"/>
          <w:sz w:val="24"/>
          <w:szCs w:val="24"/>
          <w:lang w:val="en-US"/>
        </w:rPr>
        <w:t xml:space="preserve"> group. This </w:t>
      </w:r>
      <w:r w:rsidR="0047413B" w:rsidRPr="00002789">
        <w:rPr>
          <w:rFonts w:ascii="Times New Roman" w:hAnsi="Times New Roman" w:cs="Times New Roman"/>
          <w:sz w:val="24"/>
          <w:szCs w:val="24"/>
          <w:lang w:val="en-US"/>
        </w:rPr>
        <w:t>indicates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 </w:t>
      </w:r>
    </w:p>
    <w:p w14:paraId="095179B7" w14:textId="674BC0D0"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proofErr w:type="spellStart"/>
      <w:r w:rsidRPr="0004764B">
        <w:rPr>
          <w:rFonts w:ascii="Times New Roman" w:hAnsi="Times New Roman" w:cs="Times New Roman"/>
          <w:sz w:val="24"/>
          <w:szCs w:val="24"/>
          <w:lang w:val="en-US"/>
        </w:rPr>
        <w:t>miR</w:t>
      </w:r>
      <w:proofErr w:type="spellEnd"/>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5A7E5F" w:rsidRPr="006E73A2">
        <w:rPr>
          <w:rFonts w:ascii="Times New Roman" w:hAnsi="Times New Roman" w:cs="Times New Roman"/>
          <w:color w:val="FF0000"/>
          <w:sz w:val="24"/>
          <w:szCs w:val="24"/>
          <w:lang w:val="en-US"/>
          <w:rPrChange w:id="42" w:author="Harley Robinson " w:date="2016-09-29T11:45:00Z">
            <w:rPr>
              <w:rFonts w:ascii="Times New Roman" w:hAnsi="Times New Roman" w:cs="Times New Roman"/>
              <w:sz w:val="24"/>
              <w:szCs w:val="24"/>
              <w:lang w:val="en-US"/>
            </w:rPr>
          </w:rPrChange>
        </w:rPr>
        <w:t>(REF</w:t>
      </w:r>
      <w:r w:rsidR="005A7E5F">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841A4D">
        <w:rPr>
          <w:rFonts w:ascii="Times New Roman" w:hAnsi="Times New Roman" w:cs="Times New Roman"/>
          <w:sz w:val="24"/>
          <w:szCs w:val="24"/>
          <w:lang w:val="en-US"/>
        </w:rPr>
        <w:t>(Fig.4)</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 xml:space="preserve">FUS, </w:t>
      </w:r>
      <w:proofErr w:type="spellStart"/>
      <w:r w:rsidR="006E73A2">
        <w:rPr>
          <w:rFonts w:ascii="Times New Roman" w:hAnsi="Times New Roman" w:cs="Times New Roman"/>
          <w:sz w:val="24"/>
          <w:szCs w:val="24"/>
          <w:lang w:val="en-US"/>
        </w:rPr>
        <w:t>hnRNPK</w:t>
      </w:r>
      <w:proofErr w:type="spellEnd"/>
      <w:r w:rsidR="006E73A2">
        <w:rPr>
          <w:rFonts w:ascii="Times New Roman" w:hAnsi="Times New Roman" w:cs="Times New Roman"/>
          <w:sz w:val="24"/>
          <w:szCs w:val="24"/>
          <w:lang w:val="en-US"/>
        </w:rPr>
        <w:t>, snRPD3, HSP90B1 and ILF2.</w:t>
      </w:r>
      <w:r w:rsidR="00A35B80">
        <w:rPr>
          <w:rFonts w:ascii="Times New Roman" w:hAnsi="Times New Roman" w:cs="Times New Roman"/>
          <w:sz w:val="24"/>
          <w:szCs w:val="24"/>
          <w:lang w:val="en-US"/>
        </w:rPr>
        <w:t xml:space="preserve"> As members of the </w:t>
      </w:r>
      <w:proofErr w:type="spellStart"/>
      <w:r w:rsidR="00A35B80">
        <w:rPr>
          <w:rFonts w:ascii="Times New Roman" w:hAnsi="Times New Roman" w:cs="Times New Roman"/>
          <w:sz w:val="24"/>
          <w:szCs w:val="24"/>
          <w:lang w:val="en-US"/>
        </w:rPr>
        <w:t>hnRNP</w:t>
      </w:r>
      <w:proofErr w:type="spellEnd"/>
      <w:r w:rsidR="00A35B80">
        <w:rPr>
          <w:rFonts w:ascii="Times New Roman" w:hAnsi="Times New Roman" w:cs="Times New Roman"/>
          <w:sz w:val="24"/>
          <w:szCs w:val="24"/>
          <w:lang w:val="en-US"/>
        </w:rPr>
        <w:t xml:space="preserve"> protein family had previously been implemented in miRNA export, focus was shifted to </w:t>
      </w:r>
      <w:proofErr w:type="spellStart"/>
      <w:r w:rsidR="00A35B80">
        <w:rPr>
          <w:rFonts w:ascii="Times New Roman" w:hAnsi="Times New Roman" w:cs="Times New Roman"/>
          <w:sz w:val="24"/>
          <w:szCs w:val="24"/>
          <w:lang w:val="en-US"/>
        </w:rPr>
        <w:t>hnRNPK</w:t>
      </w:r>
      <w:proofErr w:type="spellEnd"/>
      <w:r w:rsidR="00A35B80">
        <w:rPr>
          <w:rFonts w:ascii="Times New Roman" w:hAnsi="Times New Roman" w:cs="Times New Roman"/>
          <w:sz w:val="24"/>
          <w:szCs w:val="24"/>
          <w:lang w:val="en-US"/>
        </w:rPr>
        <w:t xml:space="preserve"> and FUS (also known as hnRNPP2).</w:t>
      </w:r>
      <w:r w:rsidR="001B23BC" w:rsidRPr="0004764B">
        <w:rPr>
          <w:rFonts w:ascii="Times New Roman" w:hAnsi="Times New Roman" w:cs="Times New Roman"/>
          <w:sz w:val="24"/>
          <w:szCs w:val="24"/>
          <w:lang w:val="en-US"/>
        </w:rPr>
        <w:t xml:space="preserve"> Interestingly, further investigation into the RNA binding specificity of </w:t>
      </w:r>
      <w:proofErr w:type="spellStart"/>
      <w:r w:rsidR="001B23BC" w:rsidRPr="0004764B">
        <w:rPr>
          <w:rFonts w:ascii="Times New Roman" w:hAnsi="Times New Roman" w:cs="Times New Roman"/>
          <w:sz w:val="24"/>
          <w:szCs w:val="24"/>
          <w:lang w:val="en-US"/>
        </w:rPr>
        <w:t>hnRNPK</w:t>
      </w:r>
      <w:proofErr w:type="spellEnd"/>
      <w:r w:rsidR="001B23BC" w:rsidRPr="0004764B">
        <w:rPr>
          <w:rFonts w:ascii="Times New Roman" w:hAnsi="Times New Roman" w:cs="Times New Roman"/>
          <w:sz w:val="24"/>
          <w:szCs w:val="24"/>
          <w:lang w:val="en-US"/>
        </w:rPr>
        <w:t xml:space="preserve"> revealed</w:t>
      </w:r>
      <w:r w:rsidR="00F56074"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through mutagenesis assays, i</w:t>
      </w:r>
      <w:r w:rsidR="00B62C7D" w:rsidRPr="0004764B">
        <w:rPr>
          <w:rFonts w:ascii="Times New Roman" w:hAnsi="Times New Roman" w:cs="Times New Roman"/>
          <w:sz w:val="24"/>
          <w:szCs w:val="24"/>
          <w:lang w:val="en-US"/>
        </w:rPr>
        <w:t>ts affinity to bind to sequence</w:t>
      </w:r>
      <w:r w:rsidR="001B23BC" w:rsidRPr="0004764B">
        <w:rPr>
          <w:rFonts w:ascii="Times New Roman" w:hAnsi="Times New Roman" w:cs="Times New Roman"/>
          <w:sz w:val="24"/>
          <w:szCs w:val="24"/>
          <w:lang w:val="en-US"/>
        </w:rPr>
        <w:t xml:space="preserve"> </w:t>
      </w:r>
      <w:r w:rsidR="00B62C7D" w:rsidRPr="0004764B">
        <w:rPr>
          <w:rFonts w:ascii="Times New Roman" w:hAnsi="Times New Roman" w:cs="Times New Roman"/>
          <w:sz w:val="24"/>
          <w:szCs w:val="24"/>
          <w:lang w:val="en-US"/>
        </w:rPr>
        <w:t>AGUGU</w:t>
      </w:r>
      <w:r w:rsidR="00D10ABE" w:rsidRPr="0004764B">
        <w:rPr>
          <w:rFonts w:ascii="Times New Roman" w:hAnsi="Times New Roman" w:cs="Times New Roman"/>
          <w:sz w:val="24"/>
          <w:szCs w:val="24"/>
          <w:lang w:val="en-US"/>
        </w:rPr>
        <w:t>G</w:t>
      </w:r>
      <w:r w:rsidR="0047413B">
        <w:rPr>
          <w:rFonts w:ascii="Times New Roman" w:hAnsi="Times New Roman" w:cs="Times New Roman"/>
          <w:sz w:val="24"/>
          <w:szCs w:val="24"/>
          <w:lang w:val="en-US"/>
        </w:rPr>
        <w:t xml:space="preserve"> in miR-122</w:t>
      </w:r>
      <w:ins w:id="43" w:author="Michelle Hill" w:date="2016-09-26T22:52:00Z">
        <w:r w:rsidR="005A7E5F">
          <w:rPr>
            <w:rFonts w:ascii="Times New Roman" w:hAnsi="Times New Roman" w:cs="Times New Roman"/>
            <w:sz w:val="24"/>
            <w:szCs w:val="24"/>
            <w:lang w:val="en-US"/>
          </w:rPr>
          <w:t xml:space="preserve"> (REF)</w:t>
        </w:r>
      </w:ins>
      <w:r w:rsidR="001B23BC"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t>Upon comparison to th</w:t>
      </w:r>
      <w:r w:rsidR="00B62C7D" w:rsidRPr="0004764B">
        <w:rPr>
          <w:rFonts w:ascii="Times New Roman" w:hAnsi="Times New Roman" w:cs="Times New Roman"/>
          <w:sz w:val="24"/>
          <w:szCs w:val="24"/>
          <w:lang w:val="en-US"/>
        </w:rPr>
        <w:t xml:space="preserve">e known </w:t>
      </w:r>
      <w:r w:rsidR="00841A4D" w:rsidRPr="0004764B">
        <w:rPr>
          <w:rFonts w:ascii="Times New Roman" w:hAnsi="Times New Roman" w:cs="Times New Roman"/>
          <w:sz w:val="24"/>
          <w:szCs w:val="24"/>
          <w:lang w:val="en-US"/>
        </w:rPr>
        <w:t>motif</w:t>
      </w:r>
      <w:r w:rsidR="00841A4D">
        <w:rPr>
          <w:rFonts w:ascii="Times New Roman" w:hAnsi="Times New Roman" w:cs="Times New Roman"/>
          <w:sz w:val="24"/>
          <w:szCs w:val="24"/>
          <w:lang w:val="en-US"/>
        </w:rPr>
        <w:t>,</w:t>
      </w:r>
      <w:r w:rsidR="00B62C7D" w:rsidRPr="0004764B">
        <w:rPr>
          <w:rFonts w:ascii="Times New Roman" w:hAnsi="Times New Roman" w:cs="Times New Roman"/>
          <w:sz w:val="24"/>
          <w:szCs w:val="24"/>
          <w:lang w:val="en-US"/>
        </w:rPr>
        <w:t xml:space="preserve"> using the FIMO</w:t>
      </w:r>
      <w:r w:rsidR="00035CC2" w:rsidRPr="0004764B">
        <w:rPr>
          <w:rFonts w:ascii="Times New Roman" w:hAnsi="Times New Roman" w:cs="Times New Roman"/>
          <w:sz w:val="24"/>
          <w:szCs w:val="24"/>
          <w:lang w:val="en-US"/>
        </w:rPr>
        <w:t xml:space="preserve"> algorithm, </w:t>
      </w:r>
      <w:proofErr w:type="spellStart"/>
      <w:r w:rsidR="00035CC2" w:rsidRPr="0004764B">
        <w:rPr>
          <w:rFonts w:ascii="Times New Roman" w:hAnsi="Times New Roman" w:cs="Times New Roman"/>
          <w:sz w:val="24"/>
          <w:szCs w:val="24"/>
          <w:lang w:val="en-US"/>
        </w:rPr>
        <w:t>hnRNPK</w:t>
      </w:r>
      <w:proofErr w:type="spellEnd"/>
      <w:r w:rsidR="00035CC2" w:rsidRPr="0004764B">
        <w:rPr>
          <w:rFonts w:ascii="Times New Roman" w:hAnsi="Times New Roman" w:cs="Times New Roman"/>
          <w:sz w:val="24"/>
          <w:szCs w:val="24"/>
          <w:lang w:val="en-US"/>
        </w:rPr>
        <w:t xml:space="preserve"> matches </w:t>
      </w:r>
      <w:r w:rsidR="00B62C7D" w:rsidRPr="0004764B">
        <w:rPr>
          <w:rFonts w:ascii="Times New Roman" w:hAnsi="Times New Roman" w:cs="Times New Roman"/>
          <w:sz w:val="24"/>
          <w:szCs w:val="24"/>
          <w:lang w:val="en-US"/>
        </w:rPr>
        <w:t xml:space="preserve">adequately </w:t>
      </w:r>
      <w:r w:rsidR="00D82430" w:rsidRPr="0004764B">
        <w:rPr>
          <w:rFonts w:ascii="Times New Roman" w:hAnsi="Times New Roman" w:cs="Times New Roman"/>
          <w:sz w:val="24"/>
          <w:szCs w:val="24"/>
          <w:lang w:val="en-US"/>
        </w:rPr>
        <w:t>to the predicted binding motif</w:t>
      </w:r>
      <w:r w:rsidR="00B62C7D" w:rsidRPr="0004764B">
        <w:rPr>
          <w:rFonts w:ascii="Times New Roman" w:hAnsi="Times New Roman" w:cs="Times New Roman"/>
          <w:sz w:val="24"/>
          <w:szCs w:val="24"/>
          <w:lang w:val="en-US"/>
        </w:rPr>
        <w:t xml:space="preserve"> (p=0.0</w:t>
      </w:r>
      <w:r w:rsidR="00BC4634">
        <w:rPr>
          <w:rFonts w:ascii="Times New Roman" w:hAnsi="Times New Roman" w:cs="Times New Roman"/>
          <w:sz w:val="24"/>
          <w:szCs w:val="24"/>
          <w:lang w:val="en-US"/>
        </w:rPr>
        <w:t>435</w:t>
      </w:r>
      <w:r w:rsidR="00B62C7D" w:rsidRPr="0004764B">
        <w:rPr>
          <w:rFonts w:ascii="Times New Roman" w:hAnsi="Times New Roman" w:cs="Times New Roman"/>
          <w:sz w:val="24"/>
          <w:szCs w:val="24"/>
          <w:lang w:val="en-US"/>
        </w:rPr>
        <w:t>)</w:t>
      </w:r>
      <w:r w:rsidR="00D82430" w:rsidRPr="0004764B">
        <w:rPr>
          <w:rFonts w:ascii="Times New Roman" w:hAnsi="Times New Roman" w:cs="Times New Roman"/>
          <w:sz w:val="24"/>
          <w:szCs w:val="24"/>
          <w:lang w:val="en-US"/>
        </w:rPr>
        <w:t xml:space="preserve">. </w:t>
      </w:r>
      <w:r w:rsidR="00D82430" w:rsidRPr="0004764B">
        <w:rPr>
          <w:rFonts w:ascii="Times New Roman" w:hAnsi="Times New Roman" w:cs="Times New Roman"/>
          <w:sz w:val="24"/>
          <w:szCs w:val="24"/>
          <w:lang w:val="en-US"/>
        </w:rPr>
        <w:lastRenderedPageBreak/>
        <w:t xml:space="preserve">Hereby, </w:t>
      </w:r>
      <w:proofErr w:type="spellStart"/>
      <w:r w:rsidR="00D82430" w:rsidRPr="0004764B">
        <w:rPr>
          <w:rFonts w:ascii="Times New Roman" w:hAnsi="Times New Roman" w:cs="Times New Roman"/>
          <w:sz w:val="24"/>
          <w:szCs w:val="24"/>
          <w:lang w:val="en-US"/>
        </w:rPr>
        <w:t>hnRNPK</w:t>
      </w:r>
      <w:proofErr w:type="spellEnd"/>
      <w:r w:rsidR="00D82430" w:rsidRPr="0004764B">
        <w:rPr>
          <w:rFonts w:ascii="Times New Roman" w:hAnsi="Times New Roman" w:cs="Times New Roman"/>
          <w:sz w:val="24"/>
          <w:szCs w:val="24"/>
          <w:lang w:val="en-US"/>
        </w:rPr>
        <w:t xml:space="preserve"> was considered a viable candidate protein to mediate the selective export of </w:t>
      </w:r>
      <w:proofErr w:type="spellStart"/>
      <w:r w:rsidR="00D82430" w:rsidRPr="0004764B">
        <w:rPr>
          <w:rFonts w:ascii="Times New Roman" w:hAnsi="Times New Roman" w:cs="Times New Roman"/>
          <w:sz w:val="24"/>
          <w:szCs w:val="24"/>
          <w:lang w:val="en-US"/>
        </w:rPr>
        <w:t>miRs</w:t>
      </w:r>
      <w:proofErr w:type="spellEnd"/>
      <w:r w:rsidR="00D82430" w:rsidRPr="0004764B">
        <w:rPr>
          <w:rFonts w:ascii="Times New Roman" w:hAnsi="Times New Roman" w:cs="Times New Roman"/>
          <w:sz w:val="24"/>
          <w:szCs w:val="24"/>
          <w:lang w:val="en-US"/>
        </w:rPr>
        <w:t xml:space="preserve">. </w:t>
      </w:r>
      <w:r w:rsidR="005D63E8" w:rsidRPr="0004764B">
        <w:rPr>
          <w:rFonts w:ascii="Times New Roman" w:hAnsi="Times New Roman" w:cs="Times New Roman"/>
          <w:color w:val="FF0000"/>
          <w:sz w:val="24"/>
          <w:szCs w:val="24"/>
          <w:lang w:val="en-US"/>
        </w:rPr>
        <w:t xml:space="preserve"> </w:t>
      </w:r>
    </w:p>
    <w:p w14:paraId="699945A4" w14:textId="77777777" w:rsidR="00BC4634" w:rsidRDefault="00BC4634">
      <w:pPr>
        <w:rPr>
          <w:rFonts w:ascii="Times New Roman" w:eastAsiaTheme="majorEastAsia" w:hAnsi="Times New Roman" w:cs="Times New Roman"/>
          <w:color w:val="2E74B5" w:themeColor="accent1" w:themeShade="BF"/>
          <w:sz w:val="26"/>
          <w:szCs w:val="26"/>
          <w:lang w:val="en-US"/>
        </w:rPr>
      </w:pPr>
    </w:p>
    <w:p w14:paraId="492077A1"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7D9A2B6F"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77777777" w:rsidR="00BC4634" w:rsidRPr="00BC4634" w:rsidRDefault="00BC4634" w:rsidP="00BC4634">
      <w:pPr>
        <w:rPr>
          <w:rFonts w:ascii="Times New Roman" w:hAnsi="Times New Roman" w:cs="Times New Roman"/>
          <w:sz w:val="24"/>
          <w:szCs w:val="24"/>
          <w:lang w:val="en-US"/>
        </w:rPr>
      </w:pPr>
      <w:r w:rsidRPr="009A0AD7">
        <w:rPr>
          <w:rFonts w:ascii="Times New Roman" w:hAnsi="Times New Roman" w:cs="Times New Roman"/>
          <w:b/>
          <w:sz w:val="24"/>
          <w:szCs w:val="24"/>
          <w:lang w:val="en-US"/>
        </w:rPr>
        <w:t>Figure 3</w:t>
      </w:r>
      <w:r w:rsidRPr="00BC4634">
        <w:rPr>
          <w:rFonts w:ascii="Times New Roman" w:hAnsi="Times New Roman" w:cs="Times New Roman"/>
          <w:sz w:val="24"/>
          <w:szCs w:val="24"/>
          <w:lang w:val="en-US"/>
        </w:rPr>
        <w:t xml:space="preserve">. </w:t>
      </w:r>
      <w:r w:rsidRPr="009A0AD7">
        <w:rPr>
          <w:rFonts w:ascii="Times New Roman" w:hAnsi="Times New Roman" w:cs="Times New Roman"/>
          <w:i/>
          <w:sz w:val="24"/>
          <w:szCs w:val="24"/>
          <w:lang w:val="en-US"/>
        </w:rPr>
        <w:t>Shared motif contained within a subset of the selectively exported microRNAs.</w:t>
      </w:r>
      <w:r w:rsidRPr="00BC4634">
        <w:rPr>
          <w:rFonts w:ascii="Times New Roman" w:hAnsi="Times New Roman" w:cs="Times New Roman"/>
          <w:sz w:val="24"/>
          <w:szCs w:val="24"/>
          <w:lang w:val="en-US"/>
        </w:rPr>
        <w:t xml:space="preserve"> </w:t>
      </w:r>
    </w:p>
    <w:p w14:paraId="796725EA" w14:textId="5AE7EC8D"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revealed a motif from the exported </w:t>
      </w:r>
      <w:proofErr w:type="spellStart"/>
      <w:r w:rsidRPr="00BC4634">
        <w:rPr>
          <w:rFonts w:ascii="Times New Roman" w:hAnsi="Times New Roman" w:cs="Times New Roman"/>
          <w:sz w:val="24"/>
          <w:szCs w:val="24"/>
          <w:lang w:val="en-US"/>
        </w:rPr>
        <w:t>miR</w:t>
      </w:r>
      <w:proofErr w:type="spellEnd"/>
      <w:r w:rsidRPr="00BC4634">
        <w:rPr>
          <w:rFonts w:ascii="Times New Roman" w:hAnsi="Times New Roman" w:cs="Times New Roman"/>
          <w:sz w:val="24"/>
          <w:szCs w:val="24"/>
          <w:lang w:val="en-US"/>
        </w:rPr>
        <w:t xml:space="preserve"> </w:t>
      </w:r>
    </w:p>
    <w:p w14:paraId="05266A16" w14:textId="77777777" w:rsidR="00BC4634" w:rsidRPr="00BC4634" w:rsidRDefault="00BC4634" w:rsidP="00BC4634">
      <w:pPr>
        <w:rPr>
          <w:rFonts w:ascii="Times New Roman" w:hAnsi="Times New Roman" w:cs="Times New Roman"/>
          <w:sz w:val="24"/>
          <w:szCs w:val="24"/>
          <w:lang w:val="en-US"/>
        </w:rPr>
      </w:pPr>
      <w:proofErr w:type="gramStart"/>
      <w:r w:rsidRPr="00BC4634">
        <w:rPr>
          <w:rFonts w:ascii="Times New Roman" w:hAnsi="Times New Roman" w:cs="Times New Roman"/>
          <w:sz w:val="24"/>
          <w:szCs w:val="24"/>
          <w:lang w:val="en-US"/>
        </w:rPr>
        <w:t>group</w:t>
      </w:r>
      <w:proofErr w:type="gramEnd"/>
      <w:r w:rsidRPr="00BC4634">
        <w:rPr>
          <w:rFonts w:ascii="Times New Roman" w:hAnsi="Times New Roman" w:cs="Times New Roman"/>
          <w:sz w:val="24"/>
          <w:szCs w:val="24"/>
          <w:lang w:val="en-US"/>
        </w:rPr>
        <w:t xml:space="preserve">. Table shows the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containing the motif, position of motif (red) and p-value </w:t>
      </w:r>
    </w:p>
    <w:p w14:paraId="227F3420" w14:textId="77777777" w:rsidR="0035527B" w:rsidRDefault="00BC4634" w:rsidP="00BC4634">
      <w:pPr>
        <w:rPr>
          <w:lang w:val="en-US"/>
        </w:rPr>
      </w:pPr>
      <w:proofErr w:type="gramStart"/>
      <w:r w:rsidRPr="00BC4634">
        <w:rPr>
          <w:rFonts w:ascii="Times New Roman" w:hAnsi="Times New Roman" w:cs="Times New Roman"/>
          <w:sz w:val="24"/>
          <w:szCs w:val="24"/>
          <w:lang w:val="en-US"/>
        </w:rPr>
        <w:t>calculated</w:t>
      </w:r>
      <w:proofErr w:type="gramEnd"/>
      <w:r w:rsidRPr="00BC4634">
        <w:rPr>
          <w:rFonts w:ascii="Times New Roman" w:hAnsi="Times New Roman" w:cs="Times New Roman"/>
          <w:sz w:val="24"/>
          <w:szCs w:val="24"/>
          <w:lang w:val="en-US"/>
        </w:rPr>
        <w:t xml:space="preserve"> from the sitemap </w:t>
      </w:r>
      <w:r w:rsidR="001F71C2" w:rsidRPr="00BC4634">
        <w:rPr>
          <w:rFonts w:ascii="Times New Roman" w:hAnsi="Times New Roman" w:cs="Times New Roman"/>
          <w:sz w:val="24"/>
          <w:szCs w:val="24"/>
          <w:lang w:val="en-US"/>
        </w:rPr>
        <w:t>algorithm</w:t>
      </w:r>
      <w:r w:rsidRPr="00BC4634">
        <w:rPr>
          <w:rFonts w:ascii="Times New Roman" w:hAnsi="Times New Roman" w:cs="Times New Roman"/>
          <w:sz w:val="24"/>
          <w:szCs w:val="24"/>
          <w:lang w:val="en-US"/>
        </w:rPr>
        <w:t xml:space="preserve">. Motif matches to 12 of the 19 </w:t>
      </w:r>
      <w:proofErr w:type="spellStart"/>
      <w:r w:rsidRPr="00BC4634">
        <w:rPr>
          <w:rFonts w:ascii="Times New Roman" w:hAnsi="Times New Roman" w:cs="Times New Roman"/>
          <w:sz w:val="24"/>
          <w:szCs w:val="24"/>
          <w:lang w:val="en-US"/>
        </w:rPr>
        <w:t>miRs</w:t>
      </w:r>
      <w:proofErr w:type="spellEnd"/>
      <w:r w:rsidRPr="00BC4634">
        <w:rPr>
          <w:rFonts w:ascii="Times New Roman" w:hAnsi="Times New Roman" w:cs="Times New Roman"/>
          <w:sz w:val="24"/>
          <w:szCs w:val="24"/>
          <w:lang w:val="en-US"/>
        </w:rPr>
        <w:t xml:space="preserve"> in this group.</w:t>
      </w:r>
      <w:r w:rsidRPr="00BC4634">
        <w:rPr>
          <w:lang w:val="en-US"/>
        </w:rPr>
        <w:t xml:space="preserve">   </w:t>
      </w:r>
    </w:p>
    <w:p w14:paraId="5697B673" w14:textId="77777777" w:rsidR="0035527B" w:rsidRDefault="0035527B" w:rsidP="00BC4634">
      <w:pPr>
        <w:rPr>
          <w:lang w:val="en-US"/>
        </w:rPr>
      </w:pPr>
    </w:p>
    <w:p w14:paraId="7A0D61C7" w14:textId="265A7B6F" w:rsidR="00BC4634" w:rsidRDefault="0035527B" w:rsidP="00BC4634">
      <w:pPr>
        <w:rPr>
          <w:lang w:val="en-US"/>
        </w:rPr>
      </w:pPr>
      <w:r>
        <w:rPr>
          <w:lang w:val="en-US"/>
        </w:rPr>
        <w:t xml:space="preserve">## </w:t>
      </w:r>
      <w:proofErr w:type="spellStart"/>
      <w:r>
        <w:rPr>
          <w:lang w:val="en-US"/>
        </w:rPr>
        <w:t>Havent</w:t>
      </w:r>
      <w:proofErr w:type="spellEnd"/>
      <w:r>
        <w:rPr>
          <w:lang w:val="en-US"/>
        </w:rPr>
        <w:t xml:space="preserve"> put in the second motif yet, need to redo its mapping </w:t>
      </w:r>
      <w:r w:rsidR="006705E5">
        <w:rPr>
          <w:lang w:val="en-US"/>
        </w:rPr>
        <w:t xml:space="preserve">to </w:t>
      </w:r>
      <w:proofErr w:type="spellStart"/>
      <w:r w:rsidR="006705E5">
        <w:rPr>
          <w:lang w:val="en-US"/>
        </w:rPr>
        <w:t>miRs</w:t>
      </w:r>
      <w:proofErr w:type="spellEnd"/>
      <w:r w:rsidR="006705E5">
        <w:rPr>
          <w:lang w:val="en-US"/>
        </w:rPr>
        <w:t xml:space="preserve"> so I can get similar table to that shown for the first motif. </w:t>
      </w:r>
      <w:r w:rsidR="00BC4634">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38B5067B"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4</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15B729DD" w14:textId="336EAB3A" w:rsidR="00D269F5" w:rsidRPr="0004764B" w:rsidRDefault="00D269F5"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lastRenderedPageBreak/>
        <w:t>hnRNPK</w:t>
      </w:r>
      <w:proofErr w:type="spellEnd"/>
      <w:proofErr w:type="gramEnd"/>
      <w:r w:rsidRPr="0004764B">
        <w:rPr>
          <w:rFonts w:ascii="Times New Roman" w:hAnsi="Times New Roman" w:cs="Times New Roman"/>
          <w:lang w:val="en-US"/>
        </w:rPr>
        <w:t xml:space="preserve"> sub-cellular localization modified in cavin-1 PC3 line. </w:t>
      </w:r>
    </w:p>
    <w:p w14:paraId="2ECDC898" w14:textId="7B4B5AF2"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Heterogeneous Nuclear Ribonucleic Protein K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D15079">
        <w:rPr>
          <w:rFonts w:ascii="Times New Roman" w:hAnsi="Times New Roman" w:cs="Times New Roman"/>
          <w:sz w:val="24"/>
          <w:szCs w:val="24"/>
          <w:lang w:val="en-US"/>
        </w:rPr>
        <w:t>is primarily a nuclear protein which is known to shuttle to the cytoplasm</w:t>
      </w:r>
      <w:r w:rsidR="00773A50">
        <w:rPr>
          <w:rFonts w:ascii="Times New Roman" w:hAnsi="Times New Roman" w:cs="Times New Roman"/>
          <w:sz w:val="24"/>
          <w:szCs w:val="24"/>
          <w:lang w:val="en-US"/>
        </w:rPr>
        <w:t xml:space="preserve">, where several reports had detected </w:t>
      </w:r>
      <w:proofErr w:type="spellStart"/>
      <w:r w:rsidR="00773A50">
        <w:rPr>
          <w:rFonts w:ascii="Times New Roman" w:hAnsi="Times New Roman" w:cs="Times New Roman"/>
          <w:sz w:val="24"/>
          <w:szCs w:val="24"/>
          <w:lang w:val="en-US"/>
        </w:rPr>
        <w:t>hnRNPK</w:t>
      </w:r>
      <w:proofErr w:type="spellEnd"/>
      <w:r w:rsidR="00773A50">
        <w:rPr>
          <w:rFonts w:ascii="Times New Roman" w:hAnsi="Times New Roman" w:cs="Times New Roman"/>
          <w:sz w:val="24"/>
          <w:szCs w:val="24"/>
          <w:lang w:val="en-US"/>
        </w:rPr>
        <w:t xml:space="preserve"> in exosomes.</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However, the subcellular localization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in PC3 cells, and the effect of cavin-1 on subcellular localization, is unknown.</w:t>
      </w:r>
      <w:r w:rsidR="005A7E5F">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Understanding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activity may assist in understanding the differential export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and therefore its effect on microRNA export. </w:t>
      </w:r>
      <w:r w:rsidR="00D269F5" w:rsidRPr="0004764B">
        <w:rPr>
          <w:rFonts w:ascii="Times New Roman" w:hAnsi="Times New Roman" w:cs="Times New Roman"/>
          <w:sz w:val="24"/>
          <w:szCs w:val="24"/>
          <w:lang w:val="en-US"/>
        </w:rPr>
        <w:t xml:space="preserve">Immunofluorescence was performed using </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specific antibodies to determine cellular locali</w:t>
      </w:r>
      <w:r w:rsidR="00B57D19" w:rsidRPr="0004764B">
        <w:rPr>
          <w:rFonts w:ascii="Times New Roman" w:hAnsi="Times New Roman" w:cs="Times New Roman"/>
          <w:sz w:val="24"/>
          <w:szCs w:val="24"/>
          <w:lang w:val="en-US"/>
        </w:rPr>
        <w:t>zation changed between GFP and c</w:t>
      </w:r>
      <w:r w:rsidR="00D269F5" w:rsidRPr="0004764B">
        <w:rPr>
          <w:rFonts w:ascii="Times New Roman" w:hAnsi="Times New Roman" w:cs="Times New Roman"/>
          <w:sz w:val="24"/>
          <w:szCs w:val="24"/>
          <w:lang w:val="en-US"/>
        </w:rPr>
        <w:t>avin-1 cell lines</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 xml:space="preserve">An initial observation of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localization revealed a distinct change between cell lines, from </w:t>
      </w:r>
      <w:r w:rsidR="001F71C2">
        <w:rPr>
          <w:rFonts w:ascii="Times New Roman" w:hAnsi="Times New Roman" w:cs="Times New Roman"/>
          <w:sz w:val="24"/>
          <w:szCs w:val="24"/>
          <w:lang w:val="en-US"/>
        </w:rPr>
        <w:t>punctate 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cavin-1 positive</w:t>
      </w:r>
      <w:r w:rsidR="003A4606" w:rsidRPr="0004764B">
        <w:rPr>
          <w:rFonts w:ascii="Times New Roman" w:hAnsi="Times New Roman" w:cs="Times New Roman"/>
          <w:sz w:val="24"/>
          <w:szCs w:val="24"/>
          <w:lang w:val="en-US"/>
        </w:rPr>
        <w:t xml:space="preserve"> cell lines</w:t>
      </w:r>
      <w:r w:rsidR="006B1AE1">
        <w:rPr>
          <w:rFonts w:ascii="Times New Roman" w:hAnsi="Times New Roman" w:cs="Times New Roman"/>
          <w:sz w:val="24"/>
          <w:szCs w:val="24"/>
          <w:lang w:val="en-US"/>
        </w:rPr>
        <w:t xml:space="preserve"> (Fig.5a)</w:t>
      </w:r>
      <w:r w:rsidR="003A4606" w:rsidRPr="0004764B">
        <w:rPr>
          <w:rFonts w:ascii="Times New Roman" w:hAnsi="Times New Roman" w:cs="Times New Roman"/>
          <w:sz w:val="24"/>
          <w:szCs w:val="24"/>
          <w:lang w:val="en-US"/>
        </w:rPr>
        <w:t>.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presence in the multivesicular bodies</w:t>
      </w:r>
      <w:r w:rsidR="006B1AE1">
        <w:rPr>
          <w:rFonts w:ascii="Times New Roman" w:hAnsi="Times New Roman" w:cs="Times New Roman"/>
          <w:sz w:val="24"/>
          <w:szCs w:val="24"/>
          <w:lang w:val="en-US"/>
        </w:rPr>
        <w:t xml:space="preserve"> (Fig.5b)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6B1AE1">
        <w:rPr>
          <w:rFonts w:ascii="Times New Roman" w:hAnsi="Times New Roman" w:cs="Times New Roman"/>
          <w:sz w:val="24"/>
          <w:szCs w:val="24"/>
          <w:lang w:val="en-US"/>
        </w:rPr>
        <w:t xml:space="preserve"> (Fig.5c)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w:t>
      </w:r>
      <w:proofErr w:type="spellStart"/>
      <w:r w:rsidR="005A7E5F">
        <w:rPr>
          <w:rFonts w:ascii="Times New Roman" w:hAnsi="Times New Roman" w:cs="Times New Roman"/>
          <w:sz w:val="24"/>
          <w:szCs w:val="24"/>
          <w:lang w:val="en-US"/>
        </w:rPr>
        <w:t>hnRNPK</w:t>
      </w:r>
      <w:proofErr w:type="spellEnd"/>
      <w:r w:rsidR="005A7E5F">
        <w:rPr>
          <w:rFonts w:ascii="Times New Roman" w:hAnsi="Times New Roman" w:cs="Times New Roman"/>
          <w:sz w:val="24"/>
          <w:szCs w:val="24"/>
          <w:lang w:val="en-US"/>
        </w:rPr>
        <w:t xml:space="preserve"> with CD9 was observed in PC3-cavin-1 cells. </w:t>
      </w:r>
      <w:r w:rsidR="00CE5661" w:rsidRPr="0004764B">
        <w:rPr>
          <w:rFonts w:ascii="Times New Roman" w:hAnsi="Times New Roman" w:cs="Times New Roman"/>
          <w:sz w:val="24"/>
          <w:szCs w:val="24"/>
          <w:lang w:val="en-US"/>
        </w:rPr>
        <w:t>Therefore, change in 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commentRangeStart w:id="44"/>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co-localizes </w:t>
      </w:r>
      <w:commentRangeEnd w:id="44"/>
      <w:r w:rsidR="008E4812">
        <w:rPr>
          <w:rStyle w:val="CommentReference"/>
          <w:rFonts w:asciiTheme="minorHAnsi" w:eastAsiaTheme="minorHAnsi" w:hAnsiTheme="minorHAnsi" w:cstheme="minorBidi"/>
          <w:color w:val="auto"/>
        </w:rPr>
        <w:commentReference w:id="44"/>
      </w:r>
      <w:r w:rsidRPr="0004764B">
        <w:rPr>
          <w:rFonts w:ascii="Times New Roman" w:hAnsi="Times New Roman" w:cs="Times New Roman"/>
          <w:lang w:val="en-US"/>
        </w:rPr>
        <w:t>with selectively exported microRNAs</w:t>
      </w:r>
      <w:r w:rsidR="001E41AA" w:rsidRPr="0004764B">
        <w:rPr>
          <w:rFonts w:ascii="Times New Roman" w:hAnsi="Times New Roman" w:cs="Times New Roman"/>
          <w:lang w:val="en-US"/>
        </w:rPr>
        <w:t>.</w:t>
      </w:r>
    </w:p>
    <w:p w14:paraId="284E79E0" w14:textId="5426514D" w:rsidR="009A0AD7" w:rsidRDefault="008E4812" w:rsidP="009A0AD7">
      <w:pPr>
        <w:spacing w:line="480" w:lineRule="auto"/>
        <w:rPr>
          <w:rFonts w:ascii="Times New Roman" w:hAnsi="Times New Roman" w:cs="Times New Roman"/>
          <w:sz w:val="24"/>
          <w:szCs w:val="24"/>
          <w:lang w:val="en-US"/>
        </w:rPr>
        <w:sectPr w:rsidR="009A0AD7">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proofErr w:type="spellEnd"/>
      <w:proofErr w:type="gramEnd"/>
      <w:r>
        <w:rPr>
          <w:rFonts w:ascii="Times New Roman" w:hAnsi="Times New Roman" w:cs="Times New Roman"/>
          <w:sz w:val="24"/>
          <w:szCs w:val="24"/>
          <w:lang w:val="en-US"/>
        </w:rPr>
        <w:t xml:space="preserve"> K has been reported to bind RNA, but so far there has been</w:t>
      </w:r>
      <w:r w:rsidR="00427465">
        <w:rPr>
          <w:rFonts w:ascii="Times New Roman" w:hAnsi="Times New Roman" w:cs="Times New Roman"/>
          <w:sz w:val="24"/>
          <w:szCs w:val="24"/>
          <w:lang w:val="en-US"/>
        </w:rPr>
        <w:t xml:space="preserve"> only one</w:t>
      </w:r>
      <w:r>
        <w:rPr>
          <w:rFonts w:ascii="Times New Roman" w:hAnsi="Times New Roman" w:cs="Times New Roman"/>
          <w:sz w:val="24"/>
          <w:szCs w:val="24"/>
          <w:lang w:val="en-US"/>
        </w:rPr>
        <w:t xml:space="preserve"> report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binding miRNA. </w:t>
      </w:r>
      <w:r w:rsidR="000E6E61" w:rsidRPr="0004764B">
        <w:rPr>
          <w:rFonts w:ascii="Times New Roman" w:hAnsi="Times New Roman" w:cs="Times New Roman"/>
          <w:sz w:val="24"/>
          <w:szCs w:val="24"/>
          <w:lang w:val="en-US"/>
        </w:rPr>
        <w:t xml:space="preserve">The interaction between the selectively exported microRNAs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w:t>
      </w:r>
      <w:r w:rsidR="002B0591" w:rsidRPr="0004764B">
        <w:rPr>
          <w:rFonts w:ascii="Times New Roman" w:hAnsi="Times New Roman" w:cs="Times New Roman"/>
          <w:sz w:val="24"/>
          <w:szCs w:val="24"/>
          <w:lang w:val="en-US"/>
        </w:rPr>
        <w:lastRenderedPageBreak/>
        <w:t xml:space="preserve">highlights the target </w:t>
      </w:r>
      <w:proofErr w:type="spellStart"/>
      <w:r w:rsidR="002B0591" w:rsidRPr="0004764B">
        <w:rPr>
          <w:rFonts w:ascii="Times New Roman" w:hAnsi="Times New Roman" w:cs="Times New Roman"/>
          <w:sz w:val="24"/>
          <w:szCs w:val="24"/>
          <w:lang w:val="en-US"/>
        </w:rPr>
        <w:t>miRs</w:t>
      </w:r>
      <w:proofErr w:type="spellEnd"/>
      <w:r w:rsidR="002B0591" w:rsidRPr="0004764B">
        <w:rPr>
          <w:rFonts w:ascii="Times New Roman" w:hAnsi="Times New Roman" w:cs="Times New Roman"/>
          <w:sz w:val="24"/>
          <w:szCs w:val="24"/>
          <w:lang w:val="en-US"/>
        </w:rPr>
        <w:t xml:space="preserve">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D023E">
        <w:rPr>
          <w:rFonts w:ascii="Times New Roman" w:hAnsi="Times New Roman" w:cs="Times New Roman"/>
          <w:sz w:val="24"/>
          <w:szCs w:val="24"/>
          <w:lang w:val="en-US"/>
        </w:rPr>
        <w:t xml:space="preserve"> (Fig.6)</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expression of cavin-1 in cell and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analysis. This establishes a negative </w:t>
      </w:r>
      <w:bookmarkStart w:id="45" w:name="_GoBack"/>
      <w:bookmarkEnd w:id="45"/>
    </w:p>
    <w:p w14:paraId="4E84E613" w14:textId="25F42E74" w:rsidR="0066460C" w:rsidRPr="0066460C" w:rsidRDefault="00A56504" w:rsidP="00A56504">
      <w:pPr>
        <w:rPr>
          <w:rFonts w:ascii="Times New Roman" w:hAnsi="Times New Roman" w:cs="Times New Roman"/>
          <w:sz w:val="24"/>
          <w:szCs w:val="24"/>
          <w:lang w:val="en-US"/>
        </w:rPr>
        <w:sectPr w:rsidR="0066460C" w:rsidRPr="0066460C" w:rsidSect="00A56504">
          <w:pgSz w:w="16838" w:h="11906" w:orient="landscape"/>
          <w:pgMar w:top="720" w:right="720" w:bottom="720" w:left="720" w:header="708" w:footer="708" w:gutter="0"/>
          <w:cols w:num="2" w:space="708"/>
          <w:docGrid w:linePitch="360"/>
        </w:sectPr>
      </w:pPr>
      <w:r w:rsidRPr="00A56504">
        <w:rPr>
          <w:rFonts w:ascii="Times New Roman" w:hAnsi="Times New Roman" w:cs="Times New Roman"/>
          <w:b/>
          <w:noProof/>
          <w:szCs w:val="24"/>
          <w:lang w:eastAsia="en-AU"/>
        </w:rPr>
        <w:lastRenderedPageBreak/>
        <mc:AlternateContent>
          <mc:Choice Requires="wps">
            <w:drawing>
              <wp:anchor distT="45720" distB="45720" distL="114300" distR="114300" simplePos="0" relativeHeight="251665408" behindDoc="0" locked="0" layoutInCell="1" allowOverlap="1" wp14:anchorId="3E425831" wp14:editId="23A6DAC1">
                <wp:simplePos x="0" y="0"/>
                <wp:positionH relativeFrom="column">
                  <wp:posOffset>207645</wp:posOffset>
                </wp:positionH>
                <wp:positionV relativeFrom="paragraph">
                  <wp:posOffset>3449320</wp:posOffset>
                </wp:positionV>
                <wp:extent cx="4559935" cy="30873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28F04E18" w14:textId="69491E81" w:rsidR="0083655E" w:rsidRPr="00A56504" w:rsidRDefault="0083655E"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B)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 C)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25831" id="_x0000_s1027" type="#_x0000_t202" style="position:absolute;margin-left:16.35pt;margin-top:271.6pt;width:359.05pt;height:24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" stroked="f">
                <v:textbox>
                  <w:txbxContent>
                    <w:p w14:paraId="28F04E18" w14:textId="69491E81" w:rsidR="0083655E" w:rsidRPr="00A56504" w:rsidRDefault="0083655E" w:rsidP="00A56504">
                      <w:pPr>
                        <w:spacing w:line="360" w:lineRule="auto"/>
                        <w:rPr>
                          <w:rFonts w:ascii="Times New Roman" w:hAnsi="Times New Roman" w:cs="Times New Roman"/>
                        </w:rPr>
                      </w:pPr>
                      <w:r w:rsidRPr="00A56504">
                        <w:rPr>
                          <w:rFonts w:ascii="Times New Roman" w:hAnsi="Times New Roman" w:cs="Times New Roman"/>
                          <w:b/>
                        </w:rPr>
                        <w:t>Figure 5</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completed on PC3 GFP or cavin-1 cell lines 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activity, particularly localization. A)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B)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 C)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p>
                  </w:txbxContent>
                </v:textbox>
                <w10:wrap type="square"/>
              </v:shape>
            </w:pict>
          </mc:Fallback>
        </mc:AlternateContent>
      </w:r>
      <w:r>
        <w:rPr>
          <w:noProof/>
          <w:lang w:eastAsia="en-AU"/>
        </w:rPr>
        <w:drawing>
          <wp:anchor distT="0" distB="0" distL="114300" distR="114300" simplePos="0" relativeHeight="251663360" behindDoc="1" locked="0" layoutInCell="1" allowOverlap="1" wp14:anchorId="10664F1F" wp14:editId="696B72C4">
            <wp:simplePos x="0" y="0"/>
            <wp:positionH relativeFrom="column">
              <wp:posOffset>4874227</wp:posOffset>
            </wp:positionH>
            <wp:positionV relativeFrom="paragraph">
              <wp:posOffset>486</wp:posOffset>
            </wp:positionV>
            <wp:extent cx="4882515" cy="6337300"/>
            <wp:effectExtent l="0" t="0" r="0" b="6350"/>
            <wp:wrapTight wrapText="bothSides">
              <wp:wrapPolygon edited="0">
                <wp:start x="0" y="0"/>
                <wp:lineTo x="0" y="21557"/>
                <wp:lineTo x="21490" y="21557"/>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1" locked="0" layoutInCell="1" allowOverlap="1" wp14:anchorId="644E2F7C" wp14:editId="5CE52D72">
            <wp:simplePos x="0" y="0"/>
            <wp:positionH relativeFrom="margin">
              <wp:align>left</wp:align>
            </wp:positionH>
            <wp:positionV relativeFrom="paragraph">
              <wp:posOffset>17590</wp:posOffset>
            </wp:positionV>
            <wp:extent cx="4664075" cy="3112135"/>
            <wp:effectExtent l="0" t="0" r="3175" b="0"/>
            <wp:wrapTight wrapText="bothSides">
              <wp:wrapPolygon edited="0">
                <wp:start x="0" y="0"/>
                <wp:lineTo x="0" y="21419"/>
                <wp:lineTo x="21526" y="21419"/>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1DB516CD" w14:textId="4C7E579E" w:rsidR="0066460C" w:rsidRDefault="0066460C" w:rsidP="009A0AD7">
      <w:pPr>
        <w:spacing w:line="360" w:lineRule="auto"/>
        <w:rPr>
          <w:rFonts w:ascii="Times New Roman" w:hAnsi="Times New Roman" w:cs="Times New Roman"/>
          <w:b/>
          <w:szCs w:val="24"/>
          <w:lang w:val="en-US"/>
        </w:rPr>
        <w:sectPr w:rsidR="0066460C" w:rsidSect="0066460C">
          <w:type w:val="continuous"/>
          <w:pgSz w:w="16838" w:h="11906" w:orient="landscape"/>
          <w:pgMar w:top="720" w:right="0" w:bottom="720" w:left="720" w:header="708" w:footer="708" w:gutter="0"/>
          <w:cols w:num="2" w:space="740"/>
          <w:docGrid w:linePitch="360"/>
        </w:sectPr>
      </w:pPr>
    </w:p>
    <w:p w14:paraId="610DA00E" w14:textId="77777777" w:rsidR="0066460C" w:rsidRDefault="0066460C" w:rsidP="009A0AD7">
      <w:pPr>
        <w:spacing w:line="360" w:lineRule="auto"/>
        <w:rPr>
          <w:rFonts w:ascii="Times New Roman" w:hAnsi="Times New Roman" w:cs="Times New Roman"/>
          <w:b/>
          <w:szCs w:val="24"/>
          <w:lang w:val="en-US"/>
        </w:rPr>
      </w:pPr>
      <w:r>
        <w:rPr>
          <w:noProof/>
          <w:lang w:eastAsia="en-AU"/>
        </w:rPr>
        <w:lastRenderedPageBreak/>
        <w:drawing>
          <wp:anchor distT="0" distB="0" distL="114300" distR="114300" simplePos="0" relativeHeight="251661312" behindDoc="1" locked="0" layoutInCell="1" allowOverlap="1" wp14:anchorId="7FE776BF" wp14:editId="081DC56D">
            <wp:simplePos x="0" y="0"/>
            <wp:positionH relativeFrom="column">
              <wp:posOffset>-317500</wp:posOffset>
            </wp:positionH>
            <wp:positionV relativeFrom="paragraph">
              <wp:posOffset>172085</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0288" behindDoc="1" locked="0" layoutInCell="1" allowOverlap="1" wp14:anchorId="6F2CBE89" wp14:editId="20F841B6">
            <wp:simplePos x="0" y="0"/>
            <wp:positionH relativeFrom="margin">
              <wp:align>left</wp:align>
            </wp:positionH>
            <wp:positionV relativeFrom="paragraph">
              <wp:posOffset>136525</wp:posOffset>
            </wp:positionV>
            <wp:extent cx="4618990" cy="6490335"/>
            <wp:effectExtent l="0" t="0" r="0" b="5715"/>
            <wp:wrapTight wrapText="bothSides">
              <wp:wrapPolygon edited="0">
                <wp:start x="0" y="0"/>
                <wp:lineTo x="0" y="21556"/>
                <wp:lineTo x="21469" y="21556"/>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8990" cy="6490335"/>
                    </a:xfrm>
                    <a:prstGeom prst="rect">
                      <a:avLst/>
                    </a:prstGeom>
                  </pic:spPr>
                </pic:pic>
              </a:graphicData>
            </a:graphic>
            <wp14:sizeRelH relativeFrom="page">
              <wp14:pctWidth>0</wp14:pctWidth>
            </wp14:sizeRelH>
            <wp14:sizeRelV relativeFrom="page">
              <wp14:pctHeight>0</wp14:pctHeight>
            </wp14:sizeRelV>
          </wp:anchor>
        </w:drawing>
      </w:r>
      <w:r w:rsidRPr="0066460C">
        <w:rPr>
          <w:rFonts w:ascii="Times New Roman" w:hAnsi="Times New Roman" w:cs="Times New Roman"/>
          <w:b/>
          <w:szCs w:val="24"/>
          <w:lang w:val="en-US"/>
        </w:rPr>
        <w:t xml:space="preserve"> </w:t>
      </w:r>
    </w:p>
    <w:p w14:paraId="4EB82D97" w14:textId="77777777" w:rsidR="0066460C" w:rsidRDefault="0066460C" w:rsidP="0066460C">
      <w:pPr>
        <w:spacing w:line="360" w:lineRule="auto"/>
        <w:rPr>
          <w:rFonts w:ascii="Times New Roman" w:hAnsi="Times New Roman" w:cs="Times New Roman"/>
          <w:b/>
          <w:szCs w:val="24"/>
          <w:lang w:val="en-US"/>
        </w:rPr>
      </w:pPr>
    </w:p>
    <w:p w14:paraId="5BE74F34" w14:textId="77777777" w:rsidR="0066460C" w:rsidRDefault="0066460C" w:rsidP="0066460C">
      <w:pPr>
        <w:spacing w:line="360" w:lineRule="auto"/>
        <w:ind w:right="556"/>
        <w:rPr>
          <w:rFonts w:ascii="Times New Roman" w:hAnsi="Times New Roman" w:cs="Times New Roman"/>
          <w:b/>
          <w:szCs w:val="24"/>
          <w:lang w:val="en-US"/>
        </w:rPr>
      </w:pPr>
    </w:p>
    <w:p w14:paraId="53D660A5" w14:textId="77777777" w:rsidR="0066460C" w:rsidRDefault="0066460C" w:rsidP="0066460C">
      <w:pPr>
        <w:spacing w:line="360" w:lineRule="auto"/>
        <w:ind w:right="556"/>
        <w:rPr>
          <w:rFonts w:ascii="Times New Roman" w:hAnsi="Times New Roman" w:cs="Times New Roman"/>
          <w:b/>
          <w:szCs w:val="24"/>
          <w:lang w:val="en-US"/>
        </w:rPr>
      </w:pPr>
    </w:p>
    <w:p w14:paraId="62468337" w14:textId="77777777" w:rsidR="0066460C" w:rsidRDefault="0066460C" w:rsidP="0066460C">
      <w:pPr>
        <w:spacing w:line="360" w:lineRule="auto"/>
        <w:ind w:right="556"/>
        <w:rPr>
          <w:rFonts w:ascii="Times New Roman" w:hAnsi="Times New Roman" w:cs="Times New Roman"/>
          <w:b/>
          <w:szCs w:val="24"/>
          <w:lang w:val="en-US"/>
        </w:rPr>
      </w:pPr>
    </w:p>
    <w:p w14:paraId="4624B6B0" w14:textId="77777777" w:rsidR="0066460C" w:rsidRDefault="0066460C" w:rsidP="0066460C">
      <w:pPr>
        <w:spacing w:line="360" w:lineRule="auto"/>
        <w:ind w:right="556"/>
        <w:rPr>
          <w:rFonts w:ascii="Times New Roman" w:hAnsi="Times New Roman" w:cs="Times New Roman"/>
          <w:b/>
          <w:szCs w:val="24"/>
          <w:lang w:val="en-US"/>
        </w:rPr>
      </w:pPr>
    </w:p>
    <w:p w14:paraId="09815263" w14:textId="77777777" w:rsidR="0066460C" w:rsidRDefault="0066460C" w:rsidP="0066460C">
      <w:pPr>
        <w:spacing w:line="360" w:lineRule="auto"/>
        <w:ind w:right="556"/>
        <w:rPr>
          <w:rFonts w:ascii="Times New Roman" w:hAnsi="Times New Roman" w:cs="Times New Roman"/>
          <w:b/>
          <w:szCs w:val="24"/>
          <w:lang w:val="en-US"/>
        </w:rPr>
      </w:pPr>
    </w:p>
    <w:p w14:paraId="41424847" w14:textId="77777777" w:rsidR="0066460C" w:rsidRDefault="0066460C" w:rsidP="0066460C">
      <w:pPr>
        <w:spacing w:line="360" w:lineRule="auto"/>
        <w:ind w:right="556"/>
        <w:rPr>
          <w:rFonts w:ascii="Times New Roman" w:hAnsi="Times New Roman" w:cs="Times New Roman"/>
          <w:b/>
          <w:szCs w:val="24"/>
          <w:lang w:val="en-US"/>
        </w:rPr>
      </w:pPr>
    </w:p>
    <w:p w14:paraId="26DB9AFE" w14:textId="77777777" w:rsidR="0066460C" w:rsidRDefault="0066460C" w:rsidP="0066460C">
      <w:pPr>
        <w:spacing w:line="360" w:lineRule="auto"/>
        <w:ind w:right="556"/>
        <w:rPr>
          <w:rFonts w:ascii="Times New Roman" w:hAnsi="Times New Roman" w:cs="Times New Roman"/>
          <w:b/>
          <w:szCs w:val="24"/>
          <w:lang w:val="en-US"/>
        </w:rPr>
      </w:pPr>
    </w:p>
    <w:p w14:paraId="51D5DBE3" w14:textId="77777777" w:rsidR="0066460C" w:rsidRDefault="0066460C" w:rsidP="0066460C">
      <w:pPr>
        <w:spacing w:line="360" w:lineRule="auto"/>
        <w:ind w:right="556"/>
        <w:rPr>
          <w:rFonts w:ascii="Times New Roman" w:hAnsi="Times New Roman" w:cs="Times New Roman"/>
          <w:b/>
          <w:szCs w:val="24"/>
          <w:lang w:val="en-US"/>
        </w:rPr>
      </w:pPr>
    </w:p>
    <w:p w14:paraId="14617699" w14:textId="77777777" w:rsidR="0066460C" w:rsidRDefault="0066460C" w:rsidP="0066460C">
      <w:pPr>
        <w:spacing w:line="360" w:lineRule="auto"/>
        <w:ind w:right="556"/>
        <w:rPr>
          <w:rFonts w:ascii="Times New Roman" w:hAnsi="Times New Roman" w:cs="Times New Roman"/>
          <w:b/>
          <w:szCs w:val="24"/>
          <w:lang w:val="en-US"/>
        </w:rPr>
      </w:pPr>
    </w:p>
    <w:p w14:paraId="7A0F8AF8" w14:textId="77777777" w:rsidR="0066460C" w:rsidRDefault="0066460C" w:rsidP="0066460C">
      <w:pPr>
        <w:spacing w:line="360" w:lineRule="auto"/>
        <w:ind w:right="556"/>
        <w:rPr>
          <w:rFonts w:ascii="Times New Roman" w:hAnsi="Times New Roman" w:cs="Times New Roman"/>
          <w:b/>
          <w:szCs w:val="24"/>
          <w:lang w:val="en-US"/>
        </w:rPr>
      </w:pPr>
    </w:p>
    <w:p w14:paraId="7C0C2A7E" w14:textId="477B2FD8" w:rsidR="0066460C" w:rsidRDefault="0066460C" w:rsidP="0066460C">
      <w:pPr>
        <w:spacing w:line="360" w:lineRule="auto"/>
        <w:ind w:right="556"/>
        <w:rPr>
          <w:rFonts w:ascii="Times New Roman" w:hAnsi="Times New Roman" w:cs="Times New Roman"/>
          <w:b/>
          <w:szCs w:val="24"/>
          <w:lang w:val="en-US"/>
        </w:rPr>
        <w:sectPr w:rsidR="0066460C" w:rsidSect="0066460C">
          <w:type w:val="continuous"/>
          <w:pgSz w:w="16838" w:h="11906" w:orient="landscape"/>
          <w:pgMar w:top="720" w:right="720" w:bottom="720" w:left="720" w:header="708" w:footer="708" w:gutter="0"/>
          <w:cols w:num="2" w:space="394"/>
          <w:docGrid w:linePitch="360"/>
        </w:sectPr>
      </w:pPr>
      <w:r w:rsidRPr="00894DCB">
        <w:rPr>
          <w:rFonts w:ascii="Times New Roman" w:hAnsi="Times New Roman" w:cs="Times New Roman"/>
          <w:b/>
          <w:szCs w:val="24"/>
          <w:lang w:val="en-US"/>
        </w:rPr>
        <w:t>Figure 6</w:t>
      </w:r>
      <w:r w:rsidRPr="00894DCB">
        <w:rPr>
          <w:rFonts w:ascii="Times New Roman" w:hAnsi="Times New Roman" w:cs="Times New Roman"/>
          <w:i/>
          <w:szCs w:val="24"/>
          <w:lang w:val="en-US"/>
        </w:rPr>
        <w:t xml:space="preserve">. </w:t>
      </w:r>
      <w:proofErr w:type="gramStart"/>
      <w:r w:rsidRPr="00894DCB">
        <w:rPr>
          <w:rFonts w:ascii="Times New Roman" w:hAnsi="Times New Roman" w:cs="Times New Roman"/>
          <w:i/>
          <w:szCs w:val="24"/>
          <w:lang w:val="en-US"/>
        </w:rPr>
        <w:t>miR-148a</w:t>
      </w:r>
      <w:proofErr w:type="gramEnd"/>
      <w:r w:rsidRPr="00894DCB">
        <w:rPr>
          <w:rFonts w:ascii="Times New Roman" w:hAnsi="Times New Roman" w:cs="Times New Roman"/>
          <w:i/>
          <w:szCs w:val="24"/>
          <w:lang w:val="en-US"/>
        </w:rPr>
        <w:t xml:space="preserve"> co-localize</w:t>
      </w:r>
      <w:r>
        <w:rPr>
          <w:rFonts w:ascii="Times New Roman" w:hAnsi="Times New Roman" w:cs="Times New Roman"/>
          <w:i/>
          <w:szCs w:val="24"/>
          <w:lang w:val="en-US"/>
        </w:rPr>
        <w:t>s</w:t>
      </w:r>
      <w:r w:rsidRPr="00894DCB">
        <w:rPr>
          <w:rFonts w:ascii="Times New Roman" w:hAnsi="Times New Roman" w:cs="Times New Roman"/>
          <w:i/>
          <w:szCs w:val="24"/>
          <w:lang w:val="en-US"/>
        </w:rPr>
        <w:t xml:space="preserve"> with </w:t>
      </w:r>
      <w:proofErr w:type="spellStart"/>
      <w:r w:rsidRPr="00894DCB">
        <w:rPr>
          <w:rFonts w:ascii="Times New Roman" w:hAnsi="Times New Roman" w:cs="Times New Roman"/>
          <w:i/>
          <w:szCs w:val="24"/>
          <w:lang w:val="en-US"/>
        </w:rPr>
        <w:t>hnRNPK</w:t>
      </w:r>
      <w:proofErr w:type="spellEnd"/>
      <w:r w:rsidRPr="00894DCB">
        <w:rPr>
          <w:rFonts w:ascii="Times New Roman" w:hAnsi="Times New Roman" w:cs="Times New Roman"/>
          <w:i/>
          <w:szCs w:val="24"/>
          <w:lang w:val="en-US"/>
        </w:rPr>
        <w:t xml:space="preserve"> in situ</w:t>
      </w:r>
      <w:r w:rsidRPr="00894DCB">
        <w:rPr>
          <w:rFonts w:ascii="Times New Roman" w:hAnsi="Times New Roman" w:cs="Times New Roman"/>
          <w:szCs w:val="24"/>
          <w:lang w:val="en-US"/>
        </w:rPr>
        <w:t xml:space="preserve">. Images show localization of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(red) and fluorophore tagged (Cy5)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w:t>
      </w:r>
      <w:proofErr w:type="spellStart"/>
      <w:r w:rsidRPr="00894DCB">
        <w:rPr>
          <w:rFonts w:ascii="Times New Roman" w:hAnsi="Times New Roman" w:cs="Times New Roman"/>
          <w:szCs w:val="24"/>
          <w:lang w:val="en-US"/>
        </w:rPr>
        <w:t>pseudocoloured</w:t>
      </w:r>
      <w:proofErr w:type="spellEnd"/>
      <w:r w:rsidRPr="00894DCB">
        <w:rPr>
          <w:rFonts w:ascii="Times New Roman" w:hAnsi="Times New Roman" w:cs="Times New Roman"/>
          <w:szCs w:val="24"/>
          <w:lang w:val="en-US"/>
        </w:rPr>
        <w:t xml:space="preserve"> green) in PC3-GFP and PC3-cavin-1 cell lines, with DAPI stain (blue). MicroRNA targets include selectively exported 148a-3p (top left)</w:t>
      </w:r>
      <w:r>
        <w:rPr>
          <w:rFonts w:ascii="Times New Roman" w:hAnsi="Times New Roman" w:cs="Times New Roman"/>
          <w:szCs w:val="24"/>
          <w:lang w:val="en-US"/>
        </w:rPr>
        <w:t>,</w:t>
      </w:r>
      <w:r w:rsidRPr="00894DCB">
        <w:rPr>
          <w:rFonts w:ascii="Times New Roman" w:hAnsi="Times New Roman" w:cs="Times New Roman"/>
          <w:szCs w:val="24"/>
          <w:lang w:val="en-US"/>
        </w:rPr>
        <w:t xml:space="preserve"> miR-589-3p biological control</w:t>
      </w:r>
      <w:r>
        <w:rPr>
          <w:rFonts w:ascii="Times New Roman" w:hAnsi="Times New Roman" w:cs="Times New Roman"/>
          <w:szCs w:val="24"/>
          <w:lang w:val="en-US"/>
        </w:rPr>
        <w:t xml:space="preserve"> </w:t>
      </w:r>
      <w:r w:rsidRPr="00894DCB">
        <w:rPr>
          <w:rFonts w:ascii="Times New Roman" w:hAnsi="Times New Roman" w:cs="Times New Roman"/>
          <w:szCs w:val="24"/>
          <w:lang w:val="en-US"/>
        </w:rPr>
        <w:t>(bottom left) and technical control; scrambled-148a oligo (</w:t>
      </w:r>
      <w:r>
        <w:rPr>
          <w:rFonts w:ascii="Times New Roman" w:hAnsi="Times New Roman" w:cs="Times New Roman"/>
          <w:szCs w:val="24"/>
          <w:lang w:val="en-US"/>
        </w:rPr>
        <w:t>top right</w:t>
      </w:r>
      <w:r w:rsidRPr="00894DCB">
        <w:rPr>
          <w:rFonts w:ascii="Times New Roman" w:hAnsi="Times New Roman" w:cs="Times New Roman"/>
          <w:szCs w:val="24"/>
          <w:lang w:val="en-US"/>
        </w:rPr>
        <w:t xml:space="preserve">). Yellow overlap between red </w:t>
      </w:r>
      <w:proofErr w:type="spellStart"/>
      <w:r w:rsidRPr="00894DCB">
        <w:rPr>
          <w:rFonts w:ascii="Times New Roman" w:hAnsi="Times New Roman" w:cs="Times New Roman"/>
          <w:szCs w:val="24"/>
          <w:lang w:val="en-US"/>
        </w:rPr>
        <w:t>hnRNPK</w:t>
      </w:r>
      <w:proofErr w:type="spellEnd"/>
      <w:r w:rsidRPr="00894DCB">
        <w:rPr>
          <w:rFonts w:ascii="Times New Roman" w:hAnsi="Times New Roman" w:cs="Times New Roman"/>
          <w:szCs w:val="24"/>
          <w:lang w:val="en-US"/>
        </w:rPr>
        <w:t xml:space="preserve"> and green anti-</w:t>
      </w:r>
      <w:proofErr w:type="spellStart"/>
      <w:r w:rsidRPr="00894DCB">
        <w:rPr>
          <w:rFonts w:ascii="Times New Roman" w:hAnsi="Times New Roman" w:cs="Times New Roman"/>
          <w:szCs w:val="24"/>
          <w:lang w:val="en-US"/>
        </w:rPr>
        <w:t>miR</w:t>
      </w:r>
      <w:proofErr w:type="spellEnd"/>
      <w:r w:rsidRPr="00894DCB">
        <w:rPr>
          <w:rFonts w:ascii="Times New Roman" w:hAnsi="Times New Roman" w:cs="Times New Roman"/>
          <w:szCs w:val="24"/>
          <w:lang w:val="en-US"/>
        </w:rPr>
        <w:t xml:space="preserve"> and boxed areas indicate</w:t>
      </w:r>
      <w:r>
        <w:rPr>
          <w:rFonts w:ascii="Times New Roman" w:hAnsi="Times New Roman" w:cs="Times New Roman"/>
          <w:szCs w:val="24"/>
          <w:lang w:val="en-US"/>
        </w:rPr>
        <w:t xml:space="preserve"> examples of</w:t>
      </w:r>
      <w:r w:rsidRPr="00894DCB">
        <w:rPr>
          <w:rFonts w:ascii="Times New Roman" w:hAnsi="Times New Roman" w:cs="Times New Roman"/>
          <w:szCs w:val="24"/>
          <w:lang w:val="en-US"/>
        </w:rPr>
        <w:t xml:space="preserve"> co-localization. Scale bar represents 10μm.    </w:t>
      </w:r>
    </w:p>
    <w:p w14:paraId="6E86DA9E" w14:textId="18425BE6" w:rsidR="00A56504" w:rsidRPr="0004764B" w:rsidRDefault="007D023E" w:rsidP="00964E21">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biological</w:t>
      </w:r>
      <w:proofErr w:type="gramEnd"/>
      <w:r>
        <w:rPr>
          <w:rFonts w:ascii="Times New Roman" w:hAnsi="Times New Roman" w:cs="Times New Roman"/>
          <w:sz w:val="24"/>
          <w:szCs w:val="24"/>
          <w:lang w:val="en-US"/>
        </w:rPr>
        <w:t xml:space="preserve"> control that determines natural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localization when not affected by any export mechanism or </w:t>
      </w:r>
      <w:r w:rsidR="00A56504">
        <w:rPr>
          <w:rFonts w:ascii="Times New Roman" w:hAnsi="Times New Roman" w:cs="Times New Roman"/>
          <w:sz w:val="24"/>
          <w:szCs w:val="24"/>
          <w:lang w:val="en-US"/>
        </w:rPr>
        <w:t xml:space="preserve">expression variation between cell lines. Copies of </w:t>
      </w:r>
      <w:proofErr w:type="spellStart"/>
      <w:r w:rsidR="00A56504">
        <w:rPr>
          <w:rFonts w:ascii="Times New Roman" w:hAnsi="Times New Roman" w:cs="Times New Roman"/>
          <w:sz w:val="24"/>
          <w:szCs w:val="24"/>
          <w:lang w:val="en-US"/>
        </w:rPr>
        <w:t>pri-miR</w:t>
      </w:r>
      <w:proofErr w:type="spellEnd"/>
      <w:r w:rsidR="00A56504">
        <w:rPr>
          <w:rFonts w:ascii="Times New Roman" w:hAnsi="Times New Roman" w:cs="Times New Roman"/>
          <w:sz w:val="24"/>
          <w:szCs w:val="24"/>
          <w:lang w:val="en-US"/>
        </w:rPr>
        <w:t xml:space="preserve"> (primary microRNA transcript) for miR-148 and 589 should be present in the nucleolus. Therefore the nucleolar</w:t>
      </w:r>
      <w:r w:rsidR="00A56504" w:rsidRPr="0004764B">
        <w:rPr>
          <w:rFonts w:ascii="Times New Roman" w:hAnsi="Times New Roman" w:cs="Times New Roman"/>
          <w:sz w:val="24"/>
          <w:szCs w:val="24"/>
          <w:lang w:val="en-US"/>
        </w:rPr>
        <w:t xml:space="preserve"> localization</w:t>
      </w:r>
      <w:r w:rsidR="00A56504">
        <w:rPr>
          <w:rFonts w:ascii="Times New Roman" w:hAnsi="Times New Roman" w:cs="Times New Roman"/>
          <w:sz w:val="24"/>
          <w:szCs w:val="24"/>
          <w:lang w:val="en-US"/>
        </w:rPr>
        <w:t xml:space="preserve"> of the Cy5 probes (excluding scrambled)</w:t>
      </w:r>
      <w:r w:rsidR="00A56504" w:rsidRPr="0004764B">
        <w:rPr>
          <w:rFonts w:ascii="Times New Roman" w:hAnsi="Times New Roman" w:cs="Times New Roman"/>
          <w:sz w:val="24"/>
          <w:szCs w:val="24"/>
          <w:lang w:val="en-US"/>
        </w:rPr>
        <w:t xml:space="preserve"> confirms that the</w:t>
      </w:r>
      <w:r w:rsidR="00A56504">
        <w:rPr>
          <w:rFonts w:ascii="Times New Roman" w:hAnsi="Times New Roman" w:cs="Times New Roman"/>
          <w:sz w:val="24"/>
          <w:szCs w:val="24"/>
          <w:lang w:val="en-US"/>
        </w:rPr>
        <w:t xml:space="preserve"> ISH was successful and that these </w:t>
      </w:r>
      <w:proofErr w:type="spellStart"/>
      <w:r w:rsidR="00A56504">
        <w:rPr>
          <w:rFonts w:ascii="Times New Roman" w:hAnsi="Times New Roman" w:cs="Times New Roman"/>
          <w:sz w:val="24"/>
          <w:szCs w:val="24"/>
          <w:lang w:val="en-US"/>
        </w:rPr>
        <w:t>miRs</w:t>
      </w:r>
      <w:proofErr w:type="spellEnd"/>
      <w:r w:rsidR="00A56504">
        <w:rPr>
          <w:rFonts w:ascii="Times New Roman" w:hAnsi="Times New Roman" w:cs="Times New Roman"/>
          <w:sz w:val="24"/>
          <w:szCs w:val="24"/>
          <w:lang w:val="en-US"/>
        </w:rPr>
        <w:t xml:space="preserve"> are expressed in these cells. </w:t>
      </w:r>
      <w:commentRangeStart w:id="46"/>
      <w:r w:rsidR="00A56504">
        <w:rPr>
          <w:rFonts w:ascii="Times New Roman" w:hAnsi="Times New Roman" w:cs="Times New Roman"/>
          <w:sz w:val="24"/>
          <w:szCs w:val="24"/>
          <w:lang w:val="en-US"/>
        </w:rPr>
        <w:t xml:space="preserve">MicroRNA-148a co-localized with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PC3-GFP cells, shown by overlap towards the cells periphery</w:t>
      </w:r>
      <w:ins w:id="47" w:author="Michelle Hill" w:date="2016-09-26T23:00:00Z">
        <w:r w:rsidR="008E4812">
          <w:rPr>
            <w:rFonts w:ascii="Times New Roman" w:hAnsi="Times New Roman" w:cs="Times New Roman"/>
            <w:sz w:val="24"/>
            <w:szCs w:val="24"/>
            <w:lang w:val="en-US"/>
          </w:rPr>
          <w:t xml:space="preserve"> (</w:t>
        </w:r>
      </w:ins>
      <w:r w:rsidR="00946032">
        <w:rPr>
          <w:rFonts w:ascii="Times New Roman" w:hAnsi="Times New Roman" w:cs="Times New Roman"/>
          <w:sz w:val="24"/>
          <w:szCs w:val="24"/>
          <w:lang w:val="en-US"/>
        </w:rPr>
        <w:t>Fig.6</w:t>
      </w:r>
      <w:r w:rsidR="008E4812">
        <w:rPr>
          <w:rFonts w:ascii="Times New Roman" w:hAnsi="Times New Roman" w:cs="Times New Roman"/>
          <w:sz w:val="24"/>
          <w:szCs w:val="24"/>
          <w:lang w:val="en-US"/>
        </w:rPr>
        <w:t>)</w:t>
      </w:r>
      <w:r w:rsidR="00A56504">
        <w:rPr>
          <w:rFonts w:ascii="Times New Roman" w:hAnsi="Times New Roman" w:cs="Times New Roman"/>
          <w:sz w:val="24"/>
          <w:szCs w:val="24"/>
          <w:lang w:val="en-US"/>
        </w:rPr>
        <w:t>. However no evidence of hnRNPK-</w:t>
      </w:r>
      <w:commentRangeStart w:id="48"/>
      <w:r w:rsidR="00A56504">
        <w:rPr>
          <w:rFonts w:ascii="Times New Roman" w:hAnsi="Times New Roman" w:cs="Times New Roman"/>
          <w:sz w:val="24"/>
          <w:szCs w:val="24"/>
          <w:lang w:val="en-US"/>
        </w:rPr>
        <w:t xml:space="preserve">miR-148 </w:t>
      </w:r>
      <w:commentRangeEnd w:id="48"/>
      <w:r w:rsidR="008E4812">
        <w:rPr>
          <w:rStyle w:val="CommentReference"/>
        </w:rPr>
        <w:commentReference w:id="48"/>
      </w:r>
      <w:ins w:id="49" w:author="Michelle Hill" w:date="2016-09-26T23:00:00Z">
        <w:r w:rsidR="008E4812">
          <w:rPr>
            <w:rFonts w:ascii="Times New Roman" w:hAnsi="Times New Roman" w:cs="Times New Roman"/>
            <w:sz w:val="24"/>
            <w:szCs w:val="24"/>
            <w:lang w:val="en-US"/>
          </w:rPr>
          <w:t xml:space="preserve">co-localization </w:t>
        </w:r>
      </w:ins>
      <w:r w:rsidR="00A56504">
        <w:rPr>
          <w:rFonts w:ascii="Times New Roman" w:hAnsi="Times New Roman" w:cs="Times New Roman"/>
          <w:sz w:val="24"/>
          <w:szCs w:val="24"/>
          <w:lang w:val="en-US"/>
        </w:rPr>
        <w:t>was observed in the PC3-cavin-1 cells</w:t>
      </w:r>
      <w:ins w:id="50" w:author="Michelle Hill" w:date="2016-09-26T23:00:00Z">
        <w:r w:rsidR="008E4812">
          <w:rPr>
            <w:rFonts w:ascii="Times New Roman" w:hAnsi="Times New Roman" w:cs="Times New Roman"/>
            <w:sz w:val="24"/>
            <w:szCs w:val="24"/>
            <w:lang w:val="en-US"/>
          </w:rPr>
          <w:t xml:space="preserve"> (</w:t>
        </w:r>
      </w:ins>
      <w:r w:rsidR="00946032">
        <w:rPr>
          <w:rFonts w:ascii="Times New Roman" w:hAnsi="Times New Roman" w:cs="Times New Roman"/>
          <w:sz w:val="24"/>
          <w:szCs w:val="24"/>
          <w:lang w:val="en-US"/>
        </w:rPr>
        <w:t>Fig. 6</w:t>
      </w:r>
      <w:r w:rsidR="008E4812">
        <w:rPr>
          <w:rFonts w:ascii="Times New Roman" w:hAnsi="Times New Roman" w:cs="Times New Roman"/>
          <w:sz w:val="24"/>
          <w:szCs w:val="24"/>
          <w:lang w:val="en-US"/>
        </w:rPr>
        <w:t>)</w:t>
      </w:r>
      <w:r w:rsidR="00A56504">
        <w:rPr>
          <w:rFonts w:ascii="Times New Roman" w:hAnsi="Times New Roman" w:cs="Times New Roman"/>
          <w:sz w:val="24"/>
          <w:szCs w:val="24"/>
          <w:lang w:val="en-US"/>
        </w:rPr>
        <w:t xml:space="preserve">. Conversely, miR-589 displayed a non-specific localization in both cell lines, despite varying cell lines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localization. Lastly, control condition showed that the Cy5-scrambled </w:t>
      </w:r>
      <w:proofErr w:type="spellStart"/>
      <w:r w:rsidR="00A56504">
        <w:rPr>
          <w:rFonts w:ascii="Times New Roman" w:hAnsi="Times New Roman" w:cs="Times New Roman"/>
          <w:sz w:val="24"/>
          <w:szCs w:val="24"/>
          <w:lang w:val="en-US"/>
        </w:rPr>
        <w:t>miR</w:t>
      </w:r>
      <w:proofErr w:type="spellEnd"/>
      <w:r w:rsidR="00A56504">
        <w:rPr>
          <w:rFonts w:ascii="Times New Roman" w:hAnsi="Times New Roman" w:cs="Times New Roman"/>
          <w:sz w:val="24"/>
          <w:szCs w:val="24"/>
          <w:lang w:val="en-US"/>
        </w:rPr>
        <w:t xml:space="preserve"> did not localize to the nucleolus or to any structures in particular. Therefore, the concentrated fluorescent signal in punctate structures containing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confirms co-</w:t>
      </w:r>
      <w:commentRangeEnd w:id="46"/>
      <w:r w:rsidR="008E4812">
        <w:rPr>
          <w:rStyle w:val="CommentReference"/>
        </w:rPr>
        <w:commentReference w:id="46"/>
      </w:r>
      <w:r w:rsidR="00A56504">
        <w:rPr>
          <w:rFonts w:ascii="Times New Roman" w:hAnsi="Times New Roman" w:cs="Times New Roman"/>
          <w:sz w:val="24"/>
          <w:szCs w:val="24"/>
          <w:lang w:val="en-US"/>
        </w:rPr>
        <w:t xml:space="preserve">localization of miR-148a and </w:t>
      </w:r>
      <w:proofErr w:type="spellStart"/>
      <w:r w:rsidR="00A56504">
        <w:rPr>
          <w:rFonts w:ascii="Times New Roman" w:hAnsi="Times New Roman" w:cs="Times New Roman"/>
          <w:sz w:val="24"/>
          <w:szCs w:val="24"/>
          <w:lang w:val="en-US"/>
        </w:rPr>
        <w:t>hnRNPK</w:t>
      </w:r>
      <w:proofErr w:type="spellEnd"/>
      <w:r w:rsidR="00A56504">
        <w:rPr>
          <w:rFonts w:ascii="Times New Roman" w:hAnsi="Times New Roman" w:cs="Times New Roman"/>
          <w:sz w:val="24"/>
          <w:szCs w:val="24"/>
          <w:lang w:val="en-US"/>
        </w:rPr>
        <w:t xml:space="preserve"> in GFP cells that is lacking in the PC3-cavin-1 cell line.   </w:t>
      </w:r>
    </w:p>
    <w:p w14:paraId="253A74F6" w14:textId="5B8EC337" w:rsidR="00DB5FE8" w:rsidRPr="0004764B" w:rsidRDefault="005A43BD" w:rsidP="0004764B">
      <w:pPr>
        <w:pStyle w:val="Heading2"/>
        <w:spacing w:line="480" w:lineRule="auto"/>
        <w:rPr>
          <w:rFonts w:ascii="Times New Roman" w:hAnsi="Times New Roman" w:cs="Times New Roman"/>
          <w:lang w:val="en-US"/>
        </w:rPr>
      </w:pPr>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 </w:t>
      </w:r>
    </w:p>
    <w:p w14:paraId="2E66B4DD" w14:textId="296EDF81" w:rsidR="007D023E" w:rsidRDefault="008E4812"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Having demonstrated c</w:t>
      </w:r>
      <w:r w:rsidR="009C0CE2" w:rsidRPr="0004764B">
        <w:rPr>
          <w:rFonts w:ascii="Times New Roman" w:hAnsi="Times New Roman" w:cs="Times New Roman"/>
          <w:sz w:val="24"/>
          <w:szCs w:val="24"/>
          <w:lang w:val="en-US"/>
        </w:rPr>
        <w:t xml:space="preserve">o-localization between </w:t>
      </w:r>
      <w:proofErr w:type="spellStart"/>
      <w:r w:rsidR="009C0CE2" w:rsidRPr="0004764B">
        <w:rPr>
          <w:rFonts w:ascii="Times New Roman" w:hAnsi="Times New Roman" w:cs="Times New Roman"/>
          <w:sz w:val="24"/>
          <w:szCs w:val="24"/>
          <w:lang w:val="en-US"/>
        </w:rPr>
        <w:t>hnRNPK</w:t>
      </w:r>
      <w:proofErr w:type="spellEnd"/>
      <w:r w:rsidR="009C0CE2"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with miR148a in PC3 cells, and the loss of this co-localization upon cavin-1 expression, next I attempted to demonstrate th</w:t>
      </w:r>
      <w:r w:rsidR="00626E3B">
        <w:rPr>
          <w:rFonts w:ascii="Times New Roman" w:hAnsi="Times New Roman" w:cs="Times New Roman"/>
          <w:sz w:val="24"/>
          <w:szCs w:val="24"/>
          <w:lang w:val="en-US"/>
        </w:rPr>
        <w:t xml:space="preserve">eir direct interaction using </w:t>
      </w:r>
      <w:r>
        <w:rPr>
          <w:rFonts w:ascii="Times New Roman" w:hAnsi="Times New Roman" w:cs="Times New Roman"/>
          <w:sz w:val="24"/>
          <w:szCs w:val="24"/>
          <w:lang w:val="en-US"/>
        </w:rPr>
        <w:t>immunoprecipitation (IP).</w:t>
      </w:r>
      <w:r w:rsidR="00A277CC"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w:t>
      </w:r>
      <w:commentRangeStart w:id="51"/>
      <w:r>
        <w:rPr>
          <w:rFonts w:ascii="Times New Roman" w:hAnsi="Times New Roman" w:cs="Times New Roman"/>
          <w:sz w:val="24"/>
          <w:szCs w:val="24"/>
          <w:lang w:val="en-US"/>
        </w:rPr>
        <w:t xml:space="preserve"> (not shown</w:t>
      </w:r>
      <w:commentRangeEnd w:id="51"/>
      <w:r>
        <w:rPr>
          <w:rStyle w:val="CommentReference"/>
        </w:rPr>
        <w:commentReference w:id="51"/>
      </w:r>
      <w:r>
        <w:rPr>
          <w:rFonts w:ascii="Times New Roman" w:hAnsi="Times New Roman" w:cs="Times New Roman"/>
          <w:sz w:val="24"/>
          <w:szCs w:val="24"/>
          <w:lang w:val="en-US"/>
        </w:rPr>
        <w:t xml:space="preserve">) and to </w:t>
      </w:r>
      <w:r w:rsidR="005A43BD"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00A16C70">
        <w:rPr>
          <w:rFonts w:ascii="Times New Roman" w:hAnsi="Times New Roman" w:cs="Times New Roman"/>
          <w:sz w:val="24"/>
          <w:szCs w:val="24"/>
          <w:lang w:val="en-US"/>
        </w:rPr>
        <w:t>.</w:t>
      </w:r>
      <w:r w:rsidR="005A43B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As the RNA-protein interaction can be fairly transient, cellular material was crosslinked by formaldehyde prior to the </w:t>
      </w:r>
      <w:r>
        <w:rPr>
          <w:rFonts w:ascii="Times New Roman" w:hAnsi="Times New Roman" w:cs="Times New Roman"/>
          <w:sz w:val="24"/>
          <w:szCs w:val="24"/>
          <w:lang w:val="en-US"/>
        </w:rPr>
        <w:t>co-</w:t>
      </w:r>
      <w:r w:rsidR="003B1AAE" w:rsidRPr="0004764B">
        <w:rPr>
          <w:rFonts w:ascii="Times New Roman" w:hAnsi="Times New Roman" w:cs="Times New Roman"/>
          <w:sz w:val="24"/>
          <w:szCs w:val="24"/>
          <w:lang w:val="en-US"/>
        </w:rPr>
        <w:t xml:space="preserve">IP. </w:t>
      </w:r>
      <w:r w:rsidR="00D25CB9" w:rsidRPr="0004764B">
        <w:rPr>
          <w:rFonts w:ascii="Times New Roman" w:hAnsi="Times New Roman" w:cs="Times New Roman"/>
          <w:sz w:val="24"/>
          <w:szCs w:val="24"/>
          <w:lang w:val="en-US"/>
        </w:rPr>
        <w:t xml:space="preserve">After elution from the IP beads, a western blot was performed to determine if IP conditions were suitable to pull down the targets of </w:t>
      </w:r>
      <w:proofErr w:type="spellStart"/>
      <w:r w:rsidR="00D25CB9" w:rsidRPr="0004764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t xml:space="preserve">antibody </w:t>
      </w:r>
      <w:r w:rsidR="0035527B">
        <w:rPr>
          <w:rFonts w:ascii="Times New Roman" w:hAnsi="Times New Roman" w:cs="Times New Roman"/>
          <w:sz w:val="24"/>
          <w:szCs w:val="24"/>
          <w:lang w:val="en-US"/>
        </w:rPr>
        <w:t>(Fig.7a)</w:t>
      </w:r>
      <w:r w:rsidR="00D25CB9" w:rsidRPr="0004764B">
        <w:rPr>
          <w:rFonts w:ascii="Times New Roman" w:hAnsi="Times New Roman" w:cs="Times New Roman"/>
          <w:sz w:val="24"/>
          <w:szCs w:val="24"/>
          <w:lang w:val="en-US"/>
        </w:rPr>
        <w:t>. This is observed as a band approximating 58-62kDa</w:t>
      </w:r>
      <w:r w:rsidR="004B7AEC" w:rsidRPr="0004764B">
        <w:rPr>
          <w:rFonts w:ascii="Times New Roman" w:hAnsi="Times New Roman" w:cs="Times New Roman"/>
          <w:sz w:val="24"/>
          <w:szCs w:val="24"/>
          <w:lang w:val="en-US"/>
        </w:rPr>
        <w:t xml:space="preserve"> that reflects the native weight of </w:t>
      </w:r>
      <w:proofErr w:type="spellStart"/>
      <w:r w:rsidR="004B7AEC" w:rsidRPr="0004764B">
        <w:rPr>
          <w:rFonts w:ascii="Times New Roman" w:hAnsi="Times New Roman" w:cs="Times New Roman"/>
          <w:sz w:val="24"/>
          <w:szCs w:val="24"/>
          <w:lang w:val="en-US"/>
        </w:rPr>
        <w:t>hnRNPK</w:t>
      </w:r>
      <w:proofErr w:type="spellEnd"/>
      <w:r w:rsidR="004B7AEC" w:rsidRPr="0004764B">
        <w:rPr>
          <w:rFonts w:ascii="Times New Roman" w:hAnsi="Times New Roman" w:cs="Times New Roman"/>
          <w:sz w:val="24"/>
          <w:szCs w:val="24"/>
          <w:lang w:val="en-US"/>
        </w:rPr>
        <w:t>. Additional bands at 70, 100, 125 and approximately 140kDa</w:t>
      </w:r>
      <w:r w:rsidR="00D25CB9" w:rsidRPr="0004764B">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lastRenderedPageBreak/>
        <w:t xml:space="preserve">presumably reflect </w:t>
      </w:r>
      <w:proofErr w:type="spellStart"/>
      <w:r w:rsidR="00F47390" w:rsidRPr="0004764B">
        <w:rPr>
          <w:rFonts w:ascii="Times New Roman" w:hAnsi="Times New Roman" w:cs="Times New Roman"/>
          <w:sz w:val="24"/>
          <w:szCs w:val="24"/>
          <w:lang w:val="en-US"/>
        </w:rPr>
        <w:t>hnRNPK</w:t>
      </w:r>
      <w:proofErr w:type="spellEnd"/>
      <w:r w:rsidR="00F47390" w:rsidRPr="0004764B">
        <w:rPr>
          <w:rFonts w:ascii="Times New Roman" w:hAnsi="Times New Roman" w:cs="Times New Roman"/>
          <w:sz w:val="24"/>
          <w:szCs w:val="24"/>
          <w:lang w:val="en-US"/>
        </w:rPr>
        <w:t xml:space="preserve"> bound to various partners in this IP</w:t>
      </w:r>
      <w:r w:rsidR="00626E3B">
        <w:rPr>
          <w:rFonts w:ascii="Times New Roman" w:hAnsi="Times New Roman" w:cs="Times New Roman"/>
          <w:sz w:val="24"/>
          <w:szCs w:val="24"/>
          <w:lang w:val="en-US"/>
        </w:rPr>
        <w:t xml:space="preserve">, including </w:t>
      </w:r>
      <w:r w:rsidR="00F47390" w:rsidRPr="0004764B">
        <w:rPr>
          <w:rFonts w:ascii="Times New Roman" w:hAnsi="Times New Roman" w:cs="Times New Roman"/>
          <w:sz w:val="24"/>
          <w:szCs w:val="24"/>
          <w:lang w:val="en-US"/>
        </w:rPr>
        <w:t xml:space="preserve">proteins, RNAs and miRNAs. </w:t>
      </w:r>
      <w:r w:rsidR="00626E3B">
        <w:rPr>
          <w:rFonts w:ascii="Times New Roman" w:hAnsi="Times New Roman" w:cs="Times New Roman"/>
          <w:sz w:val="24"/>
          <w:szCs w:val="24"/>
          <w:lang w:val="en-US"/>
        </w:rPr>
        <w:t>Next</w:t>
      </w:r>
      <w:r w:rsidR="00447F02" w:rsidRPr="0004764B">
        <w:rPr>
          <w:rFonts w:ascii="Times New Roman" w:hAnsi="Times New Roman" w:cs="Times New Roman"/>
          <w:sz w:val="24"/>
          <w:szCs w:val="24"/>
          <w:lang w:val="en-US"/>
        </w:rPr>
        <w:t xml:space="preserve">, I attempted to purify the RNAs that </w:t>
      </w:r>
      <w:proofErr w:type="spellStart"/>
      <w:r w:rsidR="00447F02" w:rsidRPr="0004764B">
        <w:rPr>
          <w:rFonts w:ascii="Times New Roman" w:hAnsi="Times New Roman" w:cs="Times New Roman"/>
          <w:sz w:val="24"/>
          <w:szCs w:val="24"/>
          <w:lang w:val="en-US"/>
        </w:rPr>
        <w:t>hnRNPK</w:t>
      </w:r>
      <w:proofErr w:type="spellEnd"/>
      <w:r w:rsidR="00447F02" w:rsidRPr="0004764B">
        <w:rPr>
          <w:rFonts w:ascii="Times New Roman" w:hAnsi="Times New Roman" w:cs="Times New Roman"/>
          <w:sz w:val="24"/>
          <w:szCs w:val="24"/>
          <w:lang w:val="en-US"/>
        </w:rPr>
        <w:t xml:space="preserve"> </w:t>
      </w:r>
    </w:p>
    <w:p w14:paraId="2A67C419" w14:textId="77777777" w:rsidR="007D023E" w:rsidRDefault="007D023E" w:rsidP="0004764B">
      <w:pPr>
        <w:spacing w:line="480" w:lineRule="auto"/>
        <w:rPr>
          <w:rFonts w:ascii="Times New Roman" w:hAnsi="Times New Roman" w:cs="Times New Roman"/>
          <w:sz w:val="24"/>
          <w:szCs w:val="24"/>
          <w:lang w:val="en-US"/>
        </w:rPr>
        <w:sectPr w:rsidR="007D023E" w:rsidSect="009A0AD7">
          <w:pgSz w:w="11906" w:h="16838"/>
          <w:pgMar w:top="1440" w:right="1440" w:bottom="1440" w:left="1440" w:header="708" w:footer="708" w:gutter="0"/>
          <w:cols w:space="708"/>
          <w:docGrid w:linePitch="360"/>
        </w:sectPr>
      </w:pPr>
    </w:p>
    <w:p w14:paraId="0A775A1A" w14:textId="77777777" w:rsidR="007D023E" w:rsidRDefault="007D023E" w:rsidP="0004764B">
      <w:pPr>
        <w:spacing w:line="480" w:lineRule="auto"/>
        <w:rPr>
          <w:rFonts w:ascii="Times New Roman" w:hAnsi="Times New Roman" w:cs="Times New Roman"/>
          <w:noProof/>
          <w:sz w:val="24"/>
          <w:szCs w:val="24"/>
          <w:lang w:eastAsia="en-AU"/>
        </w:rPr>
      </w:pPr>
    </w:p>
    <w:p w14:paraId="1FC84FF2" w14:textId="77777777" w:rsidR="007D023E" w:rsidRDefault="007D023E" w:rsidP="0004764B">
      <w:pPr>
        <w:spacing w:line="480" w:lineRule="auto"/>
        <w:rPr>
          <w:rFonts w:ascii="Times New Roman" w:hAnsi="Times New Roman" w:cs="Times New Roman"/>
          <w:noProof/>
          <w:sz w:val="24"/>
          <w:szCs w:val="24"/>
          <w:lang w:eastAsia="en-AU"/>
        </w:rPr>
      </w:pPr>
    </w:p>
    <w:p w14:paraId="62AFA8BD" w14:textId="77777777" w:rsidR="007D023E" w:rsidRDefault="007D023E" w:rsidP="0004764B">
      <w:pPr>
        <w:spacing w:line="480" w:lineRule="auto"/>
        <w:rPr>
          <w:rFonts w:ascii="Times New Roman" w:hAnsi="Times New Roman" w:cs="Times New Roman"/>
          <w:noProof/>
          <w:sz w:val="24"/>
          <w:szCs w:val="24"/>
          <w:lang w:eastAsia="en-AU"/>
        </w:rPr>
      </w:pPr>
    </w:p>
    <w:p w14:paraId="04341584" w14:textId="337328CC" w:rsidR="007D023E" w:rsidRDefault="007D023E" w:rsidP="0004764B">
      <w:pPr>
        <w:spacing w:line="480" w:lineRule="auto"/>
        <w:rPr>
          <w:rFonts w:ascii="Times New Roman" w:hAnsi="Times New Roman" w:cs="Times New Roman"/>
          <w:noProof/>
          <w:sz w:val="24"/>
          <w:szCs w:val="24"/>
          <w:lang w:eastAsia="en-AU"/>
        </w:rPr>
      </w:pPr>
      <w:r w:rsidRPr="007D023E">
        <w:rPr>
          <w:rFonts w:ascii="Times New Roman" w:hAnsi="Times New Roman" w:cs="Times New Roman"/>
          <w:noProof/>
          <w:sz w:val="24"/>
          <w:szCs w:val="24"/>
          <w:lang w:eastAsia="en-AU"/>
        </w:rPr>
        <mc:AlternateContent>
          <mc:Choice Requires="wps">
            <w:drawing>
              <wp:anchor distT="45720" distB="45720" distL="114300" distR="114300" simplePos="0" relativeHeight="251667456" behindDoc="0" locked="0" layoutInCell="1" allowOverlap="1" wp14:anchorId="63F0E470" wp14:editId="73B293A3">
                <wp:simplePos x="0" y="0"/>
                <wp:positionH relativeFrom="margin">
                  <wp:align>right</wp:align>
                </wp:positionH>
                <wp:positionV relativeFrom="paragraph">
                  <wp:posOffset>35049</wp:posOffset>
                </wp:positionV>
                <wp:extent cx="295656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1404620"/>
                        </a:xfrm>
                        <a:prstGeom prst="rect">
                          <a:avLst/>
                        </a:prstGeom>
                        <a:solidFill>
                          <a:srgbClr val="FFFFFF"/>
                        </a:solidFill>
                        <a:ln w="9525">
                          <a:noFill/>
                          <a:miter lim="800000"/>
                          <a:headEnd/>
                          <a:tailEnd/>
                        </a:ln>
                      </wps:spPr>
                      <wps:txbx>
                        <w:txbxContent>
                          <w:p w14:paraId="4D748687" w14:textId="2A34F2E3" w:rsidR="0083655E" w:rsidRPr="007D023E" w:rsidRDefault="0083655E">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83655E" w:rsidRPr="007D023E" w14:paraId="502B3430" w14:textId="77777777" w:rsidTr="005D5ADB">
                              <w:tc>
                                <w:tcPr>
                                  <w:tcW w:w="1418" w:type="dxa"/>
                                  <w:tcBorders>
                                    <w:top w:val="nil"/>
                                    <w:left w:val="nil"/>
                                  </w:tcBorders>
                                </w:tcPr>
                                <w:p w14:paraId="3026C894" w14:textId="77777777" w:rsidR="0083655E" w:rsidRPr="007D023E" w:rsidRDefault="0083655E" w:rsidP="007D023E">
                                  <w:pPr>
                                    <w:rPr>
                                      <w:rFonts w:ascii="Times New Roman" w:hAnsi="Times New Roman" w:cs="Times New Roman"/>
                                      <w:sz w:val="28"/>
                                      <w:szCs w:val="24"/>
                                      <w:lang w:val="en-US"/>
                                    </w:rPr>
                                  </w:pPr>
                                </w:p>
                              </w:tc>
                              <w:tc>
                                <w:tcPr>
                                  <w:tcW w:w="4678" w:type="dxa"/>
                                  <w:gridSpan w:val="2"/>
                                  <w:vAlign w:val="bottom"/>
                                </w:tcPr>
                                <w:p w14:paraId="5AE9A351" w14:textId="77777777" w:rsidR="0083655E" w:rsidRPr="007D023E" w:rsidRDefault="0083655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83655E" w:rsidRPr="007D023E" w14:paraId="79807ED7" w14:textId="77777777" w:rsidTr="005D5ADB">
                              <w:tc>
                                <w:tcPr>
                                  <w:tcW w:w="1418" w:type="dxa"/>
                                </w:tcPr>
                                <w:p w14:paraId="247E0682"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83655E" w:rsidRPr="007D023E" w:rsidRDefault="0083655E"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83655E" w:rsidRPr="007D023E" w:rsidRDefault="0083655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83655E" w:rsidRPr="007D023E" w14:paraId="0ADD8749" w14:textId="77777777" w:rsidTr="005D5ADB">
                              <w:tc>
                                <w:tcPr>
                                  <w:tcW w:w="1418" w:type="dxa"/>
                                </w:tcPr>
                                <w:p w14:paraId="518F050D"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83655E" w:rsidRPr="007D023E" w14:paraId="5B8F0610" w14:textId="77777777" w:rsidTr="005D5ADB">
                              <w:tc>
                                <w:tcPr>
                                  <w:tcW w:w="1418" w:type="dxa"/>
                                </w:tcPr>
                                <w:p w14:paraId="6F9BBDAE"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83655E" w:rsidRPr="007D023E" w14:paraId="6C032410" w14:textId="77777777" w:rsidTr="005D5ADB">
                              <w:tc>
                                <w:tcPr>
                                  <w:tcW w:w="1418" w:type="dxa"/>
                                </w:tcPr>
                                <w:p w14:paraId="18E87DFD"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83655E" w:rsidRDefault="0083655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0E470" id="_x0000_s1028" type="#_x0000_t202" style="position:absolute;margin-left:181.6pt;margin-top:2.75pt;width:232.8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" stroked="f">
                <v:textbox style="mso-fit-shape-to-text:t">
                  <w:txbxContent>
                    <w:p w14:paraId="4D748687" w14:textId="2A34F2E3" w:rsidR="0083655E" w:rsidRPr="007D023E" w:rsidRDefault="0083655E">
                      <w:pPr>
                        <w:rPr>
                          <w:sz w:val="48"/>
                        </w:rPr>
                      </w:pPr>
                      <w:r w:rsidRPr="007D023E">
                        <w:rPr>
                          <w:sz w:val="48"/>
                        </w:rPr>
                        <w:t>B</w:t>
                      </w:r>
                    </w:p>
                    <w:tbl>
                      <w:tblPr>
                        <w:tblStyle w:val="TableGrid"/>
                        <w:tblW w:w="0" w:type="auto"/>
                        <w:tblLook w:val="04A0" w:firstRow="1" w:lastRow="0" w:firstColumn="1" w:lastColumn="0" w:noHBand="0" w:noVBand="1"/>
                      </w:tblPr>
                      <w:tblGrid>
                        <w:gridCol w:w="1317"/>
                        <w:gridCol w:w="1683"/>
                        <w:gridCol w:w="1349"/>
                      </w:tblGrid>
                      <w:tr w:rsidR="0083655E" w:rsidRPr="007D023E" w14:paraId="502B3430" w14:textId="77777777" w:rsidTr="005D5ADB">
                        <w:tc>
                          <w:tcPr>
                            <w:tcW w:w="1418" w:type="dxa"/>
                            <w:tcBorders>
                              <w:top w:val="nil"/>
                              <w:left w:val="nil"/>
                            </w:tcBorders>
                          </w:tcPr>
                          <w:p w14:paraId="3026C894" w14:textId="77777777" w:rsidR="0083655E" w:rsidRPr="007D023E" w:rsidRDefault="0083655E" w:rsidP="007D023E">
                            <w:pPr>
                              <w:rPr>
                                <w:rFonts w:ascii="Times New Roman" w:hAnsi="Times New Roman" w:cs="Times New Roman"/>
                                <w:sz w:val="28"/>
                                <w:szCs w:val="24"/>
                                <w:lang w:val="en-US"/>
                              </w:rPr>
                            </w:pPr>
                          </w:p>
                        </w:tc>
                        <w:tc>
                          <w:tcPr>
                            <w:tcW w:w="4678" w:type="dxa"/>
                            <w:gridSpan w:val="2"/>
                            <w:vAlign w:val="bottom"/>
                          </w:tcPr>
                          <w:p w14:paraId="5AE9A351" w14:textId="77777777" w:rsidR="0083655E" w:rsidRPr="007D023E" w:rsidRDefault="0083655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RNA eluted (ng/µL)</w:t>
                            </w:r>
                          </w:p>
                        </w:tc>
                      </w:tr>
                      <w:tr w:rsidR="0083655E" w:rsidRPr="007D023E" w14:paraId="79807ED7" w14:textId="77777777" w:rsidTr="005D5ADB">
                        <w:tc>
                          <w:tcPr>
                            <w:tcW w:w="1418" w:type="dxa"/>
                          </w:tcPr>
                          <w:p w14:paraId="247E0682"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Replicate</w:t>
                            </w:r>
                          </w:p>
                        </w:tc>
                        <w:tc>
                          <w:tcPr>
                            <w:tcW w:w="2693" w:type="dxa"/>
                            <w:vAlign w:val="center"/>
                          </w:tcPr>
                          <w:p w14:paraId="11CC6060" w14:textId="77777777" w:rsidR="0083655E" w:rsidRPr="007D023E" w:rsidRDefault="0083655E" w:rsidP="007D023E">
                            <w:pPr>
                              <w:jc w:val="center"/>
                              <w:rPr>
                                <w:rFonts w:ascii="Times New Roman" w:hAnsi="Times New Roman" w:cs="Times New Roman"/>
                                <w:sz w:val="28"/>
                                <w:szCs w:val="24"/>
                                <w:lang w:val="en-US"/>
                              </w:rPr>
                            </w:pPr>
                            <w:proofErr w:type="spellStart"/>
                            <w:r w:rsidRPr="007D023E">
                              <w:rPr>
                                <w:rFonts w:ascii="Times New Roman" w:hAnsi="Times New Roman" w:cs="Times New Roman"/>
                                <w:sz w:val="28"/>
                                <w:szCs w:val="24"/>
                                <w:lang w:val="en-US"/>
                              </w:rPr>
                              <w:t>hnRNPK</w:t>
                            </w:r>
                            <w:proofErr w:type="spellEnd"/>
                            <w:r w:rsidRPr="007D023E">
                              <w:rPr>
                                <w:rFonts w:ascii="Times New Roman" w:hAnsi="Times New Roman" w:cs="Times New Roman"/>
                                <w:sz w:val="28"/>
                                <w:szCs w:val="24"/>
                                <w:lang w:val="en-US"/>
                              </w:rPr>
                              <w:t xml:space="preserve"> IP</w:t>
                            </w:r>
                          </w:p>
                        </w:tc>
                        <w:tc>
                          <w:tcPr>
                            <w:tcW w:w="1985" w:type="dxa"/>
                            <w:vAlign w:val="center"/>
                          </w:tcPr>
                          <w:p w14:paraId="689A10B9" w14:textId="77777777" w:rsidR="0083655E" w:rsidRPr="007D023E" w:rsidRDefault="0083655E" w:rsidP="007D023E">
                            <w:pPr>
                              <w:jc w:val="center"/>
                              <w:rPr>
                                <w:rFonts w:ascii="Times New Roman" w:hAnsi="Times New Roman" w:cs="Times New Roman"/>
                                <w:sz w:val="28"/>
                                <w:szCs w:val="24"/>
                                <w:lang w:val="en-US"/>
                              </w:rPr>
                            </w:pPr>
                            <w:r w:rsidRPr="007D023E">
                              <w:rPr>
                                <w:rFonts w:ascii="Times New Roman" w:hAnsi="Times New Roman" w:cs="Times New Roman"/>
                                <w:sz w:val="28"/>
                                <w:szCs w:val="24"/>
                                <w:lang w:val="en-US"/>
                              </w:rPr>
                              <w:t>IgG Control</w:t>
                            </w:r>
                          </w:p>
                        </w:tc>
                      </w:tr>
                      <w:tr w:rsidR="0083655E" w:rsidRPr="007D023E" w14:paraId="0ADD8749" w14:textId="77777777" w:rsidTr="005D5ADB">
                        <w:tc>
                          <w:tcPr>
                            <w:tcW w:w="1418" w:type="dxa"/>
                          </w:tcPr>
                          <w:p w14:paraId="518F050D"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w:t>
                            </w:r>
                          </w:p>
                        </w:tc>
                        <w:tc>
                          <w:tcPr>
                            <w:tcW w:w="2693" w:type="dxa"/>
                          </w:tcPr>
                          <w:p w14:paraId="76C1A2CE"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11.78</w:t>
                            </w:r>
                          </w:p>
                        </w:tc>
                        <w:tc>
                          <w:tcPr>
                            <w:tcW w:w="1985" w:type="dxa"/>
                          </w:tcPr>
                          <w:p w14:paraId="7D8FA5EE"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1.40</w:t>
                            </w:r>
                          </w:p>
                        </w:tc>
                      </w:tr>
                      <w:tr w:rsidR="0083655E" w:rsidRPr="007D023E" w14:paraId="5B8F0610" w14:textId="77777777" w:rsidTr="005D5ADB">
                        <w:tc>
                          <w:tcPr>
                            <w:tcW w:w="1418" w:type="dxa"/>
                          </w:tcPr>
                          <w:p w14:paraId="6F9BBDAE"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2</w:t>
                            </w:r>
                          </w:p>
                        </w:tc>
                        <w:tc>
                          <w:tcPr>
                            <w:tcW w:w="2693" w:type="dxa"/>
                          </w:tcPr>
                          <w:p w14:paraId="44C8A4F6"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4.20</w:t>
                            </w:r>
                          </w:p>
                        </w:tc>
                        <w:tc>
                          <w:tcPr>
                            <w:tcW w:w="1985" w:type="dxa"/>
                          </w:tcPr>
                          <w:p w14:paraId="606D48CF"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0.20</w:t>
                            </w:r>
                          </w:p>
                        </w:tc>
                      </w:tr>
                      <w:tr w:rsidR="0083655E" w:rsidRPr="007D023E" w14:paraId="6C032410" w14:textId="77777777" w:rsidTr="005D5ADB">
                        <w:tc>
                          <w:tcPr>
                            <w:tcW w:w="1418" w:type="dxa"/>
                          </w:tcPr>
                          <w:p w14:paraId="18E87DFD"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3</w:t>
                            </w:r>
                          </w:p>
                        </w:tc>
                        <w:tc>
                          <w:tcPr>
                            <w:tcW w:w="2693" w:type="dxa"/>
                          </w:tcPr>
                          <w:p w14:paraId="2A361526"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14.7</w:t>
                            </w:r>
                          </w:p>
                        </w:tc>
                        <w:tc>
                          <w:tcPr>
                            <w:tcW w:w="1985" w:type="dxa"/>
                          </w:tcPr>
                          <w:p w14:paraId="77D61C28" w14:textId="77777777" w:rsidR="0083655E" w:rsidRPr="007D023E" w:rsidRDefault="0083655E" w:rsidP="007D023E">
                            <w:pPr>
                              <w:rPr>
                                <w:rFonts w:ascii="Times New Roman" w:hAnsi="Times New Roman" w:cs="Times New Roman"/>
                                <w:sz w:val="28"/>
                                <w:szCs w:val="24"/>
                                <w:lang w:val="en-US"/>
                              </w:rPr>
                            </w:pPr>
                            <w:r w:rsidRPr="007D023E">
                              <w:rPr>
                                <w:rFonts w:ascii="Times New Roman" w:hAnsi="Times New Roman" w:cs="Times New Roman"/>
                                <w:sz w:val="28"/>
                                <w:szCs w:val="24"/>
                                <w:lang w:val="en-US"/>
                              </w:rPr>
                              <w:t>0.80</w:t>
                            </w:r>
                          </w:p>
                        </w:tc>
                      </w:tr>
                    </w:tbl>
                    <w:p w14:paraId="4C56BBB7" w14:textId="77777777" w:rsidR="0083655E" w:rsidRDefault="0083655E"/>
                  </w:txbxContent>
                </v:textbox>
                <w10:wrap type="square" anchorx="margin"/>
              </v:shape>
            </w:pict>
          </mc:Fallback>
        </mc:AlternateContent>
      </w:r>
      <w:r>
        <w:rPr>
          <w:noProof/>
          <w:lang w:eastAsia="en-AU"/>
        </w:rPr>
        <w:drawing>
          <wp:inline distT="0" distB="0" distL="0" distR="0" wp14:anchorId="5152AA18" wp14:editId="16BB5855">
            <wp:extent cx="2161309"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3487" cy="3966394"/>
                    </a:xfrm>
                    <a:prstGeom prst="rect">
                      <a:avLst/>
                    </a:prstGeom>
                  </pic:spPr>
                </pic:pic>
              </a:graphicData>
            </a:graphic>
          </wp:inline>
        </w:drawing>
      </w:r>
    </w:p>
    <w:p w14:paraId="2B97689D" w14:textId="198D0811" w:rsidR="007D023E" w:rsidRPr="007D023E" w:rsidRDefault="007D023E" w:rsidP="0004764B">
      <w:pPr>
        <w:spacing w:line="480" w:lineRule="auto"/>
        <w:rPr>
          <w:rFonts w:ascii="Times New Roman" w:hAnsi="Times New Roman" w:cs="Times New Roman"/>
          <w:noProof/>
          <w:color w:val="FF0000"/>
          <w:sz w:val="24"/>
          <w:szCs w:val="24"/>
          <w:u w:val="single"/>
          <w:lang w:eastAsia="en-AU"/>
        </w:rPr>
      </w:pPr>
      <w:r w:rsidRPr="007D023E">
        <w:rPr>
          <w:rFonts w:ascii="Times New Roman" w:hAnsi="Times New Roman" w:cs="Times New Roman"/>
          <w:b/>
          <w:noProof/>
          <w:sz w:val="24"/>
          <w:szCs w:val="24"/>
          <w:lang w:eastAsia="en-AU"/>
        </w:rPr>
        <w:t>Figure 7</w:t>
      </w:r>
      <w:r>
        <w:rPr>
          <w:rFonts w:ascii="Times New Roman" w:hAnsi="Times New Roman" w:cs="Times New Roman"/>
          <w:noProof/>
          <w:sz w:val="24"/>
          <w:szCs w:val="24"/>
          <w:lang w:eastAsia="en-AU"/>
        </w:rPr>
        <w:t xml:space="preserve">: </w:t>
      </w:r>
      <w:r w:rsidRPr="007D023E">
        <w:rPr>
          <w:rFonts w:ascii="Times New Roman" w:hAnsi="Times New Roman" w:cs="Times New Roman"/>
          <w:i/>
          <w:noProof/>
          <w:sz w:val="24"/>
          <w:szCs w:val="24"/>
          <w:lang w:eastAsia="en-AU"/>
        </w:rPr>
        <w:t>hnRNPK binds RNA in PC3 cells.</w:t>
      </w:r>
      <w:r>
        <w:rPr>
          <w:rFonts w:ascii="Times New Roman" w:hAnsi="Times New Roman" w:cs="Times New Roman"/>
          <w:noProof/>
          <w:sz w:val="24"/>
          <w:szCs w:val="24"/>
          <w:lang w:eastAsia="en-AU"/>
        </w:rPr>
        <w:t xml:space="preserve"> </w:t>
      </w:r>
    </w:p>
    <w:p w14:paraId="575634C0" w14:textId="24C7BEAB" w:rsidR="007D023E" w:rsidRDefault="007D023E" w:rsidP="0004764B">
      <w:pPr>
        <w:spacing w:line="480" w:lineRule="auto"/>
        <w:rPr>
          <w:rFonts w:ascii="Times New Roman" w:hAnsi="Times New Roman" w:cs="Times New Roman"/>
          <w:sz w:val="24"/>
          <w:szCs w:val="24"/>
          <w:lang w:val="en-US"/>
        </w:rPr>
      </w:pPr>
    </w:p>
    <w:p w14:paraId="06F1EE12" w14:textId="479032B3" w:rsidR="007D023E" w:rsidRDefault="007D023E">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FBEFC7" w14:textId="7F5CC392" w:rsidR="00FF1B8E" w:rsidRPr="0004764B" w:rsidRDefault="0035527B" w:rsidP="0004764B">
      <w:pPr>
        <w:spacing w:line="480" w:lineRule="auto"/>
        <w:rPr>
          <w:rFonts w:ascii="Times New Roman" w:hAnsi="Times New Roman" w:cs="Times New Roman"/>
          <w:sz w:val="24"/>
          <w:szCs w:val="24"/>
          <w:lang w:val="en-US"/>
        </w:rPr>
      </w:pPr>
      <w:proofErr w:type="gramStart"/>
      <w:r w:rsidRPr="0004764B">
        <w:rPr>
          <w:rFonts w:ascii="Times New Roman" w:hAnsi="Times New Roman" w:cs="Times New Roman"/>
          <w:sz w:val="24"/>
          <w:szCs w:val="24"/>
          <w:lang w:val="en-US"/>
        </w:rPr>
        <w:lastRenderedPageBreak/>
        <w:t>binds</w:t>
      </w:r>
      <w:proofErr w:type="gramEnd"/>
      <w:r w:rsidRPr="0004764B">
        <w:rPr>
          <w:rFonts w:ascii="Times New Roman" w:hAnsi="Times New Roman" w:cs="Times New Roman"/>
          <w:sz w:val="24"/>
          <w:szCs w:val="24"/>
          <w:lang w:val="en-US"/>
        </w:rPr>
        <w:t xml:space="preserve">. After purification by </w:t>
      </w:r>
      <w:proofErr w:type="spellStart"/>
      <w:r w:rsidRPr="0004764B">
        <w:rPr>
          <w:rFonts w:ascii="Times New Roman" w:hAnsi="Times New Roman" w:cs="Times New Roman"/>
          <w:sz w:val="24"/>
          <w:szCs w:val="24"/>
          <w:lang w:val="en-US"/>
        </w:rPr>
        <w:t>Trizol</w:t>
      </w:r>
      <w:proofErr w:type="spellEnd"/>
      <w:r w:rsidRPr="0004764B">
        <w:rPr>
          <w:rFonts w:ascii="Times New Roman" w:hAnsi="Times New Roman" w:cs="Times New Roman"/>
          <w:sz w:val="24"/>
          <w:szCs w:val="24"/>
          <w:lang w:val="en-US"/>
        </w:rPr>
        <w:t xml:space="preserve"> extraction</w:t>
      </w:r>
      <w:r>
        <w:rPr>
          <w:rFonts w:ascii="Times New Roman" w:hAnsi="Times New Roman" w:cs="Times New Roman"/>
          <w:sz w:val="24"/>
          <w:szCs w:val="24"/>
          <w:lang w:val="en-US"/>
        </w:rPr>
        <w:t xml:space="preserve"> (</w:t>
      </w:r>
      <w:r w:rsidR="00626E3B">
        <w:rPr>
          <w:rFonts w:ascii="Times New Roman" w:hAnsi="Times New Roman" w:cs="Times New Roman"/>
          <w:sz w:val="24"/>
          <w:szCs w:val="24"/>
          <w:lang w:val="en-US"/>
        </w:rPr>
        <w:t xml:space="preserve">which </w:t>
      </w:r>
      <w:r>
        <w:rPr>
          <w:rFonts w:ascii="Times New Roman" w:hAnsi="Times New Roman" w:cs="Times New Roman"/>
          <w:sz w:val="24"/>
          <w:szCs w:val="24"/>
          <w:lang w:val="en-US"/>
        </w:rPr>
        <w:t xml:space="preserve">also reverses </w:t>
      </w:r>
      <w:r w:rsidR="00626E3B">
        <w:rPr>
          <w:rFonts w:ascii="Times New Roman" w:hAnsi="Times New Roman" w:cs="Times New Roman"/>
          <w:sz w:val="24"/>
          <w:szCs w:val="24"/>
          <w:lang w:val="en-US"/>
        </w:rPr>
        <w:t xml:space="preserve">formaldehyde </w:t>
      </w:r>
      <w:r>
        <w:rPr>
          <w:rFonts w:ascii="Times New Roman" w:hAnsi="Times New Roman" w:cs="Times New Roman"/>
          <w:sz w:val="24"/>
          <w:szCs w:val="24"/>
          <w:lang w:val="en-US"/>
        </w:rPr>
        <w:t>crosslink</w:t>
      </w:r>
      <w:r w:rsidR="00626E3B">
        <w:rPr>
          <w:rFonts w:ascii="Times New Roman" w:hAnsi="Times New Roman" w:cs="Times New Roman"/>
          <w:sz w:val="24"/>
          <w:szCs w:val="24"/>
          <w:lang w:val="en-US"/>
        </w:rPr>
        <w:t>s</w:t>
      </w:r>
      <w:r>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the RNA was quantified using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This yielded a </w:t>
      </w:r>
      <w:r w:rsidR="004B11EC" w:rsidRPr="0004764B">
        <w:rPr>
          <w:rFonts w:ascii="Times New Roman" w:hAnsi="Times New Roman" w:cs="Times New Roman"/>
          <w:sz w:val="24"/>
          <w:szCs w:val="24"/>
          <w:lang w:val="en-US"/>
        </w:rPr>
        <w:t xml:space="preserve">consistent increase of RNA identified from the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pull down compared to the IgG control</w:t>
      </w:r>
      <w:r>
        <w:rPr>
          <w:rFonts w:ascii="Times New Roman" w:hAnsi="Times New Roman" w:cs="Times New Roman"/>
          <w:sz w:val="24"/>
          <w:szCs w:val="24"/>
          <w:lang w:val="en-US"/>
        </w:rPr>
        <w:t xml:space="preserve"> (Fig.7b)</w:t>
      </w:r>
      <w:r w:rsidR="004B11EC" w:rsidRPr="0004764B">
        <w:rPr>
          <w:rFonts w:ascii="Times New Roman" w:hAnsi="Times New Roman" w:cs="Times New Roman"/>
          <w:sz w:val="24"/>
          <w:szCs w:val="24"/>
          <w:lang w:val="en-US"/>
        </w:rPr>
        <w:t xml:space="preserve">. </w:t>
      </w:r>
      <w:r w:rsidR="00E15E57" w:rsidRPr="0004764B">
        <w:rPr>
          <w:rFonts w:ascii="Times New Roman" w:hAnsi="Times New Roman" w:cs="Times New Roman"/>
          <w:sz w:val="24"/>
          <w:szCs w:val="24"/>
          <w:lang w:val="en-US"/>
        </w:rPr>
        <w:t xml:space="preserve">This is consistent with past research which shows </w:t>
      </w:r>
      <w:proofErr w:type="spellStart"/>
      <w:r w:rsidR="00E15E57" w:rsidRPr="0004764B">
        <w:rPr>
          <w:rFonts w:ascii="Times New Roman" w:hAnsi="Times New Roman" w:cs="Times New Roman"/>
          <w:sz w:val="24"/>
          <w:szCs w:val="24"/>
          <w:lang w:val="en-US"/>
        </w:rPr>
        <w:t>hnRNPK</w:t>
      </w:r>
      <w:proofErr w:type="spellEnd"/>
      <w:r w:rsidR="00E15E57" w:rsidRPr="0004764B">
        <w:rPr>
          <w:rFonts w:ascii="Times New Roman" w:hAnsi="Times New Roman" w:cs="Times New Roman"/>
          <w:sz w:val="24"/>
          <w:szCs w:val="24"/>
          <w:lang w:val="en-US"/>
        </w:rPr>
        <w:t xml:space="preserve"> binding to RNAs and reports of it binding microRNAs</w:t>
      </w:r>
      <w:ins w:id="52" w:author="Michelle Hill" w:date="2016-09-26T23:12:00Z">
        <w:r w:rsidR="00626E3B">
          <w:rPr>
            <w:rFonts w:ascii="Times New Roman" w:hAnsi="Times New Roman" w:cs="Times New Roman"/>
            <w:sz w:val="24"/>
            <w:szCs w:val="24"/>
            <w:lang w:val="en-US"/>
          </w:rPr>
          <w:t xml:space="preserve"> (REF)</w:t>
        </w:r>
      </w:ins>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While this is instrumental in determining whether </w:t>
      </w:r>
      <w:proofErr w:type="spellStart"/>
      <w:r w:rsidR="004B11EC" w:rsidRPr="0004764B">
        <w:rPr>
          <w:rFonts w:ascii="Times New Roman" w:hAnsi="Times New Roman" w:cs="Times New Roman"/>
          <w:sz w:val="24"/>
          <w:szCs w:val="24"/>
          <w:lang w:val="en-US"/>
        </w:rPr>
        <w:t>hnRNPK</w:t>
      </w:r>
      <w:proofErr w:type="spellEnd"/>
      <w:r w:rsidR="004B11EC" w:rsidRPr="0004764B">
        <w:rPr>
          <w:rFonts w:ascii="Times New Roman" w:hAnsi="Times New Roman" w:cs="Times New Roman"/>
          <w:sz w:val="24"/>
          <w:szCs w:val="24"/>
          <w:lang w:val="en-US"/>
        </w:rPr>
        <w:t xml:space="preserve"> binds to microRNAs, the low yield </w:t>
      </w:r>
      <w:r w:rsidR="00E15E57" w:rsidRPr="0004764B">
        <w:rPr>
          <w:rFonts w:ascii="Times New Roman" w:hAnsi="Times New Roman" w:cs="Times New Roman"/>
          <w:sz w:val="24"/>
          <w:szCs w:val="24"/>
          <w:lang w:val="en-US"/>
        </w:rPr>
        <w:t xml:space="preserve">indicates the need to scale up the experiments. </w:t>
      </w:r>
      <w:r w:rsidR="004B61D4" w:rsidRPr="0004764B">
        <w:rPr>
          <w:rFonts w:ascii="Times New Roman" w:hAnsi="Times New Roman" w:cs="Times New Roman"/>
          <w:sz w:val="24"/>
          <w:szCs w:val="24"/>
          <w:lang w:val="en-US"/>
        </w:rPr>
        <w:t xml:space="preserve">Further assessment is needed to determine whether this population of RNA contains microRNAs and whether these </w:t>
      </w:r>
      <w:proofErr w:type="spellStart"/>
      <w:r w:rsidR="004B61D4" w:rsidRPr="0004764B">
        <w:rPr>
          <w:rFonts w:ascii="Times New Roman" w:hAnsi="Times New Roman" w:cs="Times New Roman"/>
          <w:sz w:val="24"/>
          <w:szCs w:val="24"/>
          <w:lang w:val="en-US"/>
        </w:rPr>
        <w:t>miRs</w:t>
      </w:r>
      <w:proofErr w:type="spellEnd"/>
      <w:r w:rsidR="004B61D4" w:rsidRPr="0004764B">
        <w:rPr>
          <w:rFonts w:ascii="Times New Roman" w:hAnsi="Times New Roman" w:cs="Times New Roman"/>
          <w:sz w:val="24"/>
          <w:szCs w:val="24"/>
          <w:lang w:val="en-US"/>
        </w:rPr>
        <w:t xml:space="preserve"> are the ones also predicted. </w:t>
      </w:r>
    </w:p>
    <w:p w14:paraId="522A8C3E" w14:textId="77777777" w:rsidR="00FF1B8E" w:rsidRPr="0004764B" w:rsidRDefault="00FF1B8E" w:rsidP="0004764B">
      <w:pPr>
        <w:pStyle w:val="Heading1"/>
        <w:spacing w:line="480" w:lineRule="auto"/>
        <w:rPr>
          <w:rFonts w:ascii="Times New Roman" w:hAnsi="Times New Roman" w:cs="Times New Roman"/>
          <w:lang w:val="en-US"/>
        </w:rPr>
      </w:pPr>
      <w:r w:rsidRPr="0004764B">
        <w:rPr>
          <w:rFonts w:ascii="Times New Roman" w:hAnsi="Times New Roman" w:cs="Times New Roman"/>
          <w:lang w:val="en-US"/>
        </w:rPr>
        <w:t xml:space="preserve">Discussion: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w:t>
      </w:r>
      <w:proofErr w:type="gramStart"/>
      <w:r w:rsidRPr="0004764B">
        <w:rPr>
          <w:rFonts w:ascii="Times New Roman" w:hAnsi="Times New Roman" w:cs="Times New Roman"/>
          <w:sz w:val="24"/>
          <w:szCs w:val="24"/>
          <w:lang w:val="en-US"/>
        </w:rPr>
        <w:t>to</w:t>
      </w:r>
      <w:proofErr w:type="gramEnd"/>
      <w:r w:rsidRPr="0004764B">
        <w:rPr>
          <w:rFonts w:ascii="Times New Roman" w:hAnsi="Times New Roman" w:cs="Times New Roman"/>
          <w:sz w:val="24"/>
          <w:szCs w:val="24"/>
          <w:lang w:val="en-US"/>
        </w:rPr>
        <w:t xml:space="preserve"> many of those exported </w:t>
      </w:r>
      <w:proofErr w:type="spellStart"/>
      <w:r w:rsidRPr="0004764B">
        <w:rPr>
          <w:rFonts w:ascii="Times New Roman" w:hAnsi="Times New Roman" w:cs="Times New Roman"/>
          <w:sz w:val="24"/>
          <w:szCs w:val="24"/>
          <w:lang w:val="en-US"/>
        </w:rPr>
        <w:t>miRs</w:t>
      </w:r>
      <w:proofErr w:type="spellEnd"/>
      <w:r w:rsidRPr="0004764B">
        <w:rPr>
          <w:rFonts w:ascii="Times New Roman" w:hAnsi="Times New Roman" w:cs="Times New Roman"/>
          <w:sz w:val="24"/>
          <w:szCs w:val="24"/>
          <w:lang w:val="en-US"/>
        </w:rPr>
        <w:t xml:space="preserve">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Points to discuss: </w:t>
      </w:r>
    </w:p>
    <w:p w14:paraId="7D08D4F8" w14:textId="6242627B"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data: microRNA</w:t>
      </w:r>
      <w:r w:rsidR="002225DD">
        <w:rPr>
          <w:rFonts w:ascii="Times New Roman" w:hAnsi="Times New Roman" w:cs="Times New Roman"/>
          <w:sz w:val="24"/>
          <w:szCs w:val="24"/>
          <w:lang w:val="en-US"/>
        </w:rPr>
        <w:t xml:space="preserve">s aren’t so dramatically modified by the proteins. System is definitely a gradient rather than a switch. May suggest synergy of proteins working together, differences between EV types being modified by cavin-1 </w:t>
      </w:r>
      <w:proofErr w:type="spellStart"/>
      <w:r w:rsidR="002225DD">
        <w:rPr>
          <w:rFonts w:ascii="Times New Roman" w:hAnsi="Times New Roman" w:cs="Times New Roman"/>
          <w:sz w:val="24"/>
          <w:szCs w:val="24"/>
          <w:lang w:val="en-US"/>
        </w:rPr>
        <w:t>eg</w:t>
      </w:r>
      <w:proofErr w:type="spellEnd"/>
      <w:r w:rsidR="002225DD">
        <w:rPr>
          <w:rFonts w:ascii="Times New Roman" w:hAnsi="Times New Roman" w:cs="Times New Roman"/>
          <w:sz w:val="24"/>
          <w:szCs w:val="24"/>
          <w:lang w:val="en-US"/>
        </w:rPr>
        <w:t xml:space="preserve"> mechanism in exosomes but not </w:t>
      </w:r>
      <w:proofErr w:type="spellStart"/>
      <w:r w:rsidR="002225DD">
        <w:rPr>
          <w:rFonts w:ascii="Times New Roman" w:hAnsi="Times New Roman" w:cs="Times New Roman"/>
          <w:sz w:val="24"/>
          <w:szCs w:val="24"/>
          <w:lang w:val="en-US"/>
        </w:rPr>
        <w:t>microvesicles</w:t>
      </w:r>
      <w:proofErr w:type="spellEnd"/>
      <w:r w:rsidR="0035527B">
        <w:rPr>
          <w:rFonts w:ascii="Times New Roman" w:hAnsi="Times New Roman" w:cs="Times New Roman"/>
          <w:sz w:val="24"/>
          <w:szCs w:val="24"/>
          <w:lang w:val="en-US"/>
        </w:rPr>
        <w:t>, maybe</w:t>
      </w:r>
      <w:proofErr w:type="gramStart"/>
      <w:r w:rsidR="0035527B">
        <w:rPr>
          <w:rFonts w:ascii="Times New Roman" w:hAnsi="Times New Roman" w:cs="Times New Roman"/>
          <w:sz w:val="24"/>
          <w:szCs w:val="24"/>
          <w:lang w:val="en-US"/>
        </w:rPr>
        <w:t>?</w:t>
      </w:r>
      <w:r w:rsidR="002225DD">
        <w:rPr>
          <w:rFonts w:ascii="Times New Roman" w:hAnsi="Times New Roman" w:cs="Times New Roman"/>
          <w:sz w:val="24"/>
          <w:szCs w:val="24"/>
          <w:lang w:val="en-US"/>
        </w:rPr>
        <w:t>.</w:t>
      </w:r>
      <w:proofErr w:type="gramEnd"/>
      <w:r w:rsidR="002225DD">
        <w:rPr>
          <w:rFonts w:ascii="Times New Roman" w:hAnsi="Times New Roman" w:cs="Times New Roman"/>
          <w:sz w:val="24"/>
          <w:szCs w:val="24"/>
          <w:lang w:val="en-US"/>
        </w:rPr>
        <w:t xml:space="preserve"> Additionally there is nothing to prevent sampling from occurring</w:t>
      </w:r>
      <w:r w:rsidR="00460C36">
        <w:rPr>
          <w:rFonts w:ascii="Times New Roman" w:hAnsi="Times New Roman" w:cs="Times New Roman"/>
          <w:sz w:val="24"/>
          <w:szCs w:val="24"/>
          <w:lang w:val="en-US"/>
        </w:rPr>
        <w:t xml:space="preserve">, where if the export protein isn’t there </w:t>
      </w:r>
      <w:proofErr w:type="spellStart"/>
      <w:r w:rsidR="00460C36">
        <w:rPr>
          <w:rFonts w:ascii="Times New Roman" w:hAnsi="Times New Roman" w:cs="Times New Roman"/>
          <w:sz w:val="24"/>
          <w:szCs w:val="24"/>
          <w:lang w:val="en-US"/>
        </w:rPr>
        <w:t>there</w:t>
      </w:r>
      <w:proofErr w:type="spellEnd"/>
      <w:r w:rsidR="00460C36">
        <w:rPr>
          <w:rFonts w:ascii="Times New Roman" w:hAnsi="Times New Roman" w:cs="Times New Roman"/>
          <w:sz w:val="24"/>
          <w:szCs w:val="24"/>
          <w:lang w:val="en-US"/>
        </w:rPr>
        <w:t xml:space="preserve"> still isn’t anything preventing </w:t>
      </w:r>
      <w:proofErr w:type="spellStart"/>
      <w:r w:rsidR="00460C36">
        <w:rPr>
          <w:rFonts w:ascii="Times New Roman" w:hAnsi="Times New Roman" w:cs="Times New Roman"/>
          <w:sz w:val="24"/>
          <w:szCs w:val="24"/>
          <w:lang w:val="en-US"/>
        </w:rPr>
        <w:t>miRs</w:t>
      </w:r>
      <w:proofErr w:type="spellEnd"/>
      <w:r w:rsidR="00460C36">
        <w:rPr>
          <w:rFonts w:ascii="Times New Roman" w:hAnsi="Times New Roman" w:cs="Times New Roman"/>
          <w:sz w:val="24"/>
          <w:szCs w:val="24"/>
          <w:lang w:val="en-US"/>
        </w:rPr>
        <w:t xml:space="preserve">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w:t>
      </w:r>
      <w:proofErr w:type="spellStart"/>
      <w:r>
        <w:rPr>
          <w:rFonts w:ascii="Times New Roman" w:hAnsi="Times New Roman" w:cs="Times New Roman"/>
          <w:sz w:val="24"/>
          <w:szCs w:val="24"/>
          <w:lang w:val="en-US"/>
        </w:rPr>
        <w:t>rt-qpcr</w:t>
      </w:r>
      <w:proofErr w:type="spellEnd"/>
      <w:r>
        <w:rPr>
          <w:rFonts w:ascii="Times New Roman" w:hAnsi="Times New Roman" w:cs="Times New Roman"/>
          <w:sz w:val="24"/>
          <w:szCs w:val="24"/>
          <w:lang w:val="en-US"/>
        </w:rPr>
        <w:t>,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w:t>
      </w:r>
      <w:proofErr w:type="spellStart"/>
      <w:r>
        <w:rPr>
          <w:rFonts w:ascii="Times New Roman" w:hAnsi="Times New Roman" w:cs="Times New Roman"/>
          <w:sz w:val="24"/>
          <w:szCs w:val="24"/>
          <w:lang w:val="en-US"/>
        </w:rPr>
        <w:t>ddPCR</w:t>
      </w:r>
      <w:proofErr w:type="spellEnd"/>
      <w:r>
        <w:rPr>
          <w:rFonts w:ascii="Times New Roman" w:hAnsi="Times New Roman" w:cs="Times New Roman"/>
          <w:sz w:val="24"/>
          <w:szCs w:val="24"/>
          <w:lang w:val="en-US"/>
        </w:rPr>
        <w:t xml:space="preserve">.  </w:t>
      </w:r>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Relevance with the field: IE relation of these microRNAs to disease and what that means for this system</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64923337" w:rsidR="00D858C7" w:rsidRDefault="00D858C7"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 these differentially exported </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xml:space="preserve"> relate to clinical findings?</w:t>
      </w:r>
      <w:r w:rsidR="00460C36">
        <w:rPr>
          <w:rFonts w:ascii="Times New Roman" w:hAnsi="Times New Roman" w:cs="Times New Roman"/>
          <w:sz w:val="24"/>
          <w:szCs w:val="24"/>
          <w:lang w:val="en-US"/>
        </w:rPr>
        <w:t xml:space="preserve"> </w:t>
      </w:r>
      <w:proofErr w:type="spellStart"/>
      <w:r w:rsidR="00460C36">
        <w:rPr>
          <w:rFonts w:ascii="Times New Roman" w:hAnsi="Times New Roman" w:cs="Times New Roman"/>
          <w:sz w:val="24"/>
          <w:szCs w:val="24"/>
          <w:lang w:val="en-US"/>
        </w:rPr>
        <w:t>Eg</w:t>
      </w:r>
      <w:proofErr w:type="spellEnd"/>
      <w:r w:rsidR="00460C36">
        <w:rPr>
          <w:rFonts w:ascii="Times New Roman" w:hAnsi="Times New Roman" w:cs="Times New Roman"/>
          <w:sz w:val="24"/>
          <w:szCs w:val="24"/>
          <w:lang w:val="en-US"/>
        </w:rPr>
        <w:t xml:space="preserve">. Exported miR-148a from prostate cancer makes sense as its role with </w:t>
      </w:r>
      <w:proofErr w:type="spellStart"/>
      <w:r w:rsidR="00460C36">
        <w:rPr>
          <w:rFonts w:ascii="Times New Roman" w:hAnsi="Times New Roman" w:cs="Times New Roman"/>
          <w:sz w:val="24"/>
          <w:szCs w:val="24"/>
          <w:lang w:val="en-US"/>
        </w:rPr>
        <w:t>oestoclastogensis</w:t>
      </w:r>
      <w:proofErr w:type="spellEnd"/>
      <w:r w:rsidR="00460C36">
        <w:rPr>
          <w:rFonts w:ascii="Times New Roman" w:hAnsi="Times New Roman" w:cs="Times New Roman"/>
          <w:sz w:val="24"/>
          <w:szCs w:val="24"/>
          <w:lang w:val="en-US"/>
        </w:rPr>
        <w:t xml:space="preserve"> is consistent with advanced prostate cancer. </w:t>
      </w:r>
    </w:p>
    <w:p w14:paraId="0C72AD78" w14:textId="692D4968" w:rsidR="002225DD" w:rsidRDefault="007D5FE8"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Motifs: discuss that some do not contain the motif but seem to be differentially exported. </w:t>
      </w:r>
      <w:proofErr w:type="spellStart"/>
      <w:r w:rsidR="00460C36">
        <w:rPr>
          <w:rFonts w:ascii="Times New Roman" w:hAnsi="Times New Roman" w:cs="Times New Roman"/>
          <w:sz w:val="24"/>
          <w:szCs w:val="24"/>
          <w:lang w:val="en-US"/>
        </w:rPr>
        <w:t>Ie</w:t>
      </w:r>
      <w:proofErr w:type="spellEnd"/>
      <w:r w:rsidR="00460C36">
        <w:rPr>
          <w:rFonts w:ascii="Times New Roman" w:hAnsi="Times New Roman" w:cs="Times New Roman"/>
          <w:sz w:val="24"/>
          <w:szCs w:val="24"/>
          <w:lang w:val="en-US"/>
        </w:rPr>
        <w:t>. This would come back to the multiple prot</w:t>
      </w:r>
      <w:r w:rsidR="0035527B">
        <w:rPr>
          <w:rFonts w:ascii="Times New Roman" w:hAnsi="Times New Roman" w:cs="Times New Roman"/>
          <w:sz w:val="24"/>
          <w:szCs w:val="24"/>
          <w:lang w:val="en-US"/>
        </w:rPr>
        <w:t>eins involved with same process</w:t>
      </w:r>
      <w:r w:rsidR="00E66ADB">
        <w:rPr>
          <w:rFonts w:ascii="Times New Roman" w:hAnsi="Times New Roman" w:cs="Times New Roman"/>
          <w:sz w:val="24"/>
          <w:szCs w:val="24"/>
          <w:lang w:val="en-US"/>
        </w:rPr>
        <w:t>.</w:t>
      </w:r>
      <w:r w:rsidR="0035527B">
        <w:rPr>
          <w:rFonts w:ascii="Times New Roman" w:hAnsi="Times New Roman" w:cs="Times New Roman"/>
          <w:sz w:val="24"/>
          <w:szCs w:val="24"/>
          <w:lang w:val="en-US"/>
        </w:rPr>
        <w:t xml:space="preserve"> </w:t>
      </w:r>
      <w:r w:rsidR="00E66ADB">
        <w:rPr>
          <w:rFonts w:ascii="Times New Roman" w:hAnsi="Times New Roman" w:cs="Times New Roman"/>
          <w:sz w:val="24"/>
          <w:szCs w:val="24"/>
          <w:lang w:val="en-US"/>
        </w:rPr>
        <w:t xml:space="preserve"> </w:t>
      </w:r>
    </w:p>
    <w:p w14:paraId="6EBE5928" w14:textId="3A9C4206"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Pr>
          <w:rFonts w:ascii="Times New Roman" w:hAnsi="Times New Roman" w:cs="Times New Roman"/>
          <w:sz w:val="24"/>
          <w:szCs w:val="24"/>
          <w:lang w:val="en-US"/>
        </w:rPr>
        <w:t xml:space="preserve"> information: family members associated with the function, ability to bind to the motif/</w:t>
      </w:r>
      <w:proofErr w:type="spellStart"/>
      <w:r>
        <w:rPr>
          <w:rFonts w:ascii="Times New Roman" w:hAnsi="Times New Roman" w:cs="Times New Roman"/>
          <w:sz w:val="24"/>
          <w:szCs w:val="24"/>
          <w:lang w:val="en-US"/>
        </w:rPr>
        <w:t>miRs</w:t>
      </w:r>
      <w:proofErr w:type="spellEnd"/>
      <w:r>
        <w:rPr>
          <w:rFonts w:ascii="Times New Roman" w:hAnsi="Times New Roman" w:cs="Times New Roman"/>
          <w:sz w:val="24"/>
          <w:szCs w:val="24"/>
          <w:lang w:val="en-US"/>
        </w:rPr>
        <w:t>. Role in cancer on its own</w:t>
      </w:r>
      <w:r w:rsidR="002D33F7">
        <w:rPr>
          <w:rFonts w:ascii="Times New Roman" w:hAnsi="Times New Roman" w:cs="Times New Roman"/>
          <w:sz w:val="24"/>
          <w:szCs w:val="24"/>
          <w:lang w:val="en-US"/>
        </w:rPr>
        <w:t>, usually related to increase or decrease in cytoplasm/nucleus (</w:t>
      </w:r>
      <w:r w:rsidR="0035527B">
        <w:rPr>
          <w:rFonts w:ascii="Times New Roman" w:hAnsi="Times New Roman" w:cs="Times New Roman"/>
          <w:sz w:val="24"/>
          <w:szCs w:val="24"/>
          <w:lang w:val="en-US"/>
        </w:rPr>
        <w:t xml:space="preserve">Helpful paper: </w:t>
      </w:r>
      <w:r w:rsidR="00B057DA" w:rsidRPr="00B057DA">
        <w:rPr>
          <w:rFonts w:ascii="Times New Roman" w:hAnsi="Times New Roman" w:cs="Times New Roman"/>
          <w:sz w:val="24"/>
          <w:szCs w:val="24"/>
          <w:lang w:val="en-US"/>
        </w:rPr>
        <w:t>Emerging roles of heterogeneous nuclear ribonucleoprotein K (</w:t>
      </w:r>
      <w:proofErr w:type="spellStart"/>
      <w:r w:rsidR="00B057DA" w:rsidRPr="00B057DA">
        <w:rPr>
          <w:rFonts w:ascii="Times New Roman" w:hAnsi="Times New Roman" w:cs="Times New Roman"/>
          <w:sz w:val="24"/>
          <w:szCs w:val="24"/>
          <w:lang w:val="en-US"/>
        </w:rPr>
        <w:t>hnRNP</w:t>
      </w:r>
      <w:proofErr w:type="spellEnd"/>
      <w:r w:rsidR="00B057DA" w:rsidRPr="00B057DA">
        <w:rPr>
          <w:rFonts w:ascii="Times New Roman" w:hAnsi="Times New Roman" w:cs="Times New Roman"/>
          <w:sz w:val="24"/>
          <w:szCs w:val="24"/>
          <w:lang w:val="en-US"/>
        </w:rPr>
        <w:t xml:space="preserve"> K) in cancer progression</w:t>
      </w:r>
      <w:r w:rsidR="002D33F7">
        <w:rPr>
          <w:rFonts w:ascii="Times New Roman" w:hAnsi="Times New Roman" w:cs="Times New Roman"/>
          <w:sz w:val="24"/>
          <w:szCs w:val="24"/>
          <w:lang w:val="en-US"/>
        </w:rPr>
        <w:t>)</w:t>
      </w:r>
    </w:p>
    <w:p w14:paraId="3254661F" w14:textId="0593010F"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hnRNPK</w:t>
      </w:r>
      <w:proofErr w:type="spellEnd"/>
      <w:proofErr w:type="gramEnd"/>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etc.</w:t>
      </w:r>
      <w:r w:rsidR="0035527B">
        <w:rPr>
          <w:rFonts w:ascii="Times New Roman" w:hAnsi="Times New Roman" w:cs="Times New Roman"/>
          <w:sz w:val="24"/>
          <w:szCs w:val="24"/>
          <w:lang w:val="en-US"/>
        </w:rPr>
        <w:t xml:space="preserve"> Any issues with this analysis? Why isn’t every MVB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positive, and why isn’t every </w:t>
      </w:r>
      <w:proofErr w:type="spellStart"/>
      <w:r w:rsidR="0035527B">
        <w:rPr>
          <w:rFonts w:ascii="Times New Roman" w:hAnsi="Times New Roman" w:cs="Times New Roman"/>
          <w:sz w:val="24"/>
          <w:szCs w:val="24"/>
          <w:lang w:val="en-US"/>
        </w:rPr>
        <w:t>hnRNPK</w:t>
      </w:r>
      <w:proofErr w:type="spellEnd"/>
      <w:r w:rsidR="0035527B">
        <w:rPr>
          <w:rFonts w:ascii="Times New Roman" w:hAnsi="Times New Roman" w:cs="Times New Roman"/>
          <w:sz w:val="24"/>
          <w:szCs w:val="24"/>
          <w:lang w:val="en-US"/>
        </w:rPr>
        <w:t xml:space="preserve"> dot co-localizing with CD9?</w:t>
      </w:r>
      <w:r w:rsidR="00B057DA">
        <w:rPr>
          <w:rFonts w:ascii="Times New Roman" w:hAnsi="Times New Roman" w:cs="Times New Roman"/>
          <w:sz w:val="24"/>
          <w:szCs w:val="24"/>
          <w:lang w:val="en-US"/>
        </w:rPr>
        <w:t xml:space="preserve"> </w:t>
      </w:r>
    </w:p>
    <w:p w14:paraId="7B6899C9" w14:textId="6CA0EA3F"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 co-localization</w:t>
      </w:r>
      <w:r w:rsidR="00EB3FB0">
        <w:rPr>
          <w:rFonts w:ascii="Times New Roman" w:hAnsi="Times New Roman" w:cs="Times New Roman"/>
          <w:sz w:val="24"/>
          <w:szCs w:val="24"/>
          <w:lang w:val="en-US"/>
        </w:rPr>
        <w:t xml:space="preserve"> </w:t>
      </w:r>
      <w:proofErr w:type="spellStart"/>
      <w:r w:rsidR="0035527B">
        <w:rPr>
          <w:rFonts w:ascii="Times New Roman" w:hAnsi="Times New Roman" w:cs="Times New Roman"/>
          <w:sz w:val="24"/>
          <w:szCs w:val="24"/>
          <w:lang w:val="en-US"/>
        </w:rPr>
        <w:t>miRISH</w:t>
      </w:r>
      <w:proofErr w:type="spellEnd"/>
      <w:r w:rsidR="0035527B">
        <w:rPr>
          <w:rFonts w:ascii="Times New Roman" w:hAnsi="Times New Roman" w:cs="Times New Roman"/>
          <w:sz w:val="24"/>
          <w:szCs w:val="24"/>
          <w:lang w:val="en-US"/>
        </w:rPr>
        <w:t xml:space="preserve"> </w:t>
      </w:r>
      <w:r w:rsidR="00EB3FB0">
        <w:rPr>
          <w:rFonts w:ascii="Times New Roman" w:hAnsi="Times New Roman" w:cs="Times New Roman"/>
          <w:sz w:val="24"/>
          <w:szCs w:val="24"/>
          <w:lang w:val="en-US"/>
        </w:rPr>
        <w:t xml:space="preserve">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w:t>
      </w:r>
      <w:proofErr w:type="spellStart"/>
      <w:r w:rsidR="00EB3FB0">
        <w:rPr>
          <w:rFonts w:ascii="Times New Roman" w:hAnsi="Times New Roman" w:cs="Times New Roman"/>
          <w:sz w:val="24"/>
          <w:szCs w:val="24"/>
          <w:lang w:val="en-US"/>
        </w:rPr>
        <w:t>eg</w:t>
      </w:r>
      <w:proofErr w:type="spellEnd"/>
      <w:r w:rsidR="00EB3FB0">
        <w:rPr>
          <w:rFonts w:ascii="Times New Roman" w:hAnsi="Times New Roman" w:cs="Times New Roman"/>
          <w:sz w:val="24"/>
          <w:szCs w:val="24"/>
          <w:lang w:val="en-US"/>
        </w:rPr>
        <w:t xml:space="preserve"> unlikely for the probe to be binding the target </w:t>
      </w:r>
      <w:proofErr w:type="spellStart"/>
      <w:r w:rsidR="00EB3FB0">
        <w:rPr>
          <w:rFonts w:ascii="Times New Roman" w:hAnsi="Times New Roman" w:cs="Times New Roman"/>
          <w:sz w:val="24"/>
          <w:szCs w:val="24"/>
          <w:lang w:val="en-US"/>
        </w:rPr>
        <w:t>miR</w:t>
      </w:r>
      <w:proofErr w:type="spellEnd"/>
      <w:r w:rsidR="00EB3FB0">
        <w:rPr>
          <w:rFonts w:ascii="Times New Roman" w:hAnsi="Times New Roman" w:cs="Times New Roman"/>
          <w:sz w:val="24"/>
          <w:szCs w:val="24"/>
          <w:lang w:val="en-US"/>
        </w:rPr>
        <w:t xml:space="preserve"> if in active site</w:t>
      </w:r>
      <w:r w:rsidR="00E66ADB">
        <w:rPr>
          <w:rFonts w:ascii="Times New Roman" w:hAnsi="Times New Roman" w:cs="Times New Roman"/>
          <w:sz w:val="24"/>
          <w:szCs w:val="24"/>
          <w:lang w:val="en-US"/>
        </w:rPr>
        <w:t xml:space="preserve"> so maybe we aren’t visualizing </w:t>
      </w:r>
      <w:proofErr w:type="spellStart"/>
      <w:r w:rsidR="00E66ADB">
        <w:rPr>
          <w:rFonts w:ascii="Times New Roman" w:hAnsi="Times New Roman" w:cs="Times New Roman"/>
          <w:sz w:val="24"/>
          <w:szCs w:val="24"/>
          <w:lang w:val="en-US"/>
        </w:rPr>
        <w:t>miRs</w:t>
      </w:r>
      <w:proofErr w:type="spellEnd"/>
      <w:r w:rsidR="00E66ADB">
        <w:rPr>
          <w:rFonts w:ascii="Times New Roman" w:hAnsi="Times New Roman" w:cs="Times New Roman"/>
          <w:sz w:val="24"/>
          <w:szCs w:val="24"/>
          <w:lang w:val="en-US"/>
        </w:rPr>
        <w:t xml:space="preserve"> act</w:t>
      </w:r>
      <w:r w:rsidR="0035527B">
        <w:rPr>
          <w:rFonts w:ascii="Times New Roman" w:hAnsi="Times New Roman" w:cs="Times New Roman"/>
          <w:sz w:val="24"/>
          <w:szCs w:val="24"/>
          <w:lang w:val="en-US"/>
        </w:rPr>
        <w:t>ively being bound, but rather, together in lipid bound vesicles but not necessarily bound</w:t>
      </w:r>
      <w:r w:rsidR="00E66ADB">
        <w:rPr>
          <w:rFonts w:ascii="Times New Roman" w:hAnsi="Times New Roman" w:cs="Times New Roman"/>
          <w:sz w:val="24"/>
          <w:szCs w:val="24"/>
          <w:lang w:val="en-US"/>
        </w:rPr>
        <w:t xml:space="preserve">. Then suggest alternative methods. </w:t>
      </w:r>
    </w:p>
    <w:p w14:paraId="6D595B90" w14:textId="0BB6FC88" w:rsidR="00AD398C" w:rsidRDefault="00AD398C" w:rsidP="00B057DA">
      <w:pPr>
        <w:pStyle w:val="ListParagraph"/>
        <w:numPr>
          <w:ilvl w:val="0"/>
          <w:numId w:val="3"/>
        </w:num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microRNA</w:t>
      </w:r>
      <w:proofErr w:type="gramEnd"/>
      <w:r>
        <w:rPr>
          <w:rFonts w:ascii="Times New Roman" w:hAnsi="Times New Roman" w:cs="Times New Roman"/>
          <w:sz w:val="24"/>
          <w:szCs w:val="24"/>
          <w:lang w:val="en-US"/>
        </w:rPr>
        <w:t xml:space="preserve"> localization discussion: What is currently known about </w:t>
      </w:r>
      <w:proofErr w:type="spellStart"/>
      <w:r>
        <w:rPr>
          <w:rFonts w:ascii="Times New Roman" w:hAnsi="Times New Roman" w:cs="Times New Roman"/>
          <w:sz w:val="24"/>
          <w:szCs w:val="24"/>
          <w:lang w:val="en-US"/>
        </w:rPr>
        <w:t>microrna</w:t>
      </w:r>
      <w:proofErr w:type="spellEnd"/>
      <w:r>
        <w:rPr>
          <w:rFonts w:ascii="Times New Roman" w:hAnsi="Times New Roman" w:cs="Times New Roman"/>
          <w:sz w:val="24"/>
          <w:szCs w:val="24"/>
          <w:lang w:val="en-US"/>
        </w:rPr>
        <w:t xml:space="preserve"> localization in </w:t>
      </w:r>
      <w:proofErr w:type="spellStart"/>
      <w:r>
        <w:rPr>
          <w:rFonts w:ascii="Times New Roman" w:hAnsi="Times New Roman" w:cs="Times New Roman"/>
          <w:sz w:val="24"/>
          <w:szCs w:val="24"/>
          <w:lang w:val="en-US"/>
        </w:rPr>
        <w:t>genrereal</w:t>
      </w:r>
      <w:proofErr w:type="spellEnd"/>
      <w:r>
        <w:rPr>
          <w:rFonts w:ascii="Times New Roman" w:hAnsi="Times New Roman" w:cs="Times New Roman"/>
          <w:sz w:val="24"/>
          <w:szCs w:val="24"/>
          <w:lang w:val="en-US"/>
        </w:rPr>
        <w:t xml:space="preserve"> and how that might relate to this data. Seeing as mir-148a is no longer in the cytoplasm in cavin-1 is this indicative of some mechanism helping the phenotype/ binding affinity/effect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p>
    <w:p w14:paraId="4C25E5FC" w14:textId="2CB956B4"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Discuss binding of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w:t>
      </w:r>
      <w:proofErr w:type="spellStart"/>
      <w:r w:rsidR="003E64B9">
        <w:rPr>
          <w:rFonts w:ascii="Times New Roman" w:hAnsi="Times New Roman" w:cs="Times New Roman"/>
          <w:sz w:val="24"/>
          <w:szCs w:val="24"/>
          <w:lang w:val="en-US"/>
        </w:rPr>
        <w:t>hnRNPK</w:t>
      </w:r>
      <w:proofErr w:type="spellEnd"/>
      <w:r w:rsidR="003E64B9">
        <w:rPr>
          <w:rFonts w:ascii="Times New Roman" w:hAnsi="Times New Roman" w:cs="Times New Roman"/>
          <w:sz w:val="24"/>
          <w:szCs w:val="24"/>
          <w:lang w:val="en-US"/>
        </w:rPr>
        <w:t xml:space="preserve"> binding partners but nothing of the microRNA ability to bind. Ideally, fixing microRNA to beads </w:t>
      </w:r>
      <w:r w:rsidR="0035527B">
        <w:rPr>
          <w:rFonts w:ascii="Times New Roman" w:hAnsi="Times New Roman" w:cs="Times New Roman"/>
          <w:sz w:val="24"/>
          <w:szCs w:val="24"/>
          <w:lang w:val="en-US"/>
        </w:rPr>
        <w:t>(</w:t>
      </w:r>
      <w:proofErr w:type="spellStart"/>
      <w:r w:rsidR="0035527B">
        <w:rPr>
          <w:rFonts w:ascii="Times New Roman" w:hAnsi="Times New Roman" w:cs="Times New Roman"/>
          <w:sz w:val="24"/>
          <w:szCs w:val="24"/>
          <w:lang w:val="en-US"/>
        </w:rPr>
        <w:t>eg</w:t>
      </w:r>
      <w:proofErr w:type="spellEnd"/>
      <w:r w:rsidR="0035527B">
        <w:rPr>
          <w:rFonts w:ascii="Times New Roman" w:hAnsi="Times New Roman" w:cs="Times New Roman"/>
          <w:sz w:val="24"/>
          <w:szCs w:val="24"/>
          <w:lang w:val="en-US"/>
        </w:rPr>
        <w:t xml:space="preserve"> streptavidin-biotin system) </w:t>
      </w:r>
      <w:r w:rsidR="003E64B9">
        <w:rPr>
          <w:rFonts w:ascii="Times New Roman" w:hAnsi="Times New Roman" w:cs="Times New Roman"/>
          <w:sz w:val="24"/>
          <w:szCs w:val="24"/>
          <w:lang w:val="en-US"/>
        </w:rPr>
        <w:t xml:space="preserve">and pulling down its binding partners would provide more information about the system.  </w:t>
      </w:r>
      <w:r>
        <w:rPr>
          <w:rFonts w:ascii="Times New Roman" w:hAnsi="Times New Roman" w:cs="Times New Roman"/>
          <w:sz w:val="24"/>
          <w:szCs w:val="24"/>
          <w:lang w:val="en-US"/>
        </w:rPr>
        <w:t xml:space="preserve"> </w:t>
      </w:r>
    </w:p>
    <w:p w14:paraId="7E17D72B" w14:textId="77777777" w:rsidR="0035527B"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Significance: what does this mean for microRNA research? What does this mean for EV research? How does this link back to the original issue of caveolin-1 in prostate cancer? </w:t>
      </w:r>
    </w:p>
    <w:p w14:paraId="3911D46D" w14:textId="77777777" w:rsidR="00C15703" w:rsidRDefault="0035527B"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Future directions. </w:t>
      </w:r>
      <w:r w:rsidR="00EB3FB0">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p w14:paraId="6B275B89" w14:textId="77777777" w:rsidR="00C15703" w:rsidRDefault="00C15703" w:rsidP="00B057DA">
      <w:pPr>
        <w:pStyle w:val="ListParagraph"/>
        <w:numPr>
          <w:ilvl w:val="0"/>
          <w:numId w:val="3"/>
        </w:numPr>
        <w:spacing w:line="480" w:lineRule="auto"/>
        <w:rPr>
          <w:rFonts w:ascii="Times New Roman" w:hAnsi="Times New Roman" w:cs="Times New Roman"/>
          <w:sz w:val="24"/>
          <w:szCs w:val="24"/>
          <w:lang w:val="en-US"/>
        </w:rPr>
      </w:pPr>
    </w:p>
    <w:p w14:paraId="52DEB596" w14:textId="77777777" w:rsidR="0083655E" w:rsidRPr="0083655E" w:rsidRDefault="00C15703" w:rsidP="0083655E">
      <w:pPr>
        <w:pStyle w:val="EndNoteBibliography"/>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bookmarkStart w:id="53" w:name="_ENREF_1"/>
      <w:r w:rsidR="0083655E" w:rsidRPr="0083655E">
        <w:t xml:space="preserve">Aung, C. S., M. M. Hill, M. Bastiani, R. G. Parton and M. O. Parat (2011). "PTRF-cavin-1 expression decreases the migration of PC3 prostate cancer cells: role of matrix metalloprotease 9." </w:t>
      </w:r>
      <w:r w:rsidR="0083655E" w:rsidRPr="0083655E">
        <w:rPr>
          <w:u w:val="single"/>
        </w:rPr>
        <w:t>Eur J Cell Biol</w:t>
      </w:r>
      <w:r w:rsidR="0083655E" w:rsidRPr="0083655E">
        <w:t xml:space="preserve"> </w:t>
      </w:r>
      <w:r w:rsidR="0083655E" w:rsidRPr="0083655E">
        <w:rPr>
          <w:b/>
        </w:rPr>
        <w:t>90</w:t>
      </w:r>
      <w:r w:rsidR="0083655E" w:rsidRPr="0083655E">
        <w:t>(2-3): 136-42.</w:t>
      </w:r>
    </w:p>
    <w:bookmarkEnd w:id="53"/>
    <w:p w14:paraId="3CADA903" w14:textId="77777777" w:rsidR="0083655E" w:rsidRPr="0083655E" w:rsidRDefault="0083655E" w:rsidP="0083655E">
      <w:pPr>
        <w:pStyle w:val="EndNoteBibliography"/>
        <w:spacing w:after="0"/>
      </w:pPr>
    </w:p>
    <w:p w14:paraId="6DE81E54" w14:textId="77777777" w:rsidR="0083655E" w:rsidRPr="0083655E" w:rsidRDefault="0083655E" w:rsidP="0083655E">
      <w:pPr>
        <w:pStyle w:val="EndNoteBibliography"/>
      </w:pPr>
      <w:bookmarkStart w:id="54" w:name="_ENREF_2"/>
      <w:r w:rsidRPr="0083655E">
        <w:t xml:space="preserve">Balcells, I., S. Cirera and P. K. Busk (2011). "Specific and sensitive quantitative RT-PCR of miRNAs with DNA primers." </w:t>
      </w:r>
      <w:r w:rsidRPr="0083655E">
        <w:rPr>
          <w:u w:val="single"/>
        </w:rPr>
        <w:t>BMC Biotechnology</w:t>
      </w:r>
      <w:r w:rsidRPr="0083655E">
        <w:t xml:space="preserve"> </w:t>
      </w:r>
      <w:r w:rsidRPr="0083655E">
        <w:rPr>
          <w:b/>
        </w:rPr>
        <w:t>11</w:t>
      </w:r>
      <w:r w:rsidRPr="0083655E">
        <w:t>(1): 1-11.</w:t>
      </w:r>
    </w:p>
    <w:bookmarkEnd w:id="54"/>
    <w:p w14:paraId="492C270A" w14:textId="77777777" w:rsidR="0083655E" w:rsidRPr="0083655E" w:rsidRDefault="0083655E" w:rsidP="0083655E">
      <w:pPr>
        <w:pStyle w:val="EndNoteBibliography"/>
        <w:spacing w:after="0"/>
      </w:pPr>
    </w:p>
    <w:p w14:paraId="12F5A861" w14:textId="77777777" w:rsidR="0083655E" w:rsidRPr="0083655E" w:rsidRDefault="0083655E" w:rsidP="0083655E">
      <w:pPr>
        <w:pStyle w:val="EndNoteBibliography"/>
      </w:pPr>
      <w:bookmarkStart w:id="55" w:name="_ENREF_3"/>
      <w:r w:rsidRPr="0083655E">
        <w:t xml:space="preserve">Bubendorf, L., A. Schöpfer, U. Wagner, G. Sauter, H. Moch, N. Willi, T. C. Gasser and M. J. Mihatsch (2000). "Metastatic patterns of prostate cancer: An autopsy study of 1,589 patients." </w:t>
      </w:r>
      <w:r w:rsidRPr="0083655E">
        <w:rPr>
          <w:u w:val="single"/>
        </w:rPr>
        <w:t>Human Pathology</w:t>
      </w:r>
      <w:r w:rsidRPr="0083655E">
        <w:t xml:space="preserve"> </w:t>
      </w:r>
      <w:r w:rsidRPr="0083655E">
        <w:rPr>
          <w:b/>
        </w:rPr>
        <w:t>31</w:t>
      </w:r>
      <w:r w:rsidRPr="0083655E">
        <w:t>(5): 578-83.</w:t>
      </w:r>
    </w:p>
    <w:bookmarkEnd w:id="55"/>
    <w:p w14:paraId="191438AE" w14:textId="77777777" w:rsidR="0083655E" w:rsidRPr="0083655E" w:rsidRDefault="0083655E" w:rsidP="0083655E">
      <w:pPr>
        <w:pStyle w:val="EndNoteBibliography"/>
        <w:spacing w:after="0"/>
      </w:pPr>
    </w:p>
    <w:p w14:paraId="7E372EAE" w14:textId="77777777" w:rsidR="0083655E" w:rsidRPr="0083655E" w:rsidRDefault="0083655E" w:rsidP="0083655E">
      <w:pPr>
        <w:pStyle w:val="EndNoteBibliography"/>
      </w:pPr>
      <w:bookmarkStart w:id="56" w:name="_ENREF_4"/>
      <w:r w:rsidRPr="0083655E">
        <w:t xml:space="preserve">Chatterjee, M., E. Ben-Josef, D. G. Thomas, M. A. Morgan, M. M. Zalupski, G. Khan, C. Andrew Robinson, K. A. Griffith, C.-S. Chen, T. Ludwig, T. Bekaii-Saab, A. Chakravarti and T. M. Williams (2015). "Caveolin-1 is Associated with Tumor Progression and Confers a Multi-Modality Resistance Phenotype in Pancreatic Cancer." </w:t>
      </w:r>
      <w:r w:rsidRPr="0083655E">
        <w:rPr>
          <w:u w:val="single"/>
        </w:rPr>
        <w:t>Scientific Reports</w:t>
      </w:r>
      <w:r w:rsidRPr="0083655E">
        <w:t xml:space="preserve"> </w:t>
      </w:r>
      <w:r w:rsidRPr="0083655E">
        <w:rPr>
          <w:b/>
        </w:rPr>
        <w:t>5</w:t>
      </w:r>
      <w:r w:rsidRPr="0083655E">
        <w:t>: 10867.</w:t>
      </w:r>
    </w:p>
    <w:bookmarkEnd w:id="56"/>
    <w:p w14:paraId="6C7B23E9" w14:textId="77777777" w:rsidR="0083655E" w:rsidRPr="0083655E" w:rsidRDefault="0083655E" w:rsidP="0083655E">
      <w:pPr>
        <w:pStyle w:val="EndNoteBibliography"/>
        <w:spacing w:after="0"/>
      </w:pPr>
    </w:p>
    <w:p w14:paraId="1308505B" w14:textId="77777777" w:rsidR="0083655E" w:rsidRPr="0083655E" w:rsidRDefault="0083655E" w:rsidP="0083655E">
      <w:pPr>
        <w:pStyle w:val="EndNoteBibliography"/>
      </w:pPr>
      <w:bookmarkStart w:id="57" w:name="_ENREF_5"/>
      <w:r w:rsidRPr="0083655E">
        <w:t xml:space="preserve">Cheng, P., C. Chen, H. B. He, R. Hu, H. D. Zhou, H. Xie, W. Zhu, R. C. Dai, X. P. Wu, E. Y. Liao and X. H. Luo (2013). "miR-148a regulates osteoclastogenesis by targeting V-maf musculoaponeurotic fibrosarcoma oncogene homolog B." </w:t>
      </w:r>
      <w:r w:rsidRPr="0083655E">
        <w:rPr>
          <w:u w:val="single"/>
        </w:rPr>
        <w:t>J Bone Miner Res</w:t>
      </w:r>
      <w:r w:rsidRPr="0083655E">
        <w:t xml:space="preserve"> </w:t>
      </w:r>
      <w:r w:rsidRPr="0083655E">
        <w:rPr>
          <w:b/>
        </w:rPr>
        <w:t>28</w:t>
      </w:r>
      <w:r w:rsidRPr="0083655E">
        <w:t>(5): 1180-90.</w:t>
      </w:r>
    </w:p>
    <w:bookmarkEnd w:id="57"/>
    <w:p w14:paraId="2113272F" w14:textId="77777777" w:rsidR="0083655E" w:rsidRPr="0083655E" w:rsidRDefault="0083655E" w:rsidP="0083655E">
      <w:pPr>
        <w:pStyle w:val="EndNoteBibliography"/>
        <w:spacing w:after="0"/>
      </w:pPr>
    </w:p>
    <w:p w14:paraId="4BF6AFDD" w14:textId="77777777" w:rsidR="0083655E" w:rsidRPr="0083655E" w:rsidRDefault="0083655E" w:rsidP="0083655E">
      <w:pPr>
        <w:pStyle w:val="EndNoteBibliography"/>
      </w:pPr>
      <w:bookmarkStart w:id="58" w:name="_ENREF_6"/>
      <w:r w:rsidRPr="0083655E">
        <w:t xml:space="preserve">Costa-Silva, B., N. M. Aiello, A. J. Ocean, S. Singh, H. Zhang, B. K. Thakur, A. Becker, A. Hoshino, M. T. Mark, H. Molina, J. Xiang, T. Zhang, T.-M. Theilen, G. Garcia-Santos, C. Williams, Y. Ararso, Y. Huang, G. Rodrigues, T.-L. Shen, K. J. Labori, I. M. B. Lothe, E. H. Kure, J. Hernandez, A. Doussot, S. H. </w:t>
      </w:r>
      <w:r w:rsidRPr="0083655E">
        <w:lastRenderedPageBreak/>
        <w:t xml:space="preserve">Ebbesen, P. M. Grandgenett, M. A. Hollingsworth, M. Jain, K. Mallya, S. K. Batra, W. R. Jarnagin, R. E. Schwartz, I. Matei, H. Peinado, B. Z. Stanger, J. Bromberg and D. Lyden (2015). "Pancreatic cancer exosomes initiate pre-metastatic niche formation in the liver." </w:t>
      </w:r>
      <w:r w:rsidRPr="0083655E">
        <w:rPr>
          <w:u w:val="single"/>
        </w:rPr>
        <w:t>Nat Cell Biol</w:t>
      </w:r>
      <w:r w:rsidRPr="0083655E">
        <w:t xml:space="preserve"> </w:t>
      </w:r>
      <w:r w:rsidRPr="0083655E">
        <w:rPr>
          <w:b/>
        </w:rPr>
        <w:t>17</w:t>
      </w:r>
      <w:r w:rsidRPr="0083655E">
        <w:t>(6): 816-26.</w:t>
      </w:r>
    </w:p>
    <w:bookmarkEnd w:id="58"/>
    <w:p w14:paraId="245726B4" w14:textId="77777777" w:rsidR="0083655E" w:rsidRPr="0083655E" w:rsidRDefault="0083655E" w:rsidP="0083655E">
      <w:pPr>
        <w:pStyle w:val="EndNoteBibliography"/>
        <w:spacing w:after="0"/>
      </w:pPr>
    </w:p>
    <w:p w14:paraId="15E24517" w14:textId="77777777" w:rsidR="0083655E" w:rsidRPr="0083655E" w:rsidRDefault="0083655E" w:rsidP="0083655E">
      <w:pPr>
        <w:pStyle w:val="EndNoteBibliography"/>
      </w:pPr>
      <w:bookmarkStart w:id="59" w:name="_ENREF_7"/>
      <w:r w:rsidRPr="0083655E">
        <w:t xml:space="preserve">Djuranovic, S., A. Nahvi and R. Green (2012). "miRNA-Mediated Gene Silencing by Translational Repression Followed by mRNA Deadenylation and Decay." </w:t>
      </w:r>
      <w:r w:rsidRPr="0083655E">
        <w:rPr>
          <w:u w:val="single"/>
        </w:rPr>
        <w:t>Science</w:t>
      </w:r>
      <w:r w:rsidRPr="0083655E">
        <w:t xml:space="preserve"> </w:t>
      </w:r>
      <w:r w:rsidRPr="0083655E">
        <w:rPr>
          <w:b/>
        </w:rPr>
        <w:t>336</w:t>
      </w:r>
      <w:r w:rsidRPr="0083655E">
        <w:t>(6078): 237-40.</w:t>
      </w:r>
    </w:p>
    <w:bookmarkEnd w:id="59"/>
    <w:p w14:paraId="0DDEE702" w14:textId="77777777" w:rsidR="0083655E" w:rsidRPr="0083655E" w:rsidRDefault="0083655E" w:rsidP="0083655E">
      <w:pPr>
        <w:pStyle w:val="EndNoteBibliography"/>
        <w:spacing w:after="0"/>
      </w:pPr>
    </w:p>
    <w:p w14:paraId="2B642BCA" w14:textId="77777777" w:rsidR="0083655E" w:rsidRPr="0083655E" w:rsidRDefault="0083655E" w:rsidP="0083655E">
      <w:pPr>
        <w:pStyle w:val="EndNoteBibliography"/>
      </w:pPr>
      <w:bookmarkStart w:id="60" w:name="_ENREF_8"/>
      <w:r w:rsidRPr="0083655E">
        <w:t xml:space="preserve">Dovrat, S., M. Caspi, A. Zilberberg, L. Lahav, A. Firsow, H. Gur and R. Rosin-Arbesfeld (2014). "14-3-3 and β-catenin are secreted on extracellular vesicles to activate the oncogenic Wnt pathway." </w:t>
      </w:r>
      <w:r w:rsidRPr="0083655E">
        <w:rPr>
          <w:u w:val="single"/>
        </w:rPr>
        <w:t>Molecular Oncology</w:t>
      </w:r>
      <w:r w:rsidRPr="0083655E">
        <w:t xml:space="preserve"> </w:t>
      </w:r>
      <w:r w:rsidRPr="0083655E">
        <w:rPr>
          <w:b/>
        </w:rPr>
        <w:t>8</w:t>
      </w:r>
      <w:r w:rsidRPr="0083655E">
        <w:t>(5): 894-911.</w:t>
      </w:r>
    </w:p>
    <w:bookmarkEnd w:id="60"/>
    <w:p w14:paraId="7737CAFC" w14:textId="77777777" w:rsidR="0083655E" w:rsidRPr="0083655E" w:rsidRDefault="0083655E" w:rsidP="0083655E">
      <w:pPr>
        <w:pStyle w:val="EndNoteBibliography"/>
        <w:spacing w:after="0"/>
      </w:pPr>
    </w:p>
    <w:p w14:paraId="57C3403D" w14:textId="77777777" w:rsidR="0083655E" w:rsidRPr="0083655E" w:rsidRDefault="0083655E" w:rsidP="0083655E">
      <w:pPr>
        <w:pStyle w:val="EndNoteBibliography"/>
      </w:pPr>
      <w:bookmarkStart w:id="61" w:name="_ENREF_9"/>
      <w:r w:rsidRPr="0083655E">
        <w:t xml:space="preserve">Dreyfuss, G., V. N. Kim and N. Kataoka (2002). "Messenger-RNA-binding proteins and the messages they carry." </w:t>
      </w:r>
      <w:r w:rsidRPr="0083655E">
        <w:rPr>
          <w:u w:val="single"/>
        </w:rPr>
        <w:t>Nat Rev Mol Cell Biol</w:t>
      </w:r>
      <w:r w:rsidRPr="0083655E">
        <w:t xml:space="preserve"> </w:t>
      </w:r>
      <w:r w:rsidRPr="0083655E">
        <w:rPr>
          <w:b/>
        </w:rPr>
        <w:t>3</w:t>
      </w:r>
      <w:r w:rsidRPr="0083655E">
        <w:t>(3): 195-205.</w:t>
      </w:r>
    </w:p>
    <w:bookmarkEnd w:id="61"/>
    <w:p w14:paraId="05598B85" w14:textId="77777777" w:rsidR="0083655E" w:rsidRPr="0083655E" w:rsidRDefault="0083655E" w:rsidP="0083655E">
      <w:pPr>
        <w:pStyle w:val="EndNoteBibliography"/>
        <w:spacing w:after="0"/>
      </w:pPr>
    </w:p>
    <w:p w14:paraId="5137E4A9" w14:textId="77777777" w:rsidR="0083655E" w:rsidRPr="0083655E" w:rsidRDefault="0083655E" w:rsidP="0083655E">
      <w:pPr>
        <w:pStyle w:val="EndNoteBibliography"/>
      </w:pPr>
      <w:bookmarkStart w:id="62" w:name="_ENREF_10"/>
      <w:r w:rsidRPr="0083655E">
        <w:t xml:space="preserve">Friedman, R. C., K. K. Farh, C. B. Burge and D. P. Bartel (2009). "Most mammalian mRNAs are conserved targets of microRNAs." </w:t>
      </w:r>
      <w:r w:rsidRPr="0083655E">
        <w:rPr>
          <w:u w:val="single"/>
        </w:rPr>
        <w:t>Genome Res</w:t>
      </w:r>
      <w:r w:rsidRPr="0083655E">
        <w:t xml:space="preserve"> </w:t>
      </w:r>
      <w:r w:rsidRPr="0083655E">
        <w:rPr>
          <w:b/>
        </w:rPr>
        <w:t>19</w:t>
      </w:r>
      <w:r w:rsidRPr="0083655E">
        <w:t>(1): 92-105.</w:t>
      </w:r>
    </w:p>
    <w:bookmarkEnd w:id="62"/>
    <w:p w14:paraId="46DDEC36" w14:textId="77777777" w:rsidR="0083655E" w:rsidRPr="0083655E" w:rsidRDefault="0083655E" w:rsidP="0083655E">
      <w:pPr>
        <w:pStyle w:val="EndNoteBibliography"/>
        <w:spacing w:after="0"/>
      </w:pPr>
    </w:p>
    <w:p w14:paraId="4DA2236B" w14:textId="77777777" w:rsidR="0083655E" w:rsidRPr="0083655E" w:rsidRDefault="0083655E" w:rsidP="0083655E">
      <w:pPr>
        <w:pStyle w:val="EndNoteBibliography"/>
      </w:pPr>
      <w:bookmarkStart w:id="63" w:name="_ENREF_11"/>
      <w:r w:rsidRPr="0083655E">
        <w:t xml:space="preserve">Grande-García, A., A. Echarri, J. de Rooij, N. B. Alderson, C. M. Waterman-Storer, J. M. Valdivielso and M. A. del Pozo (2007). "Caveolin-1 regulates cell polarization and directional migration through Src kinase and Rho GTPases." </w:t>
      </w:r>
      <w:r w:rsidRPr="0083655E">
        <w:rPr>
          <w:u w:val="single"/>
        </w:rPr>
        <w:t>The Journal of Cell Biology</w:t>
      </w:r>
      <w:r w:rsidRPr="0083655E">
        <w:t xml:space="preserve"> </w:t>
      </w:r>
      <w:r w:rsidRPr="0083655E">
        <w:rPr>
          <w:b/>
        </w:rPr>
        <w:t>177</w:t>
      </w:r>
      <w:r w:rsidRPr="0083655E">
        <w:t>(4): 683-94.</w:t>
      </w:r>
    </w:p>
    <w:bookmarkEnd w:id="63"/>
    <w:p w14:paraId="0695676B" w14:textId="77777777" w:rsidR="0083655E" w:rsidRPr="0083655E" w:rsidRDefault="0083655E" w:rsidP="0083655E">
      <w:pPr>
        <w:pStyle w:val="EndNoteBibliography"/>
        <w:spacing w:after="0"/>
      </w:pPr>
    </w:p>
    <w:p w14:paraId="5A4227EC" w14:textId="77777777" w:rsidR="0083655E" w:rsidRPr="0083655E" w:rsidRDefault="0083655E" w:rsidP="0083655E">
      <w:pPr>
        <w:pStyle w:val="EndNoteBibliography"/>
      </w:pPr>
      <w:bookmarkStart w:id="64" w:name="_ENREF_12"/>
      <w:r w:rsidRPr="0083655E">
        <w:t xml:space="preserve">Gumulec, J., J. Sochor, M. Hlavna, M. Sztalmachova, S. Krizkova, P. Babula, R. Hrabec, A. Rovny, V. Adam, T. Eckschlager, R. Kizek and M. Masarik (2012). "Caveolin-1 as a potential high-risk prostate cancer biomarker." </w:t>
      </w:r>
      <w:r w:rsidRPr="0083655E">
        <w:rPr>
          <w:u w:val="single"/>
        </w:rPr>
        <w:t>Oncology Reports</w:t>
      </w:r>
      <w:r w:rsidRPr="0083655E">
        <w:t xml:space="preserve"> </w:t>
      </w:r>
      <w:r w:rsidRPr="0083655E">
        <w:rPr>
          <w:b/>
        </w:rPr>
        <w:t>27</w:t>
      </w:r>
      <w:r w:rsidRPr="0083655E">
        <w:t>(3): 831-41.</w:t>
      </w:r>
    </w:p>
    <w:bookmarkEnd w:id="64"/>
    <w:p w14:paraId="73EDD7A7" w14:textId="77777777" w:rsidR="0083655E" w:rsidRPr="0083655E" w:rsidRDefault="0083655E" w:rsidP="0083655E">
      <w:pPr>
        <w:pStyle w:val="EndNoteBibliography"/>
        <w:spacing w:after="0"/>
      </w:pPr>
    </w:p>
    <w:p w14:paraId="600527CE" w14:textId="77777777" w:rsidR="0083655E" w:rsidRPr="0083655E" w:rsidRDefault="0083655E" w:rsidP="0083655E">
      <w:pPr>
        <w:pStyle w:val="EndNoteBibliography"/>
      </w:pPr>
      <w:bookmarkStart w:id="65" w:name="_ENREF_13"/>
      <w:r w:rsidRPr="0083655E">
        <w:t xml:space="preserve">Ha, M. and V. N. Kim (2014). "Regulation of microRNA biogenesis." </w:t>
      </w:r>
      <w:r w:rsidRPr="0083655E">
        <w:rPr>
          <w:u w:val="single"/>
        </w:rPr>
        <w:t>Nat Rev Mol Cell Biol</w:t>
      </w:r>
      <w:r w:rsidRPr="0083655E">
        <w:t xml:space="preserve"> </w:t>
      </w:r>
      <w:r w:rsidRPr="0083655E">
        <w:rPr>
          <w:b/>
        </w:rPr>
        <w:t>15</w:t>
      </w:r>
      <w:r w:rsidRPr="0083655E">
        <w:t>(8): 509-24.</w:t>
      </w:r>
    </w:p>
    <w:bookmarkEnd w:id="65"/>
    <w:p w14:paraId="4600898C" w14:textId="77777777" w:rsidR="0083655E" w:rsidRPr="0083655E" w:rsidRDefault="0083655E" w:rsidP="0083655E">
      <w:pPr>
        <w:pStyle w:val="EndNoteBibliography"/>
        <w:spacing w:after="0"/>
      </w:pPr>
    </w:p>
    <w:p w14:paraId="077AD366" w14:textId="77777777" w:rsidR="0083655E" w:rsidRPr="0083655E" w:rsidRDefault="0083655E" w:rsidP="0083655E">
      <w:pPr>
        <w:pStyle w:val="EndNoteBibliography"/>
      </w:pPr>
      <w:bookmarkStart w:id="66" w:name="_ENREF_14"/>
      <w:r w:rsidRPr="0083655E">
        <w:t xml:space="preserve">Hansen, C. G., N. A. Bright, G. Howard and B. J. Nichols (2009). "SDPR induces membrane curvature and functions in the formation of caveolae." </w:t>
      </w:r>
      <w:r w:rsidRPr="0083655E">
        <w:rPr>
          <w:u w:val="single"/>
        </w:rPr>
        <w:t>Nature Cell Biology</w:t>
      </w:r>
      <w:r w:rsidRPr="0083655E">
        <w:t xml:space="preserve"> </w:t>
      </w:r>
      <w:r w:rsidRPr="0083655E">
        <w:rPr>
          <w:b/>
        </w:rPr>
        <w:t>11</w:t>
      </w:r>
      <w:r w:rsidRPr="0083655E">
        <w:t>(7): 807-14.</w:t>
      </w:r>
    </w:p>
    <w:bookmarkEnd w:id="66"/>
    <w:p w14:paraId="160A08A9" w14:textId="77777777" w:rsidR="0083655E" w:rsidRPr="0083655E" w:rsidRDefault="0083655E" w:rsidP="0083655E">
      <w:pPr>
        <w:pStyle w:val="EndNoteBibliography"/>
        <w:spacing w:after="0"/>
      </w:pPr>
    </w:p>
    <w:p w14:paraId="6C5AC9C9" w14:textId="77777777" w:rsidR="0083655E" w:rsidRPr="0083655E" w:rsidRDefault="0083655E" w:rsidP="0083655E">
      <w:pPr>
        <w:pStyle w:val="EndNoteBibliography"/>
      </w:pPr>
      <w:bookmarkStart w:id="67" w:name="_ENREF_15"/>
      <w:r w:rsidRPr="0083655E">
        <w:t xml:space="preserve">Hayashi, T., T. Ichimura, N. Yaegashi, T. Shiozawa and I. Konishi (2015). "Expression of CAVEOLIN 1 in uterine mesenchymal tumors: No relationship between malignancy and CAVEOLIN 1 expression." </w:t>
      </w:r>
      <w:r w:rsidRPr="0083655E">
        <w:rPr>
          <w:u w:val="single"/>
        </w:rPr>
        <w:t>Biochemical and Biophysical Research Communications</w:t>
      </w:r>
      <w:r w:rsidRPr="0083655E">
        <w:t xml:space="preserve"> </w:t>
      </w:r>
      <w:r w:rsidRPr="0083655E">
        <w:rPr>
          <w:b/>
        </w:rPr>
        <w:t>463</w:t>
      </w:r>
      <w:r w:rsidRPr="0083655E">
        <w:t>(4): 982-7.</w:t>
      </w:r>
    </w:p>
    <w:bookmarkEnd w:id="67"/>
    <w:p w14:paraId="6F79C24C" w14:textId="77777777" w:rsidR="0083655E" w:rsidRPr="0083655E" w:rsidRDefault="0083655E" w:rsidP="0083655E">
      <w:pPr>
        <w:pStyle w:val="EndNoteBibliography"/>
        <w:spacing w:after="0"/>
      </w:pPr>
    </w:p>
    <w:p w14:paraId="7C425146" w14:textId="77777777" w:rsidR="0083655E" w:rsidRPr="0083655E" w:rsidRDefault="0083655E" w:rsidP="0083655E">
      <w:pPr>
        <w:pStyle w:val="EndNoteBibliography"/>
      </w:pPr>
      <w:bookmarkStart w:id="68" w:name="_ENREF_16"/>
      <w:r w:rsidRPr="0083655E">
        <w:t xml:space="preserve">Hedlund, M., O. Nagaeva, D. Kargl, V. Baranov and L. Mincheva-Nilsson (2011). "Thermal- and Oxidative Stress Causes Enhanced Release of NKG2D Ligand-Bearing Immunosuppressive Exosomes in Leukemia/Lymphoma T and B Cells." </w:t>
      </w:r>
      <w:r w:rsidRPr="0083655E">
        <w:rPr>
          <w:u w:val="single"/>
        </w:rPr>
        <w:t>PLoS ONE</w:t>
      </w:r>
      <w:r w:rsidRPr="0083655E">
        <w:t xml:space="preserve"> </w:t>
      </w:r>
      <w:r w:rsidRPr="0083655E">
        <w:rPr>
          <w:b/>
        </w:rPr>
        <w:t>6</w:t>
      </w:r>
      <w:r w:rsidRPr="0083655E">
        <w:t>(2): e16899.</w:t>
      </w:r>
    </w:p>
    <w:bookmarkEnd w:id="68"/>
    <w:p w14:paraId="61A1B70C" w14:textId="77777777" w:rsidR="0083655E" w:rsidRPr="0083655E" w:rsidRDefault="0083655E" w:rsidP="0083655E">
      <w:pPr>
        <w:pStyle w:val="EndNoteBibliography"/>
        <w:spacing w:after="0"/>
      </w:pPr>
    </w:p>
    <w:p w14:paraId="034245FC" w14:textId="77777777" w:rsidR="0083655E" w:rsidRPr="0083655E" w:rsidRDefault="0083655E" w:rsidP="0083655E">
      <w:pPr>
        <w:pStyle w:val="EndNoteBibliography"/>
      </w:pPr>
      <w:bookmarkStart w:id="69" w:name="_ENREF_17"/>
      <w:r w:rsidRPr="0083655E">
        <w:t xml:space="preserve">Hill, M. M., M. Bastiani, R. Luetterforst, M. Kirkham, A. Kirkham, S. J. Nixon, P. Walser, D. Abankwa, V. M. J. Oorschot, S. Martin, J. F. Hancock and R. G. Parton (2008). "PTRF-Cavin, a Conserved Cytoplasmic Protein Required for Caveola Formation and Function." </w:t>
      </w:r>
      <w:r w:rsidRPr="0083655E">
        <w:rPr>
          <w:u w:val="single"/>
        </w:rPr>
        <w:t>Cell</w:t>
      </w:r>
      <w:r w:rsidRPr="0083655E">
        <w:t xml:space="preserve"> </w:t>
      </w:r>
      <w:r w:rsidRPr="0083655E">
        <w:rPr>
          <w:b/>
        </w:rPr>
        <w:t>132</w:t>
      </w:r>
      <w:r w:rsidRPr="0083655E">
        <w:t>(1): 113-24.</w:t>
      </w:r>
    </w:p>
    <w:bookmarkEnd w:id="69"/>
    <w:p w14:paraId="6F5CB2FE" w14:textId="77777777" w:rsidR="0083655E" w:rsidRPr="0083655E" w:rsidRDefault="0083655E" w:rsidP="0083655E">
      <w:pPr>
        <w:pStyle w:val="EndNoteBibliography"/>
        <w:spacing w:after="0"/>
      </w:pPr>
    </w:p>
    <w:p w14:paraId="14A53F6C" w14:textId="77777777" w:rsidR="0083655E" w:rsidRPr="0083655E" w:rsidRDefault="0083655E" w:rsidP="0083655E">
      <w:pPr>
        <w:pStyle w:val="EndNoteBibliography"/>
      </w:pPr>
      <w:bookmarkStart w:id="70" w:name="_ENREF_18"/>
      <w:r w:rsidRPr="0083655E">
        <w:lastRenderedPageBreak/>
        <w:t xml:space="preserve">Inder, K. L., J. E. Ruelcke, L. Petelin, H. Moon, E. Choi, J. Rae, A. Blumenthal, D. Hutmacher, N. A. Saunders, J. L. Stow, R. G. Parton and M. M. Hill (2014). "Cavin-1/PTRF alters prostate cancer cell-derived extracellular vesicle content and internalization to attenuate extracellular vesicle-mediated osteoclastogenesis and osteoblast proliferation." </w:t>
      </w:r>
      <w:r w:rsidRPr="0083655E">
        <w:rPr>
          <w:u w:val="single"/>
        </w:rPr>
        <w:t>J Extracell Vesicles</w:t>
      </w:r>
      <w:r w:rsidRPr="0083655E">
        <w:t xml:space="preserve"> </w:t>
      </w:r>
      <w:r w:rsidRPr="0083655E">
        <w:rPr>
          <w:b/>
        </w:rPr>
        <w:t>3</w:t>
      </w:r>
      <w:r w:rsidRPr="0083655E">
        <w:t>.</w:t>
      </w:r>
    </w:p>
    <w:bookmarkEnd w:id="70"/>
    <w:p w14:paraId="75316040" w14:textId="77777777" w:rsidR="0083655E" w:rsidRPr="0083655E" w:rsidRDefault="0083655E" w:rsidP="0083655E">
      <w:pPr>
        <w:pStyle w:val="EndNoteBibliography"/>
        <w:spacing w:after="0"/>
      </w:pPr>
    </w:p>
    <w:p w14:paraId="229A5883" w14:textId="77777777" w:rsidR="0083655E" w:rsidRPr="0083655E" w:rsidRDefault="0083655E" w:rsidP="0083655E">
      <w:pPr>
        <w:pStyle w:val="EndNoteBibliography"/>
      </w:pPr>
      <w:bookmarkStart w:id="71" w:name="_ENREF_19"/>
      <w:r w:rsidRPr="0083655E">
        <w:t xml:space="preserve">Kharmate, G., E. Hosseini-Beheshti, J. Caradec, M. Y. Chin and E. S. Tomlinson Guns (2016). "Epidermal Growth Factor Receptor in Prostate Cancer Derived Exosomes." </w:t>
      </w:r>
      <w:r w:rsidRPr="0083655E">
        <w:rPr>
          <w:u w:val="single"/>
        </w:rPr>
        <w:t>PLoS ONE</w:t>
      </w:r>
      <w:r w:rsidRPr="0083655E">
        <w:t xml:space="preserve"> </w:t>
      </w:r>
      <w:r w:rsidRPr="0083655E">
        <w:rPr>
          <w:b/>
        </w:rPr>
        <w:t>11</w:t>
      </w:r>
      <w:r w:rsidRPr="0083655E">
        <w:t>(5): e0154967.</w:t>
      </w:r>
    </w:p>
    <w:bookmarkEnd w:id="71"/>
    <w:p w14:paraId="0C7E89B7" w14:textId="77777777" w:rsidR="0083655E" w:rsidRPr="0083655E" w:rsidRDefault="0083655E" w:rsidP="0083655E">
      <w:pPr>
        <w:pStyle w:val="EndNoteBibliography"/>
        <w:spacing w:after="0"/>
      </w:pPr>
    </w:p>
    <w:p w14:paraId="455CAC6E" w14:textId="77777777" w:rsidR="0083655E" w:rsidRPr="0083655E" w:rsidRDefault="0083655E" w:rsidP="0083655E">
      <w:pPr>
        <w:pStyle w:val="EndNoteBibliography"/>
      </w:pPr>
      <w:bookmarkStart w:id="72" w:name="_ENREF_20"/>
      <w:r w:rsidRPr="0083655E">
        <w:t xml:space="preserve">Kosaka, N., H. Iguchi, Y. Yoshioka, F. Takeshita, Y. Matsuki and T. Ochiya (2010). "Secretory mechanisms and intercellular transfer of microRNAs in living cells." </w:t>
      </w:r>
      <w:r w:rsidRPr="0083655E">
        <w:rPr>
          <w:u w:val="single"/>
        </w:rPr>
        <w:t>J Biol Chem</w:t>
      </w:r>
      <w:r w:rsidRPr="0083655E">
        <w:t xml:space="preserve"> </w:t>
      </w:r>
      <w:r w:rsidRPr="0083655E">
        <w:rPr>
          <w:b/>
        </w:rPr>
        <w:t>285</w:t>
      </w:r>
      <w:r w:rsidRPr="0083655E">
        <w:t>(23): 17442-52.</w:t>
      </w:r>
    </w:p>
    <w:bookmarkEnd w:id="72"/>
    <w:p w14:paraId="064FBEB5" w14:textId="77777777" w:rsidR="0083655E" w:rsidRPr="0083655E" w:rsidRDefault="0083655E" w:rsidP="0083655E">
      <w:pPr>
        <w:pStyle w:val="EndNoteBibliography"/>
        <w:spacing w:after="0"/>
      </w:pPr>
    </w:p>
    <w:p w14:paraId="75F2B2ED" w14:textId="77777777" w:rsidR="0083655E" w:rsidRPr="0083655E" w:rsidRDefault="0083655E" w:rsidP="0083655E">
      <w:pPr>
        <w:pStyle w:val="EndNoteBibliography"/>
      </w:pPr>
      <w:bookmarkStart w:id="73" w:name="_ENREF_21"/>
      <w:r w:rsidRPr="0083655E">
        <w:t xml:space="preserve">Luz, M. A. and A. G. Aprikian (2010). "Preventing bone complications in advanced prostate cancer." </w:t>
      </w:r>
      <w:r w:rsidRPr="0083655E">
        <w:rPr>
          <w:u w:val="single"/>
        </w:rPr>
        <w:t>Current Oncology</w:t>
      </w:r>
      <w:r w:rsidRPr="0083655E">
        <w:t xml:space="preserve"> </w:t>
      </w:r>
      <w:r w:rsidRPr="0083655E">
        <w:rPr>
          <w:b/>
        </w:rPr>
        <w:t>17</w:t>
      </w:r>
      <w:r w:rsidRPr="0083655E">
        <w:t>(Suppl 2): S65-S71.</w:t>
      </w:r>
    </w:p>
    <w:bookmarkEnd w:id="73"/>
    <w:p w14:paraId="4229211B" w14:textId="77777777" w:rsidR="0083655E" w:rsidRPr="0083655E" w:rsidRDefault="0083655E" w:rsidP="0083655E">
      <w:pPr>
        <w:pStyle w:val="EndNoteBibliography"/>
        <w:spacing w:after="0"/>
      </w:pPr>
    </w:p>
    <w:p w14:paraId="1663C009" w14:textId="77777777" w:rsidR="0083655E" w:rsidRPr="0083655E" w:rsidRDefault="0083655E" w:rsidP="0083655E">
      <w:pPr>
        <w:pStyle w:val="EndNoteBibliography"/>
      </w:pPr>
      <w:bookmarkStart w:id="74" w:name="_ENREF_22"/>
      <w:r w:rsidRPr="0083655E">
        <w:t xml:space="preserve">McKechnie, N. M., B. C. R. King, E. Fletcher and G. Braun (2006). "Fas-ligand is stored in secretory lysosomes of ocular barrier epithelia and released with microvesicles." </w:t>
      </w:r>
      <w:r w:rsidRPr="0083655E">
        <w:rPr>
          <w:u w:val="single"/>
        </w:rPr>
        <w:t>Experimental Eye Research</w:t>
      </w:r>
      <w:r w:rsidRPr="0083655E">
        <w:t xml:space="preserve"> </w:t>
      </w:r>
      <w:r w:rsidRPr="0083655E">
        <w:rPr>
          <w:b/>
        </w:rPr>
        <w:t>83</w:t>
      </w:r>
      <w:r w:rsidRPr="0083655E">
        <w:t>(2): 304-14.</w:t>
      </w:r>
    </w:p>
    <w:bookmarkEnd w:id="74"/>
    <w:p w14:paraId="7CC77C72" w14:textId="77777777" w:rsidR="0083655E" w:rsidRPr="0083655E" w:rsidRDefault="0083655E" w:rsidP="0083655E">
      <w:pPr>
        <w:pStyle w:val="EndNoteBibliography"/>
        <w:spacing w:after="0"/>
      </w:pPr>
    </w:p>
    <w:p w14:paraId="23E7F277" w14:textId="77777777" w:rsidR="0083655E" w:rsidRPr="0083655E" w:rsidRDefault="0083655E" w:rsidP="0083655E">
      <w:pPr>
        <w:pStyle w:val="EndNoteBibliography"/>
      </w:pPr>
      <w:bookmarkStart w:id="75" w:name="_ENREF_23"/>
      <w:r w:rsidRPr="0083655E">
        <w:t xml:space="preserve">McMahon, K.-A., H. Zajicek, W.-P. Li, M. J. Peyton, J. D. Minna, V. J. Hernandez, K. Luby-Phelps and R. G. W. Anderson (2009). "SRBC/cavin-3 is a caveolin adapter protein that regulates caveolae function." </w:t>
      </w:r>
      <w:r w:rsidRPr="0083655E">
        <w:rPr>
          <w:u w:val="single"/>
        </w:rPr>
        <w:t>The EMBO Journal</w:t>
      </w:r>
      <w:r w:rsidRPr="0083655E">
        <w:t xml:space="preserve"> </w:t>
      </w:r>
      <w:r w:rsidRPr="0083655E">
        <w:rPr>
          <w:b/>
        </w:rPr>
        <w:t>28</w:t>
      </w:r>
      <w:r w:rsidRPr="0083655E">
        <w:t>(8): 1001-15.</w:t>
      </w:r>
    </w:p>
    <w:bookmarkEnd w:id="75"/>
    <w:p w14:paraId="7C2A84EB" w14:textId="77777777" w:rsidR="0083655E" w:rsidRPr="0083655E" w:rsidRDefault="0083655E" w:rsidP="0083655E">
      <w:pPr>
        <w:pStyle w:val="EndNoteBibliography"/>
        <w:spacing w:after="0"/>
      </w:pPr>
    </w:p>
    <w:p w14:paraId="072B098C" w14:textId="77777777" w:rsidR="0083655E" w:rsidRPr="0083655E" w:rsidRDefault="0083655E" w:rsidP="0083655E">
      <w:pPr>
        <w:pStyle w:val="EndNoteBibliography"/>
      </w:pPr>
      <w:bookmarkStart w:id="76" w:name="_ENREF_24"/>
      <w:r w:rsidRPr="0083655E">
        <w:t xml:space="preserve">Mili, S., H. J. Shu, Y. Zhao and S. Pinol-Roma (2001). "Distinct RNP complexes of shuttling hnRNP proteins with pre-mRNA and mRNA: candidate intermediates in formation and export of mRNA." </w:t>
      </w:r>
      <w:r w:rsidRPr="0083655E">
        <w:rPr>
          <w:u w:val="single"/>
        </w:rPr>
        <w:t>Mol Cell Biol</w:t>
      </w:r>
      <w:r w:rsidRPr="0083655E">
        <w:t xml:space="preserve"> </w:t>
      </w:r>
      <w:r w:rsidRPr="0083655E">
        <w:rPr>
          <w:b/>
        </w:rPr>
        <w:t>21</w:t>
      </w:r>
      <w:r w:rsidRPr="0083655E">
        <w:t>(21): 7307-19.</w:t>
      </w:r>
    </w:p>
    <w:bookmarkEnd w:id="76"/>
    <w:p w14:paraId="14064DFF" w14:textId="77777777" w:rsidR="0083655E" w:rsidRPr="0083655E" w:rsidRDefault="0083655E" w:rsidP="0083655E">
      <w:pPr>
        <w:pStyle w:val="EndNoteBibliography"/>
        <w:spacing w:after="0"/>
      </w:pPr>
    </w:p>
    <w:p w14:paraId="62EEFB5A" w14:textId="77777777" w:rsidR="0083655E" w:rsidRPr="0083655E" w:rsidRDefault="0083655E" w:rsidP="0083655E">
      <w:pPr>
        <w:pStyle w:val="EndNoteBibliography"/>
      </w:pPr>
      <w:bookmarkStart w:id="77" w:name="_ENREF_25"/>
      <w:r w:rsidRPr="0083655E">
        <w:t xml:space="preserve">Montecalvo, A., A. T. Larregina, W. J. Shufesky, D. B. Stolz, M. L. Sullivan, J. M. Karlsson, C. J. Baty, G. A. Gibson, G. Erdos, Z. Wang, J. Milosevic, O. A. Tkacheva, S. J. Divito, R. Jordan, J. Lyons-Weiler, S. C. Watkins and A. E. Morelli (2012). "Mechanism of transfer of functional microRNAs between mouse dendritic cells via exosomes." </w:t>
      </w:r>
      <w:r w:rsidRPr="0083655E">
        <w:rPr>
          <w:u w:val="single"/>
        </w:rPr>
        <w:t>Blood</w:t>
      </w:r>
      <w:r w:rsidRPr="0083655E">
        <w:t xml:space="preserve"> </w:t>
      </w:r>
      <w:r w:rsidRPr="0083655E">
        <w:rPr>
          <w:b/>
        </w:rPr>
        <w:t>119</w:t>
      </w:r>
      <w:r w:rsidRPr="0083655E">
        <w:t>(3): 756-66.</w:t>
      </w:r>
    </w:p>
    <w:bookmarkEnd w:id="77"/>
    <w:p w14:paraId="411A8B67" w14:textId="77777777" w:rsidR="0083655E" w:rsidRPr="0083655E" w:rsidRDefault="0083655E" w:rsidP="0083655E">
      <w:pPr>
        <w:pStyle w:val="EndNoteBibliography"/>
        <w:spacing w:after="0"/>
      </w:pPr>
    </w:p>
    <w:p w14:paraId="2FA25B1B" w14:textId="77777777" w:rsidR="0083655E" w:rsidRPr="0083655E" w:rsidRDefault="0083655E" w:rsidP="0083655E">
      <w:pPr>
        <w:pStyle w:val="EndNoteBibliography"/>
      </w:pPr>
      <w:bookmarkStart w:id="78" w:name="_ENREF_26"/>
      <w:r w:rsidRPr="0083655E">
        <w:t xml:space="preserve">Moon, H., C. S. Lee, K. L. Inder, S. Sharma, E. Choi, D. M. Black, K. A. Le Cao, C. Winterford, J. I. Coward, M. T. Ling, D. J. Craik, R. G. Parton, P. J. Russell and M. M. Hill (2014). "PTRF/cavin-1 neutralizes non-caveolar caveolin-1 microdomains in prostate cancer." </w:t>
      </w:r>
      <w:r w:rsidRPr="0083655E">
        <w:rPr>
          <w:u w:val="single"/>
        </w:rPr>
        <w:t>Oncogene</w:t>
      </w:r>
      <w:r w:rsidRPr="0083655E">
        <w:t xml:space="preserve"> </w:t>
      </w:r>
      <w:r w:rsidRPr="0083655E">
        <w:rPr>
          <w:b/>
        </w:rPr>
        <w:t>33</w:t>
      </w:r>
      <w:r w:rsidRPr="0083655E">
        <w:t>(27): 3561-70.</w:t>
      </w:r>
    </w:p>
    <w:bookmarkEnd w:id="78"/>
    <w:p w14:paraId="196587B2" w14:textId="77777777" w:rsidR="0083655E" w:rsidRPr="0083655E" w:rsidRDefault="0083655E" w:rsidP="0083655E">
      <w:pPr>
        <w:pStyle w:val="EndNoteBibliography"/>
        <w:spacing w:after="0"/>
      </w:pPr>
    </w:p>
    <w:p w14:paraId="68FC8902" w14:textId="77777777" w:rsidR="0083655E" w:rsidRPr="0083655E" w:rsidRDefault="0083655E" w:rsidP="0083655E">
      <w:pPr>
        <w:pStyle w:val="EndNoteBibliography"/>
      </w:pPr>
      <w:bookmarkStart w:id="79" w:name="_ENREF_27"/>
      <w:r w:rsidRPr="0083655E">
        <w:t xml:space="preserve">Moumita, C., B.-J. Edgar, G. T. Dafydd, A. M. Meredith, M. Z. Mark, K. Gazala, R. Charles Andrew, A. G. Kent, C. Ching-Shih, L. Thomas, B.-S. Tanios, C. Arnab and M. W. Terence (2015). "Caveolin-1 is Associated with Tumor Progression and Confers a Multi-Modality Resistance Phenotype in Pancreatic Cancer." </w:t>
      </w:r>
      <w:r w:rsidRPr="0083655E">
        <w:rPr>
          <w:u w:val="single"/>
        </w:rPr>
        <w:t>Scientific Reports</w:t>
      </w:r>
      <w:r w:rsidRPr="0083655E">
        <w:t xml:space="preserve"> </w:t>
      </w:r>
      <w:r w:rsidRPr="0083655E">
        <w:rPr>
          <w:b/>
        </w:rPr>
        <w:t>5</w:t>
      </w:r>
      <w:r w:rsidRPr="0083655E">
        <w:t>.</w:t>
      </w:r>
    </w:p>
    <w:bookmarkEnd w:id="79"/>
    <w:p w14:paraId="7CD99EBA" w14:textId="77777777" w:rsidR="0083655E" w:rsidRPr="0083655E" w:rsidRDefault="0083655E" w:rsidP="0083655E">
      <w:pPr>
        <w:pStyle w:val="EndNoteBibliography"/>
        <w:spacing w:after="0"/>
      </w:pPr>
    </w:p>
    <w:p w14:paraId="6663F51F" w14:textId="77777777" w:rsidR="0083655E" w:rsidRPr="0083655E" w:rsidRDefault="0083655E" w:rsidP="0083655E">
      <w:pPr>
        <w:pStyle w:val="EndNoteBibliography"/>
      </w:pPr>
      <w:bookmarkStart w:id="80" w:name="_ENREF_28"/>
      <w:r w:rsidRPr="0083655E">
        <w:t xml:space="preserve">Palma, J., S. C. Yaddanapudi, L. Pigati, M. A. Havens, S. Jeong, G. A. Weiner, K. M. E. Weimer, B. Stern, M. L. Hastings and D. M. Duelli (2012). "MicroRNAs are exported from malignant cells in customized particles." </w:t>
      </w:r>
      <w:r w:rsidRPr="0083655E">
        <w:rPr>
          <w:u w:val="single"/>
        </w:rPr>
        <w:t>Nucleic Acids Research</w:t>
      </w:r>
      <w:r w:rsidRPr="0083655E">
        <w:t xml:space="preserve"> </w:t>
      </w:r>
      <w:r w:rsidRPr="0083655E">
        <w:rPr>
          <w:b/>
        </w:rPr>
        <w:t>40</w:t>
      </w:r>
      <w:r w:rsidRPr="0083655E">
        <w:t>(18): 9125-38.</w:t>
      </w:r>
    </w:p>
    <w:bookmarkEnd w:id="80"/>
    <w:p w14:paraId="05546F1A" w14:textId="77777777" w:rsidR="0083655E" w:rsidRPr="0083655E" w:rsidRDefault="0083655E" w:rsidP="0083655E">
      <w:pPr>
        <w:pStyle w:val="EndNoteBibliography"/>
        <w:spacing w:after="0"/>
      </w:pPr>
    </w:p>
    <w:p w14:paraId="776A82CD" w14:textId="77777777" w:rsidR="0083655E" w:rsidRPr="0083655E" w:rsidRDefault="0083655E" w:rsidP="0083655E">
      <w:pPr>
        <w:pStyle w:val="EndNoteBibliography"/>
      </w:pPr>
      <w:bookmarkStart w:id="81" w:name="_ENREF_29"/>
      <w:r w:rsidRPr="0083655E">
        <w:lastRenderedPageBreak/>
        <w:t xml:space="preserve">Pegtel, D. M., L. Peferoen and S. Amor (2014). "Extracellular vesicles as modulators of cell-to-cell communication in the healthy and diseased brain." </w:t>
      </w:r>
      <w:r w:rsidRPr="0083655E">
        <w:rPr>
          <w:u w:val="single"/>
        </w:rPr>
        <w:t>Philosophical Transactions of the Royal Society B: Biological Sciences</w:t>
      </w:r>
      <w:r w:rsidRPr="0083655E">
        <w:t xml:space="preserve"> </w:t>
      </w:r>
      <w:r w:rsidRPr="0083655E">
        <w:rPr>
          <w:b/>
        </w:rPr>
        <w:t>369</w:t>
      </w:r>
      <w:r w:rsidRPr="0083655E">
        <w:t>(1652): 20130516.</w:t>
      </w:r>
    </w:p>
    <w:bookmarkEnd w:id="81"/>
    <w:p w14:paraId="5624345C" w14:textId="77777777" w:rsidR="0083655E" w:rsidRPr="0083655E" w:rsidRDefault="0083655E" w:rsidP="0083655E">
      <w:pPr>
        <w:pStyle w:val="EndNoteBibliography"/>
        <w:spacing w:after="0"/>
      </w:pPr>
    </w:p>
    <w:p w14:paraId="6488D6D8" w14:textId="77777777" w:rsidR="0083655E" w:rsidRPr="0083655E" w:rsidRDefault="0083655E" w:rsidP="0083655E">
      <w:pPr>
        <w:pStyle w:val="EndNoteBibliography"/>
      </w:pPr>
      <w:bookmarkStart w:id="82" w:name="_ENREF_30"/>
      <w:r w:rsidRPr="0083655E">
        <w:t xml:space="preserve">Ramteke, A., H. Ting, C. Agarwal, S. Mateen, R. Somasagara, A. Hussain, M. Graner, B. Frederick, R. Agarwal and G. Deep (2015). "Exosomes secreted under hypoxia enhance invasiveness and stemness of prostate cancer cells by targeting adherens junction molecules." </w:t>
      </w:r>
      <w:r w:rsidRPr="0083655E">
        <w:rPr>
          <w:u w:val="single"/>
        </w:rPr>
        <w:t>Mol Carcinog</w:t>
      </w:r>
      <w:r w:rsidRPr="0083655E">
        <w:t xml:space="preserve"> </w:t>
      </w:r>
      <w:r w:rsidRPr="0083655E">
        <w:rPr>
          <w:b/>
        </w:rPr>
        <w:t>54</w:t>
      </w:r>
      <w:r w:rsidRPr="0083655E">
        <w:t>(7): 554-65.</w:t>
      </w:r>
    </w:p>
    <w:bookmarkEnd w:id="82"/>
    <w:p w14:paraId="5465D6C7" w14:textId="77777777" w:rsidR="0083655E" w:rsidRPr="0083655E" w:rsidRDefault="0083655E" w:rsidP="0083655E">
      <w:pPr>
        <w:pStyle w:val="EndNoteBibliography"/>
        <w:spacing w:after="0"/>
      </w:pPr>
    </w:p>
    <w:p w14:paraId="02DF99C5" w14:textId="77777777" w:rsidR="0083655E" w:rsidRPr="0083655E" w:rsidRDefault="0083655E" w:rsidP="0083655E">
      <w:pPr>
        <w:pStyle w:val="EndNoteBibliography"/>
      </w:pPr>
      <w:bookmarkStart w:id="83" w:name="_ENREF_31"/>
      <w:r w:rsidRPr="0083655E">
        <w:t xml:space="preserve">Reddi, K. K. and J. F. Holland (1976). "Elevated serum ribonuclease in patients with pancreatic cancer." </w:t>
      </w:r>
      <w:r w:rsidRPr="0083655E">
        <w:rPr>
          <w:u w:val="single"/>
        </w:rPr>
        <w:t>Proceedings of the National Academy of Sciences</w:t>
      </w:r>
      <w:r w:rsidRPr="0083655E">
        <w:t xml:space="preserve"> </w:t>
      </w:r>
      <w:r w:rsidRPr="0083655E">
        <w:rPr>
          <w:b/>
        </w:rPr>
        <w:t>73</w:t>
      </w:r>
      <w:r w:rsidRPr="0083655E">
        <w:t>(7): 2308-10.</w:t>
      </w:r>
    </w:p>
    <w:bookmarkEnd w:id="83"/>
    <w:p w14:paraId="3A650D6A" w14:textId="77777777" w:rsidR="0083655E" w:rsidRPr="0083655E" w:rsidRDefault="0083655E" w:rsidP="0083655E">
      <w:pPr>
        <w:pStyle w:val="EndNoteBibliography"/>
        <w:spacing w:after="0"/>
      </w:pPr>
    </w:p>
    <w:p w14:paraId="20AF9DDA" w14:textId="77777777" w:rsidR="0083655E" w:rsidRPr="0083655E" w:rsidRDefault="0083655E" w:rsidP="0083655E">
      <w:pPr>
        <w:pStyle w:val="EndNoteBibliography"/>
      </w:pPr>
      <w:bookmarkStart w:id="84" w:name="_ENREF_32"/>
      <w:r w:rsidRPr="0083655E">
        <w:t xml:space="preserve">Song, X., Y. Ding, G. Liu, X. Yang, R. Zhao, Y. Zhang, X. Zhao, G. J. Anderson and G. Nie (2016). "Cancer Cell-Derived Exosomes Induce Mitogen-Activated Protein Kinase-Dependent Monocyte Survival by Transport of Functional Receptor Tyrosine Kinases." </w:t>
      </w:r>
      <w:r w:rsidRPr="0083655E">
        <w:rPr>
          <w:u w:val="single"/>
        </w:rPr>
        <w:t>Journal of Biological Chemistry</w:t>
      </w:r>
      <w:r w:rsidRPr="0083655E">
        <w:t>.</w:t>
      </w:r>
    </w:p>
    <w:bookmarkEnd w:id="84"/>
    <w:p w14:paraId="2D9CDDE9" w14:textId="77777777" w:rsidR="0083655E" w:rsidRPr="0083655E" w:rsidRDefault="0083655E" w:rsidP="0083655E">
      <w:pPr>
        <w:pStyle w:val="EndNoteBibliography"/>
        <w:spacing w:after="0"/>
      </w:pPr>
    </w:p>
    <w:p w14:paraId="152EDC5C" w14:textId="77777777" w:rsidR="0083655E" w:rsidRPr="0083655E" w:rsidRDefault="0083655E" w:rsidP="0083655E">
      <w:pPr>
        <w:pStyle w:val="EndNoteBibliography"/>
      </w:pPr>
      <w:bookmarkStart w:id="85" w:name="_ENREF_33"/>
      <w:r w:rsidRPr="0083655E">
        <w:t xml:space="preserve">Tsui, N. B., E. K. Ng and Y. M. Lo (2002). "Stability of endogenous and added RNA in blood specimens, serum, and plasma." </w:t>
      </w:r>
      <w:r w:rsidRPr="0083655E">
        <w:rPr>
          <w:u w:val="single"/>
        </w:rPr>
        <w:t>Clin Chem</w:t>
      </w:r>
      <w:r w:rsidRPr="0083655E">
        <w:t xml:space="preserve"> </w:t>
      </w:r>
      <w:r w:rsidRPr="0083655E">
        <w:rPr>
          <w:b/>
        </w:rPr>
        <w:t>48</w:t>
      </w:r>
      <w:r w:rsidRPr="0083655E">
        <w:t>(10): 1647-53.</w:t>
      </w:r>
    </w:p>
    <w:bookmarkEnd w:id="85"/>
    <w:p w14:paraId="418C844B" w14:textId="77777777" w:rsidR="0083655E" w:rsidRPr="0083655E" w:rsidRDefault="0083655E" w:rsidP="0083655E">
      <w:pPr>
        <w:pStyle w:val="EndNoteBibliography"/>
        <w:spacing w:after="0"/>
      </w:pPr>
    </w:p>
    <w:p w14:paraId="6B341C93" w14:textId="77777777" w:rsidR="0083655E" w:rsidRPr="0083655E" w:rsidRDefault="0083655E" w:rsidP="0083655E">
      <w:pPr>
        <w:pStyle w:val="EndNoteBibliography"/>
      </w:pPr>
      <w:bookmarkStart w:id="86" w:name="_ENREF_34"/>
      <w:r w:rsidRPr="0083655E">
        <w:t xml:space="preserve">Villarroya-Beltri, C., C. Gutiérrez-Vázquez, F. Sánchez-Cabo, D. Pérez-Hernández, J. Vázquez, N. Martin-Cofreces, D. J. Martinez-Herrera, A. Pascual-Montano, M. Mittelbrunn and F. Sánchez-Madrid (2013). "Sumoylated hnRNPA2B1 controls the sorting of miRNAs into exosomes through binding to specific motifs." </w:t>
      </w:r>
      <w:r w:rsidRPr="0083655E">
        <w:rPr>
          <w:u w:val="single"/>
        </w:rPr>
        <w:t>Nat Commun</w:t>
      </w:r>
      <w:r w:rsidRPr="0083655E">
        <w:t xml:space="preserve"> </w:t>
      </w:r>
      <w:r w:rsidRPr="0083655E">
        <w:rPr>
          <w:b/>
        </w:rPr>
        <w:t>4</w:t>
      </w:r>
      <w:r w:rsidRPr="0083655E">
        <w:t>.</w:t>
      </w:r>
    </w:p>
    <w:bookmarkEnd w:id="86"/>
    <w:p w14:paraId="32DF4EA9" w14:textId="77777777" w:rsidR="0083655E" w:rsidRPr="0083655E" w:rsidRDefault="0083655E" w:rsidP="0083655E">
      <w:pPr>
        <w:pStyle w:val="EndNoteBibliography"/>
        <w:spacing w:after="0"/>
      </w:pPr>
    </w:p>
    <w:p w14:paraId="1FC6666A" w14:textId="77777777" w:rsidR="0083655E" w:rsidRPr="0083655E" w:rsidRDefault="0083655E" w:rsidP="0083655E">
      <w:pPr>
        <w:pStyle w:val="EndNoteBibliography"/>
      </w:pPr>
      <w:bookmarkStart w:id="87" w:name="_ENREF_35"/>
      <w:r w:rsidRPr="0083655E">
        <w:t xml:space="preserve">Wu, H.-C., C.-H. Chang, Y.-A. Tsou, C.-W. Tsai, C.-C. Lin and D.-T. Bau (2011). "Significant Association of Caveolin-1 (CAV1) Genotypes with Prostate Cancer Susceptibility in Taiwan." </w:t>
      </w:r>
      <w:r w:rsidRPr="0083655E">
        <w:rPr>
          <w:u w:val="single"/>
        </w:rPr>
        <w:t>Anticancer Research</w:t>
      </w:r>
      <w:r w:rsidRPr="0083655E">
        <w:t xml:space="preserve"> </w:t>
      </w:r>
      <w:r w:rsidRPr="0083655E">
        <w:rPr>
          <w:b/>
        </w:rPr>
        <w:t>31</w:t>
      </w:r>
      <w:r w:rsidRPr="0083655E">
        <w:t>(2): 745-9.</w:t>
      </w:r>
    </w:p>
    <w:bookmarkEnd w:id="87"/>
    <w:p w14:paraId="3BC649B0" w14:textId="77777777" w:rsidR="0083655E" w:rsidRPr="0083655E" w:rsidRDefault="0083655E" w:rsidP="0083655E">
      <w:pPr>
        <w:pStyle w:val="EndNoteBibliography"/>
        <w:spacing w:after="0"/>
      </w:pPr>
    </w:p>
    <w:p w14:paraId="7BD832F3" w14:textId="77777777" w:rsidR="0083655E" w:rsidRPr="0083655E" w:rsidRDefault="0083655E" w:rsidP="0083655E">
      <w:pPr>
        <w:pStyle w:val="EndNoteBibliography"/>
      </w:pPr>
      <w:bookmarkStart w:id="88" w:name="_ENREF_36"/>
      <w:r w:rsidRPr="0083655E">
        <w:t xml:space="preserve">Wysoczynski, M. and M. Z. Ratajczak (2009). "LUNG CANCER SECRETED MICROVESCILES: UNDERAPPRECIATED MODULATORS OF MICROENVIRONMENT IN EXPANDING TUMORS." </w:t>
      </w:r>
      <w:r w:rsidRPr="0083655E">
        <w:rPr>
          <w:u w:val="single"/>
        </w:rPr>
        <w:t>International journal of cancer. Journal international du cancer</w:t>
      </w:r>
      <w:r w:rsidRPr="0083655E">
        <w:t xml:space="preserve"> </w:t>
      </w:r>
      <w:r w:rsidRPr="0083655E">
        <w:rPr>
          <w:b/>
        </w:rPr>
        <w:t>125</w:t>
      </w:r>
      <w:r w:rsidRPr="0083655E">
        <w:t>(7): 1595-603.</w:t>
      </w:r>
    </w:p>
    <w:bookmarkEnd w:id="88"/>
    <w:p w14:paraId="7ACB352B" w14:textId="77777777" w:rsidR="0083655E" w:rsidRPr="0083655E" w:rsidRDefault="0083655E" w:rsidP="0083655E">
      <w:pPr>
        <w:pStyle w:val="EndNoteBibliography"/>
        <w:spacing w:after="0"/>
      </w:pPr>
    </w:p>
    <w:p w14:paraId="0F686D35" w14:textId="77777777" w:rsidR="0083655E" w:rsidRPr="0083655E" w:rsidRDefault="0083655E" w:rsidP="0083655E">
      <w:pPr>
        <w:pStyle w:val="EndNoteBibliography"/>
      </w:pPr>
      <w:bookmarkStart w:id="89" w:name="_ENREF_37"/>
      <w:r w:rsidRPr="0083655E">
        <w:t xml:space="preserve">Zhou, W., M. Y. Fong, Y. Min, G. Somlo, L. Liu, M. R. Palomares, Y. Yu, A. Chow, S. T. F. O’Connor, A. R. Chin, Y. Yen, Y. Wang, E. G. Marcusson, P. Chu, J. Wu, X. Wu, A. X. Li, Z. Li, H. Gao, X. Ren, M. P. Boldin, P. C. Lin and S. E. Wang (2014). "Cancer-secreted miR-105 destroys vascular endothelial barriers to promote metastasis." </w:t>
      </w:r>
      <w:r w:rsidRPr="0083655E">
        <w:rPr>
          <w:u w:val="single"/>
        </w:rPr>
        <w:t>Cancer Cell</w:t>
      </w:r>
      <w:r w:rsidRPr="0083655E">
        <w:t xml:space="preserve"> </w:t>
      </w:r>
      <w:r w:rsidRPr="0083655E">
        <w:rPr>
          <w:b/>
        </w:rPr>
        <w:t>25</w:t>
      </w:r>
      <w:r w:rsidRPr="0083655E">
        <w:t>(4): 501-15.</w:t>
      </w:r>
    </w:p>
    <w:bookmarkEnd w:id="89"/>
    <w:p w14:paraId="08CFC594" w14:textId="77777777" w:rsidR="0083655E" w:rsidRPr="0083655E" w:rsidRDefault="0083655E" w:rsidP="0083655E">
      <w:pPr>
        <w:pStyle w:val="EndNoteBibliography"/>
      </w:pPr>
    </w:p>
    <w:p w14:paraId="522B8746" w14:textId="34324D64" w:rsidR="00B057DA" w:rsidRPr="00B057DA" w:rsidRDefault="00C15703"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sectPr w:rsidR="00B057DA" w:rsidRPr="00B057DA"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Michelle Hill" w:date="2016-09-26T21:55:00Z" w:initials="MH">
    <w:p w14:paraId="45AE840A" w14:textId="1CA4EBE0" w:rsidR="0083655E" w:rsidRDefault="0083655E">
      <w:pPr>
        <w:pStyle w:val="CommentText"/>
      </w:pPr>
      <w:r>
        <w:rPr>
          <w:rStyle w:val="CommentReference"/>
        </w:rPr>
        <w:annotationRef/>
      </w:r>
      <w:r>
        <w:t>Make more clear – what data you received, and what analysis you did. But, for the data you didn’t analyse, you still need to clearly say what the experiments were (so they can be assessed)</w:t>
      </w:r>
    </w:p>
  </w:comment>
  <w:comment w:id="22" w:author="Harley Robinson " w:date="2016-09-29T10:48:00Z" w:initials="HR">
    <w:p w14:paraId="6922F5F4" w14:textId="45ED9725" w:rsidR="0083655E" w:rsidRDefault="0083655E">
      <w:pPr>
        <w:pStyle w:val="CommentText"/>
      </w:pPr>
      <w:r>
        <w:rPr>
          <w:rStyle w:val="CommentReference"/>
        </w:rPr>
        <w:annotationRef/>
      </w:r>
      <w:r>
        <w:t>What supplementary data are you talking about? This is the first time I talked about it, and the only time I describe this method</w:t>
      </w:r>
    </w:p>
  </w:comment>
  <w:comment w:id="37" w:author="Michelle Hill" w:date="2016-09-26T22:42:00Z" w:initials="MH">
    <w:p w14:paraId="49A047AC" w14:textId="62F74BF2" w:rsidR="0083655E" w:rsidRDefault="0083655E">
      <w:pPr>
        <w:pStyle w:val="CommentText"/>
      </w:pPr>
      <w:r>
        <w:rPr>
          <w:rStyle w:val="CommentReference"/>
        </w:rPr>
        <w:annotationRef/>
      </w:r>
      <w:r>
        <w:t>I like these terms. They easily convey the concepts. It’s good to use them consistently throughout.</w:t>
      </w:r>
    </w:p>
  </w:comment>
  <w:comment w:id="40" w:author="Michelle Hill" w:date="2016-09-26T22:46:00Z" w:initials="MH">
    <w:p w14:paraId="3D2DBB6A" w14:textId="77777777" w:rsidR="0083655E" w:rsidRDefault="0083655E">
      <w:pPr>
        <w:pStyle w:val="CommentText"/>
      </w:pPr>
      <w:r>
        <w:rPr>
          <w:rStyle w:val="CommentReference"/>
        </w:rPr>
        <w:annotationRef/>
      </w:r>
      <w:r>
        <w:t xml:space="preserve">Re-write this sentence, too many ‘that’. </w:t>
      </w:r>
    </w:p>
    <w:p w14:paraId="4F459836" w14:textId="492F52F1" w:rsidR="0083655E" w:rsidRDefault="0083655E">
      <w:pPr>
        <w:pStyle w:val="CommentText"/>
      </w:pPr>
      <w:r>
        <w:t>Need to mention the tool (details of method is in methods).</w:t>
      </w:r>
    </w:p>
  </w:comment>
  <w:comment w:id="44" w:author="Michelle Hill" w:date="2016-09-26T23:06:00Z" w:initials="MH">
    <w:p w14:paraId="778E33E2" w14:textId="48C5E1EB" w:rsidR="0083655E" w:rsidRDefault="0083655E">
      <w:pPr>
        <w:pStyle w:val="CommentText"/>
      </w:pPr>
      <w:r>
        <w:rPr>
          <w:rStyle w:val="CommentReference"/>
        </w:rPr>
        <w:annotationRef/>
      </w:r>
      <w:r>
        <w:t>Figure legends for IF figures should state the images are representative of x experiments</w:t>
      </w:r>
    </w:p>
  </w:comment>
  <w:comment w:id="48" w:author="Michelle Hill" w:date="2016-09-26T23:01:00Z" w:initials="MH">
    <w:p w14:paraId="48DCCCF1" w14:textId="53945AB2" w:rsidR="0083655E" w:rsidRDefault="0083655E">
      <w:pPr>
        <w:pStyle w:val="CommentText"/>
      </w:pPr>
      <w:r>
        <w:rPr>
          <w:rStyle w:val="CommentReference"/>
        </w:rPr>
        <w:annotationRef/>
      </w:r>
      <w:r>
        <w:t>I don’t see any cytoplasmic labelling for miR-148a in cavin-1 cells</w:t>
      </w:r>
    </w:p>
  </w:comment>
  <w:comment w:id="46" w:author="Michelle Hill" w:date="2016-09-26T23:03:00Z" w:initials="MH">
    <w:p w14:paraId="48B630AE" w14:textId="77777777" w:rsidR="0083655E" w:rsidRDefault="0083655E">
      <w:pPr>
        <w:pStyle w:val="CommentText"/>
      </w:pPr>
      <w:r>
        <w:rPr>
          <w:rStyle w:val="CommentReference"/>
        </w:rPr>
        <w:annotationRef/>
      </w:r>
      <w:r>
        <w:t xml:space="preserve">First describe the </w:t>
      </w:r>
      <w:proofErr w:type="spellStart"/>
      <w:r>
        <w:t>miR</w:t>
      </w:r>
      <w:proofErr w:type="spellEnd"/>
      <w:r>
        <w:t xml:space="preserve"> localizations – has any other paper described miRNA in cytosolic puncta? </w:t>
      </w:r>
    </w:p>
    <w:p w14:paraId="26C5B9F1" w14:textId="77777777" w:rsidR="0083655E" w:rsidRDefault="0083655E">
      <w:pPr>
        <w:pStyle w:val="CommentText"/>
      </w:pPr>
    </w:p>
    <w:p w14:paraId="7D683953" w14:textId="0A7B15B1" w:rsidR="0083655E" w:rsidRDefault="0083655E">
      <w:pPr>
        <w:pStyle w:val="CommentText"/>
      </w:pPr>
      <w:r>
        <w:t>Then describe the co-localization results</w:t>
      </w:r>
    </w:p>
  </w:comment>
  <w:comment w:id="51" w:author="Michelle Hill" w:date="2016-09-26T23:08:00Z" w:initials="MH">
    <w:p w14:paraId="4F6E9BF2" w14:textId="5E157309" w:rsidR="0083655E" w:rsidRDefault="0083655E">
      <w:pPr>
        <w:pStyle w:val="CommentText"/>
      </w:pPr>
      <w:r>
        <w:rPr>
          <w:rStyle w:val="CommentReference"/>
        </w:rPr>
        <w:annotationRef/>
      </w:r>
      <w:r>
        <w:t>Or you can show this as panel 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AE840A" w15:done="0"/>
  <w15:commentEx w15:paraId="6922F5F4" w15:done="0"/>
  <w15:commentEx w15:paraId="49A047AC" w15:done="0"/>
  <w15:commentEx w15:paraId="4F459836" w15:done="0"/>
  <w15:commentEx w15:paraId="778E33E2" w15:done="0"/>
  <w15:commentEx w15:paraId="48DCCCF1" w15:done="0"/>
  <w15:commentEx w15:paraId="7D683953" w15:done="0"/>
  <w15:commentEx w15:paraId="4F6E9BF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rson w15:author="Harley Robinson ">
    <w15:presenceInfo w15:providerId="AD" w15:userId="S-1-5-21-157896902-3385474465-166438253-7298"/>
  </w15:person>
  <w15:person w15:author="Microsoft account">
    <w15:presenceInfo w15:providerId="Windows Live" w15:userId="5dd5a412a82646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4&lt;/item&gt;&lt;/record-ids&gt;&lt;/item&gt;&lt;/Libraries&gt;"/>
  </w:docVars>
  <w:rsids>
    <w:rsidRoot w:val="00D269F5"/>
    <w:rsid w:val="000023F2"/>
    <w:rsid w:val="00002789"/>
    <w:rsid w:val="00035CC2"/>
    <w:rsid w:val="00043A96"/>
    <w:rsid w:val="0004764B"/>
    <w:rsid w:val="000641CF"/>
    <w:rsid w:val="000643A5"/>
    <w:rsid w:val="000645B4"/>
    <w:rsid w:val="000804BE"/>
    <w:rsid w:val="000860B7"/>
    <w:rsid w:val="000917AC"/>
    <w:rsid w:val="000A2505"/>
    <w:rsid w:val="000A30D4"/>
    <w:rsid w:val="000E4402"/>
    <w:rsid w:val="000E4D9A"/>
    <w:rsid w:val="000E6E61"/>
    <w:rsid w:val="00113D1F"/>
    <w:rsid w:val="001347E3"/>
    <w:rsid w:val="00136531"/>
    <w:rsid w:val="00136C56"/>
    <w:rsid w:val="001442CB"/>
    <w:rsid w:val="001454D5"/>
    <w:rsid w:val="00155EAD"/>
    <w:rsid w:val="0016216F"/>
    <w:rsid w:val="001B23BC"/>
    <w:rsid w:val="001B4682"/>
    <w:rsid w:val="001B5720"/>
    <w:rsid w:val="001B7DC8"/>
    <w:rsid w:val="001C02BE"/>
    <w:rsid w:val="001E35AB"/>
    <w:rsid w:val="001E41AA"/>
    <w:rsid w:val="001F71C2"/>
    <w:rsid w:val="00201C2E"/>
    <w:rsid w:val="002170BC"/>
    <w:rsid w:val="0022148F"/>
    <w:rsid w:val="002225DD"/>
    <w:rsid w:val="0024117C"/>
    <w:rsid w:val="002473C5"/>
    <w:rsid w:val="002504F5"/>
    <w:rsid w:val="002744C9"/>
    <w:rsid w:val="00277D50"/>
    <w:rsid w:val="00285D59"/>
    <w:rsid w:val="002862C5"/>
    <w:rsid w:val="0028737D"/>
    <w:rsid w:val="002A1A4D"/>
    <w:rsid w:val="002A4999"/>
    <w:rsid w:val="002A553D"/>
    <w:rsid w:val="002B0591"/>
    <w:rsid w:val="002B260D"/>
    <w:rsid w:val="002C6145"/>
    <w:rsid w:val="002D33F7"/>
    <w:rsid w:val="002D3A9B"/>
    <w:rsid w:val="002D6BD5"/>
    <w:rsid w:val="002E573A"/>
    <w:rsid w:val="0030456C"/>
    <w:rsid w:val="00315510"/>
    <w:rsid w:val="00325343"/>
    <w:rsid w:val="003417F1"/>
    <w:rsid w:val="0035527B"/>
    <w:rsid w:val="00360908"/>
    <w:rsid w:val="00383897"/>
    <w:rsid w:val="00394C43"/>
    <w:rsid w:val="00394FA6"/>
    <w:rsid w:val="00396257"/>
    <w:rsid w:val="003A122B"/>
    <w:rsid w:val="003A4606"/>
    <w:rsid w:val="003B1AAE"/>
    <w:rsid w:val="003B5B36"/>
    <w:rsid w:val="003E64B9"/>
    <w:rsid w:val="003F57D1"/>
    <w:rsid w:val="003F6584"/>
    <w:rsid w:val="00407027"/>
    <w:rsid w:val="00425FC6"/>
    <w:rsid w:val="00427465"/>
    <w:rsid w:val="00445364"/>
    <w:rsid w:val="00447F02"/>
    <w:rsid w:val="00460C36"/>
    <w:rsid w:val="004734F8"/>
    <w:rsid w:val="0047413B"/>
    <w:rsid w:val="00475D4D"/>
    <w:rsid w:val="004817CB"/>
    <w:rsid w:val="004923A7"/>
    <w:rsid w:val="00494299"/>
    <w:rsid w:val="00494B06"/>
    <w:rsid w:val="004A1078"/>
    <w:rsid w:val="004A27A6"/>
    <w:rsid w:val="004A7530"/>
    <w:rsid w:val="004B11EC"/>
    <w:rsid w:val="004B61D4"/>
    <w:rsid w:val="004B7AEC"/>
    <w:rsid w:val="004D05EA"/>
    <w:rsid w:val="004D06C8"/>
    <w:rsid w:val="004F3EB9"/>
    <w:rsid w:val="00505F1A"/>
    <w:rsid w:val="00511A06"/>
    <w:rsid w:val="00520A5A"/>
    <w:rsid w:val="00541678"/>
    <w:rsid w:val="00546E8D"/>
    <w:rsid w:val="00580FC3"/>
    <w:rsid w:val="005919CD"/>
    <w:rsid w:val="005A1261"/>
    <w:rsid w:val="005A43BD"/>
    <w:rsid w:val="005A7CDE"/>
    <w:rsid w:val="005A7E5F"/>
    <w:rsid w:val="005B5088"/>
    <w:rsid w:val="005D5ADB"/>
    <w:rsid w:val="005D63E8"/>
    <w:rsid w:val="005E60B2"/>
    <w:rsid w:val="00613B88"/>
    <w:rsid w:val="00626E3B"/>
    <w:rsid w:val="00632F91"/>
    <w:rsid w:val="00634F62"/>
    <w:rsid w:val="0066460C"/>
    <w:rsid w:val="006705E5"/>
    <w:rsid w:val="006915C7"/>
    <w:rsid w:val="006A29A2"/>
    <w:rsid w:val="006B0438"/>
    <w:rsid w:val="006B0B10"/>
    <w:rsid w:val="006B1AE1"/>
    <w:rsid w:val="006D430D"/>
    <w:rsid w:val="006E5208"/>
    <w:rsid w:val="006E73A2"/>
    <w:rsid w:val="006F1A49"/>
    <w:rsid w:val="006F3121"/>
    <w:rsid w:val="007045E6"/>
    <w:rsid w:val="00704850"/>
    <w:rsid w:val="00706A6E"/>
    <w:rsid w:val="00712621"/>
    <w:rsid w:val="00716E22"/>
    <w:rsid w:val="00726A10"/>
    <w:rsid w:val="007329CB"/>
    <w:rsid w:val="00740B7F"/>
    <w:rsid w:val="00757923"/>
    <w:rsid w:val="0076261E"/>
    <w:rsid w:val="007674B7"/>
    <w:rsid w:val="0077364C"/>
    <w:rsid w:val="00773A50"/>
    <w:rsid w:val="007A2F48"/>
    <w:rsid w:val="007A639E"/>
    <w:rsid w:val="007B134F"/>
    <w:rsid w:val="007C471C"/>
    <w:rsid w:val="007C5847"/>
    <w:rsid w:val="007C5D32"/>
    <w:rsid w:val="007D023E"/>
    <w:rsid w:val="007D5FE8"/>
    <w:rsid w:val="007E0630"/>
    <w:rsid w:val="008059B0"/>
    <w:rsid w:val="00805D07"/>
    <w:rsid w:val="008072F7"/>
    <w:rsid w:val="00816B3C"/>
    <w:rsid w:val="0083655E"/>
    <w:rsid w:val="00841A4D"/>
    <w:rsid w:val="008445C6"/>
    <w:rsid w:val="00845533"/>
    <w:rsid w:val="00876D6A"/>
    <w:rsid w:val="00877C9C"/>
    <w:rsid w:val="00880E4C"/>
    <w:rsid w:val="00881806"/>
    <w:rsid w:val="008825E5"/>
    <w:rsid w:val="00894DCB"/>
    <w:rsid w:val="008A70A1"/>
    <w:rsid w:val="008C3CF3"/>
    <w:rsid w:val="008D6192"/>
    <w:rsid w:val="008E4812"/>
    <w:rsid w:val="008E6930"/>
    <w:rsid w:val="008E7085"/>
    <w:rsid w:val="0090637B"/>
    <w:rsid w:val="009110F6"/>
    <w:rsid w:val="009150C5"/>
    <w:rsid w:val="00923E89"/>
    <w:rsid w:val="00933319"/>
    <w:rsid w:val="00934DDB"/>
    <w:rsid w:val="0094171C"/>
    <w:rsid w:val="0094249A"/>
    <w:rsid w:val="00946032"/>
    <w:rsid w:val="00964E21"/>
    <w:rsid w:val="00973BAF"/>
    <w:rsid w:val="00983950"/>
    <w:rsid w:val="009936BE"/>
    <w:rsid w:val="009967D8"/>
    <w:rsid w:val="009A0AD7"/>
    <w:rsid w:val="009B6B83"/>
    <w:rsid w:val="009C0CE2"/>
    <w:rsid w:val="009C332A"/>
    <w:rsid w:val="009D1B8C"/>
    <w:rsid w:val="009F3165"/>
    <w:rsid w:val="009F58F0"/>
    <w:rsid w:val="00A014EB"/>
    <w:rsid w:val="00A15EC8"/>
    <w:rsid w:val="00A16C70"/>
    <w:rsid w:val="00A202A4"/>
    <w:rsid w:val="00A277CC"/>
    <w:rsid w:val="00A35B80"/>
    <w:rsid w:val="00A50A85"/>
    <w:rsid w:val="00A56504"/>
    <w:rsid w:val="00A635AD"/>
    <w:rsid w:val="00A637FE"/>
    <w:rsid w:val="00A7150A"/>
    <w:rsid w:val="00A83C3A"/>
    <w:rsid w:val="00A87C65"/>
    <w:rsid w:val="00AB27A9"/>
    <w:rsid w:val="00AC37CA"/>
    <w:rsid w:val="00AD398C"/>
    <w:rsid w:val="00B057DA"/>
    <w:rsid w:val="00B12BF0"/>
    <w:rsid w:val="00B31E2D"/>
    <w:rsid w:val="00B57D19"/>
    <w:rsid w:val="00B62C7D"/>
    <w:rsid w:val="00B6458D"/>
    <w:rsid w:val="00B842A0"/>
    <w:rsid w:val="00B84DC6"/>
    <w:rsid w:val="00BA51F5"/>
    <w:rsid w:val="00BC4634"/>
    <w:rsid w:val="00BE3A99"/>
    <w:rsid w:val="00BE4094"/>
    <w:rsid w:val="00BE4FD6"/>
    <w:rsid w:val="00C15703"/>
    <w:rsid w:val="00C34159"/>
    <w:rsid w:val="00C547B4"/>
    <w:rsid w:val="00C723EA"/>
    <w:rsid w:val="00C725BE"/>
    <w:rsid w:val="00C77B67"/>
    <w:rsid w:val="00C96FD3"/>
    <w:rsid w:val="00CB378A"/>
    <w:rsid w:val="00CD0C67"/>
    <w:rsid w:val="00CE0CB5"/>
    <w:rsid w:val="00CE5661"/>
    <w:rsid w:val="00CF2693"/>
    <w:rsid w:val="00D10ABE"/>
    <w:rsid w:val="00D14595"/>
    <w:rsid w:val="00D15079"/>
    <w:rsid w:val="00D25CB9"/>
    <w:rsid w:val="00D269F5"/>
    <w:rsid w:val="00D55C8E"/>
    <w:rsid w:val="00D60996"/>
    <w:rsid w:val="00D8229E"/>
    <w:rsid w:val="00D82430"/>
    <w:rsid w:val="00D858C7"/>
    <w:rsid w:val="00D928BF"/>
    <w:rsid w:val="00DA6E08"/>
    <w:rsid w:val="00DB5FE8"/>
    <w:rsid w:val="00DC7168"/>
    <w:rsid w:val="00DD4EDD"/>
    <w:rsid w:val="00E053D5"/>
    <w:rsid w:val="00E10F8A"/>
    <w:rsid w:val="00E146DB"/>
    <w:rsid w:val="00E15E57"/>
    <w:rsid w:val="00E2550D"/>
    <w:rsid w:val="00E26679"/>
    <w:rsid w:val="00E276E7"/>
    <w:rsid w:val="00E4052B"/>
    <w:rsid w:val="00E40F7F"/>
    <w:rsid w:val="00E52FCA"/>
    <w:rsid w:val="00E60F95"/>
    <w:rsid w:val="00E633EF"/>
    <w:rsid w:val="00E64B26"/>
    <w:rsid w:val="00E66ADB"/>
    <w:rsid w:val="00E74C40"/>
    <w:rsid w:val="00E76C95"/>
    <w:rsid w:val="00E776BE"/>
    <w:rsid w:val="00E814D2"/>
    <w:rsid w:val="00E8211C"/>
    <w:rsid w:val="00EB3FB0"/>
    <w:rsid w:val="00ED12EB"/>
    <w:rsid w:val="00ED6845"/>
    <w:rsid w:val="00EE41F8"/>
    <w:rsid w:val="00EE7C8F"/>
    <w:rsid w:val="00F041BB"/>
    <w:rsid w:val="00F05205"/>
    <w:rsid w:val="00F37258"/>
    <w:rsid w:val="00F442BA"/>
    <w:rsid w:val="00F47390"/>
    <w:rsid w:val="00F50503"/>
    <w:rsid w:val="00F56074"/>
    <w:rsid w:val="00F66026"/>
    <w:rsid w:val="00F724F0"/>
    <w:rsid w:val="00F8100D"/>
    <w:rsid w:val="00F83A55"/>
    <w:rsid w:val="00FC24C6"/>
    <w:rsid w:val="00FC3A7C"/>
    <w:rsid w:val="00FE3113"/>
    <w:rsid w:val="00FE35A3"/>
    <w:rsid w:val="00FE45E7"/>
    <w:rsid w:val="00FE6703"/>
    <w:rsid w:val="00FE7405"/>
    <w:rsid w:val="00FF1B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C15703"/>
    <w:rPr>
      <w:rFonts w:ascii="Calibri" w:hAnsi="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2184</TotalTime>
  <Pages>32</Pages>
  <Words>8948</Words>
  <Characters>51007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59836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Harley Robinson </cp:lastModifiedBy>
  <cp:revision>11</cp:revision>
  <dcterms:created xsi:type="dcterms:W3CDTF">2016-09-27T03:55:00Z</dcterms:created>
  <dcterms:modified xsi:type="dcterms:W3CDTF">2016-10-07T03:22:00Z</dcterms:modified>
</cp:coreProperties>
</file>