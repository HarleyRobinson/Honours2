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AU"/>
        </w:rPr>
        <w:id w:val="1420674384"/>
        <w:docPartObj>
          <w:docPartGallery w:val="Table of Contents"/>
          <w:docPartUnique/>
        </w:docPartObj>
      </w:sdtPr>
      <w:sdtEndPr>
        <w:rPr>
          <w:b/>
          <w:bCs/>
          <w:noProof/>
        </w:rPr>
      </w:sdtEndPr>
      <w:sdtContent>
        <w:p w14:paraId="27FC01D5" w14:textId="41E5DCDD" w:rsidR="00B37DEF" w:rsidRPr="00B37DEF" w:rsidRDefault="00B37DEF" w:rsidP="00E14C78">
          <w:pPr>
            <w:pStyle w:val="TOCHeading"/>
            <w:spacing w:line="360" w:lineRule="auto"/>
            <w:rPr>
              <w:rFonts w:ascii="Times New Roman" w:hAnsi="Times New Roman" w:cs="Times New Roman"/>
            </w:rPr>
          </w:pPr>
          <w:r w:rsidRPr="00B37DEF">
            <w:rPr>
              <w:rFonts w:ascii="Times New Roman" w:hAnsi="Times New Roman" w:cs="Times New Roman"/>
            </w:rPr>
            <w:t>Contents</w:t>
          </w:r>
        </w:p>
        <w:p w14:paraId="2478CA59" w14:textId="77777777" w:rsidR="005B78BB" w:rsidRDefault="00B37DEF" w:rsidP="005B78BB">
          <w:pPr>
            <w:pStyle w:val="TOC1"/>
            <w:rPr>
              <w:rFonts w:eastAsiaTheme="minorEastAsia"/>
              <w:noProof/>
              <w:lang w:eastAsia="en-AU"/>
            </w:rPr>
          </w:pPr>
          <w:r w:rsidRPr="00B37DEF">
            <w:rPr>
              <w:rFonts w:ascii="Times New Roman" w:hAnsi="Times New Roman" w:cs="Times New Roman"/>
            </w:rPr>
            <w:fldChar w:fldCharType="begin"/>
          </w:r>
          <w:r w:rsidRPr="00B37DEF">
            <w:rPr>
              <w:rFonts w:ascii="Times New Roman" w:hAnsi="Times New Roman" w:cs="Times New Roman"/>
            </w:rPr>
            <w:instrText xml:space="preserve"> TOC \o "1-3" \h \z \u </w:instrText>
          </w:r>
          <w:r w:rsidRPr="00B37DEF">
            <w:rPr>
              <w:rFonts w:ascii="Times New Roman" w:hAnsi="Times New Roman" w:cs="Times New Roman"/>
            </w:rPr>
            <w:fldChar w:fldCharType="separate"/>
          </w:r>
          <w:hyperlink w:anchor="_Toc464400695" w:history="1">
            <w:r w:rsidR="005B78BB" w:rsidRPr="002073A9">
              <w:rPr>
                <w:rStyle w:val="Hyperlink"/>
                <w:rFonts w:ascii="Times New Roman" w:hAnsi="Times New Roman" w:cs="Times New Roman"/>
                <w:noProof/>
              </w:rPr>
              <w:t>Abstract:</w:t>
            </w:r>
            <w:r w:rsidR="005B78BB">
              <w:rPr>
                <w:noProof/>
                <w:webHidden/>
              </w:rPr>
              <w:tab/>
            </w:r>
            <w:r w:rsidR="005B78BB">
              <w:rPr>
                <w:noProof/>
                <w:webHidden/>
              </w:rPr>
              <w:fldChar w:fldCharType="begin"/>
            </w:r>
            <w:r w:rsidR="005B78BB">
              <w:rPr>
                <w:noProof/>
                <w:webHidden/>
              </w:rPr>
              <w:instrText xml:space="preserve"> PAGEREF _Toc464400695 \h </w:instrText>
            </w:r>
            <w:r w:rsidR="005B78BB">
              <w:rPr>
                <w:noProof/>
                <w:webHidden/>
              </w:rPr>
            </w:r>
            <w:r w:rsidR="005B78BB">
              <w:rPr>
                <w:noProof/>
                <w:webHidden/>
              </w:rPr>
              <w:fldChar w:fldCharType="separate"/>
            </w:r>
            <w:r w:rsidR="005B78BB">
              <w:rPr>
                <w:noProof/>
                <w:webHidden/>
              </w:rPr>
              <w:t>2</w:t>
            </w:r>
            <w:r w:rsidR="005B78BB">
              <w:rPr>
                <w:noProof/>
                <w:webHidden/>
              </w:rPr>
              <w:fldChar w:fldCharType="end"/>
            </w:r>
          </w:hyperlink>
        </w:p>
        <w:p w14:paraId="48F77027" w14:textId="77777777" w:rsidR="005B78BB" w:rsidRDefault="000F01C6" w:rsidP="005B78BB">
          <w:pPr>
            <w:pStyle w:val="TOC1"/>
            <w:rPr>
              <w:rFonts w:eastAsiaTheme="minorEastAsia"/>
              <w:noProof/>
              <w:lang w:eastAsia="en-AU"/>
            </w:rPr>
          </w:pPr>
          <w:hyperlink w:anchor="_Toc464400696" w:history="1">
            <w:r w:rsidR="005B78BB" w:rsidRPr="002073A9">
              <w:rPr>
                <w:rStyle w:val="Hyperlink"/>
                <w:rFonts w:ascii="Times New Roman" w:hAnsi="Times New Roman" w:cs="Times New Roman"/>
                <w:noProof/>
              </w:rPr>
              <w:t>Introduction:</w:t>
            </w:r>
            <w:r w:rsidR="005B78BB">
              <w:rPr>
                <w:noProof/>
                <w:webHidden/>
              </w:rPr>
              <w:tab/>
            </w:r>
            <w:r w:rsidR="005B78BB">
              <w:rPr>
                <w:noProof/>
                <w:webHidden/>
              </w:rPr>
              <w:fldChar w:fldCharType="begin"/>
            </w:r>
            <w:r w:rsidR="005B78BB">
              <w:rPr>
                <w:noProof/>
                <w:webHidden/>
              </w:rPr>
              <w:instrText xml:space="preserve"> PAGEREF _Toc464400696 \h </w:instrText>
            </w:r>
            <w:r w:rsidR="005B78BB">
              <w:rPr>
                <w:noProof/>
                <w:webHidden/>
              </w:rPr>
            </w:r>
            <w:r w:rsidR="005B78BB">
              <w:rPr>
                <w:noProof/>
                <w:webHidden/>
              </w:rPr>
              <w:fldChar w:fldCharType="separate"/>
            </w:r>
            <w:r w:rsidR="005B78BB">
              <w:rPr>
                <w:noProof/>
                <w:webHidden/>
              </w:rPr>
              <w:t>4</w:t>
            </w:r>
            <w:r w:rsidR="005B78BB">
              <w:rPr>
                <w:noProof/>
                <w:webHidden/>
              </w:rPr>
              <w:fldChar w:fldCharType="end"/>
            </w:r>
          </w:hyperlink>
        </w:p>
        <w:p w14:paraId="57966E5E" w14:textId="77777777" w:rsidR="005B78BB" w:rsidRDefault="000F01C6">
          <w:pPr>
            <w:pStyle w:val="TOC2"/>
            <w:tabs>
              <w:tab w:val="right" w:leader="dot" w:pos="9016"/>
            </w:tabs>
            <w:rPr>
              <w:rFonts w:eastAsiaTheme="minorEastAsia"/>
              <w:noProof/>
              <w:lang w:eastAsia="en-AU"/>
            </w:rPr>
          </w:pPr>
          <w:hyperlink w:anchor="_Toc464400697" w:history="1">
            <w:r w:rsidR="005B78BB" w:rsidRPr="002073A9">
              <w:rPr>
                <w:rStyle w:val="Hyperlink"/>
                <w:rFonts w:ascii="Times New Roman" w:hAnsi="Times New Roman" w:cs="Times New Roman"/>
                <w:noProof/>
              </w:rPr>
              <w:t>Advanced Prostate Cancer and Caveolin-1</w:t>
            </w:r>
            <w:r w:rsidR="005B78BB">
              <w:rPr>
                <w:noProof/>
                <w:webHidden/>
              </w:rPr>
              <w:tab/>
            </w:r>
            <w:r w:rsidR="005B78BB">
              <w:rPr>
                <w:noProof/>
                <w:webHidden/>
              </w:rPr>
              <w:fldChar w:fldCharType="begin"/>
            </w:r>
            <w:r w:rsidR="005B78BB">
              <w:rPr>
                <w:noProof/>
                <w:webHidden/>
              </w:rPr>
              <w:instrText xml:space="preserve"> PAGEREF _Toc464400697 \h </w:instrText>
            </w:r>
            <w:r w:rsidR="005B78BB">
              <w:rPr>
                <w:noProof/>
                <w:webHidden/>
              </w:rPr>
            </w:r>
            <w:r w:rsidR="005B78BB">
              <w:rPr>
                <w:noProof/>
                <w:webHidden/>
              </w:rPr>
              <w:fldChar w:fldCharType="separate"/>
            </w:r>
            <w:r w:rsidR="005B78BB">
              <w:rPr>
                <w:noProof/>
                <w:webHidden/>
              </w:rPr>
              <w:t>4</w:t>
            </w:r>
            <w:r w:rsidR="005B78BB">
              <w:rPr>
                <w:noProof/>
                <w:webHidden/>
              </w:rPr>
              <w:fldChar w:fldCharType="end"/>
            </w:r>
          </w:hyperlink>
        </w:p>
        <w:p w14:paraId="4115030F" w14:textId="77777777" w:rsidR="005B78BB" w:rsidRDefault="000F01C6">
          <w:pPr>
            <w:pStyle w:val="TOC2"/>
            <w:tabs>
              <w:tab w:val="right" w:leader="dot" w:pos="9016"/>
            </w:tabs>
            <w:rPr>
              <w:rFonts w:eastAsiaTheme="minorEastAsia"/>
              <w:noProof/>
              <w:lang w:eastAsia="en-AU"/>
            </w:rPr>
          </w:pPr>
          <w:hyperlink w:anchor="_Toc464400698" w:history="1">
            <w:r w:rsidR="005B78BB" w:rsidRPr="002073A9">
              <w:rPr>
                <w:rStyle w:val="Hyperlink"/>
                <w:rFonts w:ascii="Times New Roman" w:hAnsi="Times New Roman" w:cs="Times New Roman"/>
                <w:noProof/>
              </w:rPr>
              <w:t>Horizontal Transfer of MicroRNAs via Extracellular Vesicles:</w:t>
            </w:r>
            <w:r w:rsidR="005B78BB">
              <w:rPr>
                <w:noProof/>
                <w:webHidden/>
              </w:rPr>
              <w:tab/>
            </w:r>
            <w:r w:rsidR="005B78BB">
              <w:rPr>
                <w:noProof/>
                <w:webHidden/>
              </w:rPr>
              <w:fldChar w:fldCharType="begin"/>
            </w:r>
            <w:r w:rsidR="005B78BB">
              <w:rPr>
                <w:noProof/>
                <w:webHidden/>
              </w:rPr>
              <w:instrText xml:space="preserve"> PAGEREF _Toc464400698 \h </w:instrText>
            </w:r>
            <w:r w:rsidR="005B78BB">
              <w:rPr>
                <w:noProof/>
                <w:webHidden/>
              </w:rPr>
            </w:r>
            <w:r w:rsidR="005B78BB">
              <w:rPr>
                <w:noProof/>
                <w:webHidden/>
              </w:rPr>
              <w:fldChar w:fldCharType="separate"/>
            </w:r>
            <w:r w:rsidR="005B78BB">
              <w:rPr>
                <w:noProof/>
                <w:webHidden/>
              </w:rPr>
              <w:t>5</w:t>
            </w:r>
            <w:r w:rsidR="005B78BB">
              <w:rPr>
                <w:noProof/>
                <w:webHidden/>
              </w:rPr>
              <w:fldChar w:fldCharType="end"/>
            </w:r>
          </w:hyperlink>
        </w:p>
        <w:p w14:paraId="5E233A67" w14:textId="77777777" w:rsidR="005B78BB" w:rsidRDefault="000F01C6">
          <w:pPr>
            <w:pStyle w:val="TOC2"/>
            <w:tabs>
              <w:tab w:val="right" w:leader="dot" w:pos="9016"/>
            </w:tabs>
            <w:rPr>
              <w:rFonts w:eastAsiaTheme="minorEastAsia"/>
              <w:noProof/>
              <w:lang w:eastAsia="en-AU"/>
            </w:rPr>
          </w:pPr>
          <w:hyperlink w:anchor="_Toc464400699" w:history="1">
            <w:r w:rsidR="005B78BB" w:rsidRPr="002073A9">
              <w:rPr>
                <w:rStyle w:val="Hyperlink"/>
                <w:rFonts w:ascii="Times New Roman" w:hAnsi="Times New Roman" w:cs="Times New Roman"/>
                <w:noProof/>
              </w:rPr>
              <w:t>Secreted MicroRNAs in Prostate Cancer:</w:t>
            </w:r>
            <w:r w:rsidR="005B78BB">
              <w:rPr>
                <w:noProof/>
                <w:webHidden/>
              </w:rPr>
              <w:tab/>
            </w:r>
            <w:r w:rsidR="005B78BB">
              <w:rPr>
                <w:noProof/>
                <w:webHidden/>
              </w:rPr>
              <w:fldChar w:fldCharType="begin"/>
            </w:r>
            <w:r w:rsidR="005B78BB">
              <w:rPr>
                <w:noProof/>
                <w:webHidden/>
              </w:rPr>
              <w:instrText xml:space="preserve"> PAGEREF _Toc464400699 \h </w:instrText>
            </w:r>
            <w:r w:rsidR="005B78BB">
              <w:rPr>
                <w:noProof/>
                <w:webHidden/>
              </w:rPr>
            </w:r>
            <w:r w:rsidR="005B78BB">
              <w:rPr>
                <w:noProof/>
                <w:webHidden/>
              </w:rPr>
              <w:fldChar w:fldCharType="separate"/>
            </w:r>
            <w:r w:rsidR="005B78BB">
              <w:rPr>
                <w:noProof/>
                <w:webHidden/>
              </w:rPr>
              <w:t>7</w:t>
            </w:r>
            <w:r w:rsidR="005B78BB">
              <w:rPr>
                <w:noProof/>
                <w:webHidden/>
              </w:rPr>
              <w:fldChar w:fldCharType="end"/>
            </w:r>
          </w:hyperlink>
        </w:p>
        <w:p w14:paraId="08846719" w14:textId="77777777" w:rsidR="005B78BB" w:rsidRDefault="000F01C6">
          <w:pPr>
            <w:pStyle w:val="TOC2"/>
            <w:tabs>
              <w:tab w:val="right" w:leader="dot" w:pos="9016"/>
            </w:tabs>
            <w:rPr>
              <w:rFonts w:eastAsiaTheme="minorEastAsia"/>
              <w:noProof/>
              <w:lang w:eastAsia="en-AU"/>
            </w:rPr>
          </w:pPr>
          <w:hyperlink w:anchor="_Toc464400700" w:history="1">
            <w:r w:rsidR="005B78BB" w:rsidRPr="002073A9">
              <w:rPr>
                <w:rStyle w:val="Hyperlink"/>
                <w:rFonts w:ascii="Times New Roman" w:hAnsi="Times New Roman" w:cs="Times New Roman"/>
                <w:noProof/>
              </w:rPr>
              <w:t>Hypothesis and Aims:</w:t>
            </w:r>
            <w:r w:rsidR="005B78BB">
              <w:rPr>
                <w:noProof/>
                <w:webHidden/>
              </w:rPr>
              <w:tab/>
            </w:r>
            <w:r w:rsidR="005B78BB">
              <w:rPr>
                <w:noProof/>
                <w:webHidden/>
              </w:rPr>
              <w:fldChar w:fldCharType="begin"/>
            </w:r>
            <w:r w:rsidR="005B78BB">
              <w:rPr>
                <w:noProof/>
                <w:webHidden/>
              </w:rPr>
              <w:instrText xml:space="preserve"> PAGEREF _Toc464400700 \h </w:instrText>
            </w:r>
            <w:r w:rsidR="005B78BB">
              <w:rPr>
                <w:noProof/>
                <w:webHidden/>
              </w:rPr>
            </w:r>
            <w:r w:rsidR="005B78BB">
              <w:rPr>
                <w:noProof/>
                <w:webHidden/>
              </w:rPr>
              <w:fldChar w:fldCharType="separate"/>
            </w:r>
            <w:r w:rsidR="005B78BB">
              <w:rPr>
                <w:noProof/>
                <w:webHidden/>
              </w:rPr>
              <w:t>9</w:t>
            </w:r>
            <w:r w:rsidR="005B78BB">
              <w:rPr>
                <w:noProof/>
                <w:webHidden/>
              </w:rPr>
              <w:fldChar w:fldCharType="end"/>
            </w:r>
          </w:hyperlink>
        </w:p>
        <w:p w14:paraId="5A73F037" w14:textId="77777777" w:rsidR="005B78BB" w:rsidRDefault="000F01C6" w:rsidP="005B78BB">
          <w:pPr>
            <w:pStyle w:val="TOC1"/>
            <w:rPr>
              <w:rFonts w:eastAsiaTheme="minorEastAsia"/>
              <w:noProof/>
              <w:lang w:eastAsia="en-AU"/>
            </w:rPr>
          </w:pPr>
          <w:hyperlink w:anchor="_Toc464400701" w:history="1">
            <w:r w:rsidR="005B78BB" w:rsidRPr="002073A9">
              <w:rPr>
                <w:rStyle w:val="Hyperlink"/>
                <w:rFonts w:ascii="Times New Roman" w:hAnsi="Times New Roman" w:cs="Times New Roman"/>
                <w:noProof/>
              </w:rPr>
              <w:t>Methods and Materials:</w:t>
            </w:r>
            <w:r w:rsidR="005B78BB">
              <w:rPr>
                <w:noProof/>
                <w:webHidden/>
              </w:rPr>
              <w:tab/>
            </w:r>
            <w:r w:rsidR="005B78BB">
              <w:rPr>
                <w:noProof/>
                <w:webHidden/>
              </w:rPr>
              <w:fldChar w:fldCharType="begin"/>
            </w:r>
            <w:r w:rsidR="005B78BB">
              <w:rPr>
                <w:noProof/>
                <w:webHidden/>
              </w:rPr>
              <w:instrText xml:space="preserve"> PAGEREF _Toc464400701 \h </w:instrText>
            </w:r>
            <w:r w:rsidR="005B78BB">
              <w:rPr>
                <w:noProof/>
                <w:webHidden/>
              </w:rPr>
            </w:r>
            <w:r w:rsidR="005B78BB">
              <w:rPr>
                <w:noProof/>
                <w:webHidden/>
              </w:rPr>
              <w:fldChar w:fldCharType="separate"/>
            </w:r>
            <w:r w:rsidR="005B78BB">
              <w:rPr>
                <w:noProof/>
                <w:webHidden/>
              </w:rPr>
              <w:t>11</w:t>
            </w:r>
            <w:r w:rsidR="005B78BB">
              <w:rPr>
                <w:noProof/>
                <w:webHidden/>
              </w:rPr>
              <w:fldChar w:fldCharType="end"/>
            </w:r>
          </w:hyperlink>
        </w:p>
        <w:p w14:paraId="2CD3486C" w14:textId="77777777" w:rsidR="005B78BB" w:rsidRDefault="000F01C6">
          <w:pPr>
            <w:pStyle w:val="TOC2"/>
            <w:tabs>
              <w:tab w:val="right" w:leader="dot" w:pos="9016"/>
            </w:tabs>
            <w:rPr>
              <w:rFonts w:eastAsiaTheme="minorEastAsia"/>
              <w:noProof/>
              <w:lang w:eastAsia="en-AU"/>
            </w:rPr>
          </w:pPr>
          <w:hyperlink w:anchor="_Toc464400702" w:history="1">
            <w:r w:rsidR="005B78BB" w:rsidRPr="002073A9">
              <w:rPr>
                <w:rStyle w:val="Hyperlink"/>
                <w:rFonts w:ascii="Times New Roman" w:hAnsi="Times New Roman" w:cs="Times New Roman"/>
                <w:noProof/>
                <w:lang w:val="en-US"/>
              </w:rPr>
              <w:t>Reagents:</w:t>
            </w:r>
            <w:r w:rsidR="005B78BB">
              <w:rPr>
                <w:noProof/>
                <w:webHidden/>
              </w:rPr>
              <w:tab/>
            </w:r>
            <w:r w:rsidR="005B78BB">
              <w:rPr>
                <w:noProof/>
                <w:webHidden/>
              </w:rPr>
              <w:fldChar w:fldCharType="begin"/>
            </w:r>
            <w:r w:rsidR="005B78BB">
              <w:rPr>
                <w:noProof/>
                <w:webHidden/>
              </w:rPr>
              <w:instrText xml:space="preserve"> PAGEREF _Toc464400702 \h </w:instrText>
            </w:r>
            <w:r w:rsidR="005B78BB">
              <w:rPr>
                <w:noProof/>
                <w:webHidden/>
              </w:rPr>
            </w:r>
            <w:r w:rsidR="005B78BB">
              <w:rPr>
                <w:noProof/>
                <w:webHidden/>
              </w:rPr>
              <w:fldChar w:fldCharType="separate"/>
            </w:r>
            <w:r w:rsidR="005B78BB">
              <w:rPr>
                <w:noProof/>
                <w:webHidden/>
              </w:rPr>
              <w:t>11</w:t>
            </w:r>
            <w:r w:rsidR="005B78BB">
              <w:rPr>
                <w:noProof/>
                <w:webHidden/>
              </w:rPr>
              <w:fldChar w:fldCharType="end"/>
            </w:r>
          </w:hyperlink>
        </w:p>
        <w:p w14:paraId="408E13ED" w14:textId="77777777" w:rsidR="005B78BB" w:rsidRDefault="000F01C6">
          <w:pPr>
            <w:pStyle w:val="TOC2"/>
            <w:tabs>
              <w:tab w:val="right" w:leader="dot" w:pos="9016"/>
            </w:tabs>
            <w:rPr>
              <w:rFonts w:eastAsiaTheme="minorEastAsia"/>
              <w:noProof/>
              <w:lang w:eastAsia="en-AU"/>
            </w:rPr>
          </w:pPr>
          <w:hyperlink w:anchor="_Toc464400703" w:history="1">
            <w:r w:rsidR="005B78BB" w:rsidRPr="002073A9">
              <w:rPr>
                <w:rStyle w:val="Hyperlink"/>
                <w:rFonts w:ascii="Times New Roman" w:hAnsi="Times New Roman" w:cs="Times New Roman"/>
                <w:noProof/>
                <w:lang w:val="en-US"/>
              </w:rPr>
              <w:t>Cell culture:</w:t>
            </w:r>
            <w:r w:rsidR="005B78BB">
              <w:rPr>
                <w:noProof/>
                <w:webHidden/>
              </w:rPr>
              <w:tab/>
            </w:r>
            <w:r w:rsidR="005B78BB">
              <w:rPr>
                <w:noProof/>
                <w:webHidden/>
              </w:rPr>
              <w:fldChar w:fldCharType="begin"/>
            </w:r>
            <w:r w:rsidR="005B78BB">
              <w:rPr>
                <w:noProof/>
                <w:webHidden/>
              </w:rPr>
              <w:instrText xml:space="preserve"> PAGEREF _Toc464400703 \h </w:instrText>
            </w:r>
            <w:r w:rsidR="005B78BB">
              <w:rPr>
                <w:noProof/>
                <w:webHidden/>
              </w:rPr>
            </w:r>
            <w:r w:rsidR="005B78BB">
              <w:rPr>
                <w:noProof/>
                <w:webHidden/>
              </w:rPr>
              <w:fldChar w:fldCharType="separate"/>
            </w:r>
            <w:r w:rsidR="005B78BB">
              <w:rPr>
                <w:noProof/>
                <w:webHidden/>
              </w:rPr>
              <w:t>11</w:t>
            </w:r>
            <w:r w:rsidR="005B78BB">
              <w:rPr>
                <w:noProof/>
                <w:webHidden/>
              </w:rPr>
              <w:fldChar w:fldCharType="end"/>
            </w:r>
          </w:hyperlink>
        </w:p>
        <w:p w14:paraId="259F49E2" w14:textId="77777777" w:rsidR="005B78BB" w:rsidRDefault="000F01C6">
          <w:pPr>
            <w:pStyle w:val="TOC2"/>
            <w:tabs>
              <w:tab w:val="right" w:leader="dot" w:pos="9016"/>
            </w:tabs>
            <w:rPr>
              <w:rFonts w:eastAsiaTheme="minorEastAsia"/>
              <w:noProof/>
              <w:lang w:eastAsia="en-AU"/>
            </w:rPr>
          </w:pPr>
          <w:hyperlink w:anchor="_Toc464400704" w:history="1">
            <w:r w:rsidR="005B78BB" w:rsidRPr="002073A9">
              <w:rPr>
                <w:rStyle w:val="Hyperlink"/>
                <w:rFonts w:ascii="Times New Roman" w:hAnsi="Times New Roman" w:cs="Times New Roman"/>
                <w:noProof/>
                <w:lang w:val="en-US"/>
              </w:rPr>
              <w:t>Differential miRNA expression:</w:t>
            </w:r>
            <w:r w:rsidR="005B78BB">
              <w:rPr>
                <w:noProof/>
                <w:webHidden/>
              </w:rPr>
              <w:tab/>
            </w:r>
            <w:r w:rsidR="005B78BB">
              <w:rPr>
                <w:noProof/>
                <w:webHidden/>
              </w:rPr>
              <w:fldChar w:fldCharType="begin"/>
            </w:r>
            <w:r w:rsidR="005B78BB">
              <w:rPr>
                <w:noProof/>
                <w:webHidden/>
              </w:rPr>
              <w:instrText xml:space="preserve"> PAGEREF _Toc464400704 \h </w:instrText>
            </w:r>
            <w:r w:rsidR="005B78BB">
              <w:rPr>
                <w:noProof/>
                <w:webHidden/>
              </w:rPr>
            </w:r>
            <w:r w:rsidR="005B78BB">
              <w:rPr>
                <w:noProof/>
                <w:webHidden/>
              </w:rPr>
              <w:fldChar w:fldCharType="separate"/>
            </w:r>
            <w:r w:rsidR="005B78BB">
              <w:rPr>
                <w:noProof/>
                <w:webHidden/>
              </w:rPr>
              <w:t>11</w:t>
            </w:r>
            <w:r w:rsidR="005B78BB">
              <w:rPr>
                <w:noProof/>
                <w:webHidden/>
              </w:rPr>
              <w:fldChar w:fldCharType="end"/>
            </w:r>
          </w:hyperlink>
        </w:p>
        <w:p w14:paraId="6AE23452" w14:textId="77777777" w:rsidR="005B78BB" w:rsidRDefault="000F01C6">
          <w:pPr>
            <w:pStyle w:val="TOC2"/>
            <w:tabs>
              <w:tab w:val="right" w:leader="dot" w:pos="9016"/>
            </w:tabs>
            <w:rPr>
              <w:rFonts w:eastAsiaTheme="minorEastAsia"/>
              <w:noProof/>
              <w:lang w:eastAsia="en-AU"/>
            </w:rPr>
          </w:pPr>
          <w:hyperlink w:anchor="_Toc464400705" w:history="1">
            <w:r w:rsidR="005B78BB" w:rsidRPr="002073A9">
              <w:rPr>
                <w:rStyle w:val="Hyperlink"/>
                <w:rFonts w:ascii="Times New Roman" w:hAnsi="Times New Roman" w:cs="Times New Roman"/>
                <w:noProof/>
                <w:lang w:val="en-US"/>
              </w:rPr>
              <w:t>Extracellular Vesicle Extraction and RNA extraction:</w:t>
            </w:r>
            <w:r w:rsidR="005B78BB">
              <w:rPr>
                <w:noProof/>
                <w:webHidden/>
              </w:rPr>
              <w:tab/>
            </w:r>
            <w:r w:rsidR="005B78BB">
              <w:rPr>
                <w:noProof/>
                <w:webHidden/>
              </w:rPr>
              <w:fldChar w:fldCharType="begin"/>
            </w:r>
            <w:r w:rsidR="005B78BB">
              <w:rPr>
                <w:noProof/>
                <w:webHidden/>
              </w:rPr>
              <w:instrText xml:space="preserve"> PAGEREF _Toc464400705 \h </w:instrText>
            </w:r>
            <w:r w:rsidR="005B78BB">
              <w:rPr>
                <w:noProof/>
                <w:webHidden/>
              </w:rPr>
            </w:r>
            <w:r w:rsidR="005B78BB">
              <w:rPr>
                <w:noProof/>
                <w:webHidden/>
              </w:rPr>
              <w:fldChar w:fldCharType="separate"/>
            </w:r>
            <w:r w:rsidR="005B78BB">
              <w:rPr>
                <w:noProof/>
                <w:webHidden/>
              </w:rPr>
              <w:t>12</w:t>
            </w:r>
            <w:r w:rsidR="005B78BB">
              <w:rPr>
                <w:noProof/>
                <w:webHidden/>
              </w:rPr>
              <w:fldChar w:fldCharType="end"/>
            </w:r>
          </w:hyperlink>
        </w:p>
        <w:p w14:paraId="02FE2A19" w14:textId="77777777" w:rsidR="005B78BB" w:rsidRDefault="000F01C6">
          <w:pPr>
            <w:pStyle w:val="TOC2"/>
            <w:tabs>
              <w:tab w:val="right" w:leader="dot" w:pos="9016"/>
            </w:tabs>
            <w:rPr>
              <w:rFonts w:eastAsiaTheme="minorEastAsia"/>
              <w:noProof/>
              <w:lang w:eastAsia="en-AU"/>
            </w:rPr>
          </w:pPr>
          <w:hyperlink w:anchor="_Toc464400706" w:history="1">
            <w:r w:rsidR="005B78BB" w:rsidRPr="002073A9">
              <w:rPr>
                <w:rStyle w:val="Hyperlink"/>
                <w:rFonts w:ascii="Times New Roman" w:hAnsi="Times New Roman" w:cs="Times New Roman"/>
                <w:noProof/>
                <w:lang w:val="en-US"/>
              </w:rPr>
              <w:t>Reverse Transcription quantitative Polymerase Chain Reaction (RT-qPCR) and preparation:</w:t>
            </w:r>
            <w:r w:rsidR="005B78BB">
              <w:rPr>
                <w:noProof/>
                <w:webHidden/>
              </w:rPr>
              <w:tab/>
            </w:r>
            <w:r w:rsidR="005B78BB">
              <w:rPr>
                <w:noProof/>
                <w:webHidden/>
              </w:rPr>
              <w:fldChar w:fldCharType="begin"/>
            </w:r>
            <w:r w:rsidR="005B78BB">
              <w:rPr>
                <w:noProof/>
                <w:webHidden/>
              </w:rPr>
              <w:instrText xml:space="preserve"> PAGEREF _Toc464400706 \h </w:instrText>
            </w:r>
            <w:r w:rsidR="005B78BB">
              <w:rPr>
                <w:noProof/>
                <w:webHidden/>
              </w:rPr>
            </w:r>
            <w:r w:rsidR="005B78BB">
              <w:rPr>
                <w:noProof/>
                <w:webHidden/>
              </w:rPr>
              <w:fldChar w:fldCharType="separate"/>
            </w:r>
            <w:r w:rsidR="005B78BB">
              <w:rPr>
                <w:noProof/>
                <w:webHidden/>
              </w:rPr>
              <w:t>12</w:t>
            </w:r>
            <w:r w:rsidR="005B78BB">
              <w:rPr>
                <w:noProof/>
                <w:webHidden/>
              </w:rPr>
              <w:fldChar w:fldCharType="end"/>
            </w:r>
          </w:hyperlink>
        </w:p>
        <w:p w14:paraId="6BA1C1BE" w14:textId="77777777" w:rsidR="005B78BB" w:rsidRDefault="000F01C6">
          <w:pPr>
            <w:pStyle w:val="TOC2"/>
            <w:tabs>
              <w:tab w:val="right" w:leader="dot" w:pos="9016"/>
            </w:tabs>
            <w:rPr>
              <w:rFonts w:eastAsiaTheme="minorEastAsia"/>
              <w:noProof/>
              <w:lang w:eastAsia="en-AU"/>
            </w:rPr>
          </w:pPr>
          <w:hyperlink w:anchor="_Toc464400707" w:history="1">
            <w:r w:rsidR="005B78BB" w:rsidRPr="002073A9">
              <w:rPr>
                <w:rStyle w:val="Hyperlink"/>
                <w:rFonts w:ascii="Times New Roman" w:hAnsi="Times New Roman" w:cs="Times New Roman"/>
                <w:noProof/>
              </w:rPr>
              <w:t>Motif Discovery and Assessment</w:t>
            </w:r>
            <w:r w:rsidR="005B78BB">
              <w:rPr>
                <w:noProof/>
                <w:webHidden/>
              </w:rPr>
              <w:tab/>
            </w:r>
            <w:r w:rsidR="005B78BB">
              <w:rPr>
                <w:noProof/>
                <w:webHidden/>
              </w:rPr>
              <w:fldChar w:fldCharType="begin"/>
            </w:r>
            <w:r w:rsidR="005B78BB">
              <w:rPr>
                <w:noProof/>
                <w:webHidden/>
              </w:rPr>
              <w:instrText xml:space="preserve"> PAGEREF _Toc464400707 \h </w:instrText>
            </w:r>
            <w:r w:rsidR="005B78BB">
              <w:rPr>
                <w:noProof/>
                <w:webHidden/>
              </w:rPr>
            </w:r>
            <w:r w:rsidR="005B78BB">
              <w:rPr>
                <w:noProof/>
                <w:webHidden/>
              </w:rPr>
              <w:fldChar w:fldCharType="separate"/>
            </w:r>
            <w:r w:rsidR="005B78BB">
              <w:rPr>
                <w:noProof/>
                <w:webHidden/>
              </w:rPr>
              <w:t>13</w:t>
            </w:r>
            <w:r w:rsidR="005B78BB">
              <w:rPr>
                <w:noProof/>
                <w:webHidden/>
              </w:rPr>
              <w:fldChar w:fldCharType="end"/>
            </w:r>
          </w:hyperlink>
        </w:p>
        <w:p w14:paraId="37928CDD" w14:textId="77777777" w:rsidR="005B78BB" w:rsidRDefault="000F01C6">
          <w:pPr>
            <w:pStyle w:val="TOC2"/>
            <w:tabs>
              <w:tab w:val="right" w:leader="dot" w:pos="9016"/>
            </w:tabs>
            <w:rPr>
              <w:rFonts w:eastAsiaTheme="minorEastAsia"/>
              <w:noProof/>
              <w:lang w:eastAsia="en-AU"/>
            </w:rPr>
          </w:pPr>
          <w:hyperlink w:anchor="_Toc464400708" w:history="1">
            <w:r w:rsidR="005B78BB" w:rsidRPr="002073A9">
              <w:rPr>
                <w:rStyle w:val="Hyperlink"/>
                <w:rFonts w:ascii="Times New Roman" w:hAnsi="Times New Roman" w:cs="Times New Roman"/>
                <w:noProof/>
                <w:lang w:val="en-US"/>
              </w:rPr>
              <w:t>Proteomic Analysis:</w:t>
            </w:r>
            <w:r w:rsidR="005B78BB">
              <w:rPr>
                <w:noProof/>
                <w:webHidden/>
              </w:rPr>
              <w:tab/>
            </w:r>
            <w:r w:rsidR="005B78BB">
              <w:rPr>
                <w:noProof/>
                <w:webHidden/>
              </w:rPr>
              <w:fldChar w:fldCharType="begin"/>
            </w:r>
            <w:r w:rsidR="005B78BB">
              <w:rPr>
                <w:noProof/>
                <w:webHidden/>
              </w:rPr>
              <w:instrText xml:space="preserve"> PAGEREF _Toc464400708 \h </w:instrText>
            </w:r>
            <w:r w:rsidR="005B78BB">
              <w:rPr>
                <w:noProof/>
                <w:webHidden/>
              </w:rPr>
            </w:r>
            <w:r w:rsidR="005B78BB">
              <w:rPr>
                <w:noProof/>
                <w:webHidden/>
              </w:rPr>
              <w:fldChar w:fldCharType="separate"/>
            </w:r>
            <w:r w:rsidR="005B78BB">
              <w:rPr>
                <w:noProof/>
                <w:webHidden/>
              </w:rPr>
              <w:t>13</w:t>
            </w:r>
            <w:r w:rsidR="005B78BB">
              <w:rPr>
                <w:noProof/>
                <w:webHidden/>
              </w:rPr>
              <w:fldChar w:fldCharType="end"/>
            </w:r>
          </w:hyperlink>
        </w:p>
        <w:p w14:paraId="0C32C7FD" w14:textId="77777777" w:rsidR="005B78BB" w:rsidRDefault="000F01C6">
          <w:pPr>
            <w:pStyle w:val="TOC2"/>
            <w:tabs>
              <w:tab w:val="right" w:leader="dot" w:pos="9016"/>
            </w:tabs>
            <w:rPr>
              <w:rFonts w:eastAsiaTheme="minorEastAsia"/>
              <w:noProof/>
              <w:lang w:eastAsia="en-AU"/>
            </w:rPr>
          </w:pPr>
          <w:hyperlink w:anchor="_Toc464400709" w:history="1">
            <w:r w:rsidR="005B78BB" w:rsidRPr="002073A9">
              <w:rPr>
                <w:rStyle w:val="Hyperlink"/>
                <w:rFonts w:ascii="Times New Roman" w:hAnsi="Times New Roman" w:cs="Times New Roman"/>
                <w:noProof/>
                <w:lang w:val="en-US"/>
              </w:rPr>
              <w:t>Co-localization by Immunofluorescence Confocal Microscopy:</w:t>
            </w:r>
            <w:r w:rsidR="005B78BB">
              <w:rPr>
                <w:noProof/>
                <w:webHidden/>
              </w:rPr>
              <w:tab/>
            </w:r>
            <w:r w:rsidR="005B78BB">
              <w:rPr>
                <w:noProof/>
                <w:webHidden/>
              </w:rPr>
              <w:fldChar w:fldCharType="begin"/>
            </w:r>
            <w:r w:rsidR="005B78BB">
              <w:rPr>
                <w:noProof/>
                <w:webHidden/>
              </w:rPr>
              <w:instrText xml:space="preserve"> PAGEREF _Toc464400709 \h </w:instrText>
            </w:r>
            <w:r w:rsidR="005B78BB">
              <w:rPr>
                <w:noProof/>
                <w:webHidden/>
              </w:rPr>
            </w:r>
            <w:r w:rsidR="005B78BB">
              <w:rPr>
                <w:noProof/>
                <w:webHidden/>
              </w:rPr>
              <w:fldChar w:fldCharType="separate"/>
            </w:r>
            <w:r w:rsidR="005B78BB">
              <w:rPr>
                <w:noProof/>
                <w:webHidden/>
              </w:rPr>
              <w:t>13</w:t>
            </w:r>
            <w:r w:rsidR="005B78BB">
              <w:rPr>
                <w:noProof/>
                <w:webHidden/>
              </w:rPr>
              <w:fldChar w:fldCharType="end"/>
            </w:r>
          </w:hyperlink>
        </w:p>
        <w:p w14:paraId="132EF640" w14:textId="77777777" w:rsidR="005B78BB" w:rsidRDefault="000F01C6">
          <w:pPr>
            <w:pStyle w:val="TOC2"/>
            <w:tabs>
              <w:tab w:val="right" w:leader="dot" w:pos="9016"/>
            </w:tabs>
            <w:rPr>
              <w:rFonts w:eastAsiaTheme="minorEastAsia"/>
              <w:noProof/>
              <w:lang w:eastAsia="en-AU"/>
            </w:rPr>
          </w:pPr>
          <w:hyperlink w:anchor="_Toc464400710" w:history="1">
            <w:r w:rsidR="005B78BB" w:rsidRPr="002073A9">
              <w:rPr>
                <w:rStyle w:val="Hyperlink"/>
                <w:rFonts w:ascii="Times New Roman" w:hAnsi="Times New Roman" w:cs="Times New Roman"/>
                <w:noProof/>
              </w:rPr>
              <w:t xml:space="preserve">MicroRNA </w:t>
            </w:r>
            <w:r w:rsidR="005B78BB" w:rsidRPr="002073A9">
              <w:rPr>
                <w:rStyle w:val="Hyperlink"/>
                <w:rFonts w:ascii="Times New Roman" w:hAnsi="Times New Roman" w:cs="Times New Roman"/>
                <w:i/>
                <w:noProof/>
              </w:rPr>
              <w:t>In situ</w:t>
            </w:r>
            <w:r w:rsidR="005B78BB" w:rsidRPr="002073A9">
              <w:rPr>
                <w:rStyle w:val="Hyperlink"/>
                <w:rFonts w:ascii="Times New Roman" w:hAnsi="Times New Roman" w:cs="Times New Roman"/>
                <w:noProof/>
              </w:rPr>
              <w:t xml:space="preserve"> Hybridization:</w:t>
            </w:r>
            <w:r w:rsidR="005B78BB">
              <w:rPr>
                <w:noProof/>
                <w:webHidden/>
              </w:rPr>
              <w:tab/>
            </w:r>
            <w:r w:rsidR="005B78BB">
              <w:rPr>
                <w:noProof/>
                <w:webHidden/>
              </w:rPr>
              <w:fldChar w:fldCharType="begin"/>
            </w:r>
            <w:r w:rsidR="005B78BB">
              <w:rPr>
                <w:noProof/>
                <w:webHidden/>
              </w:rPr>
              <w:instrText xml:space="preserve"> PAGEREF _Toc464400710 \h </w:instrText>
            </w:r>
            <w:r w:rsidR="005B78BB">
              <w:rPr>
                <w:noProof/>
                <w:webHidden/>
              </w:rPr>
            </w:r>
            <w:r w:rsidR="005B78BB">
              <w:rPr>
                <w:noProof/>
                <w:webHidden/>
              </w:rPr>
              <w:fldChar w:fldCharType="separate"/>
            </w:r>
            <w:r w:rsidR="005B78BB">
              <w:rPr>
                <w:noProof/>
                <w:webHidden/>
              </w:rPr>
              <w:t>14</w:t>
            </w:r>
            <w:r w:rsidR="005B78BB">
              <w:rPr>
                <w:noProof/>
                <w:webHidden/>
              </w:rPr>
              <w:fldChar w:fldCharType="end"/>
            </w:r>
          </w:hyperlink>
        </w:p>
        <w:p w14:paraId="0BA9B7B7" w14:textId="77777777" w:rsidR="005B78BB" w:rsidRDefault="000F01C6">
          <w:pPr>
            <w:pStyle w:val="TOC2"/>
            <w:tabs>
              <w:tab w:val="right" w:leader="dot" w:pos="9016"/>
            </w:tabs>
            <w:rPr>
              <w:rFonts w:eastAsiaTheme="minorEastAsia"/>
              <w:noProof/>
              <w:lang w:eastAsia="en-AU"/>
            </w:rPr>
          </w:pPr>
          <w:hyperlink w:anchor="_Toc464400711" w:history="1">
            <w:r w:rsidR="005B78BB" w:rsidRPr="002073A9">
              <w:rPr>
                <w:rStyle w:val="Hyperlink"/>
                <w:rFonts w:ascii="Times New Roman" w:hAnsi="Times New Roman" w:cs="Times New Roman"/>
                <w:noProof/>
              </w:rPr>
              <w:t>Immunoprecipitation:</w:t>
            </w:r>
            <w:r w:rsidR="005B78BB">
              <w:rPr>
                <w:noProof/>
                <w:webHidden/>
              </w:rPr>
              <w:tab/>
            </w:r>
            <w:r w:rsidR="005B78BB">
              <w:rPr>
                <w:noProof/>
                <w:webHidden/>
              </w:rPr>
              <w:fldChar w:fldCharType="begin"/>
            </w:r>
            <w:r w:rsidR="005B78BB">
              <w:rPr>
                <w:noProof/>
                <w:webHidden/>
              </w:rPr>
              <w:instrText xml:space="preserve"> PAGEREF _Toc464400711 \h </w:instrText>
            </w:r>
            <w:r w:rsidR="005B78BB">
              <w:rPr>
                <w:noProof/>
                <w:webHidden/>
              </w:rPr>
            </w:r>
            <w:r w:rsidR="005B78BB">
              <w:rPr>
                <w:noProof/>
                <w:webHidden/>
              </w:rPr>
              <w:fldChar w:fldCharType="separate"/>
            </w:r>
            <w:r w:rsidR="005B78BB">
              <w:rPr>
                <w:noProof/>
                <w:webHidden/>
              </w:rPr>
              <w:t>14</w:t>
            </w:r>
            <w:r w:rsidR="005B78BB">
              <w:rPr>
                <w:noProof/>
                <w:webHidden/>
              </w:rPr>
              <w:fldChar w:fldCharType="end"/>
            </w:r>
          </w:hyperlink>
        </w:p>
        <w:p w14:paraId="08F99F61" w14:textId="77777777" w:rsidR="005B78BB" w:rsidRDefault="000F01C6">
          <w:pPr>
            <w:pStyle w:val="TOC2"/>
            <w:tabs>
              <w:tab w:val="right" w:leader="dot" w:pos="9016"/>
            </w:tabs>
            <w:rPr>
              <w:rFonts w:eastAsiaTheme="minorEastAsia"/>
              <w:noProof/>
              <w:lang w:eastAsia="en-AU"/>
            </w:rPr>
          </w:pPr>
          <w:hyperlink w:anchor="_Toc464400712" w:history="1">
            <w:r w:rsidR="005B78BB" w:rsidRPr="002073A9">
              <w:rPr>
                <w:rStyle w:val="Hyperlink"/>
                <w:rFonts w:ascii="Times New Roman" w:hAnsi="Times New Roman" w:cs="Times New Roman"/>
                <w:noProof/>
                <w:lang w:val="en-US"/>
              </w:rPr>
              <w:t>Western blotting:</w:t>
            </w:r>
            <w:r w:rsidR="005B78BB">
              <w:rPr>
                <w:noProof/>
                <w:webHidden/>
              </w:rPr>
              <w:tab/>
            </w:r>
            <w:r w:rsidR="005B78BB">
              <w:rPr>
                <w:noProof/>
                <w:webHidden/>
              </w:rPr>
              <w:fldChar w:fldCharType="begin"/>
            </w:r>
            <w:r w:rsidR="005B78BB">
              <w:rPr>
                <w:noProof/>
                <w:webHidden/>
              </w:rPr>
              <w:instrText xml:space="preserve"> PAGEREF _Toc464400712 \h </w:instrText>
            </w:r>
            <w:r w:rsidR="005B78BB">
              <w:rPr>
                <w:noProof/>
                <w:webHidden/>
              </w:rPr>
            </w:r>
            <w:r w:rsidR="005B78BB">
              <w:rPr>
                <w:noProof/>
                <w:webHidden/>
              </w:rPr>
              <w:fldChar w:fldCharType="separate"/>
            </w:r>
            <w:r w:rsidR="005B78BB">
              <w:rPr>
                <w:noProof/>
                <w:webHidden/>
              </w:rPr>
              <w:t>15</w:t>
            </w:r>
            <w:r w:rsidR="005B78BB">
              <w:rPr>
                <w:noProof/>
                <w:webHidden/>
              </w:rPr>
              <w:fldChar w:fldCharType="end"/>
            </w:r>
          </w:hyperlink>
        </w:p>
        <w:p w14:paraId="6B64130B" w14:textId="77777777" w:rsidR="005B78BB" w:rsidRDefault="000F01C6" w:rsidP="005B78BB">
          <w:pPr>
            <w:pStyle w:val="TOC1"/>
            <w:rPr>
              <w:rFonts w:eastAsiaTheme="minorEastAsia"/>
              <w:noProof/>
              <w:lang w:eastAsia="en-AU"/>
            </w:rPr>
          </w:pPr>
          <w:hyperlink w:anchor="_Toc464400713" w:history="1">
            <w:r w:rsidR="005B78BB" w:rsidRPr="002073A9">
              <w:rPr>
                <w:rStyle w:val="Hyperlink"/>
                <w:rFonts w:ascii="Times New Roman" w:hAnsi="Times New Roman" w:cs="Times New Roman"/>
                <w:noProof/>
              </w:rPr>
              <w:t>Results</w:t>
            </w:r>
            <w:r w:rsidR="005B78BB">
              <w:rPr>
                <w:noProof/>
                <w:webHidden/>
              </w:rPr>
              <w:tab/>
            </w:r>
            <w:r w:rsidR="005B78BB">
              <w:rPr>
                <w:noProof/>
                <w:webHidden/>
              </w:rPr>
              <w:fldChar w:fldCharType="begin"/>
            </w:r>
            <w:r w:rsidR="005B78BB">
              <w:rPr>
                <w:noProof/>
                <w:webHidden/>
              </w:rPr>
              <w:instrText xml:space="preserve"> PAGEREF _Toc464400713 \h </w:instrText>
            </w:r>
            <w:r w:rsidR="005B78BB">
              <w:rPr>
                <w:noProof/>
                <w:webHidden/>
              </w:rPr>
            </w:r>
            <w:r w:rsidR="005B78BB">
              <w:rPr>
                <w:noProof/>
                <w:webHidden/>
              </w:rPr>
              <w:fldChar w:fldCharType="separate"/>
            </w:r>
            <w:r w:rsidR="005B78BB">
              <w:rPr>
                <w:noProof/>
                <w:webHidden/>
              </w:rPr>
              <w:t>17</w:t>
            </w:r>
            <w:r w:rsidR="005B78BB">
              <w:rPr>
                <w:noProof/>
                <w:webHidden/>
              </w:rPr>
              <w:fldChar w:fldCharType="end"/>
            </w:r>
          </w:hyperlink>
        </w:p>
        <w:p w14:paraId="793B7FC8" w14:textId="77777777" w:rsidR="005B78BB" w:rsidRDefault="000F01C6">
          <w:pPr>
            <w:pStyle w:val="TOC2"/>
            <w:tabs>
              <w:tab w:val="right" w:leader="dot" w:pos="9016"/>
            </w:tabs>
            <w:rPr>
              <w:rFonts w:eastAsiaTheme="minorEastAsia"/>
              <w:noProof/>
              <w:lang w:eastAsia="en-AU"/>
            </w:rPr>
          </w:pPr>
          <w:hyperlink w:anchor="_Toc464400714" w:history="1">
            <w:r w:rsidR="005B78BB" w:rsidRPr="002073A9">
              <w:rPr>
                <w:rStyle w:val="Hyperlink"/>
                <w:rFonts w:ascii="Times New Roman" w:hAnsi="Times New Roman" w:cs="Times New Roman"/>
                <w:noProof/>
                <w:lang w:val="en-US"/>
              </w:rPr>
              <w:t>MicroRNAs are selectively exported from prostate cancer cells.</w:t>
            </w:r>
            <w:r w:rsidR="005B78BB">
              <w:rPr>
                <w:noProof/>
                <w:webHidden/>
              </w:rPr>
              <w:tab/>
            </w:r>
            <w:r w:rsidR="005B78BB">
              <w:rPr>
                <w:noProof/>
                <w:webHidden/>
              </w:rPr>
              <w:fldChar w:fldCharType="begin"/>
            </w:r>
            <w:r w:rsidR="005B78BB">
              <w:rPr>
                <w:noProof/>
                <w:webHidden/>
              </w:rPr>
              <w:instrText xml:space="preserve"> PAGEREF _Toc464400714 \h </w:instrText>
            </w:r>
            <w:r w:rsidR="005B78BB">
              <w:rPr>
                <w:noProof/>
                <w:webHidden/>
              </w:rPr>
            </w:r>
            <w:r w:rsidR="005B78BB">
              <w:rPr>
                <w:noProof/>
                <w:webHidden/>
              </w:rPr>
              <w:fldChar w:fldCharType="separate"/>
            </w:r>
            <w:r w:rsidR="005B78BB">
              <w:rPr>
                <w:noProof/>
                <w:webHidden/>
              </w:rPr>
              <w:t>17</w:t>
            </w:r>
            <w:r w:rsidR="005B78BB">
              <w:rPr>
                <w:noProof/>
                <w:webHidden/>
              </w:rPr>
              <w:fldChar w:fldCharType="end"/>
            </w:r>
          </w:hyperlink>
        </w:p>
        <w:p w14:paraId="7AA22658" w14:textId="77777777" w:rsidR="005B78BB" w:rsidRDefault="000F01C6">
          <w:pPr>
            <w:pStyle w:val="TOC2"/>
            <w:tabs>
              <w:tab w:val="right" w:leader="dot" w:pos="9016"/>
            </w:tabs>
            <w:rPr>
              <w:rFonts w:eastAsiaTheme="minorEastAsia"/>
              <w:noProof/>
              <w:lang w:eastAsia="en-AU"/>
            </w:rPr>
          </w:pPr>
          <w:hyperlink w:anchor="_Toc464400715" w:history="1">
            <w:r w:rsidR="005B78BB" w:rsidRPr="002073A9">
              <w:rPr>
                <w:rStyle w:val="Hyperlink"/>
                <w:rFonts w:ascii="Times New Roman" w:hAnsi="Times New Roman" w:cs="Times New Roman"/>
                <w:noProof/>
                <w:lang w:val="en-US"/>
              </w:rPr>
              <w:t>Distinct sequence motifs are overrepresented in differentially exported microRNAs.</w:t>
            </w:r>
            <w:r w:rsidR="005B78BB">
              <w:rPr>
                <w:noProof/>
                <w:webHidden/>
              </w:rPr>
              <w:tab/>
            </w:r>
            <w:r w:rsidR="005B78BB">
              <w:rPr>
                <w:noProof/>
                <w:webHidden/>
              </w:rPr>
              <w:fldChar w:fldCharType="begin"/>
            </w:r>
            <w:r w:rsidR="005B78BB">
              <w:rPr>
                <w:noProof/>
                <w:webHidden/>
              </w:rPr>
              <w:instrText xml:space="preserve"> PAGEREF _Toc464400715 \h </w:instrText>
            </w:r>
            <w:r w:rsidR="005B78BB">
              <w:rPr>
                <w:noProof/>
                <w:webHidden/>
              </w:rPr>
            </w:r>
            <w:r w:rsidR="005B78BB">
              <w:rPr>
                <w:noProof/>
                <w:webHidden/>
              </w:rPr>
              <w:fldChar w:fldCharType="separate"/>
            </w:r>
            <w:r w:rsidR="005B78BB">
              <w:rPr>
                <w:noProof/>
                <w:webHidden/>
              </w:rPr>
              <w:t>19</w:t>
            </w:r>
            <w:r w:rsidR="005B78BB">
              <w:rPr>
                <w:noProof/>
                <w:webHidden/>
              </w:rPr>
              <w:fldChar w:fldCharType="end"/>
            </w:r>
          </w:hyperlink>
        </w:p>
        <w:p w14:paraId="39A60690" w14:textId="77777777" w:rsidR="005B78BB" w:rsidRDefault="000F01C6">
          <w:pPr>
            <w:pStyle w:val="TOC2"/>
            <w:tabs>
              <w:tab w:val="right" w:leader="dot" w:pos="9016"/>
            </w:tabs>
            <w:rPr>
              <w:rFonts w:eastAsiaTheme="minorEastAsia"/>
              <w:noProof/>
              <w:lang w:eastAsia="en-AU"/>
            </w:rPr>
          </w:pPr>
          <w:hyperlink w:anchor="_Toc464400716" w:history="1">
            <w:r w:rsidR="005B78BB" w:rsidRPr="002073A9">
              <w:rPr>
                <w:rStyle w:val="Hyperlink"/>
                <w:rFonts w:ascii="Times New Roman" w:hAnsi="Times New Roman" w:cs="Times New Roman"/>
                <w:noProof/>
                <w:lang w:val="en-US"/>
              </w:rPr>
              <w:t>Candidate proteins are present in EVs with RNA binding ability.</w:t>
            </w:r>
            <w:r w:rsidR="005B78BB">
              <w:rPr>
                <w:noProof/>
                <w:webHidden/>
              </w:rPr>
              <w:tab/>
            </w:r>
            <w:r w:rsidR="005B78BB">
              <w:rPr>
                <w:noProof/>
                <w:webHidden/>
              </w:rPr>
              <w:fldChar w:fldCharType="begin"/>
            </w:r>
            <w:r w:rsidR="005B78BB">
              <w:rPr>
                <w:noProof/>
                <w:webHidden/>
              </w:rPr>
              <w:instrText xml:space="preserve"> PAGEREF _Toc464400716 \h </w:instrText>
            </w:r>
            <w:r w:rsidR="005B78BB">
              <w:rPr>
                <w:noProof/>
                <w:webHidden/>
              </w:rPr>
            </w:r>
            <w:r w:rsidR="005B78BB">
              <w:rPr>
                <w:noProof/>
                <w:webHidden/>
              </w:rPr>
              <w:fldChar w:fldCharType="separate"/>
            </w:r>
            <w:r w:rsidR="005B78BB">
              <w:rPr>
                <w:noProof/>
                <w:webHidden/>
              </w:rPr>
              <w:t>21</w:t>
            </w:r>
            <w:r w:rsidR="005B78BB">
              <w:rPr>
                <w:noProof/>
                <w:webHidden/>
              </w:rPr>
              <w:fldChar w:fldCharType="end"/>
            </w:r>
          </w:hyperlink>
        </w:p>
        <w:p w14:paraId="3156A13F" w14:textId="77777777" w:rsidR="005B78BB" w:rsidRDefault="000F01C6">
          <w:pPr>
            <w:pStyle w:val="TOC2"/>
            <w:tabs>
              <w:tab w:val="right" w:leader="dot" w:pos="9016"/>
            </w:tabs>
            <w:rPr>
              <w:rFonts w:eastAsiaTheme="minorEastAsia"/>
              <w:noProof/>
              <w:lang w:eastAsia="en-AU"/>
            </w:rPr>
          </w:pPr>
          <w:hyperlink w:anchor="_Toc464400717" w:history="1">
            <w:r w:rsidR="005B78BB" w:rsidRPr="002073A9">
              <w:rPr>
                <w:rStyle w:val="Hyperlink"/>
                <w:rFonts w:ascii="Times New Roman" w:hAnsi="Times New Roman" w:cs="Times New Roman"/>
                <w:noProof/>
                <w:lang w:val="en-US"/>
              </w:rPr>
              <w:t>hnRNPK sub-cellular localization modified in cavin-1 PC3 line.</w:t>
            </w:r>
            <w:r w:rsidR="005B78BB">
              <w:rPr>
                <w:noProof/>
                <w:webHidden/>
              </w:rPr>
              <w:tab/>
            </w:r>
            <w:r w:rsidR="005B78BB">
              <w:rPr>
                <w:noProof/>
                <w:webHidden/>
              </w:rPr>
              <w:fldChar w:fldCharType="begin"/>
            </w:r>
            <w:r w:rsidR="005B78BB">
              <w:rPr>
                <w:noProof/>
                <w:webHidden/>
              </w:rPr>
              <w:instrText xml:space="preserve"> PAGEREF _Toc464400717 \h </w:instrText>
            </w:r>
            <w:r w:rsidR="005B78BB">
              <w:rPr>
                <w:noProof/>
                <w:webHidden/>
              </w:rPr>
            </w:r>
            <w:r w:rsidR="005B78BB">
              <w:rPr>
                <w:noProof/>
                <w:webHidden/>
              </w:rPr>
              <w:fldChar w:fldCharType="separate"/>
            </w:r>
            <w:r w:rsidR="005B78BB">
              <w:rPr>
                <w:noProof/>
                <w:webHidden/>
              </w:rPr>
              <w:t>24</w:t>
            </w:r>
            <w:r w:rsidR="005B78BB">
              <w:rPr>
                <w:noProof/>
                <w:webHidden/>
              </w:rPr>
              <w:fldChar w:fldCharType="end"/>
            </w:r>
          </w:hyperlink>
        </w:p>
        <w:p w14:paraId="6374CD0B" w14:textId="77777777" w:rsidR="005B78BB" w:rsidRDefault="000F01C6">
          <w:pPr>
            <w:pStyle w:val="TOC2"/>
            <w:tabs>
              <w:tab w:val="right" w:leader="dot" w:pos="9016"/>
            </w:tabs>
            <w:rPr>
              <w:rFonts w:eastAsiaTheme="minorEastAsia"/>
              <w:noProof/>
              <w:lang w:eastAsia="en-AU"/>
            </w:rPr>
          </w:pPr>
          <w:hyperlink w:anchor="_Toc464400718" w:history="1">
            <w:r w:rsidR="005B78BB" w:rsidRPr="002073A9">
              <w:rPr>
                <w:rStyle w:val="Hyperlink"/>
                <w:rFonts w:ascii="Times New Roman" w:hAnsi="Times New Roman" w:cs="Times New Roman"/>
                <w:noProof/>
                <w:lang w:val="en-US"/>
              </w:rPr>
              <w:t>hnRNPK co-localizes with selectively exported microRNAs.</w:t>
            </w:r>
            <w:r w:rsidR="005B78BB">
              <w:rPr>
                <w:noProof/>
                <w:webHidden/>
              </w:rPr>
              <w:tab/>
            </w:r>
            <w:r w:rsidR="005B78BB">
              <w:rPr>
                <w:noProof/>
                <w:webHidden/>
              </w:rPr>
              <w:fldChar w:fldCharType="begin"/>
            </w:r>
            <w:r w:rsidR="005B78BB">
              <w:rPr>
                <w:noProof/>
                <w:webHidden/>
              </w:rPr>
              <w:instrText xml:space="preserve"> PAGEREF _Toc464400718 \h </w:instrText>
            </w:r>
            <w:r w:rsidR="005B78BB">
              <w:rPr>
                <w:noProof/>
                <w:webHidden/>
              </w:rPr>
            </w:r>
            <w:r w:rsidR="005B78BB">
              <w:rPr>
                <w:noProof/>
                <w:webHidden/>
              </w:rPr>
              <w:fldChar w:fldCharType="separate"/>
            </w:r>
            <w:r w:rsidR="005B78BB">
              <w:rPr>
                <w:noProof/>
                <w:webHidden/>
              </w:rPr>
              <w:t>25</w:t>
            </w:r>
            <w:r w:rsidR="005B78BB">
              <w:rPr>
                <w:noProof/>
                <w:webHidden/>
              </w:rPr>
              <w:fldChar w:fldCharType="end"/>
            </w:r>
          </w:hyperlink>
        </w:p>
        <w:p w14:paraId="12EB1310" w14:textId="77777777" w:rsidR="005B78BB" w:rsidRDefault="000F01C6">
          <w:pPr>
            <w:pStyle w:val="TOC2"/>
            <w:tabs>
              <w:tab w:val="right" w:leader="dot" w:pos="9016"/>
            </w:tabs>
            <w:rPr>
              <w:rFonts w:eastAsiaTheme="minorEastAsia"/>
              <w:noProof/>
              <w:lang w:eastAsia="en-AU"/>
            </w:rPr>
          </w:pPr>
          <w:hyperlink w:anchor="_Toc464400719" w:history="1">
            <w:r w:rsidR="005B78BB" w:rsidRPr="002073A9">
              <w:rPr>
                <w:rStyle w:val="Hyperlink"/>
                <w:rFonts w:ascii="Times New Roman" w:hAnsi="Times New Roman" w:cs="Times New Roman"/>
                <w:noProof/>
                <w:lang w:val="en-US"/>
              </w:rPr>
              <w:t>hnRNPK binds RNAs in the PC3 cell line.</w:t>
            </w:r>
            <w:r w:rsidR="005B78BB">
              <w:rPr>
                <w:noProof/>
                <w:webHidden/>
              </w:rPr>
              <w:tab/>
            </w:r>
            <w:r w:rsidR="005B78BB">
              <w:rPr>
                <w:noProof/>
                <w:webHidden/>
              </w:rPr>
              <w:fldChar w:fldCharType="begin"/>
            </w:r>
            <w:r w:rsidR="005B78BB">
              <w:rPr>
                <w:noProof/>
                <w:webHidden/>
              </w:rPr>
              <w:instrText xml:space="preserve"> PAGEREF _Toc464400719 \h </w:instrText>
            </w:r>
            <w:r w:rsidR="005B78BB">
              <w:rPr>
                <w:noProof/>
                <w:webHidden/>
              </w:rPr>
            </w:r>
            <w:r w:rsidR="005B78BB">
              <w:rPr>
                <w:noProof/>
                <w:webHidden/>
              </w:rPr>
              <w:fldChar w:fldCharType="separate"/>
            </w:r>
            <w:r w:rsidR="005B78BB">
              <w:rPr>
                <w:noProof/>
                <w:webHidden/>
              </w:rPr>
              <w:t>28</w:t>
            </w:r>
            <w:r w:rsidR="005B78BB">
              <w:rPr>
                <w:noProof/>
                <w:webHidden/>
              </w:rPr>
              <w:fldChar w:fldCharType="end"/>
            </w:r>
          </w:hyperlink>
        </w:p>
        <w:p w14:paraId="5F470E26" w14:textId="77777777" w:rsidR="005B78BB" w:rsidRDefault="000F01C6" w:rsidP="005B78BB">
          <w:pPr>
            <w:pStyle w:val="TOC1"/>
            <w:rPr>
              <w:rFonts w:eastAsiaTheme="minorEastAsia"/>
              <w:noProof/>
              <w:lang w:eastAsia="en-AU"/>
            </w:rPr>
          </w:pPr>
          <w:hyperlink w:anchor="_Toc464400720" w:history="1">
            <w:r w:rsidR="005B78BB" w:rsidRPr="002073A9">
              <w:rPr>
                <w:rStyle w:val="Hyperlink"/>
                <w:rFonts w:ascii="Times New Roman" w:hAnsi="Times New Roman" w:cs="Times New Roman"/>
                <w:noProof/>
                <w:lang w:val="en-US"/>
              </w:rPr>
              <w:t>Discussion:</w:t>
            </w:r>
            <w:r w:rsidR="005B78BB">
              <w:rPr>
                <w:noProof/>
                <w:webHidden/>
              </w:rPr>
              <w:tab/>
            </w:r>
            <w:r w:rsidR="005B78BB">
              <w:rPr>
                <w:noProof/>
                <w:webHidden/>
              </w:rPr>
              <w:fldChar w:fldCharType="begin"/>
            </w:r>
            <w:r w:rsidR="005B78BB">
              <w:rPr>
                <w:noProof/>
                <w:webHidden/>
              </w:rPr>
              <w:instrText xml:space="preserve"> PAGEREF _Toc464400720 \h </w:instrText>
            </w:r>
            <w:r w:rsidR="005B78BB">
              <w:rPr>
                <w:noProof/>
                <w:webHidden/>
              </w:rPr>
            </w:r>
            <w:r w:rsidR="005B78BB">
              <w:rPr>
                <w:noProof/>
                <w:webHidden/>
              </w:rPr>
              <w:fldChar w:fldCharType="separate"/>
            </w:r>
            <w:r w:rsidR="005B78BB">
              <w:rPr>
                <w:noProof/>
                <w:webHidden/>
              </w:rPr>
              <w:t>30</w:t>
            </w:r>
            <w:r w:rsidR="005B78BB">
              <w:rPr>
                <w:noProof/>
                <w:webHidden/>
              </w:rPr>
              <w:fldChar w:fldCharType="end"/>
            </w:r>
          </w:hyperlink>
        </w:p>
        <w:p w14:paraId="43F6B0A1" w14:textId="77777777" w:rsidR="005B78BB" w:rsidRDefault="000F01C6" w:rsidP="005B78BB">
          <w:pPr>
            <w:pStyle w:val="TOC1"/>
            <w:rPr>
              <w:rFonts w:eastAsiaTheme="minorEastAsia"/>
              <w:noProof/>
              <w:lang w:eastAsia="en-AU"/>
            </w:rPr>
          </w:pPr>
          <w:hyperlink w:anchor="_Toc464400721" w:history="1">
            <w:r w:rsidR="005B78BB" w:rsidRPr="002073A9">
              <w:rPr>
                <w:rStyle w:val="Hyperlink"/>
                <w:rFonts w:ascii="Times New Roman" w:hAnsi="Times New Roman" w:cs="Times New Roman"/>
                <w:noProof/>
                <w:lang w:val="en-US"/>
              </w:rPr>
              <w:t>References</w:t>
            </w:r>
            <w:r w:rsidR="005B78BB">
              <w:rPr>
                <w:noProof/>
                <w:webHidden/>
              </w:rPr>
              <w:tab/>
            </w:r>
            <w:r w:rsidR="005B78BB">
              <w:rPr>
                <w:noProof/>
                <w:webHidden/>
              </w:rPr>
              <w:fldChar w:fldCharType="begin"/>
            </w:r>
            <w:r w:rsidR="005B78BB">
              <w:rPr>
                <w:noProof/>
                <w:webHidden/>
              </w:rPr>
              <w:instrText xml:space="preserve"> PAGEREF _Toc464400721 \h </w:instrText>
            </w:r>
            <w:r w:rsidR="005B78BB">
              <w:rPr>
                <w:noProof/>
                <w:webHidden/>
              </w:rPr>
            </w:r>
            <w:r w:rsidR="005B78BB">
              <w:rPr>
                <w:noProof/>
                <w:webHidden/>
              </w:rPr>
              <w:fldChar w:fldCharType="separate"/>
            </w:r>
            <w:r w:rsidR="005B78BB">
              <w:rPr>
                <w:noProof/>
                <w:webHidden/>
              </w:rPr>
              <w:t>37</w:t>
            </w:r>
            <w:r w:rsidR="005B78BB">
              <w:rPr>
                <w:noProof/>
                <w:webHidden/>
              </w:rPr>
              <w:fldChar w:fldCharType="end"/>
            </w:r>
          </w:hyperlink>
        </w:p>
        <w:p w14:paraId="09DF0D9E" w14:textId="4B0CB76E" w:rsidR="00B37DEF" w:rsidRDefault="00B37DEF" w:rsidP="00E14C78">
          <w:pPr>
            <w:spacing w:line="360" w:lineRule="auto"/>
          </w:pPr>
          <w:r w:rsidRPr="00B37DEF">
            <w:rPr>
              <w:rFonts w:ascii="Times New Roman" w:hAnsi="Times New Roman" w:cs="Times New Roman"/>
              <w:b/>
              <w:bCs/>
              <w:noProof/>
            </w:rPr>
            <w:fldChar w:fldCharType="end"/>
          </w:r>
        </w:p>
      </w:sdtContent>
    </w:sdt>
    <w:p w14:paraId="7C5E65C3" w14:textId="77777777" w:rsidR="00B37DEF" w:rsidRDefault="00B37DEF">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6B08A44F" w14:textId="217764B0" w:rsidR="00A96B25" w:rsidRPr="00A96B25" w:rsidRDefault="00E2550D" w:rsidP="00A96B25">
      <w:pPr>
        <w:pStyle w:val="Heading1"/>
        <w:spacing w:line="480" w:lineRule="auto"/>
        <w:rPr>
          <w:rFonts w:ascii="Times New Roman" w:hAnsi="Times New Roman" w:cs="Times New Roman"/>
        </w:rPr>
      </w:pPr>
      <w:bookmarkStart w:id="0" w:name="_Toc464400695"/>
      <w:r>
        <w:rPr>
          <w:rFonts w:ascii="Times New Roman" w:hAnsi="Times New Roman" w:cs="Times New Roman"/>
        </w:rPr>
        <w:lastRenderedPageBreak/>
        <w:t>Abstract:</w:t>
      </w:r>
      <w:bookmarkEnd w:id="0"/>
      <w:r>
        <w:rPr>
          <w:rFonts w:ascii="Times New Roman" w:hAnsi="Times New Roman" w:cs="Times New Roman"/>
        </w:rPr>
        <w:t xml:space="preserve"> </w:t>
      </w:r>
    </w:p>
    <w:p w14:paraId="3AC18A48" w14:textId="7E6777BA" w:rsidR="00A96B25" w:rsidRPr="00FF2A21" w:rsidRDefault="00A96B25" w:rsidP="00A96B25">
      <w:pPr>
        <w:spacing w:line="480" w:lineRule="auto"/>
        <w:ind w:firstLine="142"/>
        <w:rPr>
          <w:rFonts w:ascii="Times New Roman" w:hAnsi="Times New Roman" w:cs="Times New Roman"/>
          <w:sz w:val="24"/>
          <w:shd w:val="clear" w:color="auto" w:fill="FFFFFF"/>
          <w:lang w:eastAsia="en-AU"/>
        </w:rPr>
      </w:pPr>
      <w:r w:rsidRPr="00FF2A21">
        <w:rPr>
          <w:rFonts w:ascii="Times New Roman" w:hAnsi="Times New Roman" w:cs="Times New Roman"/>
          <w:sz w:val="24"/>
          <w:shd w:val="clear" w:color="auto" w:fill="FFFFFF"/>
          <w:lang w:eastAsia="en-AU"/>
        </w:rPr>
        <w:t>While primary prostate tumours are usually successfully treated, advanced prostate cancer patients are limited in treatment options</w:t>
      </w:r>
      <w:r w:rsidR="00FF2A21" w:rsidRPr="00FF2A21">
        <w:rPr>
          <w:rFonts w:ascii="Times New Roman" w:hAnsi="Times New Roman" w:cs="Times New Roman"/>
          <w:sz w:val="24"/>
          <w:shd w:val="clear" w:color="auto" w:fill="FFFFFF"/>
          <w:lang w:eastAsia="en-AU"/>
        </w:rPr>
        <w:t>,</w:t>
      </w:r>
      <w:r w:rsidRPr="00FF2A21">
        <w:rPr>
          <w:rFonts w:ascii="Times New Roman" w:hAnsi="Times New Roman" w:cs="Times New Roman"/>
          <w:sz w:val="24"/>
          <w:shd w:val="clear" w:color="auto" w:fill="FFFFFF"/>
          <w:lang w:eastAsia="en-AU"/>
        </w:rPr>
        <w:t xml:space="preserve"> often resulting in mortalities. Hereby, efforts to investigate biomarkers or therapeutic targets is required to reduce the number of prostate cancer deaths. Caveolin-1 is a common marker in aggressive prostate cancer where its overexpression has been linked to increased proliferation, migration and differentiation. However, these phenotypes can be truncated by ectopic expression of caveolin binding partner and putative tumour suppressor, cavin-1, to these cells. Previous studies from our lab assessed the role of extracellular </w:t>
      </w:r>
      <w:proofErr w:type="spellStart"/>
      <w:r w:rsidRPr="00FF2A21">
        <w:rPr>
          <w:rFonts w:ascii="Times New Roman" w:hAnsi="Times New Roman" w:cs="Times New Roman"/>
          <w:sz w:val="24"/>
          <w:shd w:val="clear" w:color="auto" w:fill="FFFFFF"/>
          <w:lang w:eastAsia="en-AU"/>
        </w:rPr>
        <w:t>vesicles</w:t>
      </w:r>
      <w:proofErr w:type="spellEnd"/>
      <w:r w:rsidRPr="00FF2A21">
        <w:rPr>
          <w:rFonts w:ascii="Times New Roman" w:hAnsi="Times New Roman" w:cs="Times New Roman"/>
          <w:sz w:val="24"/>
          <w:shd w:val="clear" w:color="auto" w:fill="FFFFFF"/>
          <w:lang w:eastAsia="en-AU"/>
        </w:rPr>
        <w:t xml:space="preserve"> (EVs) in </w:t>
      </w:r>
      <w:r w:rsidR="001134B5">
        <w:rPr>
          <w:rFonts w:ascii="Times New Roman" w:hAnsi="Times New Roman" w:cs="Times New Roman"/>
          <w:sz w:val="24"/>
          <w:shd w:val="clear" w:color="auto" w:fill="FFFFFF"/>
          <w:lang w:eastAsia="en-AU"/>
        </w:rPr>
        <w:t xml:space="preserve">advanced </w:t>
      </w:r>
      <w:r w:rsidRPr="00FF2A21">
        <w:rPr>
          <w:rFonts w:ascii="Times New Roman" w:hAnsi="Times New Roman" w:cs="Times New Roman"/>
          <w:sz w:val="24"/>
          <w:shd w:val="clear" w:color="auto" w:fill="FFFFFF"/>
          <w:lang w:eastAsia="en-AU"/>
        </w:rPr>
        <w:t xml:space="preserve">prostate cancer by utilising this caveolin-1/cavin-1 switch in PC3 cells. This revealed that cavin-1 truncates the EV export of </w:t>
      </w:r>
      <w:proofErr w:type="spellStart"/>
      <w:r w:rsidRPr="00FF2A21">
        <w:rPr>
          <w:rFonts w:ascii="Times New Roman" w:hAnsi="Times New Roman" w:cs="Times New Roman"/>
          <w:sz w:val="24"/>
          <w:shd w:val="clear" w:color="auto" w:fill="FFFFFF"/>
          <w:lang w:eastAsia="en-AU"/>
        </w:rPr>
        <w:t>oncomiR</w:t>
      </w:r>
      <w:proofErr w:type="spellEnd"/>
      <w:r w:rsidR="0055047C">
        <w:rPr>
          <w:rFonts w:ascii="Times New Roman" w:hAnsi="Times New Roman" w:cs="Times New Roman"/>
          <w:sz w:val="24"/>
          <w:shd w:val="clear" w:color="auto" w:fill="FFFFFF"/>
          <w:lang w:eastAsia="en-AU"/>
        </w:rPr>
        <w:t>,</w:t>
      </w:r>
      <w:r w:rsidRPr="00FF2A21">
        <w:rPr>
          <w:rFonts w:ascii="Times New Roman" w:hAnsi="Times New Roman" w:cs="Times New Roman"/>
          <w:sz w:val="24"/>
          <w:shd w:val="clear" w:color="auto" w:fill="FFFFFF"/>
          <w:lang w:eastAsia="en-AU"/>
        </w:rPr>
        <w:t xml:space="preserve"> miR-148a</w:t>
      </w:r>
      <w:r w:rsidR="0055047C">
        <w:rPr>
          <w:rFonts w:ascii="Times New Roman" w:hAnsi="Times New Roman" w:cs="Times New Roman"/>
          <w:sz w:val="24"/>
          <w:shd w:val="clear" w:color="auto" w:fill="FFFFFF"/>
          <w:lang w:eastAsia="en-AU"/>
        </w:rPr>
        <w:t>,</w:t>
      </w:r>
      <w:r w:rsidRPr="00FF2A21">
        <w:rPr>
          <w:rFonts w:ascii="Times New Roman" w:hAnsi="Times New Roman" w:cs="Times New Roman"/>
          <w:sz w:val="24"/>
          <w:shd w:val="clear" w:color="auto" w:fill="FFFFFF"/>
          <w:lang w:eastAsia="en-AU"/>
        </w:rPr>
        <w:t xml:space="preserve"> without corresponding cellular expression changes, indicating a novel microRNA</w:t>
      </w:r>
      <w:r w:rsidR="00A52994">
        <w:rPr>
          <w:rFonts w:ascii="Times New Roman" w:hAnsi="Times New Roman" w:cs="Times New Roman"/>
          <w:sz w:val="24"/>
          <w:shd w:val="clear" w:color="auto" w:fill="FFFFFF"/>
          <w:lang w:eastAsia="en-AU"/>
        </w:rPr>
        <w:t xml:space="preserve"> (miRNA, </w:t>
      </w:r>
      <w:proofErr w:type="spellStart"/>
      <w:r w:rsidR="00A52994">
        <w:rPr>
          <w:rFonts w:ascii="Times New Roman" w:hAnsi="Times New Roman" w:cs="Times New Roman"/>
          <w:sz w:val="24"/>
          <w:shd w:val="clear" w:color="auto" w:fill="FFFFFF"/>
          <w:lang w:eastAsia="en-AU"/>
        </w:rPr>
        <w:t>miR</w:t>
      </w:r>
      <w:proofErr w:type="spellEnd"/>
      <w:r w:rsidR="00A52994">
        <w:rPr>
          <w:rFonts w:ascii="Times New Roman" w:hAnsi="Times New Roman" w:cs="Times New Roman"/>
          <w:sz w:val="24"/>
          <w:shd w:val="clear" w:color="auto" w:fill="FFFFFF"/>
          <w:lang w:eastAsia="en-AU"/>
        </w:rPr>
        <w:t>)</w:t>
      </w:r>
      <w:r w:rsidRPr="00FF2A21">
        <w:rPr>
          <w:rFonts w:ascii="Times New Roman" w:hAnsi="Times New Roman" w:cs="Times New Roman"/>
          <w:sz w:val="24"/>
          <w:shd w:val="clear" w:color="auto" w:fill="FFFFFF"/>
          <w:lang w:eastAsia="en-AU"/>
        </w:rPr>
        <w:t xml:space="preserve"> export mechanism that is modulated by cavin-1.</w:t>
      </w:r>
      <w:r w:rsidR="0055047C">
        <w:rPr>
          <w:rFonts w:ascii="Times New Roman" w:hAnsi="Times New Roman" w:cs="Times New Roman"/>
          <w:sz w:val="24"/>
          <w:shd w:val="clear" w:color="auto" w:fill="FFFFFF"/>
          <w:lang w:eastAsia="en-AU"/>
        </w:rPr>
        <w:t xml:space="preserve"> However information surrounding this mechanism, such as the proteins involved and the miRNA targets mediated by this mechanism had ye</w:t>
      </w:r>
      <w:bookmarkStart w:id="1" w:name="_GoBack"/>
      <w:bookmarkEnd w:id="1"/>
      <w:r w:rsidR="0055047C">
        <w:rPr>
          <w:rFonts w:ascii="Times New Roman" w:hAnsi="Times New Roman" w:cs="Times New Roman"/>
          <w:sz w:val="24"/>
          <w:shd w:val="clear" w:color="auto" w:fill="FFFFFF"/>
          <w:lang w:eastAsia="en-AU"/>
        </w:rPr>
        <w:t>t to be investigated.</w:t>
      </w:r>
    </w:p>
    <w:p w14:paraId="65A49FCA" w14:textId="4918AB69" w:rsidR="008C5AE0" w:rsidRPr="00314898" w:rsidRDefault="00A96B25" w:rsidP="008C5AE0">
      <w:pPr>
        <w:spacing w:line="480" w:lineRule="auto"/>
        <w:ind w:firstLine="142"/>
        <w:rPr>
          <w:rFonts w:ascii="Times New Roman" w:hAnsi="Times New Roman" w:cs="Times New Roman"/>
          <w:sz w:val="24"/>
        </w:rPr>
      </w:pPr>
      <w:r w:rsidRPr="00FF2A21">
        <w:rPr>
          <w:rFonts w:ascii="Times New Roman" w:hAnsi="Times New Roman" w:cs="Times New Roman"/>
          <w:sz w:val="24"/>
          <w:shd w:val="clear" w:color="auto" w:fill="FFFFFF"/>
          <w:lang w:eastAsia="en-AU"/>
        </w:rPr>
        <w:t xml:space="preserve">This project </w:t>
      </w:r>
      <w:r w:rsidR="0055047C" w:rsidRPr="00FF2A21">
        <w:rPr>
          <w:rFonts w:ascii="Times New Roman" w:hAnsi="Times New Roman" w:cs="Times New Roman"/>
          <w:sz w:val="24"/>
          <w:shd w:val="clear" w:color="auto" w:fill="FFFFFF"/>
          <w:lang w:eastAsia="en-AU"/>
        </w:rPr>
        <w:t>examined</w:t>
      </w:r>
      <w:r w:rsidRPr="00FF2A21">
        <w:rPr>
          <w:rFonts w:ascii="Times New Roman" w:hAnsi="Times New Roman" w:cs="Times New Roman"/>
          <w:sz w:val="24"/>
          <w:shd w:val="clear" w:color="auto" w:fill="FFFFFF"/>
          <w:lang w:eastAsia="en-AU"/>
        </w:rPr>
        <w:t xml:space="preserve"> the proposed microRNA export mechanism and miR</w:t>
      </w:r>
      <w:r w:rsidR="001134B5">
        <w:rPr>
          <w:rFonts w:ascii="Times New Roman" w:hAnsi="Times New Roman" w:cs="Times New Roman"/>
          <w:sz w:val="24"/>
          <w:shd w:val="clear" w:color="auto" w:fill="FFFFFF"/>
          <w:lang w:eastAsia="en-AU"/>
        </w:rPr>
        <w:t>NA</w:t>
      </w:r>
      <w:r w:rsidR="008C5AE0">
        <w:rPr>
          <w:rFonts w:ascii="Times New Roman" w:hAnsi="Times New Roman" w:cs="Times New Roman"/>
          <w:sz w:val="24"/>
          <w:shd w:val="clear" w:color="auto" w:fill="FFFFFF"/>
          <w:lang w:eastAsia="en-AU"/>
        </w:rPr>
        <w:t xml:space="preserve"> targets mediated by the expression of cavin-1</w:t>
      </w:r>
      <w:r w:rsidRPr="00FF2A21">
        <w:rPr>
          <w:rFonts w:ascii="Times New Roman" w:hAnsi="Times New Roman" w:cs="Times New Roman"/>
          <w:sz w:val="24"/>
          <w:shd w:val="clear" w:color="auto" w:fill="FFFFFF"/>
          <w:lang w:eastAsia="en-AU"/>
        </w:rPr>
        <w:t>.</w:t>
      </w:r>
      <w:r w:rsidR="008C5AE0">
        <w:rPr>
          <w:rFonts w:ascii="Times New Roman" w:hAnsi="Times New Roman" w:cs="Times New Roman"/>
          <w:sz w:val="24"/>
          <w:shd w:val="clear" w:color="auto" w:fill="FFFFFF"/>
          <w:lang w:eastAsia="en-AU"/>
        </w:rPr>
        <w:t xml:space="preserve"> </w:t>
      </w:r>
      <w:r w:rsidR="008C5AE0" w:rsidRPr="00314898">
        <w:rPr>
          <w:rFonts w:ascii="Times New Roman" w:hAnsi="Times New Roman" w:cs="Times New Roman"/>
          <w:sz w:val="24"/>
        </w:rPr>
        <w:t xml:space="preserve">Results from this study support this hypothesis in which RNA-binding protein, </w:t>
      </w:r>
      <w:proofErr w:type="spellStart"/>
      <w:r w:rsidR="008C5AE0" w:rsidRPr="00314898">
        <w:rPr>
          <w:rFonts w:ascii="Times New Roman" w:hAnsi="Times New Roman" w:cs="Times New Roman"/>
          <w:sz w:val="24"/>
        </w:rPr>
        <w:t>hnRNPK</w:t>
      </w:r>
      <w:proofErr w:type="spellEnd"/>
      <w:r w:rsidR="008C5AE0" w:rsidRPr="00314898">
        <w:rPr>
          <w:rFonts w:ascii="Times New Roman" w:hAnsi="Times New Roman" w:cs="Times New Roman"/>
          <w:sz w:val="24"/>
        </w:rPr>
        <w:t xml:space="preserve">, binds to a subset of the EV miRNA content via a conserved RNA-binding motif, AGUGCA, to traffic them to the multivesicular bodies to permit selective export via exosomes.   </w:t>
      </w:r>
    </w:p>
    <w:p w14:paraId="518D2047" w14:textId="7DCABC3E" w:rsidR="00FF2A21" w:rsidRDefault="00A96B25" w:rsidP="00A96B25">
      <w:pPr>
        <w:spacing w:line="480" w:lineRule="auto"/>
        <w:ind w:firstLine="142"/>
        <w:rPr>
          <w:rFonts w:ascii="Times New Roman" w:hAnsi="Times New Roman" w:cs="Times New Roman"/>
          <w:sz w:val="24"/>
          <w:shd w:val="clear" w:color="auto" w:fill="FFFFFF"/>
          <w:lang w:eastAsia="en-AU"/>
        </w:rPr>
      </w:pPr>
      <w:r w:rsidRPr="00FF2A21">
        <w:rPr>
          <w:rFonts w:ascii="Times New Roman" w:hAnsi="Times New Roman" w:cs="Times New Roman"/>
          <w:sz w:val="24"/>
          <w:shd w:val="clear" w:color="auto" w:fill="FFFFFF"/>
          <w:lang w:eastAsia="en-AU"/>
        </w:rPr>
        <w:t xml:space="preserve">Ultimately, these results suggest that many microRNAs are being modified by </w:t>
      </w:r>
      <w:proofErr w:type="spellStart"/>
      <w:r w:rsidRPr="00FF2A21">
        <w:rPr>
          <w:rFonts w:ascii="Times New Roman" w:hAnsi="Times New Roman" w:cs="Times New Roman"/>
          <w:sz w:val="24"/>
          <w:shd w:val="clear" w:color="auto" w:fill="FFFFFF"/>
          <w:lang w:eastAsia="en-AU"/>
        </w:rPr>
        <w:t>hnRNPK</w:t>
      </w:r>
      <w:proofErr w:type="spellEnd"/>
      <w:r w:rsidRPr="00FF2A21">
        <w:rPr>
          <w:rFonts w:ascii="Times New Roman" w:hAnsi="Times New Roman" w:cs="Times New Roman"/>
          <w:sz w:val="24"/>
          <w:shd w:val="clear" w:color="auto" w:fill="FFFFFF"/>
          <w:lang w:eastAsia="en-AU"/>
        </w:rPr>
        <w:t xml:space="preserve"> differential export in PC3 cells, where expression of cavin-1 reduces </w:t>
      </w:r>
      <w:proofErr w:type="spellStart"/>
      <w:r w:rsidRPr="00FF2A21">
        <w:rPr>
          <w:rFonts w:ascii="Times New Roman" w:hAnsi="Times New Roman" w:cs="Times New Roman"/>
          <w:sz w:val="24"/>
          <w:shd w:val="clear" w:color="auto" w:fill="FFFFFF"/>
          <w:lang w:eastAsia="en-AU"/>
        </w:rPr>
        <w:t>hnRNPK</w:t>
      </w:r>
      <w:proofErr w:type="spellEnd"/>
      <w:r w:rsidRPr="00FF2A21">
        <w:rPr>
          <w:rFonts w:ascii="Times New Roman" w:hAnsi="Times New Roman" w:cs="Times New Roman"/>
          <w:sz w:val="24"/>
          <w:shd w:val="clear" w:color="auto" w:fill="FFFFFF"/>
          <w:lang w:eastAsia="en-AU"/>
        </w:rPr>
        <w:t xml:space="preserve"> and miR</w:t>
      </w:r>
      <w:r w:rsidR="001134B5">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 xml:space="preserve"> export. </w:t>
      </w:r>
      <w:proofErr w:type="spellStart"/>
      <w:proofErr w:type="gramStart"/>
      <w:r w:rsidRPr="00FF2A21">
        <w:rPr>
          <w:rFonts w:ascii="Times New Roman" w:hAnsi="Times New Roman" w:cs="Times New Roman"/>
          <w:sz w:val="24"/>
          <w:shd w:val="clear" w:color="auto" w:fill="FFFFFF"/>
          <w:lang w:eastAsia="en-AU"/>
        </w:rPr>
        <w:t>hnRNPK</w:t>
      </w:r>
      <w:proofErr w:type="spellEnd"/>
      <w:proofErr w:type="gramEnd"/>
      <w:r w:rsidRPr="00FF2A21">
        <w:rPr>
          <w:rFonts w:ascii="Times New Roman" w:hAnsi="Times New Roman" w:cs="Times New Roman"/>
          <w:sz w:val="24"/>
          <w:shd w:val="clear" w:color="auto" w:fill="FFFFFF"/>
          <w:lang w:eastAsia="en-AU"/>
        </w:rPr>
        <w:t xml:space="preserve"> is commonly detected in cancer derived EVs, however its role in EVs and result of secretion was previously unknown. While a previous study determined that hnRNPA2B1 mediates EV export of miR</w:t>
      </w:r>
      <w:r w:rsidR="001134B5">
        <w:rPr>
          <w:rFonts w:ascii="Times New Roman" w:hAnsi="Times New Roman" w:cs="Times New Roman"/>
          <w:sz w:val="24"/>
          <w:shd w:val="clear" w:color="auto" w:fill="FFFFFF"/>
          <w:lang w:eastAsia="en-AU"/>
        </w:rPr>
        <w:t>NA</w:t>
      </w:r>
      <w:r w:rsidRPr="00FF2A21">
        <w:rPr>
          <w:rFonts w:ascii="Times New Roman" w:hAnsi="Times New Roman" w:cs="Times New Roman"/>
          <w:sz w:val="24"/>
          <w:shd w:val="clear" w:color="auto" w:fill="FFFFFF"/>
          <w:lang w:eastAsia="en-AU"/>
        </w:rPr>
        <w:t>s in T-lymphocytes, this is the first study to identify a link betw</w:t>
      </w:r>
      <w:r w:rsidR="001134B5">
        <w:rPr>
          <w:rFonts w:ascii="Times New Roman" w:hAnsi="Times New Roman" w:cs="Times New Roman"/>
          <w:sz w:val="24"/>
          <w:shd w:val="clear" w:color="auto" w:fill="FFFFFF"/>
          <w:lang w:eastAsia="en-AU"/>
        </w:rPr>
        <w:t xml:space="preserve">een EV secreted </w:t>
      </w:r>
      <w:proofErr w:type="spellStart"/>
      <w:r w:rsidR="001134B5">
        <w:rPr>
          <w:rFonts w:ascii="Times New Roman" w:hAnsi="Times New Roman" w:cs="Times New Roman"/>
          <w:sz w:val="24"/>
          <w:shd w:val="clear" w:color="auto" w:fill="FFFFFF"/>
          <w:lang w:eastAsia="en-AU"/>
        </w:rPr>
        <w:t>hnRNPK</w:t>
      </w:r>
      <w:proofErr w:type="spellEnd"/>
      <w:r w:rsidR="001134B5">
        <w:rPr>
          <w:rFonts w:ascii="Times New Roman" w:hAnsi="Times New Roman" w:cs="Times New Roman"/>
          <w:sz w:val="24"/>
          <w:shd w:val="clear" w:color="auto" w:fill="FFFFFF"/>
          <w:lang w:eastAsia="en-AU"/>
        </w:rPr>
        <w:t xml:space="preserve"> and mi</w:t>
      </w:r>
      <w:r w:rsidRPr="00FF2A21">
        <w:rPr>
          <w:rFonts w:ascii="Times New Roman" w:hAnsi="Times New Roman" w:cs="Times New Roman"/>
          <w:sz w:val="24"/>
          <w:shd w:val="clear" w:color="auto" w:fill="FFFFFF"/>
          <w:lang w:eastAsia="en-AU"/>
        </w:rPr>
        <w:t>RNA export in cancer.</w:t>
      </w:r>
      <w:r w:rsidR="001134B5">
        <w:rPr>
          <w:rFonts w:ascii="Times New Roman" w:hAnsi="Times New Roman" w:cs="Times New Roman"/>
          <w:sz w:val="24"/>
          <w:shd w:val="clear" w:color="auto" w:fill="FFFFFF"/>
          <w:lang w:eastAsia="en-AU"/>
        </w:rPr>
        <w:t xml:space="preserve"> </w:t>
      </w:r>
      <w:r w:rsidRPr="00FF2A21">
        <w:rPr>
          <w:rFonts w:ascii="Times New Roman" w:hAnsi="Times New Roman" w:cs="Times New Roman"/>
          <w:sz w:val="24"/>
          <w:shd w:val="clear" w:color="auto" w:fill="FFFFFF"/>
          <w:lang w:eastAsia="en-AU"/>
        </w:rPr>
        <w:t>  </w:t>
      </w:r>
    </w:p>
    <w:p w14:paraId="5274C05F" w14:textId="2AE7921E" w:rsidR="0055047C" w:rsidRPr="00FF2A21" w:rsidRDefault="0055047C" w:rsidP="00FF2A21">
      <w:pPr>
        <w:rPr>
          <w:rFonts w:ascii="Times New Roman" w:hAnsi="Times New Roman" w:cs="Times New Roman"/>
          <w:sz w:val="24"/>
          <w:shd w:val="clear" w:color="auto" w:fill="FFFFFF"/>
          <w:lang w:eastAsia="en-AU"/>
        </w:rPr>
      </w:pPr>
    </w:p>
    <w:p w14:paraId="2E626160" w14:textId="0F3E5CCC" w:rsidR="00580FC3" w:rsidRPr="00A96B25" w:rsidRDefault="00580FC3" w:rsidP="00A96B25">
      <w:pPr>
        <w:pStyle w:val="Heading1"/>
        <w:rPr>
          <w:rFonts w:ascii="Times New Roman" w:hAnsi="Times New Roman" w:cs="Times New Roman"/>
        </w:rPr>
      </w:pPr>
      <w:bookmarkStart w:id="2" w:name="_Toc464400696"/>
      <w:r w:rsidRPr="00A96B25">
        <w:rPr>
          <w:rFonts w:ascii="Times New Roman" w:hAnsi="Times New Roman" w:cs="Times New Roman"/>
        </w:rPr>
        <w:t>Introduction:</w:t>
      </w:r>
      <w:bookmarkEnd w:id="2"/>
    </w:p>
    <w:p w14:paraId="67C3E9EC" w14:textId="77777777" w:rsidR="0004764B" w:rsidRPr="0004764B" w:rsidRDefault="0004764B" w:rsidP="0004764B"/>
    <w:p w14:paraId="42461784" w14:textId="77777777" w:rsidR="00580FC3" w:rsidRPr="0004764B" w:rsidRDefault="00580FC3" w:rsidP="00580FC3">
      <w:pPr>
        <w:tabs>
          <w:tab w:val="left" w:pos="5103"/>
        </w:tabs>
        <w:spacing w:line="480" w:lineRule="auto"/>
        <w:rPr>
          <w:rFonts w:ascii="Times New Roman" w:hAnsi="Times New Roman" w:cs="Times New Roman"/>
          <w:b/>
          <w:sz w:val="24"/>
          <w:szCs w:val="24"/>
        </w:rPr>
      </w:pPr>
      <w:bookmarkStart w:id="3" w:name="_Toc464400697"/>
      <w:r w:rsidRPr="0004764B">
        <w:rPr>
          <w:rStyle w:val="Heading2Char"/>
          <w:rFonts w:ascii="Times New Roman" w:hAnsi="Times New Roman" w:cs="Times New Roman"/>
        </w:rPr>
        <w:t>Advanced Prostate Cancer and Caveolin-1</w:t>
      </w:r>
      <w:bookmarkEnd w:id="3"/>
      <w:r w:rsidRPr="0004764B">
        <w:rPr>
          <w:rFonts w:ascii="Times New Roman" w:hAnsi="Times New Roman" w:cs="Times New Roman"/>
          <w:b/>
          <w:sz w:val="24"/>
          <w:szCs w:val="24"/>
        </w:rPr>
        <w:t xml:space="preserve">: </w:t>
      </w:r>
    </w:p>
    <w:p w14:paraId="1600FFCB" w14:textId="46563B67"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Prostate cancer is the </w:t>
      </w:r>
      <w:r w:rsidR="00BE4094">
        <w:rPr>
          <w:rFonts w:ascii="Times New Roman" w:hAnsi="Times New Roman" w:cs="Times New Roman"/>
          <w:sz w:val="24"/>
          <w:szCs w:val="24"/>
        </w:rPr>
        <w:t xml:space="preserve">second </w:t>
      </w:r>
      <w:r w:rsidRPr="0004764B">
        <w:rPr>
          <w:rFonts w:ascii="Times New Roman" w:hAnsi="Times New Roman" w:cs="Times New Roman"/>
          <w:sz w:val="24"/>
          <w:szCs w:val="24"/>
        </w:rPr>
        <w:t>most commonly diagnosed cancer in men</w:t>
      </w:r>
      <w:r w:rsidR="00BE4FD6">
        <w:rPr>
          <w:rFonts w:ascii="Times New Roman" w:hAnsi="Times New Roman" w:cs="Times New Roman"/>
          <w:sz w:val="24"/>
          <w:szCs w:val="24"/>
        </w:rPr>
        <w:t xml:space="preserve"> (Stewart &amp; Wild 2014)</w:t>
      </w:r>
      <w:r w:rsidRPr="0004764B">
        <w:rPr>
          <w:rFonts w:ascii="Times New Roman" w:hAnsi="Times New Roman" w:cs="Times New Roman"/>
          <w:sz w:val="24"/>
          <w:szCs w:val="24"/>
        </w:rPr>
        <w:t xml:space="preserve">. While the primary tumour can be treated and removed efficiently resulting in almost 99% survival, patients inflicted with metastatic prostate cancer possess a reduced 5-year survival rate of 29.3% (SEER 2016).  Bone metastasis is the most common complication </w:t>
      </w:r>
      <w:r w:rsidR="00285D59">
        <w:rPr>
          <w:rFonts w:ascii="Times New Roman" w:hAnsi="Times New Roman" w:cs="Times New Roman"/>
          <w:sz w:val="24"/>
          <w:szCs w:val="24"/>
        </w:rPr>
        <w:t>of</w:t>
      </w:r>
      <w:r w:rsidRPr="0004764B">
        <w:rPr>
          <w:rFonts w:ascii="Times New Roman" w:hAnsi="Times New Roman" w:cs="Times New Roman"/>
          <w:sz w:val="24"/>
          <w:szCs w:val="24"/>
        </w:rPr>
        <w:t xml:space="preserve"> advanced prostate cancer which severely </w:t>
      </w:r>
      <w:r w:rsidR="00285D59">
        <w:rPr>
          <w:rFonts w:ascii="Times New Roman" w:hAnsi="Times New Roman" w:cs="Times New Roman"/>
          <w:sz w:val="24"/>
          <w:szCs w:val="24"/>
        </w:rPr>
        <w:t>impacts</w:t>
      </w:r>
      <w:r w:rsidRPr="0004764B">
        <w:rPr>
          <w:rFonts w:ascii="Times New Roman" w:hAnsi="Times New Roman" w:cs="Times New Roman"/>
          <w:sz w:val="24"/>
          <w:szCs w:val="24"/>
        </w:rPr>
        <w:t xml:space="preserve"> survival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&lt;EndNote&gt;&lt;Cite&gt;&lt;Author&gt;Bubendorf&lt;/Author&gt;&lt;Year&gt;2000&lt;/Year&gt;&lt;RecNum&gt;165&lt;/RecNum&gt;&lt;DisplayText&gt;(Bubendorf&lt;style face="italic"&gt; et al.&lt;/style&gt; 2000)&lt;/DisplayText&gt;&lt;record&gt;&lt;rec-number&gt;165&lt;/rec-number&gt;&lt;foreign-keys&gt;&lt;key app="EN" db-id="fvaw9vd5rrfez2epavc5exebz02xt0vvvwrs" timestamp="1471154032"&gt;165&lt;/key&gt;&lt;/foreign-keys&gt;&lt;ref-type name="Journal Article"&gt;17&lt;/ref-type&gt;&lt;contributors&gt;&lt;authors&gt;&lt;author&gt;Bubendorf, Lukas&lt;/author&gt;&lt;author&gt;Schöpfer, Alain&lt;/author&gt;&lt;author&gt;Wagner, Urs&lt;/author&gt;&lt;author&gt;Sauter, Guido&lt;/author&gt;&lt;author&gt;Moch, Holger&lt;/author&gt;&lt;author&gt;Willi, Niels&lt;/author&gt;&lt;author&gt;Gasser, Thomas C.&lt;/author&gt;&lt;author&gt;Mihatsch, Michael J.&lt;/author&gt;&lt;/authors&gt;&lt;/contributors&gt;&lt;titles&gt;&lt;title&gt;Metastatic patterns of prostate cancer: An autopsy study of 1,589 patients&lt;/title&gt;&lt;secondary-title&gt;Human Pathology&lt;/secondary-title&gt;&lt;/titles&gt;&lt;periodical&gt;&lt;full-title&gt;Human Pathology&lt;/full-title&gt;&lt;/periodical&gt;&lt;pages&gt;578-583&lt;/pages&gt;&lt;volume&gt;31&lt;/volume&gt;&lt;number&gt;5&lt;/number&gt;&lt;keywords&gt;&lt;keyword&gt;prostate cancer&lt;/keyword&gt;&lt;keyword&gt;autopsy&lt;/keyword&gt;&lt;keyword&gt;metastasis&lt;/keyword&gt;&lt;/keywords&gt;&lt;dates&gt;&lt;year&gt;2000&lt;/year&gt;&lt;pub-dates&gt;&lt;date&gt;2000/05/01&lt;/date&gt;&lt;/pub-dates&gt;&lt;/dates&gt;&lt;isbn&gt;0046-8177&lt;/isbn&gt;&lt;urls&gt;&lt;related-urls&gt;&lt;url&gt;http://www.sciencedirect.com/science/article/pii/S0046817700800350&lt;/url&gt;&lt;/related-urls&gt;&lt;/urls&gt;&lt;electronic-resource-num&gt;http://dx.doi.org/10.1053/hp.2000.6698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6" w:tooltip="Bubendorf, 2000 #165" w:history="1">
        <w:r w:rsidR="00035725" w:rsidRPr="0004764B">
          <w:rPr>
            <w:rFonts w:ascii="Times New Roman" w:hAnsi="Times New Roman" w:cs="Times New Roman"/>
            <w:noProof/>
            <w:sz w:val="24"/>
            <w:szCs w:val="24"/>
          </w:rPr>
          <w:t>Bubendorf</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2000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highlights the necessity to identify therapeutic targets and underlying biological phenomena that induce the metastatic phenotype.  </w:t>
      </w:r>
    </w:p>
    <w:p w14:paraId="3F61C43F" w14:textId="5B99CE8A"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Caveolin-1 has been linked to prostate cancer metastasis and has been a speculated biomarker for cancer progression </w: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1" w:tooltip="Gumulec, 2012 #167" w:history="1">
        <w:r w:rsidR="00035725" w:rsidRPr="0004764B">
          <w:rPr>
            <w:rFonts w:ascii="Times New Roman" w:hAnsi="Times New Roman" w:cs="Times New Roman"/>
            <w:noProof/>
            <w:sz w:val="24"/>
            <w:szCs w:val="24"/>
          </w:rPr>
          <w:t>Gumulec</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52" w:tooltip="Moon, 2014 #10" w:history="1">
        <w:r w:rsidR="00035725" w:rsidRPr="0004764B">
          <w:rPr>
            <w:rFonts w:ascii="Times New Roman" w:hAnsi="Times New Roman" w:cs="Times New Roman"/>
            <w:noProof/>
            <w:sz w:val="24"/>
            <w:szCs w:val="24"/>
          </w:rPr>
          <w:t>Moon</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26" w:tooltip="Hayashi, 2015 #166" w:history="1">
        <w:r w:rsidR="00035725" w:rsidRPr="0004764B">
          <w:rPr>
            <w:rFonts w:ascii="Times New Roman" w:hAnsi="Times New Roman" w:cs="Times New Roman"/>
            <w:noProof/>
            <w:sz w:val="24"/>
            <w:szCs w:val="24"/>
          </w:rPr>
          <w:t>Hayashi</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protein </w:t>
      </w:r>
      <w:r w:rsidR="00285D59">
        <w:rPr>
          <w:rFonts w:ascii="Times New Roman" w:hAnsi="Times New Roman" w:cs="Times New Roman"/>
          <w:sz w:val="24"/>
          <w:szCs w:val="24"/>
        </w:rPr>
        <w:t>binds cholesterol and serves as a structur</w:t>
      </w:r>
      <w:r w:rsidR="00D8229E">
        <w:rPr>
          <w:rFonts w:ascii="Times New Roman" w:hAnsi="Times New Roman" w:cs="Times New Roman"/>
          <w:sz w:val="24"/>
          <w:szCs w:val="24"/>
        </w:rPr>
        <w:t>al</w:t>
      </w:r>
      <w:r w:rsidR="00285D59">
        <w:rPr>
          <w:rFonts w:ascii="Times New Roman" w:hAnsi="Times New Roman" w:cs="Times New Roman"/>
          <w:sz w:val="24"/>
          <w:szCs w:val="24"/>
        </w:rPr>
        <w:t xml:space="preserve"> protein for the formation of caveolae</w:t>
      </w:r>
      <w:r w:rsidR="001134B5">
        <w:rPr>
          <w:rFonts w:ascii="Times New Roman" w:hAnsi="Times New Roman" w:cs="Times New Roman"/>
          <w:sz w:val="24"/>
          <w:szCs w:val="24"/>
        </w:rPr>
        <w:t xml:space="preserve">, a specialised lipid </w:t>
      </w:r>
      <w:proofErr w:type="spellStart"/>
      <w:r w:rsidR="001134B5">
        <w:rPr>
          <w:rFonts w:ascii="Times New Roman" w:hAnsi="Times New Roman" w:cs="Times New Roman"/>
          <w:sz w:val="24"/>
          <w:szCs w:val="24"/>
        </w:rPr>
        <w:t>microdomain</w:t>
      </w:r>
      <w:proofErr w:type="spellEnd"/>
      <w:r w:rsidR="001134B5">
        <w:rPr>
          <w:rFonts w:ascii="Times New Roman" w:hAnsi="Times New Roman" w:cs="Times New Roman"/>
          <w:sz w:val="24"/>
          <w:szCs w:val="24"/>
        </w:rPr>
        <w:t>,</w:t>
      </w:r>
      <w:r w:rsidR="00285D59">
        <w:rPr>
          <w:rFonts w:ascii="Times New Roman" w:hAnsi="Times New Roman" w:cs="Times New Roman"/>
          <w:sz w:val="24"/>
          <w:szCs w:val="24"/>
        </w:rPr>
        <w:t xml:space="preserve"> through </w:t>
      </w:r>
      <w:r w:rsidRPr="0004764B">
        <w:rPr>
          <w:rFonts w:ascii="Times New Roman" w:hAnsi="Times New Roman" w:cs="Times New Roman"/>
          <w:sz w:val="24"/>
          <w:szCs w:val="24"/>
        </w:rPr>
        <w:t>interaction with cytoplasmic protein</w:t>
      </w:r>
      <w:r w:rsidR="0024117C">
        <w:rPr>
          <w:rFonts w:ascii="Times New Roman" w:hAnsi="Times New Roman" w:cs="Times New Roman"/>
          <w:sz w:val="24"/>
          <w:szCs w:val="24"/>
        </w:rPr>
        <w:t>s of the cavin family</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8" w:tooltip="Hill, 2008 #33" w:history="1">
        <w:r w:rsidR="00035725" w:rsidRPr="0004764B">
          <w:rPr>
            <w:rFonts w:ascii="Times New Roman" w:hAnsi="Times New Roman" w:cs="Times New Roman"/>
            <w:noProof/>
            <w:sz w:val="24"/>
            <w:szCs w:val="24"/>
          </w:rPr>
          <w:t>Hill</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2008</w:t>
        </w:r>
      </w:hyperlink>
      <w:r w:rsidRPr="0004764B">
        <w:rPr>
          <w:rFonts w:ascii="Times New Roman" w:hAnsi="Times New Roman" w:cs="Times New Roman"/>
          <w:noProof/>
          <w:sz w:val="24"/>
          <w:szCs w:val="24"/>
        </w:rPr>
        <w:t xml:space="preserve">; </w:t>
      </w:r>
      <w:hyperlink w:anchor="_ENREF_52" w:tooltip="Moon, 2014 #10" w:history="1">
        <w:r w:rsidR="00035725"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923E89">
        <w:rPr>
          <w:rFonts w:ascii="Times New Roman" w:hAnsi="Times New Roman" w:cs="Times New Roman"/>
          <w:sz w:val="24"/>
          <w:szCs w:val="24"/>
        </w:rPr>
        <w:t xml:space="preserve">Cavin-1 is required for caveolae formation while cavin-2 </w:t>
      </w:r>
      <w:r w:rsidR="00923E89" w:rsidRPr="00FF2A21">
        <w:rPr>
          <w:rFonts w:ascii="Times New Roman" w:hAnsi="Times New Roman" w:cs="Times New Roman"/>
          <w:sz w:val="24"/>
          <w:szCs w:val="24"/>
        </w:rPr>
        <w:t xml:space="preserve">and cavin-3 modulate caveolae endocytosis and elongation </w:t>
      </w:r>
      <w:r w:rsidR="00C15703" w:rsidRPr="00FF2A21">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sidRPr="00FF2A21">
        <w:rPr>
          <w:rFonts w:ascii="Times New Roman" w:hAnsi="Times New Roman" w:cs="Times New Roman"/>
          <w:sz w:val="24"/>
          <w:szCs w:val="24"/>
        </w:rPr>
        <w:instrText xml:space="preserve"> ADDIN EN.CITE </w:instrText>
      </w:r>
      <w:r w:rsidR="00C15703" w:rsidRPr="00FF2A21">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sidRPr="00FF2A21">
        <w:rPr>
          <w:rFonts w:ascii="Times New Roman" w:hAnsi="Times New Roman" w:cs="Times New Roman"/>
          <w:sz w:val="24"/>
          <w:szCs w:val="24"/>
        </w:rPr>
        <w:instrText xml:space="preserve"> ADDIN EN.CITE.DATA </w:instrText>
      </w:r>
      <w:r w:rsidR="00C15703" w:rsidRPr="00FF2A21">
        <w:rPr>
          <w:rFonts w:ascii="Times New Roman" w:hAnsi="Times New Roman" w:cs="Times New Roman"/>
          <w:sz w:val="24"/>
          <w:szCs w:val="24"/>
        </w:rPr>
      </w:r>
      <w:r w:rsidR="00C15703" w:rsidRPr="00FF2A21">
        <w:rPr>
          <w:rFonts w:ascii="Times New Roman" w:hAnsi="Times New Roman" w:cs="Times New Roman"/>
          <w:sz w:val="24"/>
          <w:szCs w:val="24"/>
        </w:rPr>
        <w:fldChar w:fldCharType="end"/>
      </w:r>
      <w:r w:rsidR="00C15703" w:rsidRPr="00FF2A21">
        <w:rPr>
          <w:rFonts w:ascii="Times New Roman" w:hAnsi="Times New Roman" w:cs="Times New Roman"/>
          <w:sz w:val="24"/>
          <w:szCs w:val="24"/>
        </w:rPr>
      </w:r>
      <w:r w:rsidR="00C15703" w:rsidRPr="00FF2A21">
        <w:rPr>
          <w:rFonts w:ascii="Times New Roman" w:hAnsi="Times New Roman" w:cs="Times New Roman"/>
          <w:sz w:val="24"/>
          <w:szCs w:val="24"/>
        </w:rPr>
        <w:fldChar w:fldCharType="separate"/>
      </w:r>
      <w:r w:rsidR="00C15703" w:rsidRPr="00FF2A21">
        <w:rPr>
          <w:rFonts w:ascii="Times New Roman" w:hAnsi="Times New Roman" w:cs="Times New Roman"/>
          <w:noProof/>
          <w:sz w:val="24"/>
          <w:szCs w:val="24"/>
        </w:rPr>
        <w:t>(</w:t>
      </w:r>
      <w:hyperlink w:anchor="_ENREF_24" w:tooltip="Hansen, 2009 #142" w:history="1">
        <w:r w:rsidR="00035725" w:rsidRPr="00FF2A21">
          <w:rPr>
            <w:rFonts w:ascii="Times New Roman" w:hAnsi="Times New Roman" w:cs="Times New Roman"/>
            <w:noProof/>
            <w:sz w:val="24"/>
            <w:szCs w:val="24"/>
          </w:rPr>
          <w:t>Hansen</w:t>
        </w:r>
        <w:r w:rsidR="00035725" w:rsidRPr="00FF2A21">
          <w:rPr>
            <w:rFonts w:ascii="Times New Roman" w:hAnsi="Times New Roman" w:cs="Times New Roman"/>
            <w:i/>
            <w:noProof/>
            <w:sz w:val="24"/>
            <w:szCs w:val="24"/>
          </w:rPr>
          <w:t xml:space="preserve"> et al.</w:t>
        </w:r>
        <w:r w:rsidR="00035725" w:rsidRPr="00FF2A21">
          <w:rPr>
            <w:rFonts w:ascii="Times New Roman" w:hAnsi="Times New Roman" w:cs="Times New Roman"/>
            <w:noProof/>
            <w:sz w:val="24"/>
            <w:szCs w:val="24"/>
          </w:rPr>
          <w:t xml:space="preserve"> 2009</w:t>
        </w:r>
      </w:hyperlink>
      <w:r w:rsidR="00C15703" w:rsidRPr="00FF2A21">
        <w:rPr>
          <w:rFonts w:ascii="Times New Roman" w:hAnsi="Times New Roman" w:cs="Times New Roman"/>
          <w:noProof/>
          <w:sz w:val="24"/>
          <w:szCs w:val="24"/>
        </w:rPr>
        <w:t xml:space="preserve">; </w:t>
      </w:r>
      <w:hyperlink w:anchor="_ENREF_48" w:tooltip="McMahon, 2009 #143" w:history="1">
        <w:r w:rsidR="00035725" w:rsidRPr="00FF2A21">
          <w:rPr>
            <w:rFonts w:ascii="Times New Roman" w:hAnsi="Times New Roman" w:cs="Times New Roman"/>
            <w:noProof/>
            <w:sz w:val="24"/>
            <w:szCs w:val="24"/>
          </w:rPr>
          <w:t>McMahon</w:t>
        </w:r>
        <w:r w:rsidR="00035725" w:rsidRPr="00FF2A21">
          <w:rPr>
            <w:rFonts w:ascii="Times New Roman" w:hAnsi="Times New Roman" w:cs="Times New Roman"/>
            <w:i/>
            <w:noProof/>
            <w:sz w:val="24"/>
            <w:szCs w:val="24"/>
          </w:rPr>
          <w:t xml:space="preserve"> et al.</w:t>
        </w:r>
        <w:r w:rsidR="00035725" w:rsidRPr="00FF2A21">
          <w:rPr>
            <w:rFonts w:ascii="Times New Roman" w:hAnsi="Times New Roman" w:cs="Times New Roman"/>
            <w:noProof/>
            <w:sz w:val="24"/>
            <w:szCs w:val="24"/>
          </w:rPr>
          <w:t xml:space="preserve"> 2009</w:t>
        </w:r>
      </w:hyperlink>
      <w:r w:rsidR="00C15703" w:rsidRPr="00FF2A21">
        <w:rPr>
          <w:rFonts w:ascii="Times New Roman" w:hAnsi="Times New Roman" w:cs="Times New Roman"/>
          <w:noProof/>
          <w:sz w:val="24"/>
          <w:szCs w:val="24"/>
        </w:rPr>
        <w:t>)</w:t>
      </w:r>
      <w:r w:rsidR="00C15703" w:rsidRPr="00FF2A21">
        <w:rPr>
          <w:rFonts w:ascii="Times New Roman" w:hAnsi="Times New Roman" w:cs="Times New Roman"/>
          <w:sz w:val="24"/>
          <w:szCs w:val="24"/>
        </w:rPr>
        <w:fldChar w:fldCharType="end"/>
      </w:r>
      <w:r w:rsidR="00923E89" w:rsidRPr="00FF2A21">
        <w:rPr>
          <w:rFonts w:ascii="Times New Roman" w:hAnsi="Times New Roman" w:cs="Times New Roman"/>
          <w:sz w:val="24"/>
          <w:szCs w:val="24"/>
        </w:rPr>
        <w:t xml:space="preserve">. </w:t>
      </w:r>
      <w:r w:rsidRPr="00FF2A21">
        <w:rPr>
          <w:rFonts w:ascii="Times New Roman" w:hAnsi="Times New Roman" w:cs="Times New Roman"/>
          <w:sz w:val="24"/>
          <w:szCs w:val="24"/>
        </w:rPr>
        <w:t xml:space="preserve">These </w:t>
      </w:r>
      <w:r w:rsidRPr="0004764B">
        <w:rPr>
          <w:rFonts w:ascii="Times New Roman" w:hAnsi="Times New Roman" w:cs="Times New Roman"/>
          <w:sz w:val="24"/>
          <w:szCs w:val="24"/>
        </w:rPr>
        <w:t xml:space="preserve">proteins are co-expressed and co-localised in healthy human tissue, however in the case of many cancer types only caveolin-1 is expressed </w: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72" w:tooltip="Wu, 2011 #171" w:history="1">
        <w:r w:rsidR="00035725" w:rsidRPr="0004764B">
          <w:rPr>
            <w:rFonts w:ascii="Times New Roman" w:hAnsi="Times New Roman" w:cs="Times New Roman"/>
            <w:noProof/>
            <w:sz w:val="24"/>
            <w:szCs w:val="24"/>
          </w:rPr>
          <w:t>Wu</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 xml:space="preserve">; </w:t>
      </w:r>
      <w:hyperlink w:anchor="_ENREF_53" w:tooltip="Moumita, 2015 #168" w:history="1">
        <w:r w:rsidR="00035725" w:rsidRPr="0004764B">
          <w:rPr>
            <w:rFonts w:ascii="Times New Roman" w:hAnsi="Times New Roman" w:cs="Times New Roman"/>
            <w:noProof/>
            <w:sz w:val="24"/>
            <w:szCs w:val="24"/>
          </w:rPr>
          <w:t>Moumita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Increased proliferation, migration and differentiation are a result of the aberrant caveolin-1 expression, yet, the mechanism that links caveolin to these phenotypes is still actively being investigated </w: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0" w:tooltip="Grande-García, 2007 #173" w:history="1">
        <w:r w:rsidR="00035725" w:rsidRPr="0004764B">
          <w:rPr>
            <w:rFonts w:ascii="Times New Roman" w:hAnsi="Times New Roman" w:cs="Times New Roman"/>
            <w:noProof/>
            <w:sz w:val="24"/>
            <w:szCs w:val="24"/>
          </w:rPr>
          <w:t>Grande-García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2007</w:t>
        </w:r>
      </w:hyperlink>
      <w:r w:rsidRPr="0004764B">
        <w:rPr>
          <w:rFonts w:ascii="Times New Roman" w:hAnsi="Times New Roman" w:cs="Times New Roman"/>
          <w:noProof/>
          <w:sz w:val="24"/>
          <w:szCs w:val="24"/>
        </w:rPr>
        <w:t xml:space="preserve">; </w:t>
      </w:r>
      <w:hyperlink w:anchor="_ENREF_7" w:tooltip="Chatterjee, 2015 #172" w:history="1">
        <w:r w:rsidR="00035725" w:rsidRPr="0004764B">
          <w:rPr>
            <w:rFonts w:ascii="Times New Roman" w:hAnsi="Times New Roman" w:cs="Times New Roman"/>
            <w:noProof/>
            <w:sz w:val="24"/>
            <w:szCs w:val="24"/>
          </w:rPr>
          <w:t>Chatterjee</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24B272E4" w14:textId="65DE89EB" w:rsidR="00580FC3" w:rsidRPr="0004764B" w:rsidRDefault="00580FC3" w:rsidP="0004764B">
      <w:pPr>
        <w:spacing w:line="480" w:lineRule="auto"/>
        <w:ind w:firstLine="142"/>
        <w:rPr>
          <w:rFonts w:ascii="Times New Roman" w:hAnsi="Times New Roman" w:cs="Times New Roman"/>
          <w:b/>
          <w:sz w:val="24"/>
          <w:szCs w:val="24"/>
        </w:rPr>
      </w:pPr>
      <w:r w:rsidRPr="0004764B">
        <w:rPr>
          <w:rFonts w:ascii="Times New Roman" w:hAnsi="Times New Roman" w:cs="Times New Roman"/>
          <w:sz w:val="24"/>
          <w:szCs w:val="24"/>
        </w:rPr>
        <w:t>Recent studies have shown that cavin-1 is capable of reversing the pro-metastatic action of caveolin-1</w:t>
      </w:r>
      <w:r w:rsidR="00E40F7F">
        <w:rPr>
          <w:rFonts w:ascii="Times New Roman" w:hAnsi="Times New Roman" w:cs="Times New Roman"/>
          <w:sz w:val="24"/>
          <w:szCs w:val="24"/>
        </w:rPr>
        <w:t xml:space="preserve"> in prostate cancer</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2" w:tooltip="Moon, 2014 #10" w:history="1">
        <w:r w:rsidR="00035725"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Cavin-1 expression inhibited prostate cancer </w:t>
      </w:r>
      <w:r w:rsidRPr="0004764B">
        <w:rPr>
          <w:rFonts w:ascii="Times New Roman" w:hAnsi="Times New Roman" w:cs="Times New Roman"/>
          <w:sz w:val="24"/>
          <w:szCs w:val="24"/>
        </w:rPr>
        <w:lastRenderedPageBreak/>
        <w:t xml:space="preserve">PC3 cell proliferation, migration and anchorage-independent growth </w:t>
      </w:r>
      <w:r w:rsidRPr="0004764B">
        <w:rPr>
          <w:rFonts w:ascii="Times New Roman" w:hAnsi="Times New Roman" w:cs="Times New Roman"/>
          <w:i/>
          <w:sz w:val="24"/>
          <w:szCs w:val="24"/>
        </w:rPr>
        <w:t>in vitro</w:t>
      </w:r>
      <w:r w:rsidRPr="0004764B">
        <w:rPr>
          <w:rFonts w:ascii="Times New Roman" w:hAnsi="Times New Roman" w:cs="Times New Roman"/>
          <w:sz w:val="24"/>
          <w:szCs w:val="24"/>
        </w:rPr>
        <w:t xml:space="preserve">, and tumour growth, metastasis and angiogenesis </w:t>
      </w:r>
      <w:r w:rsidRPr="0004764B">
        <w:rPr>
          <w:rFonts w:ascii="Times New Roman" w:hAnsi="Times New Roman" w:cs="Times New Roman"/>
          <w:i/>
          <w:sz w:val="24"/>
          <w:szCs w:val="24"/>
        </w:rPr>
        <w:t>in vivo</w:t>
      </w:r>
      <w:r w:rsidR="00C15703">
        <w:rPr>
          <w:rFonts w:ascii="Times New Roman" w:hAnsi="Times New Roman" w:cs="Times New Roman"/>
          <w:i/>
          <w:sz w:val="24"/>
          <w:szCs w:val="24"/>
        </w:rPr>
        <w:t xml:space="preserve"> </w:t>
      </w:r>
      <w:r w:rsidR="00C15703">
        <w:rPr>
          <w:rFonts w:ascii="Times New Roman" w:hAnsi="Times New Roman" w:cs="Times New Roman"/>
          <w:sz w:val="24"/>
          <w:szCs w:val="24"/>
        </w:rPr>
        <w:t>(</w:t>
      </w:r>
      <w:r w:rsidR="00FE35A3">
        <w:rPr>
          <w:rFonts w:ascii="Times New Roman" w:hAnsi="Times New Roman" w:cs="Times New Roman"/>
          <w:sz w:val="24"/>
          <w:szCs w:val="24"/>
        </w:rPr>
        <w:t xml:space="preserve">Moon </w:t>
      </w:r>
      <w:r w:rsidR="00FE35A3">
        <w:rPr>
          <w:rFonts w:ascii="Times New Roman" w:hAnsi="Times New Roman" w:cs="Times New Roman"/>
          <w:i/>
          <w:sz w:val="24"/>
          <w:szCs w:val="24"/>
        </w:rPr>
        <w:t xml:space="preserve">et al. </w:t>
      </w:r>
      <w:r w:rsidR="00FE35A3">
        <w:rPr>
          <w:rFonts w:ascii="Times New Roman" w:hAnsi="Times New Roman" w:cs="Times New Roman"/>
          <w:sz w:val="24"/>
          <w:szCs w:val="24"/>
        </w:rPr>
        <w:t xml:space="preserve">2014, </w:t>
      </w:r>
      <w:proofErr w:type="spellStart"/>
      <w:r w:rsidR="00FE35A3">
        <w:rPr>
          <w:rFonts w:ascii="Times New Roman" w:hAnsi="Times New Roman" w:cs="Times New Roman"/>
          <w:sz w:val="24"/>
          <w:szCs w:val="24"/>
        </w:rPr>
        <w:t>Inder</w:t>
      </w:r>
      <w:proofErr w:type="spellEnd"/>
      <w:r w:rsidR="00FE35A3">
        <w:rPr>
          <w:rFonts w:ascii="Times New Roman" w:hAnsi="Times New Roman" w:cs="Times New Roman"/>
          <w:sz w:val="24"/>
          <w:szCs w:val="24"/>
        </w:rPr>
        <w:t xml:space="preserve"> </w:t>
      </w:r>
      <w:r w:rsidR="00FE35A3">
        <w:rPr>
          <w:rFonts w:ascii="Times New Roman" w:hAnsi="Times New Roman" w:cs="Times New Roman"/>
          <w:i/>
          <w:sz w:val="24"/>
          <w:szCs w:val="24"/>
        </w:rPr>
        <w:t>et al.</w:t>
      </w:r>
      <w:r w:rsidR="00FE35A3">
        <w:rPr>
          <w:rFonts w:ascii="Times New Roman" w:hAnsi="Times New Roman" w:cs="Times New Roman"/>
          <w:sz w:val="24"/>
          <w:szCs w:val="24"/>
        </w:rPr>
        <w:t xml:space="preserve"> 2012</w:t>
      </w:r>
      <w:r w:rsidR="00C15703">
        <w:rPr>
          <w:rFonts w:ascii="Times New Roman" w:hAnsi="Times New Roman" w:cs="Times New Roman"/>
          <w:sz w:val="24"/>
          <w:szCs w:val="24"/>
        </w:rPr>
        <w:t>)</w:t>
      </w:r>
      <w:r w:rsidRPr="0004764B">
        <w:rPr>
          <w:rFonts w:ascii="Times New Roman" w:hAnsi="Times New Roman" w:cs="Times New Roman"/>
          <w:sz w:val="24"/>
          <w:szCs w:val="24"/>
        </w:rPr>
        <w:t xml:space="preserve">. Mechanistically, cavin-1 expression altered the tumour microenvironment, including reduction of </w:t>
      </w:r>
      <w:r w:rsidR="00923E89">
        <w:rPr>
          <w:rFonts w:ascii="Times New Roman" w:hAnsi="Times New Roman" w:cs="Times New Roman"/>
          <w:sz w:val="24"/>
          <w:szCs w:val="24"/>
        </w:rPr>
        <w:t xml:space="preserve">stromal </w:t>
      </w:r>
      <w:r w:rsidRPr="0004764B">
        <w:rPr>
          <w:rFonts w:ascii="Times New Roman" w:hAnsi="Times New Roman" w:cs="Times New Roman"/>
          <w:sz w:val="24"/>
          <w:szCs w:val="24"/>
        </w:rPr>
        <w:t>fibroblasts</w:t>
      </w:r>
      <w:r w:rsidR="00923E89">
        <w:rPr>
          <w:rFonts w:ascii="Times New Roman" w:hAnsi="Times New Roman" w:cs="Times New Roman"/>
          <w:sz w:val="24"/>
          <w:szCs w:val="24"/>
        </w:rPr>
        <w:t xml:space="preserve">, </w:t>
      </w:r>
      <w:r w:rsidRPr="0004764B">
        <w:rPr>
          <w:rFonts w:ascii="Times New Roman" w:hAnsi="Times New Roman" w:cs="Times New Roman"/>
          <w:sz w:val="24"/>
          <w:szCs w:val="24"/>
        </w:rPr>
        <w:t xml:space="preserve">secretion of </w:t>
      </w:r>
      <w:r w:rsidR="00923E89">
        <w:rPr>
          <w:rFonts w:ascii="Times New Roman" w:hAnsi="Times New Roman" w:cs="Times New Roman"/>
          <w:sz w:val="24"/>
          <w:szCs w:val="24"/>
        </w:rPr>
        <w:t xml:space="preserve">matrix metalloprotein-9 and </w:t>
      </w:r>
      <w:r w:rsidRPr="0004764B">
        <w:rPr>
          <w:rFonts w:ascii="Times New Roman" w:hAnsi="Times New Roman" w:cs="Times New Roman"/>
          <w:sz w:val="24"/>
          <w:szCs w:val="24"/>
        </w:rPr>
        <w:t>IL-6</w:t>
      </w:r>
      <w:r w:rsidR="0083655E">
        <w:rPr>
          <w:rFonts w:ascii="Times New Roman" w:hAnsi="Times New Roman" w:cs="Times New Roman"/>
          <w:sz w:val="24"/>
          <w:szCs w:val="24"/>
        </w:rPr>
        <w:t xml:space="preserve"> </w: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 </w:instrTex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EN.CITE.DATA </w:instrText>
      </w:r>
      <w:r w:rsidR="0083655E">
        <w:rPr>
          <w:rFonts w:ascii="Times New Roman" w:hAnsi="Times New Roman" w:cs="Times New Roman"/>
          <w:sz w:val="24"/>
          <w:szCs w:val="24"/>
        </w:rPr>
      </w:r>
      <w:r w:rsidR="0083655E">
        <w:rPr>
          <w:rFonts w:ascii="Times New Roman" w:hAnsi="Times New Roman" w:cs="Times New Roman"/>
          <w:sz w:val="24"/>
          <w:szCs w:val="24"/>
        </w:rPr>
        <w:fldChar w:fldCharType="end"/>
      </w:r>
      <w:r w:rsidR="0083655E">
        <w:rPr>
          <w:rFonts w:ascii="Times New Roman" w:hAnsi="Times New Roman" w:cs="Times New Roman"/>
          <w:sz w:val="24"/>
          <w:szCs w:val="24"/>
        </w:rPr>
      </w:r>
      <w:r w:rsidR="0083655E">
        <w:rPr>
          <w:rFonts w:ascii="Times New Roman" w:hAnsi="Times New Roman" w:cs="Times New Roman"/>
          <w:sz w:val="24"/>
          <w:szCs w:val="24"/>
        </w:rPr>
        <w:fldChar w:fldCharType="separate"/>
      </w:r>
      <w:r w:rsidR="0083655E">
        <w:rPr>
          <w:rFonts w:ascii="Times New Roman" w:hAnsi="Times New Roman" w:cs="Times New Roman"/>
          <w:noProof/>
          <w:sz w:val="24"/>
          <w:szCs w:val="24"/>
        </w:rPr>
        <w:t>(</w:t>
      </w:r>
      <w:hyperlink w:anchor="_ENREF_2" w:tooltip="Aung, 2011 #194" w:history="1">
        <w:r w:rsidR="00035725">
          <w:rPr>
            <w:rFonts w:ascii="Times New Roman" w:hAnsi="Times New Roman" w:cs="Times New Roman"/>
            <w:noProof/>
            <w:sz w:val="24"/>
            <w:szCs w:val="24"/>
          </w:rPr>
          <w:t>Aung</w:t>
        </w:r>
        <w:r w:rsidR="00035725" w:rsidRPr="0083655E">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2011</w:t>
        </w:r>
      </w:hyperlink>
      <w:r w:rsidR="0083655E">
        <w:rPr>
          <w:rFonts w:ascii="Times New Roman" w:hAnsi="Times New Roman" w:cs="Times New Roman"/>
          <w:noProof/>
          <w:sz w:val="24"/>
          <w:szCs w:val="24"/>
        </w:rPr>
        <w:t xml:space="preserve">; </w:t>
      </w:r>
      <w:hyperlink w:anchor="_ENREF_52" w:tooltip="Moon, 2014 #10" w:history="1">
        <w:r w:rsidR="00035725">
          <w:rPr>
            <w:rFonts w:ascii="Times New Roman" w:hAnsi="Times New Roman" w:cs="Times New Roman"/>
            <w:noProof/>
            <w:sz w:val="24"/>
            <w:szCs w:val="24"/>
          </w:rPr>
          <w:t>Moon et al. 2014</w:t>
        </w:r>
      </w:hyperlink>
      <w:r w:rsidR="0083655E">
        <w:rPr>
          <w:rFonts w:ascii="Times New Roman" w:hAnsi="Times New Roman" w:cs="Times New Roman"/>
          <w:noProof/>
          <w:sz w:val="24"/>
          <w:szCs w:val="24"/>
        </w:rPr>
        <w:t>)</w:t>
      </w:r>
      <w:r w:rsidR="0083655E">
        <w:rPr>
          <w:rFonts w:ascii="Times New Roman" w:hAnsi="Times New Roman" w:cs="Times New Roman"/>
          <w:sz w:val="24"/>
          <w:szCs w:val="24"/>
        </w:rPr>
        <w:fldChar w:fldCharType="end"/>
      </w:r>
      <w:r w:rsidRPr="0004764B">
        <w:rPr>
          <w:rFonts w:ascii="Times New Roman" w:hAnsi="Times New Roman" w:cs="Times New Roman"/>
          <w:sz w:val="24"/>
          <w:szCs w:val="24"/>
        </w:rPr>
        <w:t>. Th</w:t>
      </w:r>
      <w:r w:rsidR="00923E89">
        <w:rPr>
          <w:rFonts w:ascii="Times New Roman" w:hAnsi="Times New Roman" w:cs="Times New Roman"/>
          <w:sz w:val="24"/>
          <w:szCs w:val="24"/>
        </w:rPr>
        <w:t>e</w:t>
      </w:r>
      <w:r w:rsidRPr="0004764B">
        <w:rPr>
          <w:rFonts w:ascii="Times New Roman" w:hAnsi="Times New Roman" w:cs="Times New Roman"/>
          <w:sz w:val="24"/>
          <w:szCs w:val="24"/>
        </w:rPr>
        <w:t xml:space="preserve"> reduced IL-6 secretion was determined to be through extracell</w:t>
      </w:r>
      <w:r w:rsidR="00FF2A21">
        <w:rPr>
          <w:rFonts w:ascii="Times New Roman" w:hAnsi="Times New Roman" w:cs="Times New Roman"/>
          <w:sz w:val="24"/>
          <w:szCs w:val="24"/>
        </w:rPr>
        <w:t xml:space="preserve">ular vesicle (EV) release </w: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00FF2A21">
        <w:rPr>
          <w:rFonts w:ascii="Times New Roman" w:hAnsi="Times New Roman" w:cs="Times New Roman"/>
          <w:sz w:val="24"/>
          <w:szCs w:val="24"/>
        </w:rPr>
      </w:r>
      <w:r w:rsidR="00FF2A21">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33" w:tooltip="Inder, 2014 #9" w:history="1">
        <w:r w:rsidR="00035725">
          <w:rPr>
            <w:rFonts w:ascii="Times New Roman" w:hAnsi="Times New Roman" w:cs="Times New Roman"/>
            <w:noProof/>
            <w:sz w:val="24"/>
            <w:szCs w:val="24"/>
          </w:rPr>
          <w:t>Inder</w:t>
        </w:r>
        <w:r w:rsidR="00035725" w:rsidRPr="00FF2A2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Intriguingly, cavin-1 expression also attenuated the EV-mediated release of microRNA-148a, which was previously reported to mediate bone metastasis through </w:t>
      </w:r>
      <w:proofErr w:type="spellStart"/>
      <w:r w:rsidRPr="0004764B">
        <w:rPr>
          <w:rFonts w:ascii="Times New Roman" w:hAnsi="Times New Roman" w:cs="Times New Roman"/>
          <w:sz w:val="24"/>
          <w:szCs w:val="24"/>
        </w:rPr>
        <w:t>osteoclastogenesis</w:t>
      </w:r>
      <w:proofErr w:type="spellEnd"/>
      <w:r w:rsidR="00FF2A21">
        <w:rPr>
          <w:rFonts w:ascii="Times New Roman" w:hAnsi="Times New Roman" w:cs="Times New Roman"/>
          <w:sz w:val="24"/>
          <w:szCs w:val="24"/>
        </w:rPr>
        <w:t xml:space="preserve"> </w: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Y051bT45PC9SZWNOdW0+PERpc3BsYXlUZXh0PihDaGVuZzxzdHlsZSBmYWNlPSJpdGFsaWMiPiBl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Y051bT45PC9SZWNOdW0+PERpc3BsYXlUZXh0PihDaGVuZzxzdHlsZSBmYWNlPSJpdGFsaWMiPiBl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00FF2A21">
        <w:rPr>
          <w:rFonts w:ascii="Times New Roman" w:hAnsi="Times New Roman" w:cs="Times New Roman"/>
          <w:sz w:val="24"/>
          <w:szCs w:val="24"/>
        </w:rPr>
      </w:r>
      <w:r w:rsidR="00FF2A21">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8" w:tooltip="Cheng, 2013 #170" w:history="1">
        <w:r w:rsidR="00035725">
          <w:rPr>
            <w:rFonts w:ascii="Times New Roman" w:hAnsi="Times New Roman" w:cs="Times New Roman"/>
            <w:noProof/>
            <w:sz w:val="24"/>
            <w:szCs w:val="24"/>
          </w:rPr>
          <w:t>Cheng</w:t>
        </w:r>
        <w:r w:rsidR="00035725" w:rsidRPr="00FF2A2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2013</w:t>
        </w:r>
      </w:hyperlink>
      <w:r w:rsidR="00FF2A21">
        <w:rPr>
          <w:rFonts w:ascii="Times New Roman" w:hAnsi="Times New Roman" w:cs="Times New Roman"/>
          <w:noProof/>
          <w:sz w:val="24"/>
          <w:szCs w:val="24"/>
        </w:rPr>
        <w:t xml:space="preserve">; </w:t>
      </w:r>
      <w:hyperlink w:anchor="_ENREF_33" w:tooltip="Inder, 2014 #9" w:history="1">
        <w:r w:rsidR="00035725">
          <w:rPr>
            <w:rFonts w:ascii="Times New Roman" w:hAnsi="Times New Roman" w:cs="Times New Roman"/>
            <w:noProof/>
            <w:sz w:val="24"/>
            <w:szCs w:val="24"/>
          </w:rPr>
          <w:t>Inder et al. 2014</w:t>
        </w:r>
      </w:hyperlink>
      <w:r w:rsidR="00FF2A21">
        <w:rPr>
          <w:rFonts w:ascii="Times New Roman" w:hAnsi="Times New Roman" w:cs="Times New Roman"/>
          <w:noProof/>
          <w:sz w:val="24"/>
          <w:szCs w:val="24"/>
        </w:rPr>
        <w:t>)</w:t>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These </w:t>
      </w:r>
      <w:r w:rsidR="005D5ADB">
        <w:rPr>
          <w:rFonts w:ascii="Times New Roman" w:hAnsi="Times New Roman" w:cs="Times New Roman"/>
          <w:sz w:val="24"/>
          <w:szCs w:val="24"/>
        </w:rPr>
        <w:t>results</w:t>
      </w:r>
      <w:r w:rsidRPr="0004764B">
        <w:rPr>
          <w:rFonts w:ascii="Times New Roman" w:hAnsi="Times New Roman" w:cs="Times New Roman"/>
          <w:sz w:val="24"/>
          <w:szCs w:val="24"/>
        </w:rPr>
        <w:t xml:space="preserve"> suggest that </w:t>
      </w:r>
      <w:r w:rsidR="00923E89">
        <w:rPr>
          <w:rFonts w:ascii="Times New Roman" w:hAnsi="Times New Roman" w:cs="Times New Roman"/>
          <w:sz w:val="24"/>
          <w:szCs w:val="24"/>
        </w:rPr>
        <w:t xml:space="preserve">one mechanism of </w:t>
      </w:r>
      <w:r w:rsidRPr="0004764B">
        <w:rPr>
          <w:rFonts w:ascii="Times New Roman" w:hAnsi="Times New Roman" w:cs="Times New Roman"/>
          <w:sz w:val="24"/>
          <w:szCs w:val="24"/>
        </w:rPr>
        <w:t xml:space="preserve">cavin-1 </w:t>
      </w:r>
      <w:r w:rsidR="00923E89">
        <w:rPr>
          <w:rFonts w:ascii="Times New Roman" w:hAnsi="Times New Roman" w:cs="Times New Roman"/>
          <w:sz w:val="24"/>
          <w:szCs w:val="24"/>
        </w:rPr>
        <w:t>tumour suppression</w:t>
      </w:r>
      <w:r w:rsidR="005D5ADB">
        <w:rPr>
          <w:rFonts w:ascii="Times New Roman" w:hAnsi="Times New Roman" w:cs="Times New Roman"/>
          <w:sz w:val="24"/>
          <w:szCs w:val="24"/>
        </w:rPr>
        <w:t xml:space="preserve"> in prostate cancer occurs partly </w:t>
      </w:r>
      <w:r w:rsidRPr="0004764B">
        <w:rPr>
          <w:rFonts w:ascii="Times New Roman" w:hAnsi="Times New Roman" w:cs="Times New Roman"/>
          <w:sz w:val="24"/>
          <w:szCs w:val="24"/>
        </w:rPr>
        <w:t>by modulating EV microRNA content.</w:t>
      </w:r>
      <w:r w:rsidRPr="0004764B">
        <w:rPr>
          <w:rFonts w:ascii="Times New Roman" w:hAnsi="Times New Roman" w:cs="Times New Roman"/>
          <w:b/>
          <w:sz w:val="24"/>
          <w:szCs w:val="24"/>
        </w:rPr>
        <w:t xml:space="preserve"> </w:t>
      </w:r>
    </w:p>
    <w:p w14:paraId="6CEE4BAC" w14:textId="1D23C9E3" w:rsidR="00580FC3" w:rsidRPr="0004764B" w:rsidRDefault="00FF2A21" w:rsidP="0004764B">
      <w:pPr>
        <w:pStyle w:val="Heading2"/>
        <w:spacing w:line="480" w:lineRule="auto"/>
        <w:rPr>
          <w:rFonts w:ascii="Times New Roman" w:hAnsi="Times New Roman" w:cs="Times New Roman"/>
        </w:rPr>
      </w:pPr>
      <w:bookmarkStart w:id="4" w:name="_Toc464400698"/>
      <w:r>
        <w:rPr>
          <w:rFonts w:ascii="Times New Roman" w:hAnsi="Times New Roman" w:cs="Times New Roman"/>
        </w:rPr>
        <w:t>Horizontal Transfer of M</w:t>
      </w:r>
      <w:r w:rsidR="00580FC3" w:rsidRPr="0004764B">
        <w:rPr>
          <w:rFonts w:ascii="Times New Roman" w:hAnsi="Times New Roman" w:cs="Times New Roman"/>
        </w:rPr>
        <w:t>icroRNAs via Extracellular Vesicles:</w:t>
      </w:r>
      <w:bookmarkEnd w:id="4"/>
      <w:r w:rsidR="00580FC3" w:rsidRPr="0004764B">
        <w:rPr>
          <w:rFonts w:ascii="Times New Roman" w:hAnsi="Times New Roman" w:cs="Times New Roman"/>
        </w:rPr>
        <w:t xml:space="preserve"> </w:t>
      </w:r>
    </w:p>
    <w:p w14:paraId="3BCBB9B2" w14:textId="3115F4BA" w:rsidR="00A52994" w:rsidRDefault="00580FC3" w:rsidP="0004764B">
      <w:pPr>
        <w:spacing w:line="480" w:lineRule="auto"/>
        <w:ind w:firstLine="142"/>
        <w:rPr>
          <w:rFonts w:ascii="Times New Roman" w:hAnsi="Times New Roman" w:cs="Times New Roman"/>
          <w:sz w:val="24"/>
          <w:szCs w:val="24"/>
        </w:rPr>
        <w:sectPr w:rsidR="00A52994" w:rsidSect="001C7F4E">
          <w:footerReference w:type="default" r:id="rId8"/>
          <w:pgSz w:w="11906" w:h="16838"/>
          <w:pgMar w:top="1135" w:right="1440" w:bottom="1440" w:left="1440" w:header="708" w:footer="423" w:gutter="0"/>
          <w:cols w:space="708"/>
          <w:docGrid w:linePitch="360"/>
        </w:sectPr>
      </w:pPr>
      <w:r w:rsidRPr="0004764B">
        <w:rPr>
          <w:rFonts w:ascii="Times New Roman" w:hAnsi="Times New Roman" w:cs="Times New Roman"/>
          <w:sz w:val="24"/>
          <w:szCs w:val="24"/>
        </w:rPr>
        <w:t xml:space="preserve">Secreted membrane-bound vesicles, called extracellular vesicles, are important mediators of intercellular communication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&lt;EndNote&gt;&lt;Cite&gt;&lt;Author&gt;Pegtel&lt;/Author&gt;&lt;Year&gt;2014&lt;/Year&gt;&lt;RecNum&gt;174&lt;/RecNum&gt;&lt;DisplayText&gt;(Pegtel&lt;style face="italic"&gt; et al.&lt;/style&gt; 2014)&lt;/DisplayText&gt;&lt;record&gt;&lt;rec-number&gt;174&lt;/rec-number&gt;&lt;foreign-keys&gt;&lt;key app="EN" db-id="fvaw9vd5rrfez2epavc5exebz02xt0vvvwrs" timestamp="1471311287"&gt;174&lt;/key&gt;&lt;/foreign-keys&gt;&lt;ref-type name="Journal Article"&gt;17&lt;/ref-type&gt;&lt;contributors&gt;&lt;authors&gt;&lt;author&gt;Pegtel, D. M.&lt;/author&gt;&lt;author&gt;Peferoen, L.&lt;/author&gt;&lt;author&gt;Amor, S.&lt;/author&gt;&lt;/authors&gt;&lt;/contributors&gt;&lt;titles&gt;&lt;title&gt;Extracellular vesicles as modulators of cell-to-cell communication in the healthy and diseased brain&lt;/title&gt;&lt;secondary-title&gt;Philosophical Transactions of the Royal Society B: Biological Sciences&lt;/secondary-title&gt;&lt;/titles&gt;&lt;periodical&gt;&lt;full-title&gt;Philosophical Transactions of the Royal Society B: Biological Sciences&lt;/full-title&gt;&lt;/periodical&gt;&lt;pages&gt;20130516&lt;/pages&gt;&lt;volume&gt;369&lt;/volume&gt;&lt;number&gt;1652&lt;/number&gt;&lt;dates&gt;&lt;year&gt;2014&lt;/year&gt;&lt;/dates&gt;&lt;publisher&gt;The Royal Society&lt;/publisher&gt;&lt;isbn&gt;0962-8436&amp;#xD;1471-2970&lt;/isbn&gt;&lt;accession-num&gt;PMC4142037&lt;/accession-num&gt;&lt;urls&gt;&lt;related-urls&gt;&lt;url&gt;http://www.ncbi.nlm.nih.gov/pmc/articles/PMC4142037/&lt;/url&gt;&lt;/related-urls&gt;&lt;/urls&gt;&lt;electronic-resource-num&gt;10.1098/rstb.2013.0516&lt;/electronic-resource-num&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7" w:tooltip="Pegtel, 2014 #174" w:history="1">
        <w:r w:rsidR="00035725" w:rsidRPr="0004764B">
          <w:rPr>
            <w:rFonts w:ascii="Times New Roman" w:hAnsi="Times New Roman" w:cs="Times New Roman"/>
            <w:noProof/>
            <w:sz w:val="24"/>
            <w:szCs w:val="24"/>
          </w:rPr>
          <w:t>Pegtel</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EVs are comprised of vesicles</w:t>
      </w:r>
      <w:r w:rsidR="00FF2A21">
        <w:rPr>
          <w:rFonts w:ascii="Times New Roman" w:hAnsi="Times New Roman" w:cs="Times New Roman"/>
          <w:sz w:val="24"/>
          <w:szCs w:val="24"/>
        </w:rPr>
        <w:t xml:space="preserve"> predominately</w:t>
      </w:r>
      <w:r w:rsidR="001134B5">
        <w:rPr>
          <w:rFonts w:ascii="Times New Roman" w:hAnsi="Times New Roman" w:cs="Times New Roman"/>
          <w:sz w:val="24"/>
          <w:szCs w:val="24"/>
        </w:rPr>
        <w:t xml:space="preserve"> from two different</w:t>
      </w:r>
      <w:r w:rsidR="005D5ADB">
        <w:rPr>
          <w:rFonts w:ascii="Times New Roman" w:hAnsi="Times New Roman" w:cs="Times New Roman"/>
          <w:sz w:val="24"/>
          <w:szCs w:val="24"/>
        </w:rPr>
        <w:t xml:space="preserve"> sources, exosomes and </w:t>
      </w:r>
      <w:proofErr w:type="spellStart"/>
      <w:r w:rsidR="005D5ADB">
        <w:rPr>
          <w:rFonts w:ascii="Times New Roman" w:hAnsi="Times New Roman" w:cs="Times New Roman"/>
          <w:sz w:val="24"/>
          <w:szCs w:val="24"/>
        </w:rPr>
        <w:t>microvesicles</w:t>
      </w:r>
      <w:proofErr w:type="spellEnd"/>
      <w:r w:rsidR="005D5ADB">
        <w:rPr>
          <w:rFonts w:ascii="Times New Roman" w:hAnsi="Times New Roman" w:cs="Times New Roman"/>
          <w:sz w:val="24"/>
          <w:szCs w:val="24"/>
        </w:rPr>
        <w:t xml:space="preserve"> (</w:t>
      </w:r>
      <w:r w:rsidR="00043118">
        <w:rPr>
          <w:rFonts w:ascii="Times New Roman" w:hAnsi="Times New Roman" w:cs="Times New Roman"/>
          <w:sz w:val="24"/>
          <w:szCs w:val="24"/>
        </w:rPr>
        <w:t>Fig.1</w:t>
      </w:r>
      <w:r w:rsidR="005D5ADB">
        <w:rPr>
          <w:rFonts w:ascii="Times New Roman" w:hAnsi="Times New Roman" w:cs="Times New Roman"/>
          <w:sz w:val="24"/>
          <w:szCs w:val="24"/>
        </w:rPr>
        <w:t xml:space="preserve">). </w:t>
      </w:r>
      <w:r w:rsidRPr="0004764B">
        <w:rPr>
          <w:rFonts w:ascii="Times New Roman" w:hAnsi="Times New Roman" w:cs="Times New Roman"/>
          <w:sz w:val="24"/>
          <w:szCs w:val="24"/>
        </w:rPr>
        <w:t>Exosomes are defined as 40-100nm diameter extracellular vesicles which are released upon fusion of the multivesicular bodies with the plasma membrane (</w:t>
      </w:r>
      <w:proofErr w:type="spellStart"/>
      <w:r w:rsidRPr="0004764B">
        <w:rPr>
          <w:rFonts w:ascii="Times New Roman" w:hAnsi="Times New Roman" w:cs="Times New Roman"/>
          <w:sz w:val="24"/>
          <w:szCs w:val="24"/>
        </w:rPr>
        <w:t>Gu</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 xml:space="preserve">2014). Whilst similar in function and biochemical markers, </w:t>
      </w:r>
      <w:proofErr w:type="spellStart"/>
      <w:r w:rsidRPr="0004764B">
        <w:rPr>
          <w:rFonts w:ascii="Times New Roman" w:hAnsi="Times New Roman" w:cs="Times New Roman"/>
          <w:sz w:val="24"/>
          <w:szCs w:val="24"/>
        </w:rPr>
        <w:t>microvesicles</w:t>
      </w:r>
      <w:proofErr w:type="spellEnd"/>
      <w:r w:rsidRPr="0004764B">
        <w:rPr>
          <w:rFonts w:ascii="Times New Roman" w:hAnsi="Times New Roman" w:cs="Times New Roman"/>
          <w:sz w:val="24"/>
          <w:szCs w:val="24"/>
        </w:rPr>
        <w:t xml:space="preserve"> (≥100nm) differ from exosomes by being released from budding of the plasma membrane (</w:t>
      </w:r>
      <w:proofErr w:type="spellStart"/>
      <w:r w:rsidRPr="0004764B">
        <w:rPr>
          <w:rFonts w:ascii="Times New Roman" w:hAnsi="Times New Roman" w:cs="Times New Roman"/>
          <w:sz w:val="24"/>
          <w:szCs w:val="24"/>
        </w:rPr>
        <w:t>Minciacchi</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2015</w:t>
      </w:r>
      <w:r w:rsidRPr="00520A5A">
        <w:rPr>
          <w:rFonts w:ascii="Times New Roman" w:hAnsi="Times New Roman" w:cs="Times New Roman"/>
          <w:sz w:val="24"/>
          <w:szCs w:val="24"/>
        </w:rPr>
        <w:t>).</w:t>
      </w:r>
      <w:r w:rsidR="0077364C" w:rsidRPr="00520A5A">
        <w:rPr>
          <w:rFonts w:ascii="Times New Roman" w:hAnsi="Times New Roman" w:cs="Times New Roman"/>
          <w:sz w:val="24"/>
          <w:szCs w:val="24"/>
        </w:rPr>
        <w:t xml:space="preserve"> </w:t>
      </w:r>
      <w:r w:rsidR="0077364C" w:rsidRPr="00FF2A21">
        <w:rPr>
          <w:rFonts w:ascii="Times New Roman" w:hAnsi="Times New Roman" w:cs="Times New Roman"/>
          <w:sz w:val="24"/>
          <w:szCs w:val="24"/>
        </w:rPr>
        <w:t>This report focused on a</w:t>
      </w:r>
      <w:r w:rsidR="00277D50" w:rsidRPr="00FF2A21">
        <w:rPr>
          <w:rFonts w:ascii="Times New Roman" w:hAnsi="Times New Roman" w:cs="Times New Roman"/>
          <w:sz w:val="24"/>
          <w:szCs w:val="24"/>
        </w:rPr>
        <w:t xml:space="preserve"> mixed population of EVs as past </w:t>
      </w:r>
      <w:r w:rsidR="0077364C" w:rsidRPr="00FF2A21">
        <w:rPr>
          <w:rFonts w:ascii="Times New Roman" w:hAnsi="Times New Roman" w:cs="Times New Roman"/>
          <w:sz w:val="24"/>
          <w:szCs w:val="24"/>
        </w:rPr>
        <w:t xml:space="preserve">research </w:t>
      </w:r>
      <w:r w:rsidR="00277D50" w:rsidRPr="00FF2A21">
        <w:rPr>
          <w:rFonts w:ascii="Times New Roman" w:hAnsi="Times New Roman" w:cs="Times New Roman"/>
          <w:sz w:val="24"/>
          <w:szCs w:val="24"/>
        </w:rPr>
        <w:t xml:space="preserve">also </w:t>
      </w:r>
      <w:r w:rsidR="0077364C" w:rsidRPr="00FF2A21">
        <w:rPr>
          <w:rFonts w:ascii="Times New Roman" w:hAnsi="Times New Roman" w:cs="Times New Roman"/>
          <w:sz w:val="24"/>
          <w:szCs w:val="24"/>
        </w:rPr>
        <w:t>utilized mixed populations</w:t>
      </w:r>
      <w:r w:rsidR="001134B5">
        <w:rPr>
          <w:rFonts w:ascii="Times New Roman" w:hAnsi="Times New Roman" w:cs="Times New Roman"/>
          <w:sz w:val="24"/>
          <w:szCs w:val="24"/>
        </w:rPr>
        <w:t xml:space="preserve"> when analysing EV content</w:t>
      </w:r>
      <w:r w:rsidR="0077364C" w:rsidRPr="00520A5A">
        <w:rPr>
          <w:rFonts w:ascii="Times New Roman" w:hAnsi="Times New Roman" w:cs="Times New Roman"/>
          <w:sz w:val="24"/>
          <w:szCs w:val="24"/>
        </w:rPr>
        <w:t>.</w:t>
      </w:r>
      <w:r w:rsidRPr="00520A5A">
        <w:rPr>
          <w:rFonts w:ascii="Times New Roman" w:hAnsi="Times New Roman" w:cs="Times New Roman"/>
          <w:sz w:val="24"/>
          <w:szCs w:val="24"/>
        </w:rPr>
        <w:t xml:space="preserve"> </w:t>
      </w:r>
      <w:r w:rsidRPr="0004764B">
        <w:rPr>
          <w:rFonts w:ascii="Times New Roman" w:hAnsi="Times New Roman" w:cs="Times New Roman"/>
          <w:sz w:val="24"/>
          <w:szCs w:val="24"/>
        </w:rPr>
        <w:t xml:space="preserve">EV cargo consists of cytoplasmic material, functional RNA and proteins where uptake of this content had been reported to influence a range of biological processes, such as the selective export of cytokines in immunological responses, mediating homeostasis and stress response </w: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47" w:tooltip="McKechnie, 2006 #169" w:history="1">
        <w:r w:rsidR="00035725">
          <w:rPr>
            <w:rFonts w:ascii="Times New Roman" w:hAnsi="Times New Roman" w:cs="Times New Roman"/>
            <w:noProof/>
            <w:sz w:val="24"/>
            <w:szCs w:val="24"/>
          </w:rPr>
          <w:t>McKechnie</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2006</w:t>
        </w:r>
      </w:hyperlink>
      <w:r w:rsidR="00035725">
        <w:rPr>
          <w:rFonts w:ascii="Times New Roman" w:hAnsi="Times New Roman" w:cs="Times New Roman"/>
          <w:noProof/>
          <w:sz w:val="24"/>
          <w:szCs w:val="24"/>
        </w:rPr>
        <w:t xml:space="preserve">; </w:t>
      </w:r>
      <w:hyperlink w:anchor="_ENREF_73" w:tooltip="Wysoczynski, 2009 #176" w:history="1">
        <w:r w:rsidR="00035725">
          <w:rPr>
            <w:rFonts w:ascii="Times New Roman" w:hAnsi="Times New Roman" w:cs="Times New Roman"/>
            <w:noProof/>
            <w:sz w:val="24"/>
            <w:szCs w:val="24"/>
          </w:rPr>
          <w:t>Wysoczynski and Ratajczak 2009</w:t>
        </w:r>
      </w:hyperlink>
      <w:r w:rsidR="00035725">
        <w:rPr>
          <w:rFonts w:ascii="Times New Roman" w:hAnsi="Times New Roman" w:cs="Times New Roman"/>
          <w:noProof/>
          <w:sz w:val="24"/>
          <w:szCs w:val="24"/>
        </w:rPr>
        <w:t xml:space="preserve">; </w:t>
      </w:r>
      <w:hyperlink w:anchor="_ENREF_27" w:tooltip="Hedlund, 2011 #175" w:history="1">
        <w:r w:rsidR="00035725">
          <w:rPr>
            <w:rFonts w:ascii="Times New Roman" w:hAnsi="Times New Roman" w:cs="Times New Roman"/>
            <w:noProof/>
            <w:sz w:val="24"/>
            <w:szCs w:val="24"/>
          </w:rPr>
          <w:t>Hedlund</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2011</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R</w:t>
      </w:r>
      <w:r w:rsidRPr="0004764B">
        <w:rPr>
          <w:rFonts w:ascii="Times New Roman" w:hAnsi="Times New Roman" w:cs="Times New Roman"/>
          <w:sz w:val="24"/>
          <w:szCs w:val="24"/>
        </w:rPr>
        <w:t xml:space="preserve">ecent studies have </w:t>
      </w:r>
      <w:r w:rsidR="005D5ADB">
        <w:rPr>
          <w:rFonts w:ascii="Times New Roman" w:hAnsi="Times New Roman" w:cs="Times New Roman"/>
          <w:sz w:val="24"/>
          <w:szCs w:val="24"/>
        </w:rPr>
        <w:t xml:space="preserve">reported </w:t>
      </w:r>
      <w:r w:rsidRPr="0004764B">
        <w:rPr>
          <w:rFonts w:ascii="Times New Roman" w:hAnsi="Times New Roman" w:cs="Times New Roman"/>
          <w:sz w:val="24"/>
          <w:szCs w:val="24"/>
        </w:rPr>
        <w:t xml:space="preserve">that cancer-derived EVs absorbed into recipient cells are </w:t>
      </w:r>
      <w:r w:rsidRPr="0004764B">
        <w:rPr>
          <w:rFonts w:ascii="Times New Roman" w:hAnsi="Times New Roman" w:cs="Times New Roman"/>
          <w:sz w:val="24"/>
          <w:szCs w:val="24"/>
        </w:rPr>
        <w:lastRenderedPageBreak/>
        <w:t>able to induce the establishment of the pre-metastatic niche in cancer progression</w:t>
      </w:r>
      <w:r w:rsidR="0077364C" w:rsidRPr="0004764B">
        <w:rPr>
          <w:rFonts w:ascii="Times New Roman" w:hAnsi="Times New Roman" w:cs="Times New Roman"/>
          <w:sz w:val="24"/>
          <w:szCs w:val="24"/>
        </w:rPr>
        <w:t xml:space="preserve"> and tumour microenvironment modifications</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1" w:tooltip="Costa-Silva, 2015 #177" w:history="1">
        <w:r w:rsidR="00035725" w:rsidRPr="0004764B">
          <w:rPr>
            <w:rFonts w:ascii="Times New Roman" w:hAnsi="Times New Roman" w:cs="Times New Roman"/>
            <w:noProof/>
            <w:sz w:val="24"/>
            <w:szCs w:val="24"/>
          </w:rPr>
          <w:t>Costa-Silva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 xml:space="preserve">; </w:t>
      </w:r>
      <w:hyperlink w:anchor="_ENREF_61" w:tooltip="Ramteke, 2015 #178" w:history="1">
        <w:r w:rsidR="00035725" w:rsidRPr="0004764B">
          <w:rPr>
            <w:rFonts w:ascii="Times New Roman" w:hAnsi="Times New Roman" w:cs="Times New Roman"/>
            <w:noProof/>
            <w:sz w:val="24"/>
            <w:szCs w:val="24"/>
          </w:rPr>
          <w:t>Ramteke</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Primarily </w:t>
      </w:r>
    </w:p>
    <w:p w14:paraId="3B1D2AA7" w14:textId="77777777" w:rsidR="009D2596" w:rsidRDefault="009D2596" w:rsidP="009D2596">
      <w:pPr>
        <w:spacing w:line="480" w:lineRule="auto"/>
        <w:ind w:left="-284" w:firstLine="142"/>
        <w:rPr>
          <w:rFonts w:ascii="Times New Roman" w:hAnsi="Times New Roman" w:cs="Times New Roman"/>
          <w:sz w:val="24"/>
          <w:szCs w:val="24"/>
        </w:rPr>
      </w:pPr>
    </w:p>
    <w:p w14:paraId="60ED912C" w14:textId="77777777" w:rsidR="009D2596" w:rsidRDefault="009D2596" w:rsidP="009D2596">
      <w:pPr>
        <w:spacing w:line="480" w:lineRule="auto"/>
        <w:ind w:left="-284" w:firstLine="142"/>
        <w:rPr>
          <w:rFonts w:ascii="Times New Roman" w:hAnsi="Times New Roman" w:cs="Times New Roman"/>
          <w:sz w:val="24"/>
          <w:szCs w:val="24"/>
        </w:rPr>
      </w:pPr>
    </w:p>
    <w:p w14:paraId="14E71C94" w14:textId="77777777" w:rsidR="009D2596" w:rsidRDefault="009D2596" w:rsidP="009D2596">
      <w:pPr>
        <w:spacing w:line="480" w:lineRule="auto"/>
        <w:ind w:left="-284" w:firstLine="142"/>
        <w:rPr>
          <w:rFonts w:ascii="Times New Roman" w:hAnsi="Times New Roman" w:cs="Times New Roman"/>
          <w:sz w:val="24"/>
          <w:szCs w:val="24"/>
        </w:rPr>
      </w:pPr>
    </w:p>
    <w:p w14:paraId="38D4CAEE" w14:textId="14E100A8" w:rsidR="00A52994" w:rsidRDefault="00A52994" w:rsidP="009D2596">
      <w:pPr>
        <w:spacing w:line="480" w:lineRule="auto"/>
        <w:ind w:left="-284" w:firstLine="142"/>
        <w:rPr>
          <w:rFonts w:ascii="Times New Roman" w:hAnsi="Times New Roman" w:cs="Times New Roman"/>
          <w:sz w:val="24"/>
          <w:szCs w:val="24"/>
        </w:rPr>
      </w:pPr>
      <w:r>
        <w:rPr>
          <w:noProof/>
          <w:lang w:eastAsia="en-AU"/>
        </w:rPr>
        <w:drawing>
          <wp:inline distT="0" distB="0" distL="0" distR="0" wp14:anchorId="6969D3FB" wp14:editId="44629453">
            <wp:extent cx="5702935"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9" t="1081" b="486"/>
                    <a:stretch/>
                  </pic:blipFill>
                  <pic:spPr bwMode="auto">
                    <a:xfrm>
                      <a:off x="0" y="0"/>
                      <a:ext cx="5702935" cy="3467100"/>
                    </a:xfrm>
                    <a:prstGeom prst="rect">
                      <a:avLst/>
                    </a:prstGeom>
                    <a:ln>
                      <a:noFill/>
                    </a:ln>
                    <a:extLst>
                      <a:ext uri="{53640926-AAD7-44D8-BBD7-CCE9431645EC}">
                        <a14:shadowObscured xmlns:a14="http://schemas.microsoft.com/office/drawing/2010/main"/>
                      </a:ext>
                    </a:extLst>
                  </pic:spPr>
                </pic:pic>
              </a:graphicData>
            </a:graphic>
          </wp:inline>
        </w:drawing>
      </w:r>
    </w:p>
    <w:p w14:paraId="4FB6E280" w14:textId="77777777" w:rsidR="00A52994" w:rsidRDefault="00A52994" w:rsidP="00A52994">
      <w:pPr>
        <w:spacing w:line="360" w:lineRule="auto"/>
        <w:rPr>
          <w:rFonts w:ascii="Times New Roman" w:hAnsi="Times New Roman" w:cs="Times New Roman"/>
          <w:sz w:val="24"/>
          <w:szCs w:val="24"/>
        </w:rPr>
      </w:pPr>
    </w:p>
    <w:p w14:paraId="7FD178ED" w14:textId="4B893EA0" w:rsidR="00A52994" w:rsidRPr="00A52994" w:rsidRDefault="00A52994" w:rsidP="00A52994">
      <w:pPr>
        <w:spacing w:line="360" w:lineRule="auto"/>
        <w:rPr>
          <w:rFonts w:ascii="Times New Roman" w:hAnsi="Times New Roman" w:cs="Times New Roman"/>
          <w:sz w:val="24"/>
          <w:szCs w:val="24"/>
        </w:rPr>
      </w:pPr>
      <w:r w:rsidRPr="00A52994">
        <w:rPr>
          <w:rFonts w:ascii="Times New Roman" w:hAnsi="Times New Roman" w:cs="Times New Roman"/>
          <w:b/>
          <w:sz w:val="24"/>
          <w:szCs w:val="24"/>
        </w:rPr>
        <w:t xml:space="preserve">Figure 1: </w:t>
      </w:r>
      <w:r w:rsidRPr="00A52994">
        <w:rPr>
          <w:rFonts w:ascii="Times New Roman" w:hAnsi="Times New Roman" w:cs="Times New Roman"/>
          <w:i/>
          <w:sz w:val="24"/>
          <w:szCs w:val="24"/>
        </w:rPr>
        <w:t>Diagrammatic representation of microRNA extracellular vesicle transport.</w:t>
      </w:r>
      <w:r w:rsidRPr="00A52994">
        <w:rPr>
          <w:rFonts w:ascii="Times New Roman" w:hAnsi="Times New Roman" w:cs="Times New Roman"/>
          <w:sz w:val="24"/>
          <w:szCs w:val="24"/>
        </w:rPr>
        <w:t xml:space="preserve"> EVs are formed in two different wa</w:t>
      </w:r>
      <w:r>
        <w:rPr>
          <w:rFonts w:ascii="Times New Roman" w:hAnsi="Times New Roman" w:cs="Times New Roman"/>
          <w:sz w:val="24"/>
          <w:szCs w:val="24"/>
        </w:rPr>
        <w:t xml:space="preserve">ys: from budding of the plasma </w:t>
      </w:r>
      <w:r w:rsidRPr="00A52994">
        <w:rPr>
          <w:rFonts w:ascii="Times New Roman" w:hAnsi="Times New Roman" w:cs="Times New Roman"/>
          <w:sz w:val="24"/>
          <w:szCs w:val="24"/>
        </w:rPr>
        <w:t xml:space="preserve">membrane to form </w:t>
      </w:r>
      <w:proofErr w:type="spellStart"/>
      <w:r w:rsidRPr="00A52994">
        <w:rPr>
          <w:rFonts w:ascii="Times New Roman" w:hAnsi="Times New Roman" w:cs="Times New Roman"/>
          <w:sz w:val="24"/>
          <w:szCs w:val="24"/>
        </w:rPr>
        <w:t>microvesicles</w:t>
      </w:r>
      <w:proofErr w:type="spellEnd"/>
      <w:r w:rsidRPr="00A52994">
        <w:rPr>
          <w:rFonts w:ascii="Times New Roman" w:hAnsi="Times New Roman" w:cs="Times New Roman"/>
          <w:sz w:val="24"/>
          <w:szCs w:val="24"/>
        </w:rPr>
        <w:t xml:space="preserve"> and from fusion of the multivesicular bodies (MVBs) with the plasma mem</w:t>
      </w:r>
      <w:r>
        <w:rPr>
          <w:rFonts w:ascii="Times New Roman" w:hAnsi="Times New Roman" w:cs="Times New Roman"/>
          <w:sz w:val="24"/>
          <w:szCs w:val="24"/>
        </w:rPr>
        <w:t xml:space="preserve">brane to release exosomes. </w:t>
      </w:r>
      <w:r w:rsidRPr="00A52994">
        <w:rPr>
          <w:rFonts w:ascii="Times New Roman" w:hAnsi="Times New Roman" w:cs="Times New Roman"/>
          <w:sz w:val="24"/>
          <w:szCs w:val="24"/>
        </w:rPr>
        <w:t>EV contents includes miRNAs. Uptake of miRNAs to the recipient cell facilitates the</w:t>
      </w:r>
      <w:r w:rsidR="009D2596">
        <w:rPr>
          <w:rFonts w:ascii="Times New Roman" w:hAnsi="Times New Roman" w:cs="Times New Roman"/>
          <w:sz w:val="24"/>
          <w:szCs w:val="24"/>
        </w:rPr>
        <w:t xml:space="preserve"> </w:t>
      </w:r>
      <w:r w:rsidRPr="00A52994">
        <w:rPr>
          <w:rFonts w:ascii="Times New Roman" w:hAnsi="Times New Roman" w:cs="Times New Roman"/>
          <w:sz w:val="24"/>
          <w:szCs w:val="24"/>
        </w:rPr>
        <w:t>recruitment of the RISC complex and as</w:t>
      </w:r>
      <w:r>
        <w:rPr>
          <w:rFonts w:ascii="Times New Roman" w:hAnsi="Times New Roman" w:cs="Times New Roman"/>
          <w:sz w:val="24"/>
          <w:szCs w:val="24"/>
        </w:rPr>
        <w:t xml:space="preserve">sociated proteins once bound </w:t>
      </w:r>
      <w:r w:rsidRPr="00A52994">
        <w:rPr>
          <w:rFonts w:ascii="Times New Roman" w:hAnsi="Times New Roman" w:cs="Times New Roman"/>
          <w:sz w:val="24"/>
          <w:szCs w:val="24"/>
        </w:rPr>
        <w:t>to its target mRNA by complementary binding. This enables down regulation of proteins in the recipient cell b</w:t>
      </w:r>
      <w:r>
        <w:rPr>
          <w:rFonts w:ascii="Times New Roman" w:hAnsi="Times New Roman" w:cs="Times New Roman"/>
          <w:sz w:val="24"/>
          <w:szCs w:val="24"/>
        </w:rPr>
        <w:t xml:space="preserve">y </w:t>
      </w:r>
      <w:r w:rsidRPr="00A52994">
        <w:rPr>
          <w:rFonts w:ascii="Times New Roman" w:hAnsi="Times New Roman" w:cs="Times New Roman"/>
          <w:sz w:val="24"/>
          <w:szCs w:val="24"/>
        </w:rPr>
        <w:t xml:space="preserve">degradation of </w:t>
      </w:r>
      <w:r>
        <w:rPr>
          <w:rFonts w:ascii="Times New Roman" w:hAnsi="Times New Roman" w:cs="Times New Roman"/>
          <w:sz w:val="24"/>
          <w:szCs w:val="24"/>
        </w:rPr>
        <w:t xml:space="preserve">the </w:t>
      </w:r>
      <w:r w:rsidRPr="00A52994">
        <w:rPr>
          <w:rFonts w:ascii="Times New Roman" w:hAnsi="Times New Roman" w:cs="Times New Roman"/>
          <w:sz w:val="24"/>
          <w:szCs w:val="24"/>
        </w:rPr>
        <w:t>transcript. (Illustration completed on Adobe Illustrator CC 2014)</w:t>
      </w:r>
    </w:p>
    <w:p w14:paraId="37E6CD27" w14:textId="77777777" w:rsidR="00A52994" w:rsidRPr="00A52994" w:rsidRDefault="00A52994" w:rsidP="00A52994">
      <w:pPr>
        <w:rPr>
          <w:rFonts w:ascii="Times New Roman" w:hAnsi="Times New Roman" w:cs="Times New Roman"/>
          <w:sz w:val="24"/>
          <w:szCs w:val="24"/>
        </w:rPr>
      </w:pPr>
    </w:p>
    <w:p w14:paraId="71FF327A" w14:textId="684A77E3" w:rsidR="00A52994" w:rsidRDefault="00A52994" w:rsidP="00A52994">
      <w:pPr>
        <w:tabs>
          <w:tab w:val="left" w:pos="5745"/>
        </w:tabs>
        <w:rPr>
          <w:rFonts w:ascii="Times New Roman" w:hAnsi="Times New Roman" w:cs="Times New Roman"/>
          <w:sz w:val="24"/>
          <w:szCs w:val="24"/>
        </w:rPr>
      </w:pPr>
      <w:r>
        <w:rPr>
          <w:rFonts w:ascii="Times New Roman" w:hAnsi="Times New Roman" w:cs="Times New Roman"/>
          <w:sz w:val="24"/>
          <w:szCs w:val="24"/>
        </w:rPr>
        <w:tab/>
      </w:r>
    </w:p>
    <w:p w14:paraId="4E9391BD" w14:textId="0E4AD7EE" w:rsidR="00A52994" w:rsidRPr="00A52994" w:rsidRDefault="00A52994" w:rsidP="00A52994">
      <w:pPr>
        <w:tabs>
          <w:tab w:val="left" w:pos="5745"/>
        </w:tabs>
        <w:rPr>
          <w:rFonts w:ascii="Times New Roman" w:hAnsi="Times New Roman" w:cs="Times New Roman"/>
          <w:sz w:val="24"/>
          <w:szCs w:val="24"/>
        </w:rPr>
        <w:sectPr w:rsidR="00A52994" w:rsidRPr="00A52994" w:rsidSect="001C7F4E">
          <w:pgSz w:w="11906" w:h="16838"/>
          <w:pgMar w:top="1135" w:right="1440" w:bottom="1440" w:left="1440" w:header="708" w:footer="423" w:gutter="0"/>
          <w:cols w:space="708"/>
          <w:docGrid w:linePitch="360"/>
        </w:sectPr>
      </w:pPr>
      <w:r>
        <w:rPr>
          <w:rFonts w:ascii="Times New Roman" w:hAnsi="Times New Roman" w:cs="Times New Roman"/>
          <w:sz w:val="24"/>
          <w:szCs w:val="24"/>
        </w:rPr>
        <w:tab/>
      </w:r>
    </w:p>
    <w:p w14:paraId="0CDA0431" w14:textId="5225845B" w:rsidR="00580FC3" w:rsidRPr="0004764B" w:rsidRDefault="00580FC3" w:rsidP="0004764B">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lastRenderedPageBreak/>
        <w:t xml:space="preserve">this is attributed to the proteomic EV content being introduced into the endogenous population of the target cell, such as introduction of beta-catenin, epidermal growth factor receptor and major elements of the MAPK pathway </w: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3" w:tooltip="Dovrat, 2014 #180" w:history="1">
        <w:r w:rsidR="00035725" w:rsidRPr="0004764B">
          <w:rPr>
            <w:rFonts w:ascii="Times New Roman" w:hAnsi="Times New Roman" w:cs="Times New Roman"/>
            <w:noProof/>
            <w:sz w:val="24"/>
            <w:szCs w:val="24"/>
          </w:rPr>
          <w:t>Dovrat</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37" w:tooltip="Kharmate, 2016 #181" w:history="1">
        <w:r w:rsidR="00035725" w:rsidRPr="0004764B">
          <w:rPr>
            <w:rFonts w:ascii="Times New Roman" w:hAnsi="Times New Roman" w:cs="Times New Roman"/>
            <w:noProof/>
            <w:sz w:val="24"/>
            <w:szCs w:val="24"/>
          </w:rPr>
          <w:t>Kharmate</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 xml:space="preserve">; </w:t>
      </w:r>
      <w:hyperlink w:anchor="_ENREF_65" w:tooltip="Song, 2016 #179" w:history="1">
        <w:r w:rsidR="00035725" w:rsidRPr="0004764B">
          <w:rPr>
            <w:rFonts w:ascii="Times New Roman" w:hAnsi="Times New Roman" w:cs="Times New Roman"/>
            <w:noProof/>
            <w:sz w:val="24"/>
            <w:szCs w:val="24"/>
          </w:rPr>
          <w:t>Song</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Yet, more intriguing is the</w:t>
      </w:r>
      <w:r w:rsidR="009F3165" w:rsidRPr="0004764B">
        <w:rPr>
          <w:rFonts w:ascii="Times New Roman" w:hAnsi="Times New Roman" w:cs="Times New Roman"/>
          <w:sz w:val="24"/>
          <w:szCs w:val="24"/>
        </w:rPr>
        <w:t xml:space="preserve"> discovery that exported microRNAs </w:t>
      </w:r>
      <w:r w:rsidRPr="0004764B">
        <w:rPr>
          <w:rFonts w:ascii="Times New Roman" w:hAnsi="Times New Roman" w:cs="Times New Roman"/>
          <w:sz w:val="24"/>
          <w:szCs w:val="24"/>
        </w:rPr>
        <w:t xml:space="preserve">may be associated with this function. </w:t>
      </w:r>
    </w:p>
    <w:p w14:paraId="22DF8546" w14:textId="5CD28BBD" w:rsidR="00580FC3" w:rsidRDefault="00580FC3" w:rsidP="0077364C">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MicroRNAs (miRNAs, </w:t>
      </w:r>
      <w:proofErr w:type="spellStart"/>
      <w:r w:rsidRPr="0004764B">
        <w:rPr>
          <w:rFonts w:ascii="Times New Roman" w:hAnsi="Times New Roman" w:cs="Times New Roman"/>
          <w:sz w:val="24"/>
          <w:szCs w:val="24"/>
        </w:rPr>
        <w:t>miRs</w:t>
      </w:r>
      <w:proofErr w:type="spellEnd"/>
      <w:r w:rsidRPr="0004764B">
        <w:rPr>
          <w:rFonts w:ascii="Times New Roman" w:hAnsi="Times New Roman" w:cs="Times New Roman"/>
          <w:sz w:val="24"/>
          <w:szCs w:val="24"/>
        </w:rPr>
        <w:t xml:space="preserve">) are small non-coding RNAs found to be involved in most developmental and pathological processes due to its ubiquitous gene regulatory function. The functional miRNA sequences (~19-24 </w:t>
      </w:r>
      <w:proofErr w:type="spellStart"/>
      <w:r w:rsidRPr="0004764B">
        <w:rPr>
          <w:rFonts w:ascii="Times New Roman" w:hAnsi="Times New Roman" w:cs="Times New Roman"/>
          <w:sz w:val="24"/>
          <w:szCs w:val="24"/>
        </w:rPr>
        <w:t>nt</w:t>
      </w:r>
      <w:proofErr w:type="spellEnd"/>
      <w:r w:rsidRPr="0004764B">
        <w:rPr>
          <w:rFonts w:ascii="Times New Roman" w:hAnsi="Times New Roman" w:cs="Times New Roman"/>
          <w:sz w:val="24"/>
          <w:szCs w:val="24"/>
        </w:rPr>
        <w:t xml:space="preserve">) are derived from longer transcripts that undergo processing and shuttling events to give rise to functional mature sequences, known to induce RNA degradation </w:t>
      </w:r>
      <w:r w:rsidRPr="0004764B">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&lt;EndNote&gt;&lt;Cite&gt;&lt;Author&gt;Ha&lt;/Author&gt;&lt;Year&gt;2014&lt;/Year&gt;&lt;RecNum&gt;151&lt;/RecNum&gt;&lt;DisplayText&gt;(Ha and Kim 2014)&lt;/DisplayText&gt;&lt;record&gt;&lt;rec-number&gt;151&lt;/rec-number&gt;&lt;foreign-keys&gt;&lt;key app="EN" db-id="fvaw9vd5rrfez2epavc5exebz02xt0vvvwrs" timestamp="1458105691"&gt;151&lt;/key&gt;&lt;/foreign-keys&gt;&lt;ref-type name="Journal Article"&gt;17&lt;/ref-type&gt;&lt;contributors&gt;&lt;authors&gt;&lt;author&gt;Ha, Minju&lt;/author&gt;&lt;author&gt;Kim, V. Narry&lt;/author&gt;&lt;/authors&gt;&lt;/contributors&gt;&lt;titles&gt;&lt;title&gt;Regulation of microRNA biogenesis&lt;/title&gt;&lt;secondary-title&gt;Nat Rev Mol Cell Biol&lt;/secondary-title&gt;&lt;/titles&gt;&lt;periodical&gt;&lt;full-title&gt;Nat Rev Mol Cell Biol&lt;/full-title&gt;&lt;/periodical&gt;&lt;pages&gt;509-524&lt;/pages&gt;&lt;volume&gt;15&lt;/volume&gt;&lt;number&gt;8&lt;/number&gt;&lt;dates&gt;&lt;year&gt;2014&lt;/year&gt;&lt;pub-dates&gt;&lt;date&gt;08//print&lt;/date&gt;&lt;/pub-dates&gt;&lt;/dates&gt;&lt;publisher&gt;Nature Publishing Group, a division of Macmillan Publishers Limited. All Rights Reserved.&lt;/publisher&gt;&lt;isbn&gt;1471-0072&lt;/isbn&gt;&lt;work-type&gt;Review&lt;/work-type&gt;&lt;urls&gt;&lt;related-urls&gt;&lt;url&gt;http://dx.doi.org/10.1038/nrm3838&lt;/url&gt;&lt;/related-urls&gt;&lt;/urls&gt;&lt;electronic-resource-num&gt;10.1038/nrm3838&lt;/electronic-resource-num&gt;&lt;/record&gt;&lt;/Cite&gt;&lt;/EndNote&gt;</w:instrText>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22" w:tooltip="Ha, 2014 #151" w:history="1">
        <w:r w:rsidR="00035725">
          <w:rPr>
            <w:rFonts w:ascii="Times New Roman" w:hAnsi="Times New Roman" w:cs="Times New Roman"/>
            <w:noProof/>
            <w:sz w:val="24"/>
            <w:szCs w:val="24"/>
          </w:rPr>
          <w:t>Ha and Kim 2014</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Typically, the mature miRNA sequence interact with the 3’ untranslated region (3’-UTR) of its</w:t>
      </w:r>
      <w:r w:rsidR="00C26E2A">
        <w:rPr>
          <w:rFonts w:ascii="Times New Roman" w:hAnsi="Times New Roman" w:cs="Times New Roman"/>
          <w:sz w:val="24"/>
          <w:szCs w:val="24"/>
        </w:rPr>
        <w:t xml:space="preserve"> target transcripts and guides the</w:t>
      </w:r>
      <w:r w:rsidRPr="0004764B">
        <w:rPr>
          <w:rFonts w:ascii="Times New Roman" w:hAnsi="Times New Roman" w:cs="Times New Roman"/>
          <w:sz w:val="24"/>
          <w:szCs w:val="24"/>
        </w:rPr>
        <w:t xml:space="preserve"> multi-protein RNA induced silencing complex (RISC) to destine these molecules for degradation or translational inhibition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&lt;EndNote&gt;&lt;Cite&gt;&lt;Author&gt;Djuranovic&lt;/Author&gt;&lt;Year&gt;2012&lt;/Year&gt;&lt;RecNum&gt;150&lt;/RecNum&gt;&lt;DisplayText&gt;(Djuranovic&lt;style face="italic"&gt; et al.&lt;/style&gt; 2012)&lt;/DisplayText&gt;&lt;record&gt;&lt;rec-number&gt;150&lt;/rec-number&gt;&lt;foreign-keys&gt;&lt;key app="EN" db-id="fvaw9vd5rrfez2epavc5exebz02xt0vvvwrs" timestamp="1458105152"&gt;150&lt;/key&gt;&lt;/foreign-keys&gt;&lt;ref-type name="Journal Article"&gt;17&lt;/ref-type&gt;&lt;contributors&gt;&lt;authors&gt;&lt;author&gt;Djuranovic, Sergej&lt;/author&gt;&lt;author&gt;Nahvi, Ali&lt;/author&gt;&lt;author&gt;Green, Rachel&lt;/author&gt;&lt;/authors&gt;&lt;/contributors&gt;&lt;titles&gt;&lt;title&gt;miRNA-Mediated Gene Silencing by Translational Repression Followed by mRNA Deadenylation and Decay&lt;/title&gt;&lt;secondary-title&gt;Science&lt;/secondary-title&gt;&lt;/titles&gt;&lt;periodical&gt;&lt;full-title&gt;Science&lt;/full-title&gt;&lt;/periodical&gt;&lt;pages&gt;237-240&lt;/pages&gt;&lt;volume&gt;336&lt;/volume&gt;&lt;number&gt;6078&lt;/number&gt;&lt;dates&gt;&lt;year&gt;2012&lt;/year&gt;&lt;pub-dates&gt;&lt;date&gt;2012-04-13 00:00:00&lt;/date&gt;&lt;/pub-dates&gt;&lt;/dates&gt;&lt;urls&gt;&lt;related-urls&gt;&lt;url&gt;http://science.sciencemag.org/content/sci/336/6078/237.full.pdf&lt;/url&gt;&lt;/related-urls&gt;&lt;/urls&gt;&lt;electronic-resource-num&gt;10.1126/science.1215691&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2" w:tooltip="Djuranovic, 2012 #150" w:history="1">
        <w:r w:rsidR="00035725" w:rsidRPr="0004764B">
          <w:rPr>
            <w:rFonts w:ascii="Times New Roman" w:hAnsi="Times New Roman" w:cs="Times New Roman"/>
            <w:noProof/>
            <w:sz w:val="24"/>
            <w:szCs w:val="24"/>
          </w:rPr>
          <w:t>Djuranovic</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A 2009 estimate predicted that approximately </w:t>
      </w:r>
      <w:r w:rsidR="00FF2A21">
        <w:rPr>
          <w:rFonts w:ascii="Times New Roman" w:hAnsi="Times New Roman" w:cs="Times New Roman"/>
          <w:sz w:val="24"/>
          <w:szCs w:val="24"/>
        </w:rPr>
        <w:t>60% of the mammalian genome is</w:t>
      </w:r>
      <w:r w:rsidRPr="0004764B">
        <w:rPr>
          <w:rFonts w:ascii="Times New Roman" w:hAnsi="Times New Roman" w:cs="Times New Roman"/>
          <w:sz w:val="24"/>
          <w:szCs w:val="24"/>
        </w:rPr>
        <w:t xml:space="preserve"> able to be directly mediated by the miRNA RISC mechanism where a single miRNA can target hundreds of transcripts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&lt;EndNote&gt;&lt;Cite&gt;&lt;Author&gt;Friedman&lt;/Author&gt;&lt;Year&gt;2009&lt;/Year&gt;&lt;RecNum&gt;153&lt;/RecNum&gt;&lt;DisplayText&gt;(Friedman&lt;style face="italic"&gt; et al.&lt;/style&gt; 2009)&lt;/DisplayText&gt;&lt;record&gt;&lt;rec-number&gt;153&lt;/rec-number&gt;&lt;foreign-keys&gt;&lt;key app="EN" db-id="fvaw9vd5rrfez2epavc5exebz02xt0vvvwrs" timestamp="1458128147"&gt;153&lt;/key&gt;&lt;/foreign-keys&gt;&lt;ref-type name="Journal Article"&gt;17&lt;/ref-type&gt;&lt;contributors&gt;&lt;authors&gt;&lt;author&gt;Friedman, R. C.&lt;/author&gt;&lt;author&gt;Farh, K. K.&lt;/author&gt;&lt;author&gt;Burge, C. B.&lt;/author&gt;&lt;author&gt;Bartel, D. P.&lt;/author&gt;&lt;/authors&gt;&lt;/contributors&gt;&lt;auth-address&gt;Department of Biology, Massachusetts Institute of Technology, Cambridge, Massachusetts 02139, USA.&lt;/auth-address&gt;&lt;titles&gt;&lt;title&gt;Most mammalian mRNAs are conserved targets of microRNAs&lt;/title&gt;&lt;secondary-title&gt;Genome Res&lt;/secondary-title&gt;&lt;alt-title&gt;Genome research&lt;/alt-title&gt;&lt;/titles&gt;&lt;periodical&gt;&lt;full-title&gt;Genome Res&lt;/full-title&gt;&lt;/periodical&gt;&lt;pages&gt;92-105&lt;/pages&gt;&lt;volume&gt;19&lt;/volume&gt;&lt;number&gt;1&lt;/number&gt;&lt;edition&gt;2008/10/29&lt;/edition&gt;&lt;keywords&gt;&lt;keyword&gt;3&amp;apos; Untranslated Regions&lt;/keyword&gt;&lt;keyword&gt;Animals&lt;/keyword&gt;&lt;keyword&gt;Base Sequence&lt;/keyword&gt;&lt;keyword&gt;Conserved Sequence&lt;/keyword&gt;&lt;keyword&gt;Evolution, Molecular&lt;/keyword&gt;&lt;keyword&gt;Humans&lt;/keyword&gt;&lt;keyword&gt;Mammals/*genetics&lt;/keyword&gt;&lt;keyword&gt;MicroRNAs/*genetics&lt;/keyword&gt;&lt;keyword&gt;Phylogeny&lt;/keyword&gt;&lt;keyword&gt;RNA, Messenger/*genetics&lt;/keyword&gt;&lt;keyword&gt;Sequence Alignment&lt;/keyword&gt;&lt;keyword&gt;Sequence Homology, Nucleic Acid&lt;/keyword&gt;&lt;/keywords&gt;&lt;dates&gt;&lt;year&gt;2009&lt;/year&gt;&lt;pub-dates&gt;&lt;date&gt;Jan&lt;/date&gt;&lt;/pub-dates&gt;&lt;/dates&gt;&lt;isbn&gt;1088-9051 (Print)&amp;#xD;1088-9051&lt;/isbn&gt;&lt;accession-num&gt;18955434&lt;/accession-num&gt;&lt;urls&gt;&lt;/urls&gt;&lt;custom2&gt;Pmc2612969&lt;/custom2&gt;&lt;electronic-resource-num&gt;10.1101/gr.082701.108&lt;/electronic-resource-num&gt;&lt;remote-database-provider&gt;Nlm&lt;/remote-database-provider&gt;&lt;language&gt;eng&lt;/languag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8" w:tooltip="Friedman, 2009 #153" w:history="1">
        <w:r w:rsidR="00035725" w:rsidRPr="0004764B">
          <w:rPr>
            <w:rFonts w:ascii="Times New Roman" w:hAnsi="Times New Roman" w:cs="Times New Roman"/>
            <w:noProof/>
            <w:sz w:val="24"/>
            <w:szCs w:val="24"/>
          </w:rPr>
          <w:t>Friedman</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2009</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This indicates the necessity of tight temporal and spatial control over miR</w:t>
      </w:r>
      <w:r w:rsidR="00C26E2A">
        <w:rPr>
          <w:rFonts w:ascii="Times New Roman" w:hAnsi="Times New Roman" w:cs="Times New Roman"/>
          <w:sz w:val="24"/>
          <w:szCs w:val="24"/>
        </w:rPr>
        <w:t>NA</w:t>
      </w:r>
      <w:r w:rsidRPr="0004764B">
        <w:rPr>
          <w:rFonts w:ascii="Times New Roman" w:hAnsi="Times New Roman" w:cs="Times New Roman"/>
          <w:sz w:val="24"/>
          <w:szCs w:val="24"/>
        </w:rPr>
        <w:t>s to prevent dysregulation of vital pathways.</w:t>
      </w:r>
      <w:r w:rsidR="00FF2A21">
        <w:rPr>
          <w:rFonts w:ascii="Times New Roman" w:hAnsi="Times New Roman" w:cs="Times New Roman"/>
          <w:sz w:val="24"/>
          <w:szCs w:val="24"/>
        </w:rPr>
        <w:t xml:space="preserve"> M</w:t>
      </w:r>
      <w:r w:rsidR="008825E5">
        <w:rPr>
          <w:rFonts w:ascii="Times New Roman" w:hAnsi="Times New Roman" w:cs="Times New Roman"/>
          <w:sz w:val="24"/>
          <w:szCs w:val="24"/>
        </w:rPr>
        <w:t>i</w:t>
      </w:r>
      <w:r w:rsidR="00FF2A21">
        <w:rPr>
          <w:rFonts w:ascii="Times New Roman" w:hAnsi="Times New Roman" w:cs="Times New Roman"/>
          <w:sz w:val="24"/>
          <w:szCs w:val="24"/>
        </w:rPr>
        <w:t>cro</w:t>
      </w:r>
      <w:r w:rsidR="008825E5">
        <w:rPr>
          <w:rFonts w:ascii="Times New Roman" w:hAnsi="Times New Roman" w:cs="Times New Roman"/>
          <w:sz w:val="24"/>
          <w:szCs w:val="24"/>
        </w:rPr>
        <w:t>RNA</w:t>
      </w:r>
      <w:r w:rsidR="00FF2A21">
        <w:rPr>
          <w:rFonts w:ascii="Times New Roman" w:hAnsi="Times New Roman" w:cs="Times New Roman"/>
          <w:sz w:val="24"/>
          <w:szCs w:val="24"/>
        </w:rPr>
        <w:t>s</w:t>
      </w:r>
      <w:r w:rsidR="008825E5">
        <w:rPr>
          <w:rFonts w:ascii="Times New Roman" w:hAnsi="Times New Roman" w:cs="Times New Roman"/>
          <w:sz w:val="24"/>
          <w:szCs w:val="24"/>
        </w:rPr>
        <w:t xml:space="preserve"> in the extracellular space was expected to be controlled by t</w:t>
      </w:r>
      <w:r w:rsidRPr="0004764B">
        <w:rPr>
          <w:rFonts w:ascii="Times New Roman" w:hAnsi="Times New Roman" w:cs="Times New Roman"/>
          <w:sz w:val="24"/>
          <w:szCs w:val="24"/>
        </w:rPr>
        <w:t xml:space="preserve">he high content of RNases in the extracellular </w:t>
      </w:r>
      <w:r w:rsidR="008825E5">
        <w:rPr>
          <w:rFonts w:ascii="Times New Roman" w:hAnsi="Times New Roman" w:cs="Times New Roman"/>
          <w:sz w:val="24"/>
          <w:szCs w:val="24"/>
        </w:rPr>
        <w:t>space</w:t>
      </w:r>
      <w:r w:rsidR="00520A5A">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62" w:tooltip="Reddi, 1976 #156" w:history="1">
        <w:r w:rsidR="00035725">
          <w:rPr>
            <w:rFonts w:ascii="Times New Roman" w:hAnsi="Times New Roman" w:cs="Times New Roman"/>
            <w:noProof/>
            <w:sz w:val="24"/>
            <w:szCs w:val="24"/>
          </w:rPr>
          <w:t>Reddi and Holland 1976</w:t>
        </w:r>
      </w:hyperlink>
      <w:r w:rsidR="00035725">
        <w:rPr>
          <w:rFonts w:ascii="Times New Roman" w:hAnsi="Times New Roman" w:cs="Times New Roman"/>
          <w:noProof/>
          <w:sz w:val="24"/>
          <w:szCs w:val="24"/>
        </w:rPr>
        <w:t xml:space="preserve">; </w:t>
      </w:r>
      <w:hyperlink w:anchor="_ENREF_68" w:tooltip="Tsui, 2002 #182" w:history="1">
        <w:r w:rsidR="00035725">
          <w:rPr>
            <w:rFonts w:ascii="Times New Roman" w:hAnsi="Times New Roman" w:cs="Times New Roman"/>
            <w:noProof/>
            <w:sz w:val="24"/>
            <w:szCs w:val="24"/>
          </w:rPr>
          <w:t>Tsui</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2002</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However, </w:t>
      </w:r>
      <w:r w:rsidR="008825E5">
        <w:rPr>
          <w:rFonts w:ascii="Times New Roman" w:hAnsi="Times New Roman" w:cs="Times New Roman"/>
          <w:sz w:val="24"/>
          <w:szCs w:val="24"/>
        </w:rPr>
        <w:t xml:space="preserve">recent studies show that </w:t>
      </w:r>
      <w:r w:rsidRPr="0004764B">
        <w:rPr>
          <w:rFonts w:ascii="Times New Roman" w:hAnsi="Times New Roman" w:cs="Times New Roman"/>
          <w:sz w:val="24"/>
          <w:szCs w:val="24"/>
        </w:rPr>
        <w:t xml:space="preserve">EV-contained miRNAs </w:t>
      </w:r>
      <w:r w:rsidR="008825E5">
        <w:rPr>
          <w:rFonts w:ascii="Times New Roman" w:hAnsi="Times New Roman" w:cs="Times New Roman"/>
          <w:sz w:val="24"/>
          <w:szCs w:val="24"/>
        </w:rPr>
        <w:t>are protected from</w:t>
      </w:r>
      <w:r w:rsidRPr="0004764B">
        <w:rPr>
          <w:rFonts w:ascii="Times New Roman" w:hAnsi="Times New Roman" w:cs="Times New Roman"/>
          <w:sz w:val="24"/>
          <w:szCs w:val="24"/>
        </w:rPr>
        <w:t xml:space="preserve"> </w:t>
      </w:r>
      <w:r w:rsidR="00FF2A21">
        <w:rPr>
          <w:rFonts w:ascii="Times New Roman" w:hAnsi="Times New Roman" w:cs="Times New Roman"/>
          <w:sz w:val="24"/>
          <w:szCs w:val="24"/>
        </w:rPr>
        <w:t xml:space="preserve">this </w:t>
      </w:r>
      <w:r w:rsidRPr="0004764B">
        <w:rPr>
          <w:rFonts w:ascii="Times New Roman" w:hAnsi="Times New Roman" w:cs="Times New Roman"/>
          <w:sz w:val="24"/>
          <w:szCs w:val="24"/>
        </w:rPr>
        <w:t>degradation</w:t>
      </w:r>
      <w:r w:rsidR="008825E5">
        <w:rPr>
          <w:rFonts w:ascii="Times New Roman" w:hAnsi="Times New Roman" w:cs="Times New Roman"/>
          <w:sz w:val="24"/>
          <w:szCs w:val="24"/>
        </w:rPr>
        <w:t xml:space="preserve"> and are </w:t>
      </w:r>
      <w:r w:rsidRPr="0004764B">
        <w:rPr>
          <w:rFonts w:ascii="Times New Roman" w:hAnsi="Times New Roman" w:cs="Times New Roman"/>
          <w:sz w:val="24"/>
          <w:szCs w:val="24"/>
        </w:rPr>
        <w:t>absor</w:t>
      </w:r>
      <w:r w:rsidR="008825E5">
        <w:rPr>
          <w:rFonts w:ascii="Times New Roman" w:hAnsi="Times New Roman" w:cs="Times New Roman"/>
          <w:sz w:val="24"/>
          <w:szCs w:val="24"/>
        </w:rPr>
        <w:t>bed</w:t>
      </w:r>
      <w:r w:rsidRPr="0004764B">
        <w:rPr>
          <w:rFonts w:ascii="Times New Roman" w:hAnsi="Times New Roman" w:cs="Times New Roman"/>
          <w:sz w:val="24"/>
          <w:szCs w:val="24"/>
        </w:rPr>
        <w:t xml:space="preserve"> into recipient cells, thus evoking their canonical function in a potentially diverse cell type </w: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40" w:tooltip="Kosaka, 2010 #183" w:history="1">
        <w:r w:rsidR="00035725" w:rsidRPr="0004764B">
          <w:rPr>
            <w:rFonts w:ascii="Times New Roman" w:hAnsi="Times New Roman" w:cs="Times New Roman"/>
            <w:noProof/>
            <w:sz w:val="24"/>
            <w:szCs w:val="24"/>
          </w:rPr>
          <w:t>Kosaka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2010</w:t>
        </w:r>
      </w:hyperlink>
      <w:r w:rsidRPr="0004764B">
        <w:rPr>
          <w:rFonts w:ascii="Times New Roman" w:hAnsi="Times New Roman" w:cs="Times New Roman"/>
          <w:noProof/>
          <w:sz w:val="24"/>
          <w:szCs w:val="24"/>
        </w:rPr>
        <w:t xml:space="preserve">; </w:t>
      </w:r>
      <w:hyperlink w:anchor="_ENREF_51" w:tooltip="Montecalvo, 2012 #184" w:history="1">
        <w:r w:rsidR="00035725" w:rsidRPr="0004764B">
          <w:rPr>
            <w:rFonts w:ascii="Times New Roman" w:hAnsi="Times New Roman" w:cs="Times New Roman"/>
            <w:noProof/>
            <w:sz w:val="24"/>
            <w:szCs w:val="24"/>
          </w:rPr>
          <w:t>Montecalvo</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009D2596">
        <w:rPr>
          <w:rFonts w:ascii="Times New Roman" w:hAnsi="Times New Roman" w:cs="Times New Roman"/>
          <w:sz w:val="24"/>
          <w:szCs w:val="24"/>
        </w:rPr>
        <w:t xml:space="preserve"> (Fig.1)</w:t>
      </w:r>
      <w:r w:rsidRPr="0004764B">
        <w:rPr>
          <w:rFonts w:ascii="Times New Roman" w:hAnsi="Times New Roman" w:cs="Times New Roman"/>
          <w:sz w:val="24"/>
          <w:szCs w:val="24"/>
        </w:rPr>
        <w:t xml:space="preserve">. </w:t>
      </w:r>
    </w:p>
    <w:p w14:paraId="3ABBC336" w14:textId="16B9AF66" w:rsidR="00FF2A21" w:rsidRPr="00FF2A21" w:rsidRDefault="00FF2A21" w:rsidP="00FF2A21">
      <w:pPr>
        <w:pStyle w:val="Heading2"/>
        <w:spacing w:line="480" w:lineRule="auto"/>
        <w:rPr>
          <w:rFonts w:ascii="Times New Roman" w:hAnsi="Times New Roman" w:cs="Times New Roman"/>
        </w:rPr>
      </w:pPr>
      <w:bookmarkStart w:id="5" w:name="_Toc464400699"/>
      <w:r>
        <w:rPr>
          <w:rFonts w:ascii="Times New Roman" w:hAnsi="Times New Roman" w:cs="Times New Roman"/>
        </w:rPr>
        <w:t xml:space="preserve">Secreted </w:t>
      </w:r>
      <w:r w:rsidRPr="00FF2A21">
        <w:rPr>
          <w:rFonts w:ascii="Times New Roman" w:hAnsi="Times New Roman" w:cs="Times New Roman"/>
        </w:rPr>
        <w:t>MicroRNAs in Prostate Cancer:</w:t>
      </w:r>
      <w:bookmarkEnd w:id="5"/>
    </w:p>
    <w:p w14:paraId="74088E1E" w14:textId="5AB23776" w:rsidR="00580FC3" w:rsidRPr="0004764B" w:rsidRDefault="00580FC3" w:rsidP="00FF2A21">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Earlier work from our lab utilizes the caveolin-1/cavin-1 system to investigate the role of caveolin-1 in prostate cancer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33" w:tooltip="Inder, 2014 #9" w:history="1">
        <w:r w:rsidR="00035725">
          <w:rPr>
            <w:rFonts w:ascii="Times New Roman" w:hAnsi="Times New Roman" w:cs="Times New Roman"/>
            <w:noProof/>
            <w:sz w:val="24"/>
            <w:szCs w:val="24"/>
          </w:rPr>
          <w:t xml:space="preserve">Inder </w:t>
        </w:r>
        <w:r w:rsidR="00035725" w:rsidRPr="00043118">
          <w:rPr>
            <w:rFonts w:ascii="Times New Roman" w:hAnsi="Times New Roman" w:cs="Times New Roman"/>
            <w:i/>
            <w:noProof/>
            <w:sz w:val="24"/>
            <w:szCs w:val="24"/>
          </w:rPr>
          <w:t>et al.</w:t>
        </w:r>
        <w:r w:rsidR="00035725">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Interestingly, the</w:t>
      </w:r>
      <w:r w:rsidR="008445C6">
        <w:rPr>
          <w:rFonts w:ascii="Times New Roman" w:hAnsi="Times New Roman" w:cs="Times New Roman"/>
          <w:sz w:val="24"/>
          <w:szCs w:val="24"/>
        </w:rPr>
        <w:t xml:space="preserve"> addition of</w:t>
      </w:r>
      <w:r w:rsidRPr="0004764B">
        <w:rPr>
          <w:rFonts w:ascii="Times New Roman" w:hAnsi="Times New Roman" w:cs="Times New Roman"/>
          <w:sz w:val="24"/>
          <w:szCs w:val="24"/>
        </w:rPr>
        <w:t xml:space="preserve"> cavin-1</w:t>
      </w:r>
      <w:r w:rsidR="008445C6">
        <w:rPr>
          <w:rFonts w:ascii="Times New Roman" w:hAnsi="Times New Roman" w:cs="Times New Roman"/>
          <w:sz w:val="24"/>
          <w:szCs w:val="24"/>
        </w:rPr>
        <w:t xml:space="preserve"> to PC3 </w:t>
      </w:r>
      <w:r w:rsidRPr="0004764B">
        <w:rPr>
          <w:rFonts w:ascii="Times New Roman" w:hAnsi="Times New Roman" w:cs="Times New Roman"/>
          <w:sz w:val="24"/>
          <w:szCs w:val="24"/>
        </w:rPr>
        <w:t xml:space="preserve">cells modified extracellular vesicle (EV) content, a pathway unrelated to the </w:t>
      </w:r>
      <w:r w:rsidR="00A635AD">
        <w:rPr>
          <w:rFonts w:ascii="Times New Roman" w:hAnsi="Times New Roman" w:cs="Times New Roman"/>
          <w:sz w:val="24"/>
          <w:szCs w:val="24"/>
        </w:rPr>
        <w:t xml:space="preserve">canonical </w:t>
      </w:r>
      <w:r w:rsidRPr="0004764B">
        <w:rPr>
          <w:rFonts w:ascii="Times New Roman" w:hAnsi="Times New Roman" w:cs="Times New Roman"/>
          <w:sz w:val="24"/>
          <w:szCs w:val="24"/>
        </w:rPr>
        <w:lastRenderedPageBreak/>
        <w:t xml:space="preserve">function of caveolin or cavin-1. In addition to limiting adhesion independent growth, hyper-proliferation and EV protein content of PC3 cells, the ectopic expression of putative tumour suppressor, cavin-1, modified miRNAs found within EVs; specifically miR-148a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3" w:tooltip="Inder, 2014 #9" w:history="1">
        <w:r w:rsidR="00035725" w:rsidRPr="0004764B">
          <w:rPr>
            <w:rFonts w:ascii="Times New Roman" w:hAnsi="Times New Roman" w:cs="Times New Roman"/>
            <w:noProof/>
            <w:sz w:val="24"/>
            <w:szCs w:val="24"/>
          </w:rPr>
          <w:t>Inder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Expression of miR-148a in bone marrow was reported to induce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by targeting an inhibitory transcription factor, MAFB, of the RANKL-induced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pathway, where the inverse was observed upon miR-148a inhibition </w: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Y051bT4xNzA8L1JlY051bT48RGlzcGxheVRleHQ+KENoZW5nIGV0IGFsLiAyMDEzKTwvRGlzcGxh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=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PEVuZE5vdGU+PENpdGU+PEF1dGhvcj5DaGVuZzwvQXV0aG9yPjxZZWFyPjIwMTM8L1llYXI+PFJl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=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8" w:tooltip="Cheng, 2013 #170" w:history="1">
        <w:r w:rsidR="00035725">
          <w:rPr>
            <w:rFonts w:ascii="Times New Roman" w:hAnsi="Times New Roman" w:cs="Times New Roman"/>
            <w:noProof/>
            <w:sz w:val="24"/>
            <w:szCs w:val="24"/>
          </w:rPr>
          <w:t xml:space="preserve">Cheng </w:t>
        </w:r>
        <w:r w:rsidR="00035725" w:rsidRPr="00C26E2A">
          <w:rPr>
            <w:rFonts w:ascii="Times New Roman" w:hAnsi="Times New Roman" w:cs="Times New Roman"/>
            <w:i/>
            <w:noProof/>
            <w:sz w:val="24"/>
            <w:szCs w:val="24"/>
          </w:rPr>
          <w:t>et al.</w:t>
        </w:r>
        <w:r w:rsidR="00035725">
          <w:rPr>
            <w:rFonts w:ascii="Times New Roman" w:hAnsi="Times New Roman" w:cs="Times New Roman"/>
            <w:noProof/>
            <w:sz w:val="24"/>
            <w:szCs w:val="24"/>
          </w:rPr>
          <w:t xml:space="preserve"> 2013</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Bone fracture, pain and fragility are common co-morbidities associated with the bone metastasis-mediated prostate cancer due to increased bone resorption </w:t>
      </w:r>
      <w:r w:rsidRPr="0004764B">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&lt;EndNote&gt;&lt;Cite&gt;&lt;Author&gt;Luz&lt;/Author&gt;&lt;Year&gt;2010&lt;/Year&gt;&lt;RecNum&gt;185&lt;/RecNum&gt;&lt;DisplayText&gt;(Luz and Aprikian 2010)&lt;/DisplayText&gt;&lt;record&gt;&lt;rec-number&gt;185&lt;/rec-number&gt;&lt;foreign-keys&gt;&lt;key app="EN" db-id="fvaw9vd5rrfez2epavc5exebz02xt0vvvwrs" timestamp="1471404591"&gt;185&lt;/key&gt;&lt;/foreign-keys&gt;&lt;ref-type name="Journal Article"&gt;17&lt;/ref-type&gt;&lt;contributors&gt;&lt;authors&gt;&lt;author&gt;Luz, M. A.&lt;/author&gt;&lt;author&gt;Aprikian, A. G.&lt;/author&gt;&lt;/authors&gt;&lt;/contributors&gt;&lt;titles&gt;&lt;title&gt;Preventing bone complications in advanced prostate cancer&lt;/title&gt;&lt;secondary-title&gt;Current Oncology&lt;/secondary-title&gt;&lt;/titles&gt;&lt;periodical&gt;&lt;full-title&gt;Current Oncology&lt;/full-title&gt;&lt;/periodical&gt;&lt;pages&gt;S65-S71&lt;/pages&gt;&lt;volume&gt;17&lt;/volume&gt;&lt;number&gt;Suppl 2&lt;/number&gt;&lt;dates&gt;&lt;year&gt;2010&lt;/year&gt;&lt;/dates&gt;&lt;pub-location&gt;66 Martin St. Milton, ON, Canada L9T 2R2&lt;/pub-location&gt;&lt;publisher&gt;Multimed Inc.&lt;/publisher&gt;&lt;isbn&gt;1198-0052&amp;#xD;1718-7729&lt;/isbn&gt;&lt;accession-num&gt;PMC2935713&lt;/accession-num&gt;&lt;urls&gt;&lt;related-urls&gt;&lt;url&gt;http://www.ncbi.nlm.nih.gov/pmc/articles/PMC2935713/&lt;/url&gt;&lt;/related-urls&gt;&lt;/urls&gt;&lt;remote-database-name&gt;PMC&lt;/remote-database-name&gt;&lt;/record&gt;&lt;/Cite&gt;&lt;/EndNote&gt;</w:instrText>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46" w:tooltip="Luz, 2010 #185" w:history="1">
        <w:r w:rsidR="00035725">
          <w:rPr>
            <w:rFonts w:ascii="Times New Roman" w:hAnsi="Times New Roman" w:cs="Times New Roman"/>
            <w:noProof/>
            <w:sz w:val="24"/>
            <w:szCs w:val="24"/>
          </w:rPr>
          <w:t>Luz and Aprikian 2010</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Therefore the export of miR-148a from pro-metastatic prostate cancer cell line is consistent with clinical findings and may be </w:t>
      </w:r>
      <w:r w:rsidR="002B260D">
        <w:rPr>
          <w:rFonts w:ascii="Times New Roman" w:hAnsi="Times New Roman" w:cs="Times New Roman"/>
          <w:sz w:val="24"/>
          <w:szCs w:val="24"/>
        </w:rPr>
        <w:t>a regulator</w:t>
      </w:r>
      <w:r w:rsidRPr="0004764B">
        <w:rPr>
          <w:rFonts w:ascii="Times New Roman" w:hAnsi="Times New Roman" w:cs="Times New Roman"/>
          <w:sz w:val="24"/>
          <w:szCs w:val="24"/>
        </w:rPr>
        <w:t xml:space="preserve"> of metastatic progression. </w:t>
      </w:r>
      <w:r w:rsidR="00740B7F">
        <w:rPr>
          <w:rFonts w:ascii="Times New Roman" w:hAnsi="Times New Roman" w:cs="Times New Roman"/>
          <w:sz w:val="24"/>
          <w:szCs w:val="24"/>
        </w:rPr>
        <w:t xml:space="preserve">Interestingly, </w:t>
      </w:r>
      <w:r w:rsidRPr="0004764B">
        <w:rPr>
          <w:rFonts w:ascii="Times New Roman" w:hAnsi="Times New Roman" w:cs="Times New Roman"/>
          <w:sz w:val="24"/>
          <w:szCs w:val="24"/>
        </w:rPr>
        <w:t xml:space="preserve">the </w:t>
      </w:r>
      <w:r w:rsidR="00740B7F">
        <w:rPr>
          <w:rFonts w:ascii="Times New Roman" w:hAnsi="Times New Roman" w:cs="Times New Roman"/>
          <w:sz w:val="24"/>
          <w:szCs w:val="24"/>
        </w:rPr>
        <w:t xml:space="preserve">expression </w:t>
      </w:r>
      <w:r w:rsidRPr="0004764B">
        <w:rPr>
          <w:rFonts w:ascii="Times New Roman" w:hAnsi="Times New Roman" w:cs="Times New Roman"/>
          <w:sz w:val="24"/>
          <w:szCs w:val="24"/>
        </w:rPr>
        <w:t>of cavin-1 does not modify</w:t>
      </w:r>
      <w:r w:rsidR="007E0630">
        <w:rPr>
          <w:rFonts w:ascii="Times New Roman" w:hAnsi="Times New Roman" w:cs="Times New Roman"/>
          <w:sz w:val="24"/>
          <w:szCs w:val="24"/>
        </w:rPr>
        <w:t xml:space="preserve"> the cellular </w:t>
      </w:r>
      <w:r w:rsidR="00740B7F">
        <w:rPr>
          <w:rFonts w:ascii="Times New Roman" w:hAnsi="Times New Roman" w:cs="Times New Roman"/>
          <w:sz w:val="24"/>
          <w:szCs w:val="24"/>
        </w:rPr>
        <w:t xml:space="preserve">level </w:t>
      </w:r>
      <w:r w:rsidRPr="0004764B">
        <w:rPr>
          <w:rFonts w:ascii="Times New Roman" w:hAnsi="Times New Roman" w:cs="Times New Roman"/>
          <w:sz w:val="24"/>
          <w:szCs w:val="24"/>
        </w:rPr>
        <w:t xml:space="preserve">of miR-148a, only the EV </w:t>
      </w:r>
      <w:r w:rsidRPr="00A635AD">
        <w:rPr>
          <w:rFonts w:ascii="Times New Roman" w:hAnsi="Times New Roman" w:cs="Times New Roman"/>
          <w:sz w:val="24"/>
          <w:szCs w:val="24"/>
        </w:rPr>
        <w:t>content</w:t>
      </w:r>
      <w:r w:rsidR="00740B7F" w:rsidRPr="00A635AD">
        <w:rPr>
          <w:rFonts w:ascii="Times New Roman" w:hAnsi="Times New Roman" w:cs="Times New Roman"/>
          <w:sz w:val="24"/>
          <w:szCs w:val="24"/>
        </w:rPr>
        <w:t xml:space="preserve"> </w:t>
      </w:r>
      <w:r w:rsidR="00A635AD" w:rsidRPr="00A635AD">
        <w:rPr>
          <w:rFonts w:ascii="Times New Roman" w:hAnsi="Times New Roman" w:cs="Times New Roman"/>
          <w:sz w:val="24"/>
          <w:szCs w:val="24"/>
        </w:rPr>
        <w:t>(</w:t>
      </w:r>
      <w:proofErr w:type="spellStart"/>
      <w:r w:rsidR="00A635AD" w:rsidRPr="00A635AD">
        <w:rPr>
          <w:rFonts w:ascii="Times New Roman" w:hAnsi="Times New Roman" w:cs="Times New Roman"/>
          <w:sz w:val="24"/>
          <w:szCs w:val="24"/>
        </w:rPr>
        <w:t>Inder</w:t>
      </w:r>
      <w:proofErr w:type="spellEnd"/>
      <w:r w:rsidR="00A635AD" w:rsidRPr="00A635AD">
        <w:rPr>
          <w:rFonts w:ascii="Times New Roman" w:hAnsi="Times New Roman" w:cs="Times New Roman"/>
          <w:sz w:val="24"/>
          <w:szCs w:val="24"/>
        </w:rPr>
        <w:t xml:space="preserve"> et al 2014</w:t>
      </w:r>
      <w:r w:rsidR="00740B7F" w:rsidRPr="00A635AD">
        <w:rPr>
          <w:rFonts w:ascii="Times New Roman" w:hAnsi="Times New Roman" w:cs="Times New Roman"/>
          <w:sz w:val="24"/>
          <w:szCs w:val="24"/>
        </w:rPr>
        <w:t>)</w:t>
      </w:r>
      <w:r w:rsidRPr="00A635AD">
        <w:rPr>
          <w:rFonts w:ascii="Times New Roman" w:hAnsi="Times New Roman" w:cs="Times New Roman"/>
          <w:sz w:val="24"/>
          <w:szCs w:val="24"/>
        </w:rPr>
        <w:t xml:space="preserve">. </w:t>
      </w:r>
      <w:r w:rsidRPr="0004764B">
        <w:rPr>
          <w:rFonts w:ascii="Times New Roman" w:hAnsi="Times New Roman" w:cs="Times New Roman"/>
          <w:sz w:val="24"/>
          <w:szCs w:val="24"/>
        </w:rPr>
        <w:t xml:space="preserve">This suggests that </w:t>
      </w:r>
      <w:r w:rsidR="00740B7F">
        <w:rPr>
          <w:rFonts w:ascii="Times New Roman" w:hAnsi="Times New Roman" w:cs="Times New Roman"/>
          <w:sz w:val="24"/>
          <w:szCs w:val="24"/>
        </w:rPr>
        <w:t xml:space="preserve">cavin-1 regulates the miRNA sorting to </w:t>
      </w:r>
      <w:r w:rsidRPr="0004764B">
        <w:rPr>
          <w:rFonts w:ascii="Times New Roman" w:hAnsi="Times New Roman" w:cs="Times New Roman"/>
          <w:sz w:val="24"/>
          <w:szCs w:val="24"/>
        </w:rPr>
        <w:t>EV</w:t>
      </w:r>
      <w:r w:rsidR="00740B7F">
        <w:rPr>
          <w:rFonts w:ascii="Times New Roman" w:hAnsi="Times New Roman" w:cs="Times New Roman"/>
          <w:sz w:val="24"/>
          <w:szCs w:val="24"/>
        </w:rPr>
        <w:t>s</w:t>
      </w:r>
      <w:r w:rsidR="00AC37CA">
        <w:rPr>
          <w:rFonts w:ascii="Times New Roman" w:hAnsi="Times New Roman" w:cs="Times New Roman"/>
          <w:sz w:val="24"/>
          <w:szCs w:val="24"/>
        </w:rPr>
        <w:t xml:space="preserve"> and therefore export</w:t>
      </w:r>
      <w:r w:rsidR="00C26E2A">
        <w:rPr>
          <w:rFonts w:ascii="Times New Roman" w:hAnsi="Times New Roman" w:cs="Times New Roman"/>
          <w:sz w:val="24"/>
          <w:szCs w:val="24"/>
        </w:rPr>
        <w:t>. Selective</w:t>
      </w:r>
      <w:r w:rsidRPr="0004764B">
        <w:rPr>
          <w:rFonts w:ascii="Times New Roman" w:hAnsi="Times New Roman" w:cs="Times New Roman"/>
          <w:sz w:val="24"/>
          <w:szCs w:val="24"/>
        </w:rPr>
        <w:t xml:space="preserve"> export of miRNAs</w:t>
      </w:r>
      <w:r w:rsidR="00C26E2A">
        <w:rPr>
          <w:rFonts w:ascii="Times New Roman" w:hAnsi="Times New Roman" w:cs="Times New Roman"/>
          <w:sz w:val="24"/>
          <w:szCs w:val="24"/>
        </w:rPr>
        <w:t xml:space="preserve"> in EVs</w:t>
      </w:r>
      <w:r w:rsidRPr="0004764B">
        <w:rPr>
          <w:rFonts w:ascii="Times New Roman" w:hAnsi="Times New Roman" w:cs="Times New Roman"/>
          <w:sz w:val="24"/>
          <w:szCs w:val="24"/>
        </w:rPr>
        <w:t xml:space="preserve"> had been observed in other studies, some of which links these miRNAs with disease states, particularly cancer metastasis </w: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5" w:tooltip="Palma, 2012 #186" w:history="1">
        <w:r w:rsidR="00035725" w:rsidRPr="0004764B">
          <w:rPr>
            <w:rFonts w:ascii="Times New Roman" w:hAnsi="Times New Roman" w:cs="Times New Roman"/>
            <w:noProof/>
            <w:sz w:val="24"/>
            <w:szCs w:val="24"/>
          </w:rPr>
          <w:t>Palma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76" w:tooltip="Zhou, 2014 #187" w:history="1">
        <w:r w:rsidR="00035725" w:rsidRPr="0004764B">
          <w:rPr>
            <w:rFonts w:ascii="Times New Roman" w:hAnsi="Times New Roman" w:cs="Times New Roman"/>
            <w:noProof/>
            <w:sz w:val="24"/>
            <w:szCs w:val="24"/>
          </w:rPr>
          <w:t>Zhou</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Yet, the mechanism that governs this selectively is mostly unknown. </w:t>
      </w:r>
    </w:p>
    <w:p w14:paraId="0740FDE0" w14:textId="1F23B9D8" w:rsidR="00580FC3" w:rsidRPr="0004764B" w:rsidRDefault="00580FC3" w:rsidP="00580FC3">
      <w:pPr>
        <w:pStyle w:val="Default"/>
        <w:spacing w:line="480" w:lineRule="auto"/>
        <w:ind w:firstLine="142"/>
      </w:pPr>
      <w:r w:rsidRPr="0004764B">
        <w:t xml:space="preserve">  A recent clue was provided by </w:t>
      </w:r>
      <w:proofErr w:type="spellStart"/>
      <w:r w:rsidRPr="0004764B">
        <w:t>Villarroya-Beltri</w:t>
      </w:r>
      <w:proofErr w:type="spellEnd"/>
      <w:r w:rsidRPr="0004764B">
        <w:t xml:space="preserve"> </w:t>
      </w:r>
      <w:r w:rsidRPr="0004764B">
        <w:rPr>
          <w:i/>
        </w:rPr>
        <w:t>et at</w:t>
      </w:r>
      <w:r w:rsidR="00C26E2A">
        <w:rPr>
          <w:i/>
        </w:rPr>
        <w:t>.</w:t>
      </w:r>
      <w:r w:rsidRPr="0004764B">
        <w:t xml:space="preserve">, who reported that </w:t>
      </w:r>
      <w:proofErr w:type="spellStart"/>
      <w:r w:rsidRPr="0004764B">
        <w:t>sumoylated</w:t>
      </w:r>
      <w:proofErr w:type="spellEnd"/>
      <w:r w:rsidRPr="0004764B">
        <w:t xml:space="preserve"> ribonucleoprotein, hnRNPA2B1 mediate the </w:t>
      </w:r>
      <w:r w:rsidR="00C26E2A">
        <w:t>export</w:t>
      </w:r>
      <w:r w:rsidRPr="0004764B">
        <w:t xml:space="preserve"> and subcellular localization of particular miRNAs in T-lymphocytes </w:t>
      </w:r>
      <w:r w:rsidRPr="0004764B">
        <w:fldChar w:fldCharType="begin"/>
      </w:r>
      <w:r w:rsidRPr="0004764B">
        <w:instrText xml:space="preserve"> ADDIN EN.CITE &lt;EndNote&gt;&lt;Cite&gt;&lt;Author&gt;Villarroya-Beltri&lt;/Author&gt;&lt;Year&gt;2013&lt;/Year&gt;&lt;RecNum&gt;114&lt;/RecNum&gt;&lt;DisplayText&gt;(Villarroya-Beltri&lt;style face="italic"&gt; et al.&lt;/style&gt; 2013)&lt;/DisplayText&gt;&lt;record&gt;&lt;rec-number&gt;114&lt;/rec-number&gt;&lt;foreign-keys&gt;&lt;key app="EN" db-id="fvaw9vd5rrfez2epavc5exebz02xt0vvvwrs" timestamp="1455599491"&gt;114&lt;/key&gt;&lt;/foreign-keys&gt;&lt;ref-type name="Journal Article"&gt;17&lt;/ref-type&gt;&lt;contributors&gt;&lt;authors&gt;&lt;author&gt;Villarroya-Beltri, Carolina&lt;/author&gt;&lt;author&gt;Gutiérrez-Vázquez, Cristina&lt;/author&gt;&lt;author&gt;Sánchez-Cabo, Fátima&lt;/author&gt;&lt;author&gt;Pérez-Hernández, Daniel&lt;/author&gt;&lt;author&gt;Vázquez, Jesús&lt;/author&gt;&lt;author&gt;Martin-Cofreces, Noa&lt;/author&gt;&lt;author&gt;Martinez-Herrera, Dannys Jorge&lt;/author&gt;&lt;author&gt;Pascual-Montano, Alberto&lt;/author&gt;&lt;author&gt;Mittelbrunn, María&lt;/author&gt;&lt;author&gt;Sánchez-Madrid, Francisco&lt;/author&gt;&lt;/authors&gt;&lt;/contributors&gt;&lt;titles&gt;&lt;title&gt;Sumoylated hnRNPA2B1 controls the sorting of miRNAs into exosomes through binding to specific motifs&lt;/title&gt;&lt;secondary-title&gt;Nat Commun&lt;/secondary-title&gt;&lt;/titles&gt;&lt;periodical&gt;&lt;full-title&gt;Nat Commun&lt;/full-title&gt;&lt;/periodical&gt;&lt;volume&gt;4&lt;/volume&gt;&lt;dates&gt;&lt;year&gt;2013&lt;/year&gt;&lt;pub-dates&gt;&lt;date&gt;12/20/online&lt;/date&gt;&lt;/pub-dates&gt;&lt;/dates&gt;&lt;publisher&gt;Nature Publishing Group, a division of Macmillan Publishers Limited. All Rights Reserved.&lt;/publisher&gt;&lt;work-type&gt;Article&lt;/work-type&gt;&lt;urls&gt;&lt;related-urls&gt;&lt;url&gt;http://dx.doi.org/10.1038/ncomms3980&lt;/url&gt;&lt;/related-urls&gt;&lt;/urls&gt;&lt;electronic-resource-num&gt;10.1038/ncomms3980&lt;/electronic-resource-num&gt;&lt;/record&gt;&lt;/Cite&gt;&lt;/EndNote&gt;</w:instrText>
      </w:r>
      <w:r w:rsidRPr="0004764B">
        <w:fldChar w:fldCharType="separate"/>
      </w:r>
      <w:r w:rsidRPr="0004764B">
        <w:rPr>
          <w:noProof/>
        </w:rPr>
        <w:t>(</w:t>
      </w:r>
      <w:hyperlink w:anchor="_ENREF_69" w:tooltip="Villarroya-Beltri, 2013 #114" w:history="1">
        <w:r w:rsidR="00035725" w:rsidRPr="0004764B">
          <w:rPr>
            <w:noProof/>
          </w:rPr>
          <w:t>Villarroya-Beltri</w:t>
        </w:r>
        <w:r w:rsidR="00035725" w:rsidRPr="0004764B">
          <w:rPr>
            <w:i/>
            <w:noProof/>
          </w:rPr>
          <w:t xml:space="preserve"> et al.</w:t>
        </w:r>
        <w:r w:rsidR="00035725" w:rsidRPr="0004764B">
          <w:rPr>
            <w:noProof/>
          </w:rPr>
          <w:t xml:space="preserve"> 2013</w:t>
        </w:r>
      </w:hyperlink>
      <w:r w:rsidRPr="0004764B">
        <w:rPr>
          <w:noProof/>
        </w:rPr>
        <w:t>)</w:t>
      </w:r>
      <w:r w:rsidRPr="0004764B">
        <w:fldChar w:fldCharType="end"/>
      </w:r>
      <w:r w:rsidRPr="0004764B">
        <w:t xml:space="preserve">. Typically, the </w:t>
      </w:r>
      <w:proofErr w:type="spellStart"/>
      <w:r w:rsidRPr="0004764B">
        <w:t>hnRNP</w:t>
      </w:r>
      <w:proofErr w:type="spellEnd"/>
      <w:r w:rsidRPr="0004764B">
        <w:t xml:space="preserve"> family are involved in mRNA processing within the nucleus for translational control, mRNA stabili</w:t>
      </w:r>
      <w:r w:rsidR="00C26E2A">
        <w:t>ty and subcellular localisation. Y</w:t>
      </w:r>
      <w:r w:rsidRPr="0004764B">
        <w:t>et</w:t>
      </w:r>
      <w:r w:rsidR="00C26E2A">
        <w:t>,</w:t>
      </w:r>
      <w:r w:rsidRPr="0004764B">
        <w:t xml:space="preserve"> this is the first reported case of EV/multivesicular body localisation occurring from this mechanism and one of the first reports of its ability to bind to miRNAs </w: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 </w:instrTex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EN.CITE.DATA </w:instrText>
      </w:r>
      <w:r w:rsidRPr="0004764B">
        <w:fldChar w:fldCharType="end"/>
      </w:r>
      <w:r w:rsidRPr="0004764B">
        <w:fldChar w:fldCharType="separate"/>
      </w:r>
      <w:r w:rsidRPr="0004764B">
        <w:rPr>
          <w:noProof/>
        </w:rPr>
        <w:t>(</w:t>
      </w:r>
      <w:hyperlink w:anchor="_ENREF_50" w:tooltip="Mili, 2001 #189" w:history="1">
        <w:r w:rsidR="00035725" w:rsidRPr="0004764B">
          <w:rPr>
            <w:noProof/>
          </w:rPr>
          <w:t>Mili</w:t>
        </w:r>
        <w:r w:rsidR="00035725" w:rsidRPr="0004764B">
          <w:rPr>
            <w:i/>
            <w:noProof/>
          </w:rPr>
          <w:t xml:space="preserve"> et al.</w:t>
        </w:r>
        <w:r w:rsidR="00035725" w:rsidRPr="0004764B">
          <w:rPr>
            <w:noProof/>
          </w:rPr>
          <w:t xml:space="preserve"> 2001</w:t>
        </w:r>
      </w:hyperlink>
      <w:r w:rsidRPr="0004764B">
        <w:rPr>
          <w:noProof/>
        </w:rPr>
        <w:t xml:space="preserve">; </w:t>
      </w:r>
      <w:hyperlink w:anchor="_ENREF_14" w:tooltip="Dreyfuss, 2002 #188" w:history="1">
        <w:r w:rsidR="00035725" w:rsidRPr="0004764B">
          <w:rPr>
            <w:noProof/>
          </w:rPr>
          <w:t>Dreyfuss</w:t>
        </w:r>
        <w:r w:rsidR="00035725" w:rsidRPr="0004764B">
          <w:rPr>
            <w:i/>
            <w:noProof/>
          </w:rPr>
          <w:t xml:space="preserve"> et al.</w:t>
        </w:r>
        <w:r w:rsidR="00035725" w:rsidRPr="0004764B">
          <w:rPr>
            <w:noProof/>
          </w:rPr>
          <w:t xml:space="preserve"> 2002</w:t>
        </w:r>
      </w:hyperlink>
      <w:r w:rsidRPr="0004764B">
        <w:rPr>
          <w:noProof/>
        </w:rPr>
        <w:t>)</w:t>
      </w:r>
      <w:r w:rsidRPr="0004764B">
        <w:fldChar w:fldCharType="end"/>
      </w:r>
      <w:r w:rsidRPr="0004764B">
        <w:t xml:space="preserve">. Further questions arise due to this finding, such as the use of other </w:t>
      </w:r>
      <w:proofErr w:type="spellStart"/>
      <w:r w:rsidRPr="0004764B">
        <w:t>hnRNP</w:t>
      </w:r>
      <w:proofErr w:type="spellEnd"/>
      <w:r w:rsidRPr="0004764B">
        <w:t xml:space="preserve"> proteins for miRNA subcellular localization, how </w:t>
      </w:r>
      <w:proofErr w:type="spellStart"/>
      <w:r w:rsidRPr="0004764B">
        <w:t>hnRNPs</w:t>
      </w:r>
      <w:proofErr w:type="spellEnd"/>
      <w:r w:rsidRPr="0004764B">
        <w:t xml:space="preserve"> are targeted to the EVs and whether this protein family could be responsible for miRNA EV export in other cell types and stimuli. </w:t>
      </w:r>
    </w:p>
    <w:p w14:paraId="786B9681" w14:textId="0D5F6180" w:rsidR="002862C5" w:rsidRPr="0004764B" w:rsidRDefault="00580FC3" w:rsidP="00E146DB">
      <w:pPr>
        <w:pStyle w:val="Default"/>
        <w:spacing w:line="480" w:lineRule="auto"/>
        <w:ind w:firstLine="142"/>
        <w:rPr>
          <w:b/>
          <w:color w:val="auto"/>
        </w:rPr>
      </w:pPr>
      <w:bookmarkStart w:id="6" w:name="_Toc464400700"/>
      <w:r w:rsidRPr="0004764B">
        <w:rPr>
          <w:rStyle w:val="Heading2Char"/>
          <w:rFonts w:ascii="Times New Roman" w:hAnsi="Times New Roman" w:cs="Times New Roman"/>
        </w:rPr>
        <w:lastRenderedPageBreak/>
        <w:t>Hypothesis and Aims:</w:t>
      </w:r>
      <w:bookmarkEnd w:id="6"/>
      <w:r w:rsidRPr="0004764B">
        <w:rPr>
          <w:b/>
          <w:color w:val="auto"/>
        </w:rPr>
        <w:t xml:space="preserve"> </w:t>
      </w:r>
    </w:p>
    <w:p w14:paraId="4BA6F60D" w14:textId="00DCE210" w:rsidR="00580FC3" w:rsidRPr="0004764B" w:rsidRDefault="006B0438" w:rsidP="006B0438">
      <w:pPr>
        <w:spacing w:line="480" w:lineRule="auto"/>
        <w:rPr>
          <w:rFonts w:ascii="Times New Roman" w:hAnsi="Times New Roman" w:cs="Times New Roman"/>
          <w:sz w:val="24"/>
          <w:szCs w:val="24"/>
        </w:rPr>
      </w:pPr>
      <w:r w:rsidRPr="0004764B">
        <w:rPr>
          <w:rFonts w:ascii="Times New Roman" w:hAnsi="Times New Roman" w:cs="Times New Roman"/>
          <w:sz w:val="24"/>
          <w:szCs w:val="24"/>
        </w:rPr>
        <w:t>Based on the above, we hypothesised that c</w:t>
      </w:r>
      <w:r w:rsidR="002862C5" w:rsidRPr="0004764B">
        <w:rPr>
          <w:rFonts w:ascii="Times New Roman" w:hAnsi="Times New Roman" w:cs="Times New Roman"/>
          <w:sz w:val="24"/>
          <w:szCs w:val="24"/>
        </w:rPr>
        <w:t xml:space="preserve">avin-1 </w:t>
      </w:r>
      <w:r w:rsidR="00E146DB" w:rsidRPr="0004764B">
        <w:rPr>
          <w:rFonts w:ascii="Times New Roman" w:hAnsi="Times New Roman" w:cs="Times New Roman"/>
          <w:sz w:val="24"/>
          <w:szCs w:val="24"/>
        </w:rPr>
        <w:t xml:space="preserve">expressed in PC3 cells </w:t>
      </w:r>
      <w:r w:rsidR="002862C5" w:rsidRPr="0004764B">
        <w:rPr>
          <w:rFonts w:ascii="Times New Roman" w:hAnsi="Times New Roman" w:cs="Times New Roman"/>
          <w:sz w:val="24"/>
          <w:szCs w:val="24"/>
        </w:rPr>
        <w:t>attenuates the EV export of oncogenic miR-148a by modulating export of RNA-binding proteins</w:t>
      </w:r>
      <w:r w:rsidR="00043118">
        <w:rPr>
          <w:rFonts w:ascii="Times New Roman" w:hAnsi="Times New Roman" w:cs="Times New Roman"/>
          <w:sz w:val="24"/>
          <w:szCs w:val="24"/>
        </w:rPr>
        <w:t xml:space="preserve"> (Fig.2)</w:t>
      </w:r>
      <w:r w:rsidR="002862C5" w:rsidRPr="0004764B">
        <w:rPr>
          <w:rFonts w:ascii="Times New Roman" w:hAnsi="Times New Roman" w:cs="Times New Roman"/>
          <w:sz w:val="24"/>
          <w:szCs w:val="24"/>
        </w:rPr>
        <w:t xml:space="preserve">, similar to </w:t>
      </w:r>
      <w:r w:rsidR="00B842A0" w:rsidRPr="0004764B">
        <w:rPr>
          <w:rFonts w:ascii="Times New Roman" w:hAnsi="Times New Roman" w:cs="Times New Roman"/>
          <w:sz w:val="24"/>
          <w:szCs w:val="24"/>
        </w:rPr>
        <w:t xml:space="preserve">the </w:t>
      </w:r>
      <w:r w:rsidR="002862C5" w:rsidRPr="0004764B">
        <w:rPr>
          <w:rFonts w:ascii="Times New Roman" w:hAnsi="Times New Roman" w:cs="Times New Roman"/>
          <w:sz w:val="24"/>
          <w:szCs w:val="24"/>
        </w:rPr>
        <w:t xml:space="preserve">mechanism identified by </w:t>
      </w:r>
      <w:proofErr w:type="spellStart"/>
      <w:r w:rsidR="002862C5" w:rsidRPr="0004764B">
        <w:rPr>
          <w:rFonts w:ascii="Times New Roman" w:hAnsi="Times New Roman" w:cs="Times New Roman"/>
          <w:sz w:val="24"/>
          <w:szCs w:val="24"/>
        </w:rPr>
        <w:t>Villarroya-Beltri</w:t>
      </w:r>
      <w:proofErr w:type="spellEnd"/>
      <w:r w:rsidR="002862C5" w:rsidRPr="0004764B">
        <w:rPr>
          <w:rFonts w:ascii="Times New Roman" w:hAnsi="Times New Roman" w:cs="Times New Roman"/>
          <w:sz w:val="24"/>
          <w:szCs w:val="24"/>
        </w:rPr>
        <w:t xml:space="preserve"> </w:t>
      </w:r>
      <w:r w:rsidR="002862C5" w:rsidRPr="002B260D">
        <w:rPr>
          <w:rFonts w:ascii="Times New Roman" w:hAnsi="Times New Roman" w:cs="Times New Roman"/>
          <w:i/>
          <w:sz w:val="24"/>
          <w:szCs w:val="24"/>
        </w:rPr>
        <w:t>et al</w:t>
      </w:r>
      <w:r w:rsidR="002862C5" w:rsidRPr="0004764B">
        <w:rPr>
          <w:rFonts w:ascii="Times New Roman" w:hAnsi="Times New Roman" w:cs="Times New Roman"/>
          <w:sz w:val="24"/>
          <w:szCs w:val="24"/>
        </w:rPr>
        <w:t xml:space="preserve"> (2014). Given that RNA-binding proteins select for targets by binding conserved RNA sequences, known as motifs, </w:t>
      </w:r>
      <w:r w:rsidR="002473C5">
        <w:rPr>
          <w:rFonts w:ascii="Times New Roman" w:hAnsi="Times New Roman" w:cs="Times New Roman"/>
          <w:sz w:val="24"/>
          <w:szCs w:val="24"/>
        </w:rPr>
        <w:t xml:space="preserve">we further hypothesize that </w:t>
      </w:r>
      <w:r w:rsidR="002862C5" w:rsidRPr="0004764B">
        <w:rPr>
          <w:rFonts w:ascii="Times New Roman" w:hAnsi="Times New Roman" w:cs="Times New Roman"/>
          <w:sz w:val="24"/>
          <w:szCs w:val="24"/>
        </w:rPr>
        <w:t xml:space="preserve">miR-148a and other RNA targets will share a motif that </w:t>
      </w:r>
      <w:r w:rsidR="002473C5">
        <w:rPr>
          <w:rFonts w:ascii="Times New Roman" w:hAnsi="Times New Roman" w:cs="Times New Roman"/>
          <w:sz w:val="24"/>
          <w:szCs w:val="24"/>
        </w:rPr>
        <w:t xml:space="preserve">enable </w:t>
      </w:r>
      <w:r w:rsidR="002862C5" w:rsidRPr="0004764B">
        <w:rPr>
          <w:rFonts w:ascii="Times New Roman" w:hAnsi="Times New Roman" w:cs="Times New Roman"/>
          <w:sz w:val="24"/>
          <w:szCs w:val="24"/>
        </w:rPr>
        <w:t>their</w:t>
      </w:r>
      <w:r w:rsidR="002473C5">
        <w:rPr>
          <w:rFonts w:ascii="Times New Roman" w:hAnsi="Times New Roman" w:cs="Times New Roman"/>
          <w:sz w:val="24"/>
          <w:szCs w:val="24"/>
        </w:rPr>
        <w:t xml:space="preserve"> selective</w:t>
      </w:r>
      <w:r w:rsidR="002862C5" w:rsidRPr="0004764B">
        <w:rPr>
          <w:rFonts w:ascii="Times New Roman" w:hAnsi="Times New Roman" w:cs="Times New Roman"/>
          <w:sz w:val="24"/>
          <w:szCs w:val="24"/>
        </w:rPr>
        <w:t xml:space="preserve"> export over other microRNAs. </w:t>
      </w:r>
      <w:r w:rsidR="00580FC3" w:rsidRPr="0004764B">
        <w:rPr>
          <w:rFonts w:ascii="Times New Roman" w:hAnsi="Times New Roman" w:cs="Times New Roman"/>
          <w:sz w:val="24"/>
          <w:szCs w:val="24"/>
        </w:rPr>
        <w:t>The following aims were devised to address th</w:t>
      </w:r>
      <w:r w:rsidR="002473C5">
        <w:rPr>
          <w:rFonts w:ascii="Times New Roman" w:hAnsi="Times New Roman" w:cs="Times New Roman"/>
          <w:sz w:val="24"/>
          <w:szCs w:val="24"/>
        </w:rPr>
        <w:t>ese</w:t>
      </w:r>
      <w:r w:rsidR="00580FC3" w:rsidRPr="0004764B">
        <w:rPr>
          <w:rFonts w:ascii="Times New Roman" w:hAnsi="Times New Roman" w:cs="Times New Roman"/>
          <w:sz w:val="24"/>
          <w:szCs w:val="24"/>
        </w:rPr>
        <w:t xml:space="preserve"> hypothes</w:t>
      </w:r>
      <w:r w:rsidR="002473C5">
        <w:rPr>
          <w:rFonts w:ascii="Times New Roman" w:hAnsi="Times New Roman" w:cs="Times New Roman"/>
          <w:sz w:val="24"/>
          <w:szCs w:val="24"/>
        </w:rPr>
        <w:t>e</w:t>
      </w:r>
      <w:r w:rsidR="00580FC3" w:rsidRPr="0004764B">
        <w:rPr>
          <w:rFonts w:ascii="Times New Roman" w:hAnsi="Times New Roman" w:cs="Times New Roman"/>
          <w:sz w:val="24"/>
          <w:szCs w:val="24"/>
        </w:rPr>
        <w:t>s:</w:t>
      </w:r>
      <w:r w:rsidR="00580FC3" w:rsidRPr="0004764B">
        <w:rPr>
          <w:rFonts w:ascii="Times New Roman" w:hAnsi="Times New Roman" w:cs="Times New Roman"/>
        </w:rPr>
        <w:t xml:space="preserve"> </w:t>
      </w:r>
    </w:p>
    <w:p w14:paraId="5F3A4024" w14:textId="0A5F50CA" w:rsidR="00580FC3" w:rsidRPr="0004764B" w:rsidRDefault="00580FC3" w:rsidP="002862C5">
      <w:pPr>
        <w:pStyle w:val="Default"/>
        <w:numPr>
          <w:ilvl w:val="0"/>
          <w:numId w:val="2"/>
        </w:numPr>
        <w:spacing w:line="480" w:lineRule="auto"/>
      </w:pPr>
      <w:r w:rsidRPr="0004764B">
        <w:t xml:space="preserve">Assess the </w:t>
      </w:r>
      <w:r w:rsidR="002473C5">
        <w:t xml:space="preserve">EV </w:t>
      </w:r>
      <w:r w:rsidRPr="0004764B">
        <w:t xml:space="preserve">microRNA species that are modified </w:t>
      </w:r>
      <w:r w:rsidR="00FE7405" w:rsidRPr="0004764B">
        <w:t>by the PC3/cavin-1</w:t>
      </w:r>
      <w:r w:rsidRPr="0004764B">
        <w:t xml:space="preserve"> model</w:t>
      </w:r>
      <w:r w:rsidR="007E0630">
        <w:t>.</w:t>
      </w:r>
    </w:p>
    <w:p w14:paraId="58BB82BD" w14:textId="77777777" w:rsidR="00580FC3" w:rsidRPr="0004764B" w:rsidRDefault="00580FC3" w:rsidP="00580FC3">
      <w:pPr>
        <w:pStyle w:val="Default"/>
        <w:numPr>
          <w:ilvl w:val="0"/>
          <w:numId w:val="2"/>
        </w:numPr>
        <w:spacing w:line="480" w:lineRule="auto"/>
      </w:pPr>
      <w:r w:rsidRPr="0004764B">
        <w:t>Identify candidate export proteins that participate in microRNA EV export.</w:t>
      </w:r>
    </w:p>
    <w:p w14:paraId="2063F3ED" w14:textId="77777777" w:rsidR="001902BA" w:rsidRPr="001902BA" w:rsidRDefault="00580FC3" w:rsidP="0004764B">
      <w:pPr>
        <w:pStyle w:val="Default"/>
        <w:numPr>
          <w:ilvl w:val="0"/>
          <w:numId w:val="2"/>
        </w:numPr>
        <w:spacing w:line="480" w:lineRule="auto"/>
        <w:rPr>
          <w:rStyle w:val="Heading1Char"/>
          <w:rFonts w:ascii="Times New Roman" w:eastAsiaTheme="minorHAnsi" w:hAnsi="Times New Roman" w:cs="Times New Roman"/>
          <w:color w:val="000000"/>
          <w:sz w:val="24"/>
          <w:szCs w:val="24"/>
        </w:rPr>
      </w:pPr>
      <w:r w:rsidRPr="0004764B">
        <w:t xml:space="preserve">Verify the interaction between candidate protein and microRNA by </w:t>
      </w:r>
      <w:r w:rsidRPr="0004764B">
        <w:rPr>
          <w:i/>
        </w:rPr>
        <w:t>in situ</w:t>
      </w:r>
      <w:r w:rsidRPr="0004764B">
        <w:t xml:space="preserve"> and </w:t>
      </w:r>
      <w:r w:rsidRPr="0004764B">
        <w:rPr>
          <w:i/>
        </w:rPr>
        <w:t>ex vivo</w:t>
      </w:r>
      <w:r w:rsidRPr="0004764B">
        <w:t xml:space="preserve"> experimental methods.  </w:t>
      </w:r>
      <w:r w:rsidR="0035527B" w:rsidRPr="00043118">
        <w:rPr>
          <w:rStyle w:val="Heading1Char"/>
          <w:rFonts w:ascii="Times New Roman" w:hAnsi="Times New Roman" w:cs="Times New Roman"/>
          <w:color w:val="FF0000"/>
          <w:sz w:val="36"/>
          <w:szCs w:val="24"/>
        </w:rPr>
        <w:t xml:space="preserve"> </w:t>
      </w:r>
    </w:p>
    <w:p w14:paraId="2C7A7F01" w14:textId="77777777" w:rsidR="001902BA" w:rsidRDefault="001902BA" w:rsidP="001902BA">
      <w:pPr>
        <w:pStyle w:val="Default"/>
        <w:spacing w:line="480" w:lineRule="auto"/>
        <w:rPr>
          <w:rStyle w:val="Heading1Char"/>
          <w:rFonts w:ascii="Times New Roman" w:hAnsi="Times New Roman" w:cs="Times New Roman"/>
          <w:color w:val="FF0000"/>
          <w:sz w:val="36"/>
          <w:szCs w:val="24"/>
        </w:rPr>
      </w:pPr>
    </w:p>
    <w:p w14:paraId="75FE3EC1" w14:textId="77777777" w:rsidR="001902BA" w:rsidRDefault="001902BA" w:rsidP="001902BA">
      <w:pPr>
        <w:pStyle w:val="Default"/>
        <w:spacing w:line="480" w:lineRule="auto"/>
        <w:rPr>
          <w:rStyle w:val="Heading1Char"/>
          <w:rFonts w:ascii="Times New Roman" w:hAnsi="Times New Roman" w:cs="Times New Roman"/>
          <w:sz w:val="28"/>
          <w:szCs w:val="24"/>
        </w:rPr>
        <w:sectPr w:rsidR="001902BA" w:rsidSect="001C7F4E">
          <w:pgSz w:w="11906" w:h="16838"/>
          <w:pgMar w:top="1135" w:right="1440" w:bottom="1440" w:left="1440" w:header="708" w:footer="423" w:gutter="0"/>
          <w:cols w:space="708"/>
          <w:docGrid w:linePitch="360"/>
        </w:sectPr>
      </w:pPr>
    </w:p>
    <w:p w14:paraId="201F48F8" w14:textId="77777777" w:rsidR="006A2E4E" w:rsidRDefault="006A2E4E" w:rsidP="006A2E4E">
      <w:pPr>
        <w:pStyle w:val="Default"/>
        <w:spacing w:line="480" w:lineRule="auto"/>
        <w:rPr>
          <w:rStyle w:val="Heading1Char"/>
          <w:rFonts w:ascii="Times New Roman" w:hAnsi="Times New Roman" w:cs="Times New Roman"/>
          <w:sz w:val="28"/>
          <w:szCs w:val="24"/>
        </w:rPr>
      </w:pPr>
    </w:p>
    <w:p w14:paraId="6FC365BC" w14:textId="77777777" w:rsidR="006A2E4E" w:rsidRDefault="006A2E4E" w:rsidP="00636DA8">
      <w:pPr>
        <w:pStyle w:val="Default"/>
        <w:spacing w:line="480" w:lineRule="auto"/>
        <w:rPr>
          <w:rStyle w:val="Heading1Char"/>
          <w:rFonts w:ascii="Times New Roman" w:hAnsi="Times New Roman" w:cs="Times New Roman"/>
          <w:sz w:val="28"/>
          <w:szCs w:val="24"/>
        </w:rPr>
      </w:pPr>
    </w:p>
    <w:p w14:paraId="503882E1" w14:textId="2EE5B8DA" w:rsidR="001902BA" w:rsidRDefault="00636DA8" w:rsidP="001902BA">
      <w:pPr>
        <w:pStyle w:val="Default"/>
        <w:spacing w:line="480" w:lineRule="auto"/>
        <w:jc w:val="center"/>
        <w:rPr>
          <w:rStyle w:val="Heading1Char"/>
          <w:rFonts w:ascii="Times New Roman" w:hAnsi="Times New Roman" w:cs="Times New Roman"/>
          <w:sz w:val="28"/>
          <w:szCs w:val="24"/>
        </w:rPr>
      </w:pPr>
      <w:r>
        <w:rPr>
          <w:noProof/>
          <w:lang w:eastAsia="en-AU"/>
        </w:rPr>
        <w:drawing>
          <wp:inline distT="0" distB="0" distL="0" distR="0" wp14:anchorId="3DF161AE" wp14:editId="6505F44F">
            <wp:extent cx="4804012" cy="48040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0607" cy="4820607"/>
                    </a:xfrm>
                    <a:prstGeom prst="rect">
                      <a:avLst/>
                    </a:prstGeom>
                  </pic:spPr>
                </pic:pic>
              </a:graphicData>
            </a:graphic>
          </wp:inline>
        </w:drawing>
      </w:r>
    </w:p>
    <w:p w14:paraId="3622C2AD" w14:textId="77777777" w:rsidR="006A2E4E" w:rsidRDefault="006A2E4E" w:rsidP="001902BA">
      <w:pPr>
        <w:spacing w:line="360" w:lineRule="auto"/>
        <w:rPr>
          <w:rFonts w:ascii="Times New Roman" w:hAnsi="Times New Roman" w:cs="Times New Roman"/>
          <w:b/>
          <w:sz w:val="24"/>
          <w:szCs w:val="24"/>
        </w:rPr>
      </w:pPr>
    </w:p>
    <w:p w14:paraId="50084270" w14:textId="6E93378B" w:rsidR="001902BA" w:rsidRPr="006A2E4E" w:rsidRDefault="001902BA" w:rsidP="006A2E4E">
      <w:pPr>
        <w:spacing w:line="360" w:lineRule="auto"/>
        <w:rPr>
          <w:rStyle w:val="Heading1Char"/>
          <w:rFonts w:ascii="Times New Roman" w:eastAsiaTheme="minorHAnsi" w:hAnsi="Times New Roman" w:cs="Times New Roman"/>
          <w:color w:val="auto"/>
          <w:sz w:val="24"/>
          <w:szCs w:val="24"/>
        </w:rPr>
      </w:pPr>
      <w:r w:rsidRPr="001902BA">
        <w:rPr>
          <w:rFonts w:ascii="Times New Roman" w:hAnsi="Times New Roman" w:cs="Times New Roman"/>
          <w:b/>
          <w:sz w:val="24"/>
          <w:szCs w:val="24"/>
        </w:rPr>
        <w:t>Figure 2</w:t>
      </w:r>
      <w:r w:rsidRPr="001902BA">
        <w:rPr>
          <w:rFonts w:ascii="Times New Roman" w:hAnsi="Times New Roman" w:cs="Times New Roman"/>
          <w:sz w:val="24"/>
          <w:szCs w:val="24"/>
        </w:rPr>
        <w:t xml:space="preserve">: </w:t>
      </w:r>
      <w:r w:rsidRPr="001902BA">
        <w:rPr>
          <w:rFonts w:ascii="Times New Roman" w:hAnsi="Times New Roman" w:cs="Times New Roman"/>
          <w:i/>
          <w:sz w:val="24"/>
          <w:szCs w:val="24"/>
        </w:rPr>
        <w:t>Diagrammatic representation of the proposed miRNA export mechanism mediated by cavin-1 expression in PC3 cells.</w:t>
      </w:r>
      <w:r w:rsidR="006A2E4E">
        <w:rPr>
          <w:rFonts w:ascii="Times New Roman" w:hAnsi="Times New Roman" w:cs="Times New Roman"/>
          <w:i/>
          <w:sz w:val="24"/>
          <w:szCs w:val="24"/>
        </w:rPr>
        <w:t xml:space="preserve"> </w:t>
      </w:r>
      <w:r w:rsidR="006A2E4E">
        <w:rPr>
          <w:rFonts w:ascii="Times New Roman" w:hAnsi="Times New Roman" w:cs="Times New Roman"/>
          <w:sz w:val="24"/>
          <w:szCs w:val="24"/>
        </w:rPr>
        <w:t xml:space="preserve">It is hypothesised that RNA-binding proteins involved with the miRNA export mechanism are exported in the PC3-derived EVs. However, ectopic expression of cavin-1 to these cells will reduce the export of RNA-binding proteins and therefore miRNA export. All miRNAs manipulated by this mechanism and the proteins that mediate this process is currently unknown.   </w:t>
      </w:r>
      <w:r w:rsidR="0004764B" w:rsidRPr="001902BA">
        <w:rPr>
          <w:rFonts w:ascii="Times New Roman" w:hAnsi="Times New Roman" w:cs="Times New Roman"/>
          <w:sz w:val="24"/>
          <w:szCs w:val="24"/>
        </w:rPr>
        <w:br w:type="page"/>
      </w:r>
    </w:p>
    <w:p w14:paraId="62553CFF" w14:textId="602ADCAF" w:rsidR="00D269F5" w:rsidRPr="0004764B" w:rsidRDefault="00D269F5" w:rsidP="00417F29">
      <w:pPr>
        <w:pStyle w:val="Heading1"/>
        <w:rPr>
          <w:sz w:val="24"/>
        </w:rPr>
      </w:pPr>
      <w:bookmarkStart w:id="7" w:name="_Toc464400701"/>
      <w:r w:rsidRPr="0004764B">
        <w:rPr>
          <w:rStyle w:val="Heading1Char"/>
          <w:rFonts w:ascii="Times New Roman" w:hAnsi="Times New Roman" w:cs="Times New Roman"/>
          <w:sz w:val="28"/>
          <w:szCs w:val="24"/>
        </w:rPr>
        <w:lastRenderedPageBreak/>
        <w:t>Methods and Materials</w:t>
      </w:r>
      <w:r w:rsidRPr="0004764B">
        <w:rPr>
          <w:rStyle w:val="Heading1Char"/>
          <w:rFonts w:ascii="Times New Roman" w:hAnsi="Times New Roman" w:cs="Times New Roman"/>
          <w:sz w:val="24"/>
          <w:szCs w:val="24"/>
        </w:rPr>
        <w:t>:</w:t>
      </w:r>
      <w:bookmarkEnd w:id="7"/>
      <w:r w:rsidRPr="0004764B">
        <w:rPr>
          <w:sz w:val="24"/>
          <w:lang w:val="en-US"/>
        </w:rPr>
        <w:t xml:space="preserve"> </w:t>
      </w:r>
    </w:p>
    <w:p w14:paraId="7B11F0C7"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8" w:name="_Toc464400702"/>
      <w:r w:rsidRPr="0004764B">
        <w:rPr>
          <w:rFonts w:ascii="Times New Roman" w:hAnsi="Times New Roman" w:cs="Times New Roman"/>
          <w:sz w:val="24"/>
          <w:szCs w:val="24"/>
          <w:lang w:val="en-US"/>
        </w:rPr>
        <w:t>Reagents:</w:t>
      </w:r>
      <w:bookmarkEnd w:id="8"/>
      <w:r w:rsidRPr="0004764B">
        <w:rPr>
          <w:rFonts w:ascii="Times New Roman" w:hAnsi="Times New Roman" w:cs="Times New Roman"/>
          <w:sz w:val="24"/>
          <w:szCs w:val="24"/>
          <w:lang w:val="en-US"/>
        </w:rPr>
        <w:t xml:space="preserve"> </w:t>
      </w:r>
    </w:p>
    <w:p w14:paraId="7A4F02F1" w14:textId="36DC5961"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Trypsin-EDTA (</w:t>
      </w:r>
      <w:proofErr w:type="spellStart"/>
      <w:r w:rsidRPr="0004764B">
        <w:rPr>
          <w:rFonts w:ascii="Times New Roman" w:hAnsi="Times New Roman" w:cs="Times New Roman"/>
          <w:sz w:val="24"/>
          <w:szCs w:val="24"/>
          <w:lang w:val="en-US"/>
        </w:rPr>
        <w:t>Gibco</w:t>
      </w:r>
      <w:proofErr w:type="spellEnd"/>
      <w:r w:rsidRPr="0004764B">
        <w:rPr>
          <w:rFonts w:ascii="Times New Roman" w:hAnsi="Times New Roman" w:cs="Times New Roman"/>
          <w:sz w:val="24"/>
          <w:szCs w:val="24"/>
          <w:lang w:val="en-US"/>
        </w:rPr>
        <w:t>), Roswell Park Memorial Institute (RPMI) 1640 media</w:t>
      </w:r>
      <w:r w:rsidR="00712621">
        <w:rPr>
          <w:rFonts w:ascii="Times New Roman" w:hAnsi="Times New Roman" w:cs="Times New Roman"/>
          <w:sz w:val="24"/>
          <w:szCs w:val="24"/>
          <w:lang w:val="en-US"/>
        </w:rPr>
        <w:t xml:space="preserve"> (Sigma)</w:t>
      </w:r>
      <w:r w:rsidRPr="0004764B">
        <w:rPr>
          <w:rFonts w:ascii="Times New Roman" w:hAnsi="Times New Roman" w:cs="Times New Roman"/>
          <w:sz w:val="24"/>
          <w:szCs w:val="24"/>
          <w:lang w:val="en-US"/>
        </w:rPr>
        <w:t>, Fetal Bovine Serum (FBS) (</w:t>
      </w:r>
      <w:proofErr w:type="spellStart"/>
      <w:r w:rsidRPr="0004764B">
        <w:rPr>
          <w:rFonts w:ascii="Times New Roman" w:hAnsi="Times New Roman" w:cs="Times New Roman"/>
          <w:sz w:val="24"/>
          <w:szCs w:val="24"/>
          <w:lang w:val="en-US"/>
        </w:rPr>
        <w:t>Bovogen</w:t>
      </w:r>
      <w:proofErr w:type="spellEnd"/>
      <w:r w:rsidRPr="0004764B">
        <w:rPr>
          <w:rFonts w:ascii="Times New Roman" w:hAnsi="Times New Roman" w:cs="Times New Roman"/>
          <w:sz w:val="24"/>
          <w:szCs w:val="24"/>
          <w:lang w:val="en-US"/>
        </w:rPr>
        <w:t>), Phosphate Buffered Saline (PBS) (</w:t>
      </w:r>
      <w:proofErr w:type="spellStart"/>
      <w:r w:rsidRPr="0004764B">
        <w:rPr>
          <w:rFonts w:ascii="Times New Roman" w:hAnsi="Times New Roman" w:cs="Times New Roman"/>
          <w:sz w:val="24"/>
          <w:szCs w:val="24"/>
          <w:lang w:val="en-US"/>
        </w:rPr>
        <w:t>Amresco</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Inc</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Geneticin</w:t>
      </w:r>
      <w:proofErr w:type="spellEnd"/>
      <w:r w:rsidRPr="0004764B">
        <w:rPr>
          <w:rFonts w:ascii="Times New Roman" w:hAnsi="Times New Roman" w:cs="Times New Roman"/>
          <w:sz w:val="24"/>
          <w:szCs w:val="24"/>
          <w:lang w:val="en-US"/>
        </w:rPr>
        <w:t xml:space="preserve"> G418 Antibiotic (Invitrogen). </w:t>
      </w:r>
      <w:r w:rsidR="001E3BB8">
        <w:rPr>
          <w:rFonts w:ascii="Times New Roman" w:hAnsi="Times New Roman" w:cs="Times New Roman"/>
          <w:sz w:val="24"/>
          <w:szCs w:val="24"/>
          <w:lang w:val="en-US"/>
        </w:rPr>
        <w:t>Antibodies used: rabbit anti-</w:t>
      </w:r>
      <w:proofErr w:type="spellStart"/>
      <w:r w:rsidR="001E3BB8">
        <w:rPr>
          <w:rFonts w:ascii="Times New Roman" w:hAnsi="Times New Roman" w:cs="Times New Roman"/>
          <w:sz w:val="24"/>
          <w:szCs w:val="24"/>
          <w:lang w:val="en-US"/>
        </w:rPr>
        <w:t>hnRNP</w:t>
      </w:r>
      <w:proofErr w:type="spellEnd"/>
      <w:r w:rsidR="001E3BB8">
        <w:rPr>
          <w:rFonts w:ascii="Times New Roman" w:hAnsi="Times New Roman" w:cs="Times New Roman"/>
          <w:sz w:val="24"/>
          <w:szCs w:val="24"/>
          <w:lang w:val="en-US"/>
        </w:rPr>
        <w:t xml:space="preserve"> K (</w:t>
      </w:r>
      <w:r w:rsidR="00A133CD">
        <w:rPr>
          <w:rFonts w:ascii="Times New Roman" w:hAnsi="Times New Roman" w:cs="Times New Roman"/>
          <w:sz w:val="24"/>
          <w:szCs w:val="24"/>
          <w:lang w:val="en-US"/>
        </w:rPr>
        <w:t>CST</w:t>
      </w:r>
      <w:r w:rsidR="001E3BB8">
        <w:rPr>
          <w:rFonts w:ascii="Times New Roman" w:hAnsi="Times New Roman" w:cs="Times New Roman"/>
          <w:sz w:val="24"/>
          <w:szCs w:val="24"/>
          <w:lang w:val="en-US"/>
        </w:rPr>
        <w:t>), mouse anti-</w:t>
      </w:r>
      <w:proofErr w:type="spellStart"/>
      <w:r w:rsidR="001E3BB8">
        <w:rPr>
          <w:rFonts w:ascii="Times New Roman" w:hAnsi="Times New Roman" w:cs="Times New Roman"/>
          <w:sz w:val="24"/>
          <w:szCs w:val="24"/>
          <w:lang w:val="en-US"/>
        </w:rPr>
        <w:t>hnRNPK</w:t>
      </w:r>
      <w:proofErr w:type="spellEnd"/>
      <w:r w:rsidR="001E3BB8">
        <w:rPr>
          <w:rFonts w:ascii="Times New Roman" w:hAnsi="Times New Roman" w:cs="Times New Roman"/>
          <w:sz w:val="24"/>
          <w:szCs w:val="24"/>
          <w:lang w:val="en-US"/>
        </w:rPr>
        <w:t xml:space="preserve"> (</w:t>
      </w:r>
      <w:proofErr w:type="spellStart"/>
      <w:r w:rsidR="001E3BB8">
        <w:rPr>
          <w:rFonts w:ascii="Times New Roman" w:hAnsi="Times New Roman" w:cs="Times New Roman"/>
          <w:sz w:val="24"/>
          <w:szCs w:val="24"/>
          <w:lang w:val="en-US"/>
        </w:rPr>
        <w:t>Abcam</w:t>
      </w:r>
      <w:proofErr w:type="spellEnd"/>
      <w:r w:rsidR="001E3BB8">
        <w:rPr>
          <w:rFonts w:ascii="Times New Roman" w:hAnsi="Times New Roman" w:cs="Times New Roman"/>
          <w:sz w:val="24"/>
          <w:szCs w:val="24"/>
          <w:lang w:val="en-US"/>
        </w:rPr>
        <w:t>), rabbit anti-CD9 (), rabbit anti-ERp44 ()</w:t>
      </w:r>
      <w:r w:rsidR="00417F29">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 xml:space="preserve">normal rabbit IgG (CST), </w:t>
      </w:r>
      <w:r w:rsidR="00417F29">
        <w:rPr>
          <w:rFonts w:ascii="Times New Roman" w:hAnsi="Times New Roman" w:cs="Times New Roman"/>
          <w:sz w:val="24"/>
          <w:szCs w:val="24"/>
          <w:lang w:val="en-US"/>
        </w:rPr>
        <w:t>anti-mouse AlexaFluor568 and anti-rabbit AlexaFluor674 (</w:t>
      </w:r>
      <w:proofErr w:type="spellStart"/>
      <w:r w:rsidR="00417F29">
        <w:rPr>
          <w:rFonts w:ascii="Times New Roman" w:hAnsi="Times New Roman" w:cs="Times New Roman"/>
          <w:sz w:val="24"/>
          <w:szCs w:val="24"/>
          <w:lang w:val="en-US"/>
        </w:rPr>
        <w:t>ThermoFisher</w:t>
      </w:r>
      <w:proofErr w:type="spellEnd"/>
      <w:r w:rsidR="00417F29">
        <w:rPr>
          <w:rFonts w:ascii="Times New Roman" w:hAnsi="Times New Roman" w:cs="Times New Roman"/>
          <w:sz w:val="24"/>
          <w:szCs w:val="24"/>
          <w:lang w:val="en-US"/>
        </w:rPr>
        <w:t xml:space="preserve">). All antibody dilutions used were per the manufactures’ suggestion. </w:t>
      </w:r>
    </w:p>
    <w:p w14:paraId="4430D31C"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9" w:name="_Toc464400703"/>
      <w:r w:rsidRPr="0004764B">
        <w:rPr>
          <w:rFonts w:ascii="Times New Roman" w:hAnsi="Times New Roman" w:cs="Times New Roman"/>
          <w:sz w:val="24"/>
          <w:szCs w:val="24"/>
          <w:lang w:val="en-US"/>
        </w:rPr>
        <w:t>Cell culture:</w:t>
      </w:r>
      <w:bookmarkEnd w:id="9"/>
      <w:r w:rsidRPr="0004764B">
        <w:rPr>
          <w:rFonts w:ascii="Times New Roman" w:hAnsi="Times New Roman" w:cs="Times New Roman"/>
          <w:sz w:val="24"/>
          <w:szCs w:val="24"/>
          <w:lang w:val="en-US"/>
        </w:rPr>
        <w:t xml:space="preserve"> </w:t>
      </w:r>
    </w:p>
    <w:p w14:paraId="201FA0E1" w14:textId="7E5E4775"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generated PC3 cell lines containing GFP or GFP tagged cavin-1</w:t>
      </w:r>
      <w:r w:rsidR="007045E6">
        <w:rPr>
          <w:rFonts w:ascii="Times New Roman" w:hAnsi="Times New Roman" w:cs="Times New Roman"/>
          <w:sz w:val="24"/>
          <w:szCs w:val="24"/>
          <w:lang w:val="en-US"/>
        </w:rPr>
        <w:t xml:space="preserve"> (referred to as PC3-cavin-1)</w:t>
      </w:r>
      <w:r w:rsidR="002473C5">
        <w:rPr>
          <w:rFonts w:ascii="Times New Roman" w:hAnsi="Times New Roman" w:cs="Times New Roman"/>
          <w:sz w:val="24"/>
          <w:szCs w:val="24"/>
          <w:lang w:val="en-US"/>
        </w:rPr>
        <w:t xml:space="preserve"> </w:t>
      </w:r>
      <w:r w:rsidR="002473C5" w:rsidRPr="0004764B">
        <w:rPr>
          <w:rFonts w:ascii="Times New Roman" w:hAnsi="Times New Roman" w:cs="Times New Roman"/>
          <w:sz w:val="24"/>
          <w:szCs w:val="24"/>
          <w:lang w:val="en-US"/>
        </w:rPr>
        <w:t>were cultured in 5% FBS/RPMI1640 media in a 5% CO</w:t>
      </w:r>
      <w:r w:rsidR="002473C5" w:rsidRPr="0004764B">
        <w:rPr>
          <w:rFonts w:ascii="Times New Roman" w:hAnsi="Times New Roman" w:cs="Times New Roman"/>
          <w:sz w:val="24"/>
          <w:szCs w:val="24"/>
          <w:vertAlign w:val="subscript"/>
          <w:lang w:val="en-US"/>
        </w:rPr>
        <w:t>2</w:t>
      </w:r>
      <w:r w:rsidR="002473C5" w:rsidRPr="0004764B">
        <w:rPr>
          <w:rFonts w:ascii="Times New Roman" w:hAnsi="Times New Roman" w:cs="Times New Roman"/>
          <w:sz w:val="24"/>
          <w:szCs w:val="24"/>
          <w:lang w:val="en-US"/>
        </w:rPr>
        <w:t xml:space="preserve"> incubator set to 37°C</w:t>
      </w:r>
      <w:r w:rsidR="002473C5">
        <w:rPr>
          <w:rFonts w:ascii="Times New Roman" w:hAnsi="Times New Roman" w:cs="Times New Roman"/>
          <w:sz w:val="24"/>
          <w:szCs w:val="24"/>
          <w:lang w:val="en-US"/>
        </w:rPr>
        <w:t xml:space="preserve">. Ectopic gene expression levels </w:t>
      </w:r>
      <w:r w:rsidRPr="0004764B">
        <w:rPr>
          <w:rFonts w:ascii="Times New Roman" w:hAnsi="Times New Roman" w:cs="Times New Roman"/>
          <w:sz w:val="24"/>
          <w:szCs w:val="24"/>
          <w:lang w:val="en-US"/>
        </w:rPr>
        <w:t xml:space="preserve">were </w:t>
      </w:r>
      <w:r w:rsidR="002473C5">
        <w:rPr>
          <w:rFonts w:ascii="Times New Roman" w:hAnsi="Times New Roman" w:cs="Times New Roman"/>
          <w:sz w:val="24"/>
          <w:szCs w:val="24"/>
          <w:lang w:val="en-US"/>
        </w:rPr>
        <w:t xml:space="preserve">confirmed by </w:t>
      </w:r>
      <w:r w:rsidRPr="0004764B">
        <w:rPr>
          <w:rFonts w:ascii="Times New Roman" w:hAnsi="Times New Roman" w:cs="Times New Roman"/>
          <w:sz w:val="24"/>
          <w:szCs w:val="24"/>
          <w:lang w:val="en-US"/>
        </w:rPr>
        <w:t>immunoblotting for GFP</w:t>
      </w:r>
      <w:r w:rsidR="00043118">
        <w:rPr>
          <w:rFonts w:ascii="Times New Roman" w:hAnsi="Times New Roman" w:cs="Times New Roman"/>
          <w:sz w:val="24"/>
          <w:szCs w:val="24"/>
          <w:lang w:val="en-US"/>
        </w:rPr>
        <w:t xml:space="preserve"> (not shown)</w:t>
      </w:r>
      <w:r w:rsidRPr="0004764B">
        <w:rPr>
          <w:rFonts w:ascii="Times New Roman" w:hAnsi="Times New Roman" w:cs="Times New Roman"/>
          <w:sz w:val="24"/>
          <w:szCs w:val="24"/>
          <w:lang w:val="en-US"/>
        </w:rPr>
        <w:t>.</w:t>
      </w:r>
      <w:r w:rsidR="002473C5">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G418 antibiotic drug </w:t>
      </w:r>
      <w:r w:rsidR="002473C5">
        <w:rPr>
          <w:rFonts w:ascii="Times New Roman" w:hAnsi="Times New Roman" w:cs="Times New Roman"/>
          <w:sz w:val="24"/>
          <w:szCs w:val="24"/>
          <w:lang w:val="en-US"/>
        </w:rPr>
        <w:t xml:space="preserve">(0.1 mg/ml) </w:t>
      </w:r>
      <w:r w:rsidRPr="0004764B">
        <w:rPr>
          <w:rFonts w:ascii="Times New Roman" w:hAnsi="Times New Roman" w:cs="Times New Roman"/>
          <w:sz w:val="24"/>
          <w:szCs w:val="24"/>
          <w:lang w:val="en-US"/>
        </w:rPr>
        <w:t xml:space="preserve">was added to these cultured cells to select for GFP expressing cells. </w:t>
      </w:r>
    </w:p>
    <w:p w14:paraId="786BAB0E"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0" w:name="_Toc464400704"/>
      <w:r w:rsidRPr="0004764B">
        <w:rPr>
          <w:rFonts w:ascii="Times New Roman" w:hAnsi="Times New Roman" w:cs="Times New Roman"/>
          <w:sz w:val="24"/>
          <w:szCs w:val="24"/>
          <w:lang w:val="en-US"/>
        </w:rPr>
        <w:t>Differential miRNA expression:</w:t>
      </w:r>
      <w:bookmarkEnd w:id="10"/>
      <w:r w:rsidRPr="0004764B">
        <w:rPr>
          <w:rFonts w:ascii="Times New Roman" w:hAnsi="Times New Roman" w:cs="Times New Roman"/>
          <w:sz w:val="24"/>
          <w:szCs w:val="24"/>
          <w:lang w:val="en-US"/>
        </w:rPr>
        <w:t xml:space="preserve"> </w:t>
      </w:r>
    </w:p>
    <w:p w14:paraId="558E37B0" w14:textId="72F2E55B" w:rsidR="00D269F5" w:rsidRPr="0004764B" w:rsidRDefault="00676FB6"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results from a previously conducted 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experiment, prepared by Jayde </w:t>
      </w:r>
      <w:proofErr w:type="spellStart"/>
      <w:r>
        <w:rPr>
          <w:rFonts w:ascii="Times New Roman" w:hAnsi="Times New Roman" w:cs="Times New Roman"/>
          <w:sz w:val="24"/>
          <w:szCs w:val="24"/>
          <w:lang w:val="en-US"/>
        </w:rPr>
        <w:t>Ruelcke</w:t>
      </w:r>
      <w:proofErr w:type="spellEnd"/>
      <w:r>
        <w:rPr>
          <w:rFonts w:ascii="Times New Roman" w:hAnsi="Times New Roman" w:cs="Times New Roman"/>
          <w:sz w:val="24"/>
          <w:szCs w:val="24"/>
          <w:lang w:val="en-US"/>
        </w:rPr>
        <w:t xml:space="preserve"> (Hill lab) and conducted by Nicole </w:t>
      </w:r>
      <w:proofErr w:type="spellStart"/>
      <w:r>
        <w:rPr>
          <w:rFonts w:ascii="Times New Roman" w:hAnsi="Times New Roman" w:cs="Times New Roman"/>
          <w:sz w:val="24"/>
          <w:szCs w:val="24"/>
          <w:lang w:val="en-US"/>
        </w:rPr>
        <w:t>Cloonan</w:t>
      </w:r>
      <w:proofErr w:type="spellEnd"/>
      <w:r>
        <w:rPr>
          <w:rFonts w:ascii="Times New Roman" w:hAnsi="Times New Roman" w:cs="Times New Roman"/>
          <w:sz w:val="24"/>
          <w:szCs w:val="24"/>
          <w:lang w:val="en-US"/>
        </w:rPr>
        <w:t xml:space="preserve"> (QIMR), were utilized for this analysis. Briefly, small RNAs were collected from EVs derived from PC3-GFP and PC3-cavin-1 cell lines and the cognate cells, resulting </w:t>
      </w:r>
      <w:r w:rsidR="002F238D">
        <w:rPr>
          <w:rFonts w:ascii="Times New Roman" w:hAnsi="Times New Roman" w:cs="Times New Roman"/>
          <w:sz w:val="24"/>
          <w:szCs w:val="24"/>
          <w:lang w:val="en-US"/>
        </w:rPr>
        <w:t>in 3 biological replicates</w:t>
      </w:r>
      <w:r>
        <w:rPr>
          <w:rFonts w:ascii="Times New Roman" w:hAnsi="Times New Roman" w:cs="Times New Roman"/>
          <w:sz w:val="24"/>
          <w:szCs w:val="24"/>
          <w:lang w:val="en-US"/>
        </w:rPr>
        <w:t xml:space="preserve">. </w:t>
      </w:r>
      <w:r w:rsidR="002F238D">
        <w:rPr>
          <w:rFonts w:ascii="Times New Roman" w:hAnsi="Times New Roman" w:cs="Times New Roman"/>
          <w:sz w:val="24"/>
          <w:szCs w:val="24"/>
          <w:lang w:val="en-US"/>
        </w:rPr>
        <w:t xml:space="preserve">These RNAs were multiplexed, sequenced via </w:t>
      </w:r>
      <w:r w:rsidR="00D269F5" w:rsidRPr="0004764B">
        <w:rPr>
          <w:rFonts w:ascii="Times New Roman" w:hAnsi="Times New Roman" w:cs="Times New Roman"/>
          <w:sz w:val="24"/>
          <w:szCs w:val="24"/>
          <w:lang w:val="en-US"/>
        </w:rPr>
        <w:t>Illumina sequencing, aligned and assessed for raw counts for miRNAs in cell and EVs</w:t>
      </w:r>
      <w:r w:rsidR="002F238D">
        <w:rPr>
          <w:rFonts w:ascii="Times New Roman" w:hAnsi="Times New Roman" w:cs="Times New Roman"/>
          <w:sz w:val="24"/>
          <w:szCs w:val="24"/>
          <w:lang w:val="en-US"/>
        </w:rPr>
        <w:t xml:space="preserve"> (completed by Nicole). Analysis was performed using these raw counts. </w:t>
      </w:r>
      <w:r w:rsidR="00D269F5" w:rsidRPr="0004764B">
        <w:rPr>
          <w:rFonts w:ascii="Times New Roman" w:hAnsi="Times New Roman" w:cs="Times New Roman"/>
          <w:sz w:val="24"/>
          <w:szCs w:val="24"/>
          <w:lang w:val="en-US"/>
        </w:rPr>
        <w:t>An R package, DESeq2, had normalized these counts to fit a negative binomial distribution and excluded microRNA data that possessed low to no counts (≤10 counts) for miRNA species across the triplicates and conditions (GFP and cavin-1), allowing for only relevant microRNAs to be assessed. Applying the function makes comparisons of expression</w:t>
      </w:r>
      <w:r w:rsidR="002F238D">
        <w:rPr>
          <w:rFonts w:ascii="Times New Roman" w:hAnsi="Times New Roman" w:cs="Times New Roman"/>
          <w:sz w:val="24"/>
          <w:szCs w:val="24"/>
          <w:lang w:val="en-US"/>
        </w:rPr>
        <w:t xml:space="preserve"> or content</w:t>
      </w:r>
      <w:r w:rsidR="00D269F5" w:rsidRPr="0004764B">
        <w:rPr>
          <w:rFonts w:ascii="Times New Roman" w:hAnsi="Times New Roman" w:cs="Times New Roman"/>
          <w:sz w:val="24"/>
          <w:szCs w:val="24"/>
          <w:lang w:val="en-US"/>
        </w:rPr>
        <w:t xml:space="preserve"> between GFP and cavin-1 cell conditions and returns this in the form of log2 fold </w:t>
      </w:r>
      <w:r w:rsidR="00D269F5" w:rsidRPr="0004764B">
        <w:rPr>
          <w:rFonts w:ascii="Times New Roman" w:hAnsi="Times New Roman" w:cs="Times New Roman"/>
          <w:sz w:val="24"/>
          <w:szCs w:val="24"/>
          <w:lang w:val="en-US"/>
        </w:rPr>
        <w:lastRenderedPageBreak/>
        <w:t xml:space="preserve">change (FC), Wald test p-value and a false discovery rate corrected p-value. This analysis was completed separately for cell and EV miRNA content. By using the log2FC values for each </w:t>
      </w:r>
      <w:proofErr w:type="spellStart"/>
      <w:r w:rsidR="00D269F5" w:rsidRPr="0004764B">
        <w:rPr>
          <w:rFonts w:ascii="Times New Roman" w:hAnsi="Times New Roman" w:cs="Times New Roman"/>
          <w:sz w:val="24"/>
          <w:szCs w:val="24"/>
          <w:lang w:val="en-US"/>
        </w:rPr>
        <w:t>miR</w:t>
      </w:r>
      <w:proofErr w:type="spellEnd"/>
      <w:r w:rsidR="00D269F5" w:rsidRPr="0004764B">
        <w:rPr>
          <w:rFonts w:ascii="Times New Roman" w:hAnsi="Times New Roman" w:cs="Times New Roman"/>
          <w:sz w:val="24"/>
          <w:szCs w:val="24"/>
          <w:lang w:val="en-US"/>
        </w:rPr>
        <w:t>, comparisons we</w:t>
      </w:r>
      <w:r w:rsidR="007E0630">
        <w:rPr>
          <w:rFonts w:ascii="Times New Roman" w:hAnsi="Times New Roman" w:cs="Times New Roman"/>
          <w:sz w:val="24"/>
          <w:szCs w:val="24"/>
          <w:lang w:val="en-US"/>
        </w:rPr>
        <w:t>re made between cell and EV</w:t>
      </w:r>
      <w:r w:rsidR="00D269F5" w:rsidRPr="0004764B">
        <w:rPr>
          <w:rFonts w:ascii="Times New Roman" w:hAnsi="Times New Roman" w:cs="Times New Roman"/>
          <w:sz w:val="24"/>
          <w:szCs w:val="24"/>
          <w:lang w:val="en-US"/>
        </w:rPr>
        <w:t xml:space="preserve"> expression by taking the difference in the form of FC</w:t>
      </w:r>
      <w:r w:rsidR="002F238D">
        <w:rPr>
          <w:rFonts w:ascii="Times New Roman" w:hAnsi="Times New Roman" w:cs="Times New Roman"/>
          <w:sz w:val="24"/>
          <w:szCs w:val="24"/>
          <w:vertAlign w:val="subscript"/>
          <w:lang w:val="en-US"/>
        </w:rPr>
        <w:t>EV</w:t>
      </w:r>
      <w:r w:rsidR="00D269F5" w:rsidRPr="0004764B">
        <w:rPr>
          <w:rFonts w:ascii="Times New Roman" w:hAnsi="Times New Roman" w:cs="Times New Roman"/>
          <w:sz w:val="24"/>
          <w:szCs w:val="24"/>
          <w:lang w:val="en-US"/>
        </w:rPr>
        <w:t>-</w:t>
      </w:r>
      <w:proofErr w:type="spellStart"/>
      <w:r w:rsidR="00D269F5" w:rsidRPr="0004764B">
        <w:rPr>
          <w:rFonts w:ascii="Times New Roman" w:hAnsi="Times New Roman" w:cs="Times New Roman"/>
          <w:sz w:val="24"/>
          <w:szCs w:val="24"/>
          <w:lang w:val="en-US"/>
        </w:rPr>
        <w:t>FC</w:t>
      </w:r>
      <w:r w:rsidR="002F238D">
        <w:rPr>
          <w:rFonts w:ascii="Times New Roman" w:hAnsi="Times New Roman" w:cs="Times New Roman"/>
          <w:sz w:val="24"/>
          <w:szCs w:val="24"/>
          <w:vertAlign w:val="subscript"/>
          <w:lang w:val="en-US"/>
        </w:rPr>
        <w:t>cell</w:t>
      </w:r>
      <w:proofErr w:type="spellEnd"/>
      <w:r w:rsidR="00D269F5" w:rsidRPr="0004764B">
        <w:rPr>
          <w:rFonts w:ascii="Times New Roman" w:hAnsi="Times New Roman" w:cs="Times New Roman"/>
          <w:sz w:val="24"/>
          <w:szCs w:val="24"/>
          <w:lang w:val="en-US"/>
        </w:rPr>
        <w:t xml:space="preserve">. </w:t>
      </w:r>
      <w:r w:rsidR="007E0630">
        <w:rPr>
          <w:rFonts w:ascii="Times New Roman" w:hAnsi="Times New Roman" w:cs="Times New Roman"/>
          <w:sz w:val="24"/>
          <w:szCs w:val="24"/>
          <w:lang w:val="en-US"/>
        </w:rPr>
        <w:t xml:space="preserve">Frequency disruption graphs were plotted by measuring the frequency of FC-FC in increments of 0.05. </w:t>
      </w:r>
      <w:proofErr w:type="spellStart"/>
      <w:r w:rsidR="007E0630">
        <w:rPr>
          <w:rFonts w:ascii="Times New Roman" w:hAnsi="Times New Roman" w:cs="Times New Roman"/>
          <w:sz w:val="24"/>
          <w:szCs w:val="24"/>
          <w:lang w:val="en-US"/>
        </w:rPr>
        <w:t>GraphPad</w:t>
      </w:r>
      <w:proofErr w:type="spellEnd"/>
      <w:r w:rsidR="007E0630">
        <w:rPr>
          <w:rFonts w:ascii="Times New Roman" w:hAnsi="Times New Roman" w:cs="Times New Roman"/>
          <w:sz w:val="24"/>
          <w:szCs w:val="24"/>
          <w:lang w:val="en-US"/>
        </w:rPr>
        <w:t xml:space="preserve"> Prism was used to generate this graph and line of best fit added by </w:t>
      </w:r>
      <w:r w:rsidR="00F37258">
        <w:rPr>
          <w:rFonts w:ascii="Times New Roman" w:hAnsi="Times New Roman" w:cs="Times New Roman"/>
          <w:sz w:val="24"/>
          <w:szCs w:val="24"/>
          <w:lang w:val="en-US"/>
        </w:rPr>
        <w:t>analysis</w:t>
      </w:r>
      <w:r w:rsidR="007E0630">
        <w:rPr>
          <w:rFonts w:ascii="Times New Roman" w:hAnsi="Times New Roman" w:cs="Times New Roman"/>
          <w:sz w:val="24"/>
          <w:szCs w:val="24"/>
          <w:lang w:val="en-US"/>
        </w:rPr>
        <w:t xml:space="preserve"> of ‘Sum of two Gaussians’</w:t>
      </w:r>
      <w:r w:rsidR="00F37258">
        <w:rPr>
          <w:rFonts w:ascii="Times New Roman" w:hAnsi="Times New Roman" w:cs="Times New Roman"/>
          <w:sz w:val="24"/>
          <w:szCs w:val="24"/>
          <w:lang w:val="en-US"/>
        </w:rPr>
        <w:t>.</w:t>
      </w:r>
      <w:r w:rsidR="007E0630">
        <w:rPr>
          <w:rFonts w:ascii="Times New Roman" w:hAnsi="Times New Roman" w:cs="Times New Roman"/>
          <w:sz w:val="24"/>
          <w:szCs w:val="24"/>
          <w:lang w:val="en-US"/>
        </w:rPr>
        <w:t xml:space="preserve"> </w:t>
      </w:r>
    </w:p>
    <w:p w14:paraId="4BFB41AA"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1" w:name="_Toc464400705"/>
      <w:r w:rsidRPr="0004764B">
        <w:rPr>
          <w:rFonts w:ascii="Times New Roman" w:hAnsi="Times New Roman" w:cs="Times New Roman"/>
          <w:sz w:val="24"/>
          <w:szCs w:val="24"/>
          <w:lang w:val="en-US"/>
        </w:rPr>
        <w:t>Extracellular Vesicle Extraction and RNA extraction:</w:t>
      </w:r>
      <w:bookmarkEnd w:id="11"/>
      <w:r w:rsidRPr="0004764B">
        <w:rPr>
          <w:rFonts w:ascii="Times New Roman" w:hAnsi="Times New Roman" w:cs="Times New Roman"/>
          <w:sz w:val="24"/>
          <w:szCs w:val="24"/>
          <w:lang w:val="en-US"/>
        </w:rPr>
        <w:t xml:space="preserve"> </w:t>
      </w:r>
    </w:p>
    <w:p w14:paraId="0112F1BA" w14:textId="68E974B3"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Cells were grown to 70% confluency prior to the addition of fresh serum free RPMI1640 media on </w:t>
      </w:r>
      <w:r w:rsidRPr="00712621">
        <w:rPr>
          <w:rFonts w:ascii="Times New Roman" w:hAnsi="Times New Roman" w:cs="Times New Roman"/>
          <w:sz w:val="24"/>
          <w:szCs w:val="24"/>
          <w:lang w:val="en-US"/>
        </w:rPr>
        <w:t xml:space="preserve">15cm Petri dishes. The conditioned media was collected after 24hrs of incubation and concentrated in a 10kDa ultracentrifugation </w:t>
      </w:r>
      <w:r w:rsidRPr="0004764B">
        <w:rPr>
          <w:rFonts w:ascii="Times New Roman" w:hAnsi="Times New Roman" w:cs="Times New Roman"/>
          <w:sz w:val="24"/>
          <w:szCs w:val="24"/>
          <w:lang w:val="en-US"/>
        </w:rPr>
        <w:t xml:space="preserve">filter tube (Sigma) until 1mL of concentrated media was achieved. This was processed through an </w:t>
      </w:r>
      <w:proofErr w:type="spellStart"/>
      <w:r w:rsidRPr="0004764B">
        <w:rPr>
          <w:rFonts w:ascii="Times New Roman" w:hAnsi="Times New Roman" w:cs="Times New Roman"/>
          <w:sz w:val="24"/>
          <w:szCs w:val="24"/>
          <w:lang w:val="en-US"/>
        </w:rPr>
        <w:t>exoRNeasy</w:t>
      </w:r>
      <w:proofErr w:type="spellEnd"/>
      <w:r w:rsidRPr="0004764B">
        <w:rPr>
          <w:rFonts w:ascii="Times New Roman" w:hAnsi="Times New Roman" w:cs="Times New Roman"/>
          <w:sz w:val="24"/>
          <w:szCs w:val="24"/>
          <w:lang w:val="en-US"/>
        </w:rPr>
        <w:t xml:space="preserve"> midi kit (</w:t>
      </w:r>
      <w:proofErr w:type="spellStart"/>
      <w:r w:rsidRPr="0004764B">
        <w:rPr>
          <w:rFonts w:ascii="Times New Roman" w:hAnsi="Times New Roman" w:cs="Times New Roman"/>
          <w:sz w:val="24"/>
          <w:szCs w:val="24"/>
          <w:lang w:val="en-US"/>
        </w:rPr>
        <w:t>Qiagen</w:t>
      </w:r>
      <w:proofErr w:type="spellEnd"/>
      <w:r w:rsidRPr="0004764B">
        <w:rPr>
          <w:rFonts w:ascii="Times New Roman" w:hAnsi="Times New Roman" w:cs="Times New Roman"/>
          <w:sz w:val="24"/>
          <w:szCs w:val="24"/>
          <w:lang w:val="en-US"/>
        </w:rPr>
        <w:t>) to extract the total EV RNA</w:t>
      </w:r>
      <w:r w:rsidR="00315510" w:rsidRPr="0004764B">
        <w:rPr>
          <w:rFonts w:ascii="Times New Roman" w:hAnsi="Times New Roman" w:cs="Times New Roman"/>
          <w:sz w:val="24"/>
          <w:szCs w:val="24"/>
          <w:lang w:val="en-US"/>
        </w:rPr>
        <w:t xml:space="preserve"> as per manufacturer’s instruction</w:t>
      </w:r>
      <w:r w:rsidR="00712621">
        <w:rPr>
          <w:rFonts w:ascii="Times New Roman" w:hAnsi="Times New Roman" w:cs="Times New Roman"/>
          <w:sz w:val="24"/>
          <w:szCs w:val="24"/>
          <w:lang w:val="en-US"/>
        </w:rPr>
        <w:t>. A sample of the cognate</w:t>
      </w:r>
      <w:r w:rsidRPr="0004764B">
        <w:rPr>
          <w:rFonts w:ascii="Times New Roman" w:hAnsi="Times New Roman" w:cs="Times New Roman"/>
          <w:sz w:val="24"/>
          <w:szCs w:val="24"/>
          <w:lang w:val="en-US"/>
        </w:rPr>
        <w:t xml:space="preserve"> cells were also collected for comparison. The total cellular RNA was collected using the </w:t>
      </w:r>
      <w:proofErr w:type="spellStart"/>
      <w:r w:rsidRPr="0004764B">
        <w:rPr>
          <w:rFonts w:ascii="Times New Roman" w:hAnsi="Times New Roman" w:cs="Times New Roman"/>
          <w:sz w:val="24"/>
          <w:szCs w:val="24"/>
          <w:lang w:val="en-US"/>
        </w:rPr>
        <w:t>MiRvana</w:t>
      </w:r>
      <w:proofErr w:type="spellEnd"/>
      <w:r w:rsidRPr="0004764B">
        <w:rPr>
          <w:rFonts w:ascii="Times New Roman" w:hAnsi="Times New Roman" w:cs="Times New Roman"/>
          <w:sz w:val="24"/>
          <w:szCs w:val="24"/>
          <w:lang w:val="en-US"/>
        </w:rPr>
        <w:t xml:space="preserve"> kit as per manufactures’ instruction (Invitrogen). </w:t>
      </w:r>
      <w:proofErr w:type="spellStart"/>
      <w:r w:rsidRPr="0004764B">
        <w:rPr>
          <w:rFonts w:ascii="Times New Roman" w:hAnsi="Times New Roman" w:cs="Times New Roman"/>
          <w:sz w:val="24"/>
          <w:szCs w:val="24"/>
          <w:lang w:val="en-US"/>
        </w:rPr>
        <w:t>Nanodrop</w:t>
      </w:r>
      <w:proofErr w:type="spellEnd"/>
      <w:r w:rsidRPr="0004764B">
        <w:rPr>
          <w:rFonts w:ascii="Times New Roman" w:hAnsi="Times New Roman" w:cs="Times New Roman"/>
          <w:sz w:val="24"/>
          <w:szCs w:val="24"/>
          <w:lang w:val="en-US"/>
        </w:rPr>
        <w:t xml:space="preserve"> was used to assess to the purity and concentration of the RNA, where samples with an A</w:t>
      </w:r>
      <w:r w:rsidRPr="0004764B">
        <w:rPr>
          <w:rFonts w:ascii="Times New Roman" w:hAnsi="Times New Roman" w:cs="Times New Roman"/>
          <w:sz w:val="24"/>
          <w:szCs w:val="24"/>
          <w:vertAlign w:val="subscript"/>
          <w:lang w:val="en-US"/>
        </w:rPr>
        <w:t xml:space="preserve">260/280 </w:t>
      </w:r>
      <w:r w:rsidRPr="0004764B">
        <w:rPr>
          <w:rFonts w:ascii="Times New Roman" w:hAnsi="Times New Roman" w:cs="Times New Roman"/>
          <w:sz w:val="24"/>
          <w:szCs w:val="24"/>
          <w:lang w:val="en-US"/>
        </w:rPr>
        <w:t xml:space="preserve">approximating 1.8 were be used for further experimentation.    </w:t>
      </w:r>
    </w:p>
    <w:p w14:paraId="4ED00D50"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2" w:name="_Toc464400706"/>
      <w:r w:rsidRPr="0004764B">
        <w:rPr>
          <w:rFonts w:ascii="Times New Roman" w:hAnsi="Times New Roman" w:cs="Times New Roman"/>
          <w:sz w:val="24"/>
          <w:szCs w:val="24"/>
          <w:lang w:val="en-US"/>
        </w:rPr>
        <w:t>Reverse Transcription quantitative Polymerase Chain Reaction (RT-qPCR) and preparation:</w:t>
      </w:r>
      <w:bookmarkEnd w:id="12"/>
      <w:r w:rsidRPr="0004764B">
        <w:rPr>
          <w:rFonts w:ascii="Times New Roman" w:hAnsi="Times New Roman" w:cs="Times New Roman"/>
          <w:sz w:val="24"/>
          <w:szCs w:val="24"/>
          <w:lang w:val="en-US"/>
        </w:rPr>
        <w:t xml:space="preserve"> </w:t>
      </w:r>
    </w:p>
    <w:p w14:paraId="1E9B9E5E" w14:textId="4DBA80FF"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Poly-adenylation was completed using the E.coli polyadenylation enzyme and associated buffers (NEB) using a standard protocol </w:t>
      </w:r>
      <w:r w:rsidRPr="0004764B">
        <w:rPr>
          <w:rFonts w:ascii="Times New Roman" w:hAnsi="Times New Roman" w:cs="Times New Roman"/>
          <w:sz w:val="24"/>
          <w:szCs w:val="24"/>
          <w:lang w:val="en-US"/>
        </w:rPr>
        <w:fldChar w:fldCharType="begin"/>
      </w:r>
      <w:r w:rsidRPr="0004764B">
        <w:rPr>
          <w:rFonts w:ascii="Times New Roman" w:hAnsi="Times New Roman" w:cs="Times New Roman"/>
          <w:sz w:val="24"/>
          <w:szCs w:val="24"/>
          <w:lang w:val="en-US"/>
        </w:rPr>
        <w:instrText xml:space="preserve"> ADDIN EN.CITE &lt;EndNote&gt;&lt;Cite&gt;&lt;Author&gt;Balcells&lt;/Author&gt;&lt;Year&gt;2011&lt;/Year&gt;&lt;RecNum&gt;164&lt;/RecNum&gt;&lt;DisplayText&gt;(Balcells&lt;style face="italic"&gt; et al.&lt;/style&gt; 2011)&lt;/DisplayText&gt;&lt;record&gt;&lt;rec-number&gt;164&lt;/rec-number&gt;&lt;foreign-keys&gt;&lt;key app="EN" db-id="fvaw9vd5rrfez2epavc5exebz02xt0vvvwrs" timestamp="1466742170"&gt;164&lt;/key&gt;&lt;/foreign-keys&gt;&lt;ref-type name="Journal Article"&gt;17&lt;/ref-type&gt;&lt;contributors&gt;&lt;authors&gt;&lt;author&gt;Balcells, Ingrid&lt;/author&gt;&lt;author&gt;Cirera, Susanna&lt;/author&gt;&lt;author&gt;Busk, Peter K.&lt;/author&gt;&lt;/authors&gt;&lt;/contributors&gt;&lt;titles&gt;&lt;title&gt;Specific and sensitive quantitative RT-PCR of miRNAs with DNA primers&lt;/title&gt;&lt;secondary-title&gt;BMC Biotechnology&lt;/secondary-title&gt;&lt;/titles&gt;&lt;periodical&gt;&lt;full-title&gt;BMC Biotechnology&lt;/full-title&gt;&lt;/periodical&gt;&lt;pages&gt;1-11&lt;/pages&gt;&lt;volume&gt;11&lt;/volume&gt;&lt;number&gt;1&lt;/number&gt;&lt;dates&gt;&lt;year&gt;2011&lt;/year&gt;&lt;/dates&gt;&lt;isbn&gt;1472-6750&lt;/isbn&gt;&lt;label&gt;Balcells2011&lt;/label&gt;&lt;work-type&gt;journal article&lt;/work-type&gt;&lt;urls&gt;&lt;related-urls&gt;&lt;url&gt;http://dx.doi.org/10.1186/1472-6750-11-70&lt;/url&gt;&lt;/related-urls&gt;&lt;/urls&gt;&lt;electronic-resource-num&gt;10.1186/1472-6750-11-70&lt;/electronic-resource-num&gt;&lt;/record&gt;&lt;/Cite&gt;&lt;/EndNote&gt;</w:instrText>
      </w:r>
      <w:r w:rsidRPr="0004764B">
        <w:rPr>
          <w:rFonts w:ascii="Times New Roman" w:hAnsi="Times New Roman" w:cs="Times New Roman"/>
          <w:sz w:val="24"/>
          <w:szCs w:val="24"/>
          <w:lang w:val="en-US"/>
        </w:rPr>
        <w:fldChar w:fldCharType="separate"/>
      </w:r>
      <w:r w:rsidRPr="0004764B">
        <w:rPr>
          <w:rFonts w:ascii="Times New Roman" w:hAnsi="Times New Roman" w:cs="Times New Roman"/>
          <w:noProof/>
          <w:sz w:val="24"/>
          <w:szCs w:val="24"/>
          <w:lang w:val="en-US"/>
        </w:rPr>
        <w:t>(</w:t>
      </w:r>
      <w:hyperlink w:anchor="_ENREF_3" w:tooltip="Balcells, 2011 #164" w:history="1">
        <w:r w:rsidR="00035725" w:rsidRPr="0004764B">
          <w:rPr>
            <w:rFonts w:ascii="Times New Roman" w:hAnsi="Times New Roman" w:cs="Times New Roman"/>
            <w:noProof/>
            <w:sz w:val="24"/>
            <w:szCs w:val="24"/>
            <w:lang w:val="en-US"/>
          </w:rPr>
          <w:t>Balcells</w:t>
        </w:r>
        <w:r w:rsidR="00035725" w:rsidRPr="0004764B">
          <w:rPr>
            <w:rFonts w:ascii="Times New Roman" w:hAnsi="Times New Roman" w:cs="Times New Roman"/>
            <w:i/>
            <w:noProof/>
            <w:sz w:val="24"/>
            <w:szCs w:val="24"/>
            <w:lang w:val="en-US"/>
          </w:rPr>
          <w:t xml:space="preserve"> et al.</w:t>
        </w:r>
        <w:r w:rsidR="00035725" w:rsidRPr="0004764B">
          <w:rPr>
            <w:rFonts w:ascii="Times New Roman" w:hAnsi="Times New Roman" w:cs="Times New Roman"/>
            <w:noProof/>
            <w:sz w:val="24"/>
            <w:szCs w:val="24"/>
            <w:lang w:val="en-US"/>
          </w:rPr>
          <w:t xml:space="preserve"> 2011</w:t>
        </w:r>
      </w:hyperlink>
      <w:r w:rsidRPr="0004764B">
        <w:rPr>
          <w:rFonts w:ascii="Times New Roman" w:hAnsi="Times New Roman" w:cs="Times New Roman"/>
          <w:noProof/>
          <w:sz w:val="24"/>
          <w:szCs w:val="24"/>
          <w:lang w:val="en-US"/>
        </w:rPr>
        <w:t>)</w:t>
      </w:r>
      <w:r w:rsidRPr="0004764B">
        <w:rPr>
          <w:rFonts w:ascii="Times New Roman" w:hAnsi="Times New Roman" w:cs="Times New Roman"/>
          <w:sz w:val="24"/>
          <w:szCs w:val="24"/>
          <w:lang w:val="en-US"/>
        </w:rPr>
        <w:fldChar w:fldCharType="end"/>
      </w:r>
      <w:r w:rsidRPr="0004764B">
        <w:rPr>
          <w:rFonts w:ascii="Times New Roman" w:hAnsi="Times New Roman" w:cs="Times New Roman"/>
          <w:sz w:val="24"/>
          <w:szCs w:val="24"/>
          <w:lang w:val="en-US"/>
        </w:rPr>
        <w:t>. This was immediately followed by cDNA conversion using the Superscript II Reverse Transcriptase and 0.1μg/</w:t>
      </w:r>
      <w:proofErr w:type="spellStart"/>
      <w:r w:rsidRPr="0004764B">
        <w:rPr>
          <w:rFonts w:ascii="Times New Roman" w:hAnsi="Times New Roman" w:cs="Times New Roman"/>
          <w:sz w:val="24"/>
          <w:szCs w:val="24"/>
          <w:lang w:val="en-US"/>
        </w:rPr>
        <w:t>μL</w:t>
      </w:r>
      <w:proofErr w:type="spellEnd"/>
      <w:r w:rsidRPr="0004764B">
        <w:rPr>
          <w:rFonts w:ascii="Times New Roman" w:hAnsi="Times New Roman" w:cs="Times New Roman"/>
          <w:sz w:val="24"/>
          <w:szCs w:val="24"/>
          <w:lang w:val="en-US"/>
        </w:rPr>
        <w:t xml:space="preserve"> oligo DT (Invitrogen) as per standard</w:t>
      </w:r>
      <w:r w:rsidR="00634F62">
        <w:rPr>
          <w:rFonts w:ascii="Times New Roman" w:hAnsi="Times New Roman" w:cs="Times New Roman"/>
          <w:sz w:val="24"/>
          <w:szCs w:val="24"/>
          <w:lang w:val="en-US"/>
        </w:rPr>
        <w:t xml:space="preserve"> Invitrogen protocol</w:t>
      </w:r>
      <w:r w:rsidRPr="0004764B">
        <w:rPr>
          <w:rFonts w:ascii="Times New Roman" w:hAnsi="Times New Roman" w:cs="Times New Roman"/>
          <w:sz w:val="24"/>
          <w:szCs w:val="24"/>
          <w:lang w:val="en-US"/>
        </w:rPr>
        <w:t>. RT-qPCR was performed on the samples with primers specific to miR-363-3p, 148a-3p,</w:t>
      </w:r>
      <w:r w:rsidR="00CB378A">
        <w:rPr>
          <w:rFonts w:ascii="Times New Roman" w:hAnsi="Times New Roman" w:cs="Times New Roman"/>
          <w:sz w:val="24"/>
          <w:szCs w:val="24"/>
          <w:lang w:val="en-US"/>
        </w:rPr>
        <w:t xml:space="preserve"> 10b-5p,</w:t>
      </w:r>
      <w:r w:rsidRPr="0004764B">
        <w:rPr>
          <w:rFonts w:ascii="Times New Roman" w:hAnsi="Times New Roman" w:cs="Times New Roman"/>
          <w:sz w:val="24"/>
          <w:szCs w:val="24"/>
          <w:lang w:val="en-US"/>
        </w:rPr>
        <w:t xml:space="preserve"> 200a-3p, 30a-3p and 574-5p (IDT). Mir-125a-3p was used as the reference gene due to producing the same level of expression in EV</w:t>
      </w:r>
      <w:r w:rsidR="00CB378A">
        <w:rPr>
          <w:rFonts w:ascii="Times New Roman" w:hAnsi="Times New Roman" w:cs="Times New Roman"/>
          <w:sz w:val="24"/>
          <w:szCs w:val="24"/>
          <w:lang w:val="en-US"/>
        </w:rPr>
        <w:t>s</w:t>
      </w:r>
      <w:r w:rsidRPr="0004764B">
        <w:rPr>
          <w:rFonts w:ascii="Times New Roman" w:hAnsi="Times New Roman" w:cs="Times New Roman"/>
          <w:sz w:val="24"/>
          <w:szCs w:val="24"/>
          <w:lang w:val="en-US"/>
        </w:rPr>
        <w:t xml:space="preserve"> derived from both GFP and cavin-1 PC3 cells based on the 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Delta </w:t>
      </w:r>
      <w:proofErr w:type="spellStart"/>
      <w:r w:rsidRPr="0004764B">
        <w:rPr>
          <w:rFonts w:ascii="Times New Roman" w:hAnsi="Times New Roman" w:cs="Times New Roman"/>
          <w:sz w:val="24"/>
          <w:szCs w:val="24"/>
          <w:lang w:val="en-US"/>
        </w:rPr>
        <w:t>delta</w:t>
      </w:r>
      <w:proofErr w:type="spellEnd"/>
      <w:r w:rsidRPr="0004764B">
        <w:rPr>
          <w:rFonts w:ascii="Times New Roman" w:hAnsi="Times New Roman" w:cs="Times New Roman"/>
          <w:sz w:val="24"/>
          <w:szCs w:val="24"/>
          <w:lang w:val="en-US"/>
        </w:rPr>
        <w:t xml:space="preserve"> CT statistics were completed by comparing between GFP and cavin-1 cell lines </w:t>
      </w:r>
      <w:r w:rsidRPr="0004764B">
        <w:rPr>
          <w:rFonts w:ascii="Times New Roman" w:hAnsi="Times New Roman" w:cs="Times New Roman"/>
          <w:sz w:val="24"/>
          <w:szCs w:val="24"/>
          <w:lang w:val="en-US"/>
        </w:rPr>
        <w:lastRenderedPageBreak/>
        <w:t xml:space="preserve">for the target and reference genes. Bar graphs generated by </w:t>
      </w:r>
      <w:proofErr w:type="spellStart"/>
      <w:r w:rsidRPr="0004764B">
        <w:rPr>
          <w:rFonts w:ascii="Times New Roman" w:hAnsi="Times New Roman" w:cs="Times New Roman"/>
          <w:sz w:val="24"/>
          <w:szCs w:val="24"/>
          <w:lang w:val="en-US"/>
        </w:rPr>
        <w:t>GraphPad</w:t>
      </w:r>
      <w:proofErr w:type="spellEnd"/>
      <w:r w:rsidRPr="0004764B">
        <w:rPr>
          <w:rFonts w:ascii="Times New Roman" w:hAnsi="Times New Roman" w:cs="Times New Roman"/>
          <w:sz w:val="24"/>
          <w:szCs w:val="24"/>
          <w:lang w:val="en-US"/>
        </w:rPr>
        <w:t xml:space="preserve"> Prism 6 and statistics calculated using a non-parametric </w:t>
      </w:r>
      <w:r w:rsidR="00F37258">
        <w:rPr>
          <w:rFonts w:ascii="Times New Roman" w:hAnsi="Times New Roman" w:cs="Times New Roman"/>
          <w:sz w:val="24"/>
          <w:szCs w:val="24"/>
          <w:lang w:val="en-US"/>
        </w:rPr>
        <w:t>two-sided T-test (Mann-Whitney U</w:t>
      </w:r>
      <w:r w:rsidRPr="0004764B">
        <w:rPr>
          <w:rFonts w:ascii="Times New Roman" w:hAnsi="Times New Roman" w:cs="Times New Roman"/>
          <w:sz w:val="24"/>
          <w:szCs w:val="24"/>
          <w:lang w:val="en-US"/>
        </w:rPr>
        <w:t xml:space="preserve">-test). </w:t>
      </w:r>
    </w:p>
    <w:p w14:paraId="60193254" w14:textId="77777777" w:rsidR="00E10F8A" w:rsidRPr="0004764B" w:rsidRDefault="00E10F8A" w:rsidP="00E10F8A">
      <w:pPr>
        <w:spacing w:line="480" w:lineRule="auto"/>
        <w:rPr>
          <w:rFonts w:ascii="Times New Roman" w:hAnsi="Times New Roman" w:cs="Times New Roman"/>
          <w:sz w:val="24"/>
          <w:szCs w:val="24"/>
          <w:lang w:val="en-US"/>
        </w:rPr>
      </w:pPr>
      <w:bookmarkStart w:id="13" w:name="_Toc464400707"/>
      <w:r w:rsidRPr="0004764B">
        <w:rPr>
          <w:rStyle w:val="Heading2Char"/>
          <w:rFonts w:ascii="Times New Roman" w:hAnsi="Times New Roman" w:cs="Times New Roman"/>
          <w:sz w:val="24"/>
          <w:szCs w:val="24"/>
        </w:rPr>
        <w:t>Motif Discovery and Assessment</w:t>
      </w:r>
      <w:bookmarkEnd w:id="13"/>
      <w:r w:rsidRPr="0004764B">
        <w:rPr>
          <w:rFonts w:ascii="Times New Roman" w:hAnsi="Times New Roman" w:cs="Times New Roman"/>
          <w:sz w:val="24"/>
          <w:szCs w:val="24"/>
          <w:lang w:val="en-US"/>
        </w:rPr>
        <w:t>:</w:t>
      </w:r>
    </w:p>
    <w:p w14:paraId="1867C72D" w14:textId="0136EDC9" w:rsidR="00E10F8A" w:rsidRPr="00634F62" w:rsidRDefault="00E10F8A" w:rsidP="00E10F8A">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TAMO (Tools for Analysis of </w:t>
      </w:r>
      <w:proofErr w:type="spellStart"/>
      <w:r w:rsidRPr="0004764B">
        <w:rPr>
          <w:rFonts w:ascii="Times New Roman" w:hAnsi="Times New Roman" w:cs="Times New Roman"/>
          <w:sz w:val="24"/>
          <w:szCs w:val="24"/>
          <w:lang w:val="en-US"/>
        </w:rPr>
        <w:t>MOtifs</w:t>
      </w:r>
      <w:proofErr w:type="spellEnd"/>
      <w:r w:rsidRPr="0004764B">
        <w:rPr>
          <w:rFonts w:ascii="Times New Roman" w:hAnsi="Times New Roman" w:cs="Times New Roman"/>
          <w:sz w:val="24"/>
          <w:szCs w:val="24"/>
          <w:lang w:val="en-US"/>
        </w:rPr>
        <w:t xml:space="preserve">) </w:t>
      </w:r>
      <w:proofErr w:type="gramStart"/>
      <w:r w:rsidR="00CB378A">
        <w:rPr>
          <w:rFonts w:ascii="Times New Roman" w:hAnsi="Times New Roman" w:cs="Times New Roman"/>
          <w:sz w:val="24"/>
          <w:szCs w:val="24"/>
          <w:lang w:val="en-US"/>
        </w:rPr>
        <w:t>Unix</w:t>
      </w:r>
      <w:proofErr w:type="gramEnd"/>
      <w:r w:rsidR="00634F62">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package was used to determine shared RNA-motifs within the differentially exported miRNA data set. The MEME algorithm was used to find a motif 4 to 10 nucleotides in length mapped amongst the inputted miRNA sequences with at least 70% conservation. The resulting motif was compared to the sequences of all expressed miRNAs in the PC3 cells to determine specificity to the differentially exported miRNAs using the sitemap algorithm. </w:t>
      </w:r>
      <w:r w:rsidR="00CB378A">
        <w:rPr>
          <w:rFonts w:ascii="Times New Roman" w:hAnsi="Times New Roman" w:cs="Times New Roman"/>
          <w:sz w:val="24"/>
          <w:szCs w:val="24"/>
          <w:lang w:val="en-US"/>
        </w:rPr>
        <w:t xml:space="preserve">Comparing motifs to </w:t>
      </w:r>
      <w:r w:rsidR="00D42107">
        <w:rPr>
          <w:rFonts w:ascii="Times New Roman" w:hAnsi="Times New Roman" w:cs="Times New Roman"/>
          <w:sz w:val="24"/>
          <w:szCs w:val="24"/>
          <w:lang w:val="en-US"/>
        </w:rPr>
        <w:t xml:space="preserve">the binding sequence of </w:t>
      </w:r>
      <w:proofErr w:type="spellStart"/>
      <w:r w:rsidR="00D42107">
        <w:rPr>
          <w:rFonts w:ascii="Times New Roman" w:hAnsi="Times New Roman" w:cs="Times New Roman"/>
          <w:sz w:val="24"/>
          <w:szCs w:val="24"/>
          <w:lang w:val="en-US"/>
        </w:rPr>
        <w:t>hnRNPK</w:t>
      </w:r>
      <w:proofErr w:type="spellEnd"/>
      <w:r w:rsidR="00CB378A">
        <w:rPr>
          <w:rFonts w:ascii="Times New Roman" w:hAnsi="Times New Roman" w:cs="Times New Roman"/>
          <w:sz w:val="24"/>
          <w:szCs w:val="24"/>
          <w:lang w:val="en-US"/>
        </w:rPr>
        <w:t xml:space="preserve"> to determine matches was performed using FIMO algorithm with default parameters. </w:t>
      </w:r>
      <w:r w:rsidR="00D42107">
        <w:rPr>
          <w:rFonts w:ascii="Times New Roman" w:hAnsi="Times New Roman" w:cs="Times New Roman"/>
          <w:sz w:val="24"/>
          <w:szCs w:val="24"/>
          <w:lang w:val="en-US"/>
        </w:rPr>
        <w:t xml:space="preserve">All algorithms generate statistical analysis in the form of a p-value. </w:t>
      </w:r>
      <w:r w:rsidR="00D42107" w:rsidRPr="0004764B">
        <w:rPr>
          <w:rFonts w:ascii="Times New Roman" w:hAnsi="Times New Roman" w:cs="Times New Roman"/>
          <w:sz w:val="24"/>
          <w:szCs w:val="24"/>
          <w:lang w:val="en-US"/>
        </w:rPr>
        <w:t xml:space="preserve">Sequence logos were generated using </w:t>
      </w:r>
      <w:proofErr w:type="spellStart"/>
      <w:r w:rsidR="00D42107" w:rsidRPr="0004764B">
        <w:rPr>
          <w:rFonts w:ascii="Times New Roman" w:hAnsi="Times New Roman" w:cs="Times New Roman"/>
          <w:sz w:val="24"/>
          <w:szCs w:val="24"/>
          <w:lang w:val="en-US"/>
        </w:rPr>
        <w:t>WebLogo</w:t>
      </w:r>
      <w:proofErr w:type="spellEnd"/>
      <w:r w:rsidR="00D42107">
        <w:rPr>
          <w:rFonts w:ascii="Times New Roman" w:hAnsi="Times New Roman" w:cs="Times New Roman"/>
          <w:sz w:val="24"/>
          <w:szCs w:val="24"/>
          <w:lang w:val="en-US"/>
        </w:rPr>
        <w:t xml:space="preserve"> online logo generator.</w:t>
      </w:r>
    </w:p>
    <w:p w14:paraId="53173518"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4" w:name="_Toc464400708"/>
      <w:r w:rsidRPr="0004764B">
        <w:rPr>
          <w:rFonts w:ascii="Times New Roman" w:hAnsi="Times New Roman" w:cs="Times New Roman"/>
          <w:sz w:val="24"/>
          <w:szCs w:val="24"/>
          <w:lang w:val="en-US"/>
        </w:rPr>
        <w:t>Proteomic Analysis:</w:t>
      </w:r>
      <w:bookmarkEnd w:id="14"/>
      <w:r w:rsidRPr="0004764B">
        <w:rPr>
          <w:rFonts w:ascii="Times New Roman" w:hAnsi="Times New Roman" w:cs="Times New Roman"/>
          <w:sz w:val="24"/>
          <w:szCs w:val="24"/>
          <w:lang w:val="en-US"/>
        </w:rPr>
        <w:t xml:space="preserve"> </w:t>
      </w:r>
    </w:p>
    <w:p w14:paraId="3C5CB55B" w14:textId="3DDD516D"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Previously published </w:t>
      </w:r>
      <w:r w:rsidR="002A1A4D">
        <w:rPr>
          <w:rFonts w:ascii="Times New Roman" w:hAnsi="Times New Roman" w:cs="Times New Roman"/>
          <w:sz w:val="24"/>
          <w:szCs w:val="24"/>
          <w:lang w:val="en-US"/>
        </w:rPr>
        <w:t>proteomics data were retrieved from online supplementary data file</w:t>
      </w:r>
      <w:r w:rsidR="008A70A1">
        <w:rPr>
          <w:rFonts w:ascii="Times New Roman" w:hAnsi="Times New Roman" w:cs="Times New Roman"/>
          <w:sz w:val="24"/>
          <w:szCs w:val="24"/>
          <w:lang w:val="en-US"/>
        </w:rPr>
        <w:t xml:space="preserve"> </w:t>
      </w:r>
      <w:r w:rsidR="00A02A0E">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Y051bT44PC9SZWNOdW0+PERpc3BsYXlUZXh0PihJbmRlcjxzdHlsZSBmYWNlPSJpdGFsaWMiPiBl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=
</w:fldData>
        </w:fldChar>
      </w:r>
      <w:r w:rsidR="00A02A0E">
        <w:rPr>
          <w:rFonts w:ascii="Times New Roman" w:hAnsi="Times New Roman" w:cs="Times New Roman"/>
          <w:sz w:val="24"/>
          <w:szCs w:val="24"/>
          <w:lang w:val="en-US"/>
        </w:rPr>
        <w:instrText xml:space="preserve"> ADDIN EN.CITE </w:instrText>
      </w:r>
      <w:r w:rsidR="00A02A0E">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Y051bT44PC9SZWNOdW0+PERpc3BsYXlUZXh0PihJbmRlcjxzdHlsZSBmYWNlPSJpdGFsaWMiPiBl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=
</w:fldData>
        </w:fldChar>
      </w:r>
      <w:r w:rsidR="00A02A0E">
        <w:rPr>
          <w:rFonts w:ascii="Times New Roman" w:hAnsi="Times New Roman" w:cs="Times New Roman"/>
          <w:sz w:val="24"/>
          <w:szCs w:val="24"/>
          <w:lang w:val="en-US"/>
        </w:rPr>
        <w:instrText xml:space="preserve"> ADDIN EN.CITE.DATA </w:instrText>
      </w:r>
      <w:r w:rsidR="00A02A0E">
        <w:rPr>
          <w:rFonts w:ascii="Times New Roman" w:hAnsi="Times New Roman" w:cs="Times New Roman"/>
          <w:sz w:val="24"/>
          <w:szCs w:val="24"/>
          <w:lang w:val="en-US"/>
        </w:rPr>
      </w:r>
      <w:r w:rsidR="00A02A0E">
        <w:rPr>
          <w:rFonts w:ascii="Times New Roman" w:hAnsi="Times New Roman" w:cs="Times New Roman"/>
          <w:sz w:val="24"/>
          <w:szCs w:val="24"/>
          <w:lang w:val="en-US"/>
        </w:rPr>
        <w:fldChar w:fldCharType="end"/>
      </w:r>
      <w:r w:rsidR="00A02A0E">
        <w:rPr>
          <w:rFonts w:ascii="Times New Roman" w:hAnsi="Times New Roman" w:cs="Times New Roman"/>
          <w:sz w:val="24"/>
          <w:szCs w:val="24"/>
          <w:lang w:val="en-US"/>
        </w:rPr>
      </w:r>
      <w:r w:rsidR="00A02A0E">
        <w:rPr>
          <w:rFonts w:ascii="Times New Roman" w:hAnsi="Times New Roman" w:cs="Times New Roman"/>
          <w:sz w:val="24"/>
          <w:szCs w:val="24"/>
          <w:lang w:val="en-US"/>
        </w:rPr>
        <w:fldChar w:fldCharType="separate"/>
      </w:r>
      <w:r w:rsidR="00A02A0E">
        <w:rPr>
          <w:rFonts w:ascii="Times New Roman" w:hAnsi="Times New Roman" w:cs="Times New Roman"/>
          <w:noProof/>
          <w:sz w:val="24"/>
          <w:szCs w:val="24"/>
          <w:lang w:val="en-US"/>
        </w:rPr>
        <w:t>(</w:t>
      </w:r>
      <w:hyperlink w:anchor="_ENREF_34" w:tooltip="Inder, 2012 #8" w:history="1">
        <w:r w:rsidR="00035725">
          <w:rPr>
            <w:rFonts w:ascii="Times New Roman" w:hAnsi="Times New Roman" w:cs="Times New Roman"/>
            <w:noProof/>
            <w:sz w:val="24"/>
            <w:szCs w:val="24"/>
            <w:lang w:val="en-US"/>
          </w:rPr>
          <w:t>Inder</w:t>
        </w:r>
        <w:r w:rsidR="00035725" w:rsidRPr="00A02A0E">
          <w:rPr>
            <w:rFonts w:ascii="Times New Roman" w:hAnsi="Times New Roman" w:cs="Times New Roman"/>
            <w:i/>
            <w:noProof/>
            <w:sz w:val="24"/>
            <w:szCs w:val="24"/>
            <w:lang w:val="en-US"/>
          </w:rPr>
          <w:t xml:space="preserve"> et al.</w:t>
        </w:r>
        <w:r w:rsidR="00035725">
          <w:rPr>
            <w:rFonts w:ascii="Times New Roman" w:hAnsi="Times New Roman" w:cs="Times New Roman"/>
            <w:noProof/>
            <w:sz w:val="24"/>
            <w:szCs w:val="24"/>
            <w:lang w:val="en-US"/>
          </w:rPr>
          <w:t xml:space="preserve"> 2012</w:t>
        </w:r>
      </w:hyperlink>
      <w:r w:rsidR="00A02A0E">
        <w:rPr>
          <w:rFonts w:ascii="Times New Roman" w:hAnsi="Times New Roman" w:cs="Times New Roman"/>
          <w:noProof/>
          <w:sz w:val="24"/>
          <w:szCs w:val="24"/>
          <w:lang w:val="en-US"/>
        </w:rPr>
        <w:t>)</w:t>
      </w:r>
      <w:r w:rsidR="00A02A0E">
        <w:rPr>
          <w:rFonts w:ascii="Times New Roman" w:hAnsi="Times New Roman" w:cs="Times New Roman"/>
          <w:sz w:val="24"/>
          <w:szCs w:val="24"/>
          <w:lang w:val="en-US"/>
        </w:rPr>
        <w:fldChar w:fldCharType="end"/>
      </w:r>
      <w:r w:rsidRPr="00634F62">
        <w:rPr>
          <w:rFonts w:ascii="Times New Roman" w:hAnsi="Times New Roman" w:cs="Times New Roman"/>
          <w:sz w:val="24"/>
          <w:szCs w:val="24"/>
          <w:lang w:val="en-US"/>
        </w:rPr>
        <w:t xml:space="preserve">. </w:t>
      </w:r>
      <w:r w:rsidR="002A1A4D">
        <w:rPr>
          <w:rFonts w:ascii="Times New Roman" w:hAnsi="Times New Roman" w:cs="Times New Roman"/>
          <w:sz w:val="24"/>
          <w:szCs w:val="24"/>
          <w:lang w:val="en-US"/>
        </w:rPr>
        <w:t>The RNA binding annotation for the</w:t>
      </w:r>
      <w:r w:rsidR="00A02A0E">
        <w:rPr>
          <w:rFonts w:ascii="Times New Roman" w:hAnsi="Times New Roman" w:cs="Times New Roman"/>
          <w:sz w:val="24"/>
          <w:szCs w:val="24"/>
          <w:lang w:val="en-US"/>
        </w:rPr>
        <w:t xml:space="preserve"> significantly altered proteins, listed in the supplementary data file, were</w:t>
      </w:r>
      <w:r w:rsidR="002A1A4D">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analyzed using the </w:t>
      </w:r>
      <w:proofErr w:type="spellStart"/>
      <w:r w:rsidRPr="0004764B">
        <w:rPr>
          <w:rFonts w:ascii="Times New Roman" w:hAnsi="Times New Roman" w:cs="Times New Roman"/>
          <w:sz w:val="24"/>
          <w:szCs w:val="24"/>
          <w:lang w:val="en-US"/>
        </w:rPr>
        <w:t>biomaRt</w:t>
      </w:r>
      <w:proofErr w:type="spellEnd"/>
      <w:r w:rsidRPr="0004764B">
        <w:rPr>
          <w:rFonts w:ascii="Times New Roman" w:hAnsi="Times New Roman" w:cs="Times New Roman"/>
          <w:sz w:val="24"/>
          <w:szCs w:val="24"/>
          <w:lang w:val="en-US"/>
        </w:rPr>
        <w:t xml:space="preserve"> R package for Gene Ontology (GO) annotation</w:t>
      </w:r>
      <w:r w:rsidR="00FE3113" w:rsidRPr="0004764B">
        <w:rPr>
          <w:rFonts w:ascii="Times New Roman" w:hAnsi="Times New Roman" w:cs="Times New Roman"/>
          <w:sz w:val="24"/>
          <w:szCs w:val="24"/>
          <w:lang w:val="en-US"/>
        </w:rPr>
        <w:t xml:space="preserve"> (GO</w:t>
      </w:r>
      <w:proofErr w:type="gramStart"/>
      <w:r w:rsidR="00FE3113" w:rsidRPr="0004764B">
        <w:rPr>
          <w:rFonts w:ascii="Times New Roman" w:hAnsi="Times New Roman" w:cs="Times New Roman"/>
          <w:sz w:val="24"/>
          <w:szCs w:val="24"/>
          <w:lang w:val="en-US"/>
        </w:rPr>
        <w:t>:0003723</w:t>
      </w:r>
      <w:proofErr w:type="gramEnd"/>
      <w:r w:rsidR="00FE3113"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w:t>
      </w:r>
      <w:r w:rsidRPr="0004764B">
        <w:rPr>
          <w:rFonts w:ascii="Times New Roman" w:hAnsi="Times New Roman" w:cs="Times New Roman"/>
          <w:color w:val="FF0000"/>
          <w:sz w:val="24"/>
          <w:szCs w:val="24"/>
          <w:lang w:val="en-US"/>
        </w:rPr>
        <w:t xml:space="preserve"> </w:t>
      </w:r>
      <w:r w:rsidR="00A02A0E" w:rsidRPr="00A02A0E">
        <w:rPr>
          <w:rFonts w:ascii="Times New Roman" w:hAnsi="Times New Roman" w:cs="Times New Roman"/>
          <w:sz w:val="24"/>
          <w:szCs w:val="24"/>
          <w:lang w:val="en-US"/>
        </w:rPr>
        <w:t xml:space="preserve">Venn diagram generated using an online graphing </w:t>
      </w:r>
      <w:r w:rsidR="00A02A0E">
        <w:rPr>
          <w:rFonts w:ascii="Times New Roman" w:hAnsi="Times New Roman" w:cs="Times New Roman"/>
          <w:sz w:val="24"/>
          <w:szCs w:val="24"/>
          <w:lang w:val="en-US"/>
        </w:rPr>
        <w:t xml:space="preserve">and diagram </w:t>
      </w:r>
      <w:r w:rsidR="00A02A0E" w:rsidRPr="00A02A0E">
        <w:rPr>
          <w:rFonts w:ascii="Times New Roman" w:hAnsi="Times New Roman" w:cs="Times New Roman"/>
          <w:sz w:val="24"/>
          <w:szCs w:val="24"/>
          <w:lang w:val="en-US"/>
        </w:rPr>
        <w:t xml:space="preserve">tool, Draw.IO. </w:t>
      </w:r>
    </w:p>
    <w:p w14:paraId="1C0A54E3" w14:textId="0BCDF871" w:rsidR="00A014EB" w:rsidRPr="0004764B" w:rsidRDefault="00A014EB" w:rsidP="00A014EB">
      <w:pPr>
        <w:pStyle w:val="Heading2"/>
        <w:spacing w:line="480" w:lineRule="auto"/>
        <w:rPr>
          <w:rFonts w:ascii="Times New Roman" w:hAnsi="Times New Roman" w:cs="Times New Roman"/>
          <w:sz w:val="24"/>
          <w:szCs w:val="24"/>
          <w:lang w:val="en-US"/>
        </w:rPr>
      </w:pPr>
      <w:bookmarkStart w:id="15" w:name="_Toc464400709"/>
      <w:r w:rsidRPr="0004764B">
        <w:rPr>
          <w:rFonts w:ascii="Times New Roman" w:hAnsi="Times New Roman" w:cs="Times New Roman"/>
          <w:sz w:val="24"/>
          <w:szCs w:val="24"/>
          <w:lang w:val="en-US"/>
        </w:rPr>
        <w:t>Co</w:t>
      </w:r>
      <w:r w:rsidR="00E60F95"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localization by Immunofluorescence Confocal Microscopy:</w:t>
      </w:r>
      <w:bookmarkEnd w:id="15"/>
    </w:p>
    <w:p w14:paraId="30660AE0" w14:textId="172C5328" w:rsidR="00A014EB" w:rsidRPr="0004764B" w:rsidRDefault="00A014EB" w:rsidP="00A014EB">
      <w:pPr>
        <w:spacing w:line="480" w:lineRule="auto"/>
        <w:rPr>
          <w:rStyle w:val="Heading1Char"/>
          <w:rFonts w:ascii="Times New Roman" w:hAnsi="Times New Roman" w:cs="Times New Roman"/>
          <w:sz w:val="24"/>
          <w:szCs w:val="24"/>
        </w:rPr>
      </w:pPr>
      <w:r w:rsidRPr="0004764B">
        <w:rPr>
          <w:rFonts w:ascii="Times New Roman" w:hAnsi="Times New Roman" w:cs="Times New Roman"/>
          <w:sz w:val="24"/>
          <w:szCs w:val="24"/>
          <w:lang w:val="en-US"/>
        </w:rPr>
        <w:t>Cell</w:t>
      </w:r>
      <w:r w:rsidR="00A02A0E">
        <w:rPr>
          <w:rFonts w:ascii="Times New Roman" w:hAnsi="Times New Roman" w:cs="Times New Roman"/>
          <w:sz w:val="24"/>
          <w:szCs w:val="24"/>
          <w:lang w:val="en-US"/>
        </w:rPr>
        <w:t>s</w:t>
      </w:r>
      <w:r w:rsidRPr="0004764B">
        <w:rPr>
          <w:rFonts w:ascii="Times New Roman" w:hAnsi="Times New Roman" w:cs="Times New Roman"/>
          <w:sz w:val="24"/>
          <w:szCs w:val="24"/>
          <w:lang w:val="en-US"/>
        </w:rPr>
        <w:t xml:space="preserve"> were grown to 70% confluency on coverslips prior to fixation with 4% PFA for 30</w:t>
      </w:r>
      <w:ins w:id="16" w:author="Michelle Hill" w:date="2016-09-26T22:01:00Z">
        <w:r w:rsidR="004A1078">
          <w:rPr>
            <w:rFonts w:ascii="Times New Roman" w:hAnsi="Times New Roman" w:cs="Times New Roman"/>
            <w:sz w:val="24"/>
            <w:szCs w:val="24"/>
            <w:lang w:val="en-US"/>
          </w:rPr>
          <w:t xml:space="preserve"> </w:t>
        </w:r>
      </w:ins>
      <w:r w:rsidRPr="0004764B">
        <w:rPr>
          <w:rFonts w:ascii="Times New Roman" w:hAnsi="Times New Roman" w:cs="Times New Roman"/>
          <w:sz w:val="24"/>
          <w:szCs w:val="24"/>
          <w:lang w:val="en-US"/>
        </w:rPr>
        <w:t>minutes</w:t>
      </w:r>
      <w:r w:rsidR="004A1078">
        <w:rPr>
          <w:rFonts w:ascii="Times New Roman" w:hAnsi="Times New Roman" w:cs="Times New Roman"/>
          <w:sz w:val="24"/>
          <w:szCs w:val="24"/>
          <w:lang w:val="en-US"/>
        </w:rPr>
        <w:t xml:space="preserve"> at room temperature. All further incubations were performed at room temperature. After </w:t>
      </w:r>
      <w:r w:rsidRPr="0004764B">
        <w:rPr>
          <w:rFonts w:ascii="Times New Roman" w:hAnsi="Times New Roman" w:cs="Times New Roman"/>
          <w:sz w:val="24"/>
          <w:szCs w:val="24"/>
          <w:lang w:val="en-US"/>
        </w:rPr>
        <w:t>wash</w:t>
      </w:r>
      <w:r w:rsidR="00F37258">
        <w:rPr>
          <w:rFonts w:ascii="Times New Roman" w:hAnsi="Times New Roman" w:cs="Times New Roman"/>
          <w:sz w:val="24"/>
          <w:szCs w:val="24"/>
          <w:lang w:val="en-US"/>
        </w:rPr>
        <w:t>ing with PBS</w:t>
      </w:r>
      <w:r w:rsidR="004A1078">
        <w:rPr>
          <w:rFonts w:ascii="Times New Roman" w:hAnsi="Times New Roman" w:cs="Times New Roman"/>
          <w:sz w:val="24"/>
          <w:szCs w:val="24"/>
          <w:lang w:val="en-US"/>
        </w:rPr>
        <w:t xml:space="preserve">, </w:t>
      </w:r>
      <w:r w:rsidR="00F37258">
        <w:rPr>
          <w:rFonts w:ascii="Times New Roman" w:hAnsi="Times New Roman" w:cs="Times New Roman"/>
          <w:sz w:val="24"/>
          <w:szCs w:val="24"/>
          <w:lang w:val="en-US"/>
        </w:rPr>
        <w:t>0.1% Triton-X</w:t>
      </w:r>
      <w:r w:rsidR="004A1078">
        <w:rPr>
          <w:rFonts w:ascii="Times New Roman" w:hAnsi="Times New Roman" w:cs="Times New Roman"/>
          <w:sz w:val="24"/>
          <w:szCs w:val="24"/>
          <w:lang w:val="en-US"/>
        </w:rPr>
        <w:t>100</w:t>
      </w:r>
      <w:r w:rsidR="00F37258">
        <w:rPr>
          <w:rFonts w:ascii="Times New Roman" w:hAnsi="Times New Roman" w:cs="Times New Roman"/>
          <w:sz w:val="24"/>
          <w:szCs w:val="24"/>
          <w:lang w:val="en-US"/>
        </w:rPr>
        <w:t xml:space="preserve"> in </w:t>
      </w:r>
      <w:r w:rsidR="004A1078">
        <w:rPr>
          <w:rFonts w:ascii="Times New Roman" w:hAnsi="Times New Roman" w:cs="Times New Roman"/>
          <w:sz w:val="24"/>
          <w:szCs w:val="24"/>
          <w:lang w:val="en-US"/>
        </w:rPr>
        <w:t>blocking solution (</w:t>
      </w:r>
      <w:r w:rsidR="00F37258">
        <w:rPr>
          <w:rFonts w:ascii="Times New Roman" w:hAnsi="Times New Roman" w:cs="Times New Roman"/>
          <w:sz w:val="24"/>
          <w:szCs w:val="24"/>
          <w:lang w:val="en-US"/>
        </w:rPr>
        <w:t>1</w:t>
      </w:r>
      <w:r w:rsidRPr="0004764B">
        <w:rPr>
          <w:rFonts w:ascii="Times New Roman" w:hAnsi="Times New Roman" w:cs="Times New Roman"/>
          <w:sz w:val="24"/>
          <w:szCs w:val="24"/>
          <w:lang w:val="en-US"/>
        </w:rPr>
        <w:t>% BSA</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PBS</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 was added to the coverslips to block and </w:t>
      </w:r>
      <w:proofErr w:type="spellStart"/>
      <w:r w:rsidRPr="0004764B">
        <w:rPr>
          <w:rFonts w:ascii="Times New Roman" w:hAnsi="Times New Roman" w:cs="Times New Roman"/>
          <w:sz w:val="24"/>
          <w:szCs w:val="24"/>
          <w:lang w:val="en-US"/>
        </w:rPr>
        <w:t>permeabilize</w:t>
      </w:r>
      <w:proofErr w:type="spellEnd"/>
      <w:r w:rsidRPr="0004764B">
        <w:rPr>
          <w:rFonts w:ascii="Times New Roman" w:hAnsi="Times New Roman" w:cs="Times New Roman"/>
          <w:sz w:val="24"/>
          <w:szCs w:val="24"/>
          <w:lang w:val="en-US"/>
        </w:rPr>
        <w:t xml:space="preserve"> the cells. After 30 minutes of incubation, the coverslips were washed and primary an</w:t>
      </w:r>
      <w:r w:rsidR="00F37258">
        <w:rPr>
          <w:rFonts w:ascii="Times New Roman" w:hAnsi="Times New Roman" w:cs="Times New Roman"/>
          <w:sz w:val="24"/>
          <w:szCs w:val="24"/>
          <w:lang w:val="en-US"/>
        </w:rPr>
        <w:t>tibodies in blocking solution</w:t>
      </w:r>
      <w:r w:rsidRPr="0004764B">
        <w:rPr>
          <w:rFonts w:ascii="Times New Roman" w:hAnsi="Times New Roman" w:cs="Times New Roman"/>
          <w:sz w:val="24"/>
          <w:szCs w:val="24"/>
          <w:lang w:val="en-US"/>
        </w:rPr>
        <w:t xml:space="preserve"> were then incubated with the coverslips for 1 hour at room temperature. Coverslips were then washed 3 times with PBS </w:t>
      </w:r>
      <w:r w:rsidRPr="0004764B">
        <w:rPr>
          <w:rFonts w:ascii="Times New Roman" w:hAnsi="Times New Roman" w:cs="Times New Roman"/>
          <w:sz w:val="24"/>
          <w:szCs w:val="24"/>
          <w:lang w:val="en-US"/>
        </w:rPr>
        <w:lastRenderedPageBreak/>
        <w:t>prior to incubation with secondary antibodies in blocking buffer for 1 hour in the dark at room temperature. After washing 3 times in PBS, 1:1000 dilution of DAPI in blocking solution was incubated with coverslips for 10</w:t>
      </w:r>
      <w:r w:rsidR="004A1078">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minutes in the dark, followed by additional PBS and </w:t>
      </w:r>
      <w:proofErr w:type="spellStart"/>
      <w:r w:rsidRPr="0004764B">
        <w:rPr>
          <w:rFonts w:ascii="Times New Roman" w:hAnsi="Times New Roman" w:cs="Times New Roman"/>
          <w:sz w:val="24"/>
          <w:szCs w:val="24"/>
          <w:lang w:val="en-US"/>
        </w:rPr>
        <w:t>MilliQ</w:t>
      </w:r>
      <w:proofErr w:type="spellEnd"/>
      <w:r w:rsidRPr="0004764B">
        <w:rPr>
          <w:rFonts w:ascii="Times New Roman" w:hAnsi="Times New Roman" w:cs="Times New Roman"/>
          <w:sz w:val="24"/>
          <w:szCs w:val="24"/>
          <w:lang w:val="en-US"/>
        </w:rPr>
        <w:t xml:space="preserve"> water washing. Excess water was removed by </w:t>
      </w:r>
      <w:proofErr w:type="spellStart"/>
      <w:r w:rsidRPr="0004764B">
        <w:rPr>
          <w:rFonts w:ascii="Times New Roman" w:hAnsi="Times New Roman" w:cs="Times New Roman"/>
          <w:sz w:val="24"/>
          <w:szCs w:val="24"/>
          <w:lang w:val="en-US"/>
        </w:rPr>
        <w:t>Kimwipe</w:t>
      </w:r>
      <w:proofErr w:type="spellEnd"/>
      <w:r w:rsidRPr="0004764B">
        <w:rPr>
          <w:rFonts w:ascii="Times New Roman" w:hAnsi="Times New Roman" w:cs="Times New Roman"/>
          <w:sz w:val="24"/>
          <w:szCs w:val="24"/>
          <w:lang w:val="en-US"/>
        </w:rPr>
        <w:t xml:space="preserve"> prior to mounting on slides with 8μL Prolong Diamond (Invitrogen). Slides were dried for 24 hours at 37°C prior to imaging with th</w:t>
      </w:r>
      <w:r w:rsidR="00933319" w:rsidRPr="0004764B">
        <w:rPr>
          <w:rFonts w:ascii="Times New Roman" w:hAnsi="Times New Roman" w:cs="Times New Roman"/>
          <w:sz w:val="24"/>
          <w:szCs w:val="24"/>
          <w:lang w:val="en-US"/>
        </w:rPr>
        <w:t xml:space="preserve">e Olympus Confocal microscope. </w:t>
      </w:r>
      <w:proofErr w:type="spellStart"/>
      <w:r w:rsidR="0030456C">
        <w:rPr>
          <w:rFonts w:ascii="Times New Roman" w:hAnsi="Times New Roman" w:cs="Times New Roman"/>
          <w:sz w:val="24"/>
          <w:szCs w:val="24"/>
          <w:lang w:val="en-US"/>
        </w:rPr>
        <w:t>Pseudocolour</w:t>
      </w:r>
      <w:proofErr w:type="spellEnd"/>
      <w:r w:rsidR="0030456C">
        <w:rPr>
          <w:rFonts w:ascii="Times New Roman" w:hAnsi="Times New Roman" w:cs="Times New Roman"/>
          <w:sz w:val="24"/>
          <w:szCs w:val="24"/>
          <w:lang w:val="en-US"/>
        </w:rPr>
        <w:t xml:space="preserve"> and scale bar </w:t>
      </w:r>
      <w:r w:rsidR="004A1078">
        <w:rPr>
          <w:rFonts w:ascii="Times New Roman" w:hAnsi="Times New Roman" w:cs="Times New Roman"/>
          <w:sz w:val="24"/>
          <w:szCs w:val="24"/>
          <w:lang w:val="en-US"/>
        </w:rPr>
        <w:t xml:space="preserve">was </w:t>
      </w:r>
      <w:r w:rsidR="0030456C">
        <w:rPr>
          <w:rFonts w:ascii="Times New Roman" w:hAnsi="Times New Roman" w:cs="Times New Roman"/>
          <w:sz w:val="24"/>
          <w:szCs w:val="24"/>
          <w:lang w:val="en-US"/>
        </w:rPr>
        <w:t xml:space="preserve">added by the </w:t>
      </w:r>
      <w:proofErr w:type="spellStart"/>
      <w:r w:rsidR="0030456C">
        <w:rPr>
          <w:rFonts w:ascii="Times New Roman" w:hAnsi="Times New Roman" w:cs="Times New Roman"/>
          <w:sz w:val="24"/>
          <w:szCs w:val="24"/>
          <w:lang w:val="en-US"/>
        </w:rPr>
        <w:t>FluorView</w:t>
      </w:r>
      <w:proofErr w:type="spellEnd"/>
      <w:r w:rsidR="0030456C">
        <w:rPr>
          <w:rFonts w:ascii="Times New Roman" w:hAnsi="Times New Roman" w:cs="Times New Roman"/>
          <w:sz w:val="24"/>
          <w:szCs w:val="24"/>
          <w:lang w:val="en-US"/>
        </w:rPr>
        <w:t xml:space="preserve"> software for the Olympus microscope.</w:t>
      </w:r>
    </w:p>
    <w:p w14:paraId="7642B71F" w14:textId="55BC1169" w:rsidR="00A014EB" w:rsidRPr="0004764B" w:rsidRDefault="00A014EB" w:rsidP="00A014EB">
      <w:pPr>
        <w:pStyle w:val="Heading2"/>
        <w:spacing w:line="480" w:lineRule="auto"/>
        <w:rPr>
          <w:rStyle w:val="Heading1Char"/>
          <w:rFonts w:ascii="Times New Roman" w:hAnsi="Times New Roman" w:cs="Times New Roman"/>
          <w:sz w:val="24"/>
          <w:szCs w:val="24"/>
        </w:rPr>
      </w:pPr>
      <w:bookmarkStart w:id="17" w:name="_Toc464400710"/>
      <w:r w:rsidRPr="0004764B">
        <w:rPr>
          <w:rStyle w:val="Heading1Char"/>
          <w:rFonts w:ascii="Times New Roman" w:hAnsi="Times New Roman" w:cs="Times New Roman"/>
          <w:sz w:val="24"/>
          <w:szCs w:val="24"/>
        </w:rPr>
        <w:t xml:space="preserve">MicroRNA </w:t>
      </w:r>
      <w:r w:rsidRPr="0030456C">
        <w:rPr>
          <w:rStyle w:val="Heading1Char"/>
          <w:rFonts w:ascii="Times New Roman" w:hAnsi="Times New Roman" w:cs="Times New Roman"/>
          <w:i/>
          <w:sz w:val="24"/>
          <w:szCs w:val="24"/>
        </w:rPr>
        <w:t>In situ</w:t>
      </w:r>
      <w:r w:rsidRPr="0004764B">
        <w:rPr>
          <w:rStyle w:val="Heading1Char"/>
          <w:rFonts w:ascii="Times New Roman" w:hAnsi="Times New Roman" w:cs="Times New Roman"/>
          <w:sz w:val="24"/>
          <w:szCs w:val="24"/>
        </w:rPr>
        <w:t xml:space="preserve"> Hybridization:</w:t>
      </w:r>
      <w:bookmarkEnd w:id="17"/>
      <w:r w:rsidRPr="0004764B">
        <w:rPr>
          <w:rStyle w:val="Heading1Char"/>
          <w:rFonts w:ascii="Times New Roman" w:hAnsi="Times New Roman" w:cs="Times New Roman"/>
          <w:sz w:val="24"/>
          <w:szCs w:val="24"/>
        </w:rPr>
        <w:t xml:space="preserve"> </w:t>
      </w:r>
    </w:p>
    <w:p w14:paraId="601C55F6" w14:textId="23056B65" w:rsidR="00A014EB" w:rsidRPr="00A83C3A" w:rsidRDefault="00A014EB" w:rsidP="00A83C3A">
      <w:pPr>
        <w:spacing w:line="480" w:lineRule="auto"/>
        <w:rPr>
          <w:rStyle w:val="Heading2Char"/>
          <w:rFonts w:ascii="Times New Roman" w:eastAsiaTheme="minorHAnsi" w:hAnsi="Times New Roman" w:cs="Times New Roman"/>
          <w:color w:val="auto"/>
          <w:sz w:val="24"/>
          <w:szCs w:val="24"/>
        </w:rPr>
      </w:pPr>
      <w:r w:rsidRPr="0004764B">
        <w:rPr>
          <w:rFonts w:ascii="Times New Roman" w:hAnsi="Times New Roman" w:cs="Times New Roman"/>
          <w:sz w:val="24"/>
          <w:szCs w:val="24"/>
        </w:rPr>
        <w:t>Cells were grown to 70% confluency on coverslips prior to fixation with cold 100% methanol. Coverslips were then washed thrice with PBS and incubated in the dark overnight at room temperature in 50</w:t>
      </w:r>
      <w:r w:rsidR="00ED12EB">
        <w:rPr>
          <w:rFonts w:ascii="Times New Roman" w:hAnsi="Times New Roman" w:cs="Times New Roman"/>
          <w:sz w:val="24"/>
          <w:szCs w:val="24"/>
        </w:rPr>
        <w:t xml:space="preserve"> </w:t>
      </w:r>
      <w:proofErr w:type="spellStart"/>
      <w:r w:rsidR="00E60F95" w:rsidRPr="0004764B">
        <w:rPr>
          <w:rFonts w:ascii="Times New Roman" w:hAnsi="Times New Roman" w:cs="Times New Roman"/>
          <w:sz w:val="24"/>
          <w:szCs w:val="24"/>
        </w:rPr>
        <w:t>pmole</w:t>
      </w:r>
      <w:proofErr w:type="spellEnd"/>
      <w:r w:rsidR="00E60F95" w:rsidRPr="0004764B">
        <w:rPr>
          <w:rFonts w:ascii="Times New Roman" w:hAnsi="Times New Roman" w:cs="Times New Roman"/>
          <w:sz w:val="24"/>
          <w:szCs w:val="24"/>
        </w:rPr>
        <w:t xml:space="preserve"> </w:t>
      </w:r>
      <w:r w:rsidR="00634F62">
        <w:rPr>
          <w:rFonts w:ascii="Times New Roman" w:hAnsi="Times New Roman" w:cs="Times New Roman"/>
          <w:sz w:val="24"/>
          <w:szCs w:val="24"/>
        </w:rPr>
        <w:t xml:space="preserve">of Cy5 conjugated </w:t>
      </w:r>
      <w:proofErr w:type="spellStart"/>
      <w:r w:rsidR="00634F62">
        <w:rPr>
          <w:rFonts w:ascii="Times New Roman" w:hAnsi="Times New Roman" w:cs="Times New Roman"/>
          <w:sz w:val="24"/>
          <w:szCs w:val="24"/>
        </w:rPr>
        <w:t>anti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in oligo hybridization buffer; 50mM </w:t>
      </w:r>
      <w:proofErr w:type="spellStart"/>
      <w:r w:rsidRPr="0004764B">
        <w:rPr>
          <w:rFonts w:ascii="Times New Roman" w:hAnsi="Times New Roman" w:cs="Times New Roman"/>
          <w:sz w:val="24"/>
          <w:szCs w:val="24"/>
        </w:rPr>
        <w:t>NaCl</w:t>
      </w:r>
      <w:proofErr w:type="spellEnd"/>
      <w:r w:rsidRPr="0004764B">
        <w:rPr>
          <w:rFonts w:ascii="Times New Roman" w:hAnsi="Times New Roman" w:cs="Times New Roman"/>
          <w:sz w:val="24"/>
          <w:szCs w:val="24"/>
        </w:rPr>
        <w:t xml:space="preserve">, 1mM </w:t>
      </w:r>
      <w:proofErr w:type="spellStart"/>
      <w:r w:rsidRPr="0004764B">
        <w:rPr>
          <w:rFonts w:ascii="Times New Roman" w:hAnsi="Times New Roman" w:cs="Times New Roman"/>
          <w:sz w:val="24"/>
          <w:szCs w:val="24"/>
        </w:rPr>
        <w:t>Tris</w:t>
      </w:r>
      <w:proofErr w:type="spellEnd"/>
      <w:r w:rsidRPr="0004764B">
        <w:rPr>
          <w:rFonts w:ascii="Times New Roman" w:hAnsi="Times New Roman" w:cs="Times New Roman"/>
          <w:sz w:val="24"/>
          <w:szCs w:val="24"/>
        </w:rPr>
        <w:t>-Cl (pH 8.0), 0</w:t>
      </w:r>
      <w:r w:rsidR="00417F29">
        <w:rPr>
          <w:rFonts w:ascii="Times New Roman" w:hAnsi="Times New Roman" w:cs="Times New Roman"/>
          <w:sz w:val="24"/>
          <w:szCs w:val="24"/>
        </w:rPr>
        <w:t xml:space="preserve">.1mM EDTA (pH 8). Cy5-scrambled-miR-148a </w:t>
      </w:r>
      <w:r w:rsidRPr="0004764B">
        <w:rPr>
          <w:rFonts w:ascii="Times New Roman" w:hAnsi="Times New Roman" w:cs="Times New Roman"/>
          <w:sz w:val="24"/>
          <w:szCs w:val="24"/>
        </w:rPr>
        <w:t xml:space="preserve">oligo </w:t>
      </w:r>
      <w:r w:rsidR="00A133CD">
        <w:rPr>
          <w:rFonts w:ascii="Times New Roman" w:hAnsi="Times New Roman" w:cs="Times New Roman"/>
          <w:sz w:val="24"/>
          <w:szCs w:val="24"/>
        </w:rPr>
        <w:t>(</w:t>
      </w:r>
      <w:r w:rsidR="00ED17F6">
        <w:rPr>
          <w:rFonts w:ascii="Times New Roman" w:hAnsi="Times New Roman" w:cs="Times New Roman"/>
          <w:sz w:val="24"/>
          <w:szCs w:val="24"/>
        </w:rPr>
        <w:t>5’-Cy5</w:t>
      </w:r>
      <w:r w:rsidR="00ED17F6" w:rsidRPr="00ED17F6">
        <w:rPr>
          <w:rFonts w:ascii="Times New Roman" w:hAnsi="Times New Roman" w:cs="Times New Roman"/>
          <w:sz w:val="24"/>
          <w:szCs w:val="24"/>
        </w:rPr>
        <w:t>-GAUUCAUAGCGAUCCUUACAUG</w:t>
      </w:r>
      <w:r w:rsidR="00ED17F6">
        <w:rPr>
          <w:rFonts w:ascii="Times New Roman" w:hAnsi="Times New Roman" w:cs="Times New Roman"/>
          <w:sz w:val="24"/>
          <w:szCs w:val="24"/>
        </w:rPr>
        <w:t>-3’</w:t>
      </w:r>
      <w:r w:rsidR="00A133CD">
        <w:rPr>
          <w:rFonts w:ascii="Times New Roman" w:hAnsi="Times New Roman" w:cs="Times New Roman"/>
          <w:sz w:val="24"/>
          <w:szCs w:val="24"/>
        </w:rPr>
        <w:t xml:space="preserve">) </w:t>
      </w:r>
      <w:r w:rsidRPr="0004764B">
        <w:rPr>
          <w:rFonts w:ascii="Times New Roman" w:hAnsi="Times New Roman" w:cs="Times New Roman"/>
          <w:sz w:val="24"/>
          <w:szCs w:val="24"/>
        </w:rPr>
        <w:t>was used as a negative control</w:t>
      </w:r>
      <w:r w:rsidR="00726A10">
        <w:rPr>
          <w:rFonts w:ascii="Times New Roman" w:hAnsi="Times New Roman" w:cs="Times New Roman"/>
          <w:sz w:val="24"/>
          <w:szCs w:val="24"/>
        </w:rPr>
        <w:t xml:space="preserve"> and anti-miR-589 was used as a biological control as this </w:t>
      </w:r>
      <w:proofErr w:type="spellStart"/>
      <w:r w:rsidR="00726A10">
        <w:rPr>
          <w:rFonts w:ascii="Times New Roman" w:hAnsi="Times New Roman" w:cs="Times New Roman"/>
          <w:sz w:val="24"/>
          <w:szCs w:val="24"/>
        </w:rPr>
        <w:t>miR</w:t>
      </w:r>
      <w:proofErr w:type="spellEnd"/>
      <w:r w:rsidR="00726A10">
        <w:rPr>
          <w:rFonts w:ascii="Times New Roman" w:hAnsi="Times New Roman" w:cs="Times New Roman"/>
          <w:sz w:val="24"/>
          <w:szCs w:val="24"/>
        </w:rPr>
        <w:t xml:space="preserve"> should not bind or co-localize with </w:t>
      </w:r>
      <w:proofErr w:type="spellStart"/>
      <w:r w:rsidR="00726A10">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w:t>
      </w:r>
      <w:r w:rsidR="00E60F95" w:rsidRPr="0004764B">
        <w:rPr>
          <w:rFonts w:ascii="Times New Roman" w:hAnsi="Times New Roman" w:cs="Times New Roman"/>
          <w:sz w:val="24"/>
          <w:szCs w:val="24"/>
        </w:rPr>
        <w:t xml:space="preserve">Excess </w:t>
      </w:r>
      <w:proofErr w:type="spellStart"/>
      <w:r w:rsidR="00E60F95" w:rsidRPr="0004764B">
        <w:rPr>
          <w:rFonts w:ascii="Times New Roman" w:hAnsi="Times New Roman" w:cs="Times New Roman"/>
          <w:sz w:val="24"/>
          <w:szCs w:val="24"/>
        </w:rPr>
        <w:t>ant</w:t>
      </w:r>
      <w:r w:rsidR="00726A10">
        <w:rPr>
          <w:rFonts w:ascii="Times New Roman" w:hAnsi="Times New Roman" w:cs="Times New Roman"/>
          <w:sz w:val="24"/>
          <w:szCs w:val="24"/>
        </w:rPr>
        <w: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was removed by washing thrice in PBS before 4% PFA fixation for 30minutes. Subsequent steps were performed as per immunofluorescence protocol for </w:t>
      </w:r>
      <w:proofErr w:type="spellStart"/>
      <w:r w:rsidRPr="0004764B">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localisation with Alexa Fluor 568 secondary antibody. </w:t>
      </w:r>
      <w:r w:rsidR="00726A10">
        <w:rPr>
          <w:rFonts w:ascii="Times New Roman" w:hAnsi="Times New Roman" w:cs="Times New Roman"/>
          <w:sz w:val="24"/>
          <w:szCs w:val="24"/>
        </w:rPr>
        <w:t>Spectral bleed through of Cy5 and Alexa Fluor</w:t>
      </w:r>
      <w:r w:rsidR="0030456C">
        <w:rPr>
          <w:rFonts w:ascii="Times New Roman" w:hAnsi="Times New Roman" w:cs="Times New Roman"/>
          <w:sz w:val="24"/>
          <w:szCs w:val="24"/>
        </w:rPr>
        <w:t xml:space="preserve"> w</w:t>
      </w:r>
      <w:r w:rsidR="00726A10">
        <w:rPr>
          <w:rFonts w:ascii="Times New Roman" w:hAnsi="Times New Roman" w:cs="Times New Roman"/>
          <w:sz w:val="24"/>
          <w:szCs w:val="24"/>
        </w:rPr>
        <w:t>as</w:t>
      </w:r>
      <w:r w:rsidR="0030456C">
        <w:rPr>
          <w:rFonts w:ascii="Times New Roman" w:hAnsi="Times New Roman" w:cs="Times New Roman"/>
          <w:sz w:val="24"/>
          <w:szCs w:val="24"/>
        </w:rPr>
        <w:t xml:space="preserve"> c</w:t>
      </w:r>
      <w:r w:rsidR="00726A10">
        <w:rPr>
          <w:rFonts w:ascii="Times New Roman" w:hAnsi="Times New Roman" w:cs="Times New Roman"/>
          <w:sz w:val="24"/>
          <w:szCs w:val="24"/>
        </w:rPr>
        <w:t xml:space="preserve">hecked prior to data collection by individually staining </w:t>
      </w:r>
      <w:r w:rsidR="00417F29">
        <w:rPr>
          <w:rFonts w:ascii="Times New Roman" w:hAnsi="Times New Roman" w:cs="Times New Roman"/>
          <w:sz w:val="24"/>
          <w:szCs w:val="24"/>
        </w:rPr>
        <w:t xml:space="preserve">a sample </w:t>
      </w:r>
      <w:r w:rsidR="00726A10">
        <w:rPr>
          <w:rFonts w:ascii="Times New Roman" w:hAnsi="Times New Roman" w:cs="Times New Roman"/>
          <w:sz w:val="24"/>
          <w:szCs w:val="24"/>
        </w:rPr>
        <w:t>with antibody or hybridizing fluorophore-</w:t>
      </w:r>
      <w:proofErr w:type="spellStart"/>
      <w:r w:rsidR="00726A10">
        <w:rPr>
          <w:rFonts w:ascii="Times New Roman" w:hAnsi="Times New Roman" w:cs="Times New Roman"/>
          <w:sz w:val="24"/>
          <w:szCs w:val="24"/>
        </w:rPr>
        <w:t>antimiR</w:t>
      </w:r>
      <w:proofErr w:type="spellEnd"/>
      <w:r w:rsidR="00726A10">
        <w:rPr>
          <w:rFonts w:ascii="Times New Roman" w:hAnsi="Times New Roman" w:cs="Times New Roman"/>
          <w:sz w:val="24"/>
          <w:szCs w:val="24"/>
        </w:rPr>
        <w:t xml:space="preserve"> and visualizing neighbouring channels</w:t>
      </w:r>
      <w:r w:rsidR="00417F29">
        <w:rPr>
          <w:rFonts w:ascii="Times New Roman" w:hAnsi="Times New Roman" w:cs="Times New Roman"/>
          <w:sz w:val="24"/>
          <w:szCs w:val="24"/>
        </w:rPr>
        <w:t xml:space="preserve"> (data not shown)</w:t>
      </w:r>
      <w:r w:rsidR="00726A10">
        <w:rPr>
          <w:rFonts w:ascii="Times New Roman" w:hAnsi="Times New Roman" w:cs="Times New Roman"/>
          <w:sz w:val="24"/>
          <w:szCs w:val="24"/>
        </w:rPr>
        <w:t xml:space="preserve">. </w:t>
      </w:r>
    </w:p>
    <w:p w14:paraId="76D37A38" w14:textId="30813FA8" w:rsidR="00D269F5" w:rsidRPr="0004764B" w:rsidRDefault="00A014EB" w:rsidP="00A014EB">
      <w:pPr>
        <w:rPr>
          <w:rFonts w:ascii="Times New Roman" w:hAnsi="Times New Roman" w:cs="Times New Roman"/>
          <w:sz w:val="24"/>
          <w:szCs w:val="24"/>
          <w:lang w:val="en-US"/>
        </w:rPr>
      </w:pPr>
      <w:bookmarkStart w:id="18" w:name="_Toc464400711"/>
      <w:r w:rsidRPr="0004764B">
        <w:rPr>
          <w:rStyle w:val="Heading2Char"/>
          <w:rFonts w:ascii="Times New Roman" w:hAnsi="Times New Roman" w:cs="Times New Roman"/>
          <w:sz w:val="24"/>
          <w:szCs w:val="24"/>
        </w:rPr>
        <w:t>Immunoprecipitation</w:t>
      </w:r>
      <w:r w:rsidR="00D269F5" w:rsidRPr="0004764B">
        <w:rPr>
          <w:rStyle w:val="Heading2Char"/>
          <w:rFonts w:ascii="Times New Roman" w:hAnsi="Times New Roman" w:cs="Times New Roman"/>
          <w:sz w:val="24"/>
          <w:szCs w:val="24"/>
        </w:rPr>
        <w:t>:</w:t>
      </w:r>
      <w:bookmarkEnd w:id="18"/>
      <w:r w:rsidR="0035527B">
        <w:rPr>
          <w:rFonts w:ascii="Times New Roman" w:hAnsi="Times New Roman" w:cs="Times New Roman"/>
          <w:sz w:val="24"/>
          <w:szCs w:val="24"/>
          <w:lang w:val="en-US"/>
        </w:rPr>
        <w:t xml:space="preserve"> </w:t>
      </w:r>
    </w:p>
    <w:p w14:paraId="542D30C7" w14:textId="1494D8D7" w:rsidR="00ED12EB" w:rsidRDefault="0030456C"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Protein G </w:t>
      </w:r>
      <w:proofErr w:type="spellStart"/>
      <w:r>
        <w:rPr>
          <w:rFonts w:ascii="Times New Roman" w:hAnsi="Times New Roman" w:cs="Times New Roman"/>
          <w:sz w:val="24"/>
          <w:szCs w:val="24"/>
          <w:lang w:val="en-US"/>
        </w:rPr>
        <w:t>DynaBeads</w:t>
      </w:r>
      <w:proofErr w:type="spellEnd"/>
      <w:r>
        <w:rPr>
          <w:rFonts w:ascii="Times New Roman" w:hAnsi="Times New Roman" w:cs="Times New Roman"/>
          <w:sz w:val="24"/>
          <w:szCs w:val="24"/>
          <w:lang w:val="en-US"/>
        </w:rPr>
        <w:t xml:space="preserve"> were washed thrice in washing and anti</w:t>
      </w:r>
      <w:r w:rsidR="00A133CD">
        <w:rPr>
          <w:rFonts w:ascii="Times New Roman" w:hAnsi="Times New Roman" w:cs="Times New Roman"/>
          <w:sz w:val="24"/>
          <w:szCs w:val="24"/>
          <w:lang w:val="en-US"/>
        </w:rPr>
        <w:t>body binding (W&amp;B) buffer</w:t>
      </w:r>
      <w:r>
        <w:rPr>
          <w:rFonts w:ascii="Times New Roman" w:hAnsi="Times New Roman" w:cs="Times New Roman"/>
          <w:sz w:val="24"/>
          <w:szCs w:val="24"/>
          <w:lang w:val="en-US"/>
        </w:rPr>
        <w:t xml:space="preserve"> to remove storage reagents</w:t>
      </w:r>
      <w:r w:rsidR="004D05EA">
        <w:rPr>
          <w:rFonts w:ascii="Times New Roman" w:hAnsi="Times New Roman" w:cs="Times New Roman"/>
          <w:sz w:val="24"/>
          <w:szCs w:val="24"/>
          <w:lang w:val="en-US"/>
        </w:rPr>
        <w:t xml:space="preserve"> using the DynaMag2 magnet to separate and fix beads</w:t>
      </w:r>
      <w:r>
        <w:rPr>
          <w:rFonts w:ascii="Times New Roman" w:hAnsi="Times New Roman" w:cs="Times New Roman"/>
          <w:sz w:val="24"/>
          <w:szCs w:val="24"/>
          <w:lang w:val="en-US"/>
        </w:rPr>
        <w:t>.</w:t>
      </w:r>
      <w:r w:rsidR="004D05EA">
        <w:rPr>
          <w:rFonts w:ascii="Times New Roman" w:hAnsi="Times New Roman" w:cs="Times New Roman"/>
          <w:sz w:val="24"/>
          <w:szCs w:val="24"/>
          <w:lang w:val="en-US"/>
        </w:rPr>
        <w:t xml:space="preserve"> W&amp;B </w:t>
      </w:r>
      <w:r w:rsidR="004D05EA" w:rsidRPr="000348FB">
        <w:rPr>
          <w:rFonts w:ascii="Times New Roman" w:hAnsi="Times New Roman" w:cs="Times New Roman"/>
          <w:sz w:val="24"/>
          <w:szCs w:val="24"/>
          <w:lang w:val="en-US"/>
        </w:rPr>
        <w:t>contains</w:t>
      </w:r>
      <w:r w:rsidR="000348FB" w:rsidRPr="000348FB">
        <w:rPr>
          <w:rFonts w:ascii="Times New Roman" w:hAnsi="Times New Roman" w:cs="Times New Roman"/>
          <w:sz w:val="24"/>
          <w:szCs w:val="24"/>
          <w:lang w:val="en-US"/>
        </w:rPr>
        <w:t xml:space="preserve"> 0.1M Sodium Acetate and 0.05% Tween-20 diluted in distilled water</w:t>
      </w:r>
      <w:r w:rsidR="00A133CD" w:rsidRPr="000348FB">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1μL of rabbit anti-</w:t>
      </w:r>
      <w:proofErr w:type="spellStart"/>
      <w:r w:rsidR="00A133CD">
        <w:rPr>
          <w:rFonts w:ascii="Times New Roman" w:hAnsi="Times New Roman" w:cs="Times New Roman"/>
          <w:sz w:val="24"/>
          <w:szCs w:val="24"/>
          <w:lang w:val="en-US"/>
        </w:rPr>
        <w:t>hnRNPK</w:t>
      </w:r>
      <w:proofErr w:type="spellEnd"/>
      <w:r w:rsidR="004D05EA">
        <w:rPr>
          <w:rFonts w:ascii="Times New Roman" w:hAnsi="Times New Roman" w:cs="Times New Roman"/>
          <w:sz w:val="24"/>
          <w:szCs w:val="24"/>
          <w:lang w:val="en-US"/>
        </w:rPr>
        <w:t xml:space="preserve"> were added to 200uL of W&amp;B buffer, added to the beads and incubated on a </w:t>
      </w:r>
      <w:r w:rsidR="004D05EA">
        <w:rPr>
          <w:rFonts w:ascii="Times New Roman" w:hAnsi="Times New Roman" w:cs="Times New Roman"/>
          <w:sz w:val="24"/>
          <w:szCs w:val="24"/>
          <w:lang w:val="en-US"/>
        </w:rPr>
        <w:lastRenderedPageBreak/>
        <w:t>rotating wheel for 40</w:t>
      </w:r>
      <w:r w:rsidR="00ED12EB">
        <w:rPr>
          <w:rFonts w:ascii="Times New Roman" w:hAnsi="Times New Roman" w:cs="Times New Roman"/>
          <w:sz w:val="24"/>
          <w:szCs w:val="24"/>
          <w:lang w:val="en-US"/>
        </w:rPr>
        <w:t xml:space="preserve"> </w:t>
      </w:r>
      <w:r w:rsidR="004D05EA">
        <w:rPr>
          <w:rFonts w:ascii="Times New Roman" w:hAnsi="Times New Roman" w:cs="Times New Roman"/>
          <w:sz w:val="24"/>
          <w:szCs w:val="24"/>
          <w:lang w:val="en-US"/>
        </w:rPr>
        <w:t xml:space="preserve">minutes. </w:t>
      </w:r>
      <w:r w:rsidR="00A133CD">
        <w:rPr>
          <w:rFonts w:ascii="Times New Roman" w:hAnsi="Times New Roman" w:cs="Times New Roman"/>
          <w:sz w:val="24"/>
          <w:szCs w:val="24"/>
          <w:lang w:val="en-US"/>
        </w:rPr>
        <w:t xml:space="preserve">1μL of normal rabbit IgG were also prepared separately as a negative control. </w:t>
      </w:r>
      <w:r w:rsidR="004D05EA">
        <w:rPr>
          <w:rFonts w:ascii="Times New Roman" w:hAnsi="Times New Roman" w:cs="Times New Roman"/>
          <w:sz w:val="24"/>
          <w:szCs w:val="24"/>
          <w:lang w:val="en-US"/>
        </w:rPr>
        <w:t>Excess antibody were removed by washing with W&amp;B buffer thrice</w:t>
      </w:r>
      <w:r w:rsidR="00BE3A99">
        <w:rPr>
          <w:rFonts w:ascii="Times New Roman" w:hAnsi="Times New Roman" w:cs="Times New Roman"/>
          <w:sz w:val="24"/>
          <w:szCs w:val="24"/>
          <w:lang w:val="en-US"/>
        </w:rPr>
        <w:t xml:space="preserve">. </w:t>
      </w:r>
    </w:p>
    <w:p w14:paraId="2A04A4DD" w14:textId="622665B6" w:rsidR="00D269F5" w:rsidRPr="00BE3A99" w:rsidRDefault="00ED12EB"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Cellular components were cross-linked by adding </w:t>
      </w:r>
      <w:r w:rsidR="00BE3A99">
        <w:rPr>
          <w:rFonts w:ascii="Times New Roman" w:hAnsi="Times New Roman" w:cs="Times New Roman"/>
          <w:sz w:val="24"/>
          <w:szCs w:val="24"/>
          <w:lang w:val="en-US"/>
        </w:rPr>
        <w:t>1% formaldehyde</w:t>
      </w:r>
      <w:r w:rsidR="008A70A1">
        <w:rPr>
          <w:rFonts w:ascii="Times New Roman" w:hAnsi="Times New Roman" w:cs="Times New Roman"/>
          <w:sz w:val="24"/>
          <w:szCs w:val="24"/>
          <w:lang w:val="en-US"/>
        </w:rPr>
        <w:t>/PBS</w:t>
      </w:r>
      <w:r w:rsidR="00BE3A99">
        <w:rPr>
          <w:rFonts w:ascii="Times New Roman" w:hAnsi="Times New Roman" w:cs="Times New Roman"/>
          <w:sz w:val="24"/>
          <w:szCs w:val="24"/>
          <w:lang w:val="en-US"/>
        </w:rPr>
        <w:t xml:space="preserve"> for 8</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minutes</w:t>
      </w:r>
      <w:r>
        <w:rPr>
          <w:rFonts w:ascii="Times New Roman" w:hAnsi="Times New Roman" w:cs="Times New Roman"/>
          <w:sz w:val="24"/>
          <w:szCs w:val="24"/>
          <w:lang w:val="en-US"/>
        </w:rPr>
        <w:t xml:space="preserve"> at room temperature</w:t>
      </w:r>
      <w:r w:rsidR="00BE3A9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After </w:t>
      </w:r>
      <w:r w:rsidR="00BE3A99">
        <w:rPr>
          <w:rFonts w:ascii="Times New Roman" w:hAnsi="Times New Roman" w:cs="Times New Roman"/>
          <w:sz w:val="24"/>
          <w:szCs w:val="24"/>
          <w:lang w:val="en-US"/>
        </w:rPr>
        <w:t>wash</w:t>
      </w:r>
      <w:r>
        <w:rPr>
          <w:rFonts w:ascii="Times New Roman" w:hAnsi="Times New Roman" w:cs="Times New Roman"/>
          <w:sz w:val="24"/>
          <w:szCs w:val="24"/>
          <w:lang w:val="en-US"/>
        </w:rPr>
        <w:t xml:space="preserve">ing </w:t>
      </w:r>
      <w:r w:rsidR="00BE3A99">
        <w:rPr>
          <w:rFonts w:ascii="Times New Roman" w:hAnsi="Times New Roman" w:cs="Times New Roman"/>
          <w:sz w:val="24"/>
          <w:szCs w:val="24"/>
          <w:lang w:val="en-US"/>
        </w:rPr>
        <w:t xml:space="preserve">with </w:t>
      </w:r>
      <w:r w:rsidR="008A70A1">
        <w:rPr>
          <w:rFonts w:ascii="Times New Roman" w:hAnsi="Times New Roman" w:cs="Times New Roman"/>
          <w:sz w:val="24"/>
          <w:szCs w:val="24"/>
          <w:lang w:val="en-US"/>
        </w:rPr>
        <w:t xml:space="preserve">room temperature </w:t>
      </w:r>
      <w:r w:rsidR="00BE3A99">
        <w:rPr>
          <w:rFonts w:ascii="Times New Roman" w:hAnsi="Times New Roman" w:cs="Times New Roman"/>
          <w:sz w:val="24"/>
          <w:szCs w:val="24"/>
          <w:lang w:val="en-US"/>
        </w:rPr>
        <w:t>PBS</w:t>
      </w:r>
      <w:r>
        <w:rPr>
          <w:rFonts w:ascii="Times New Roman" w:hAnsi="Times New Roman" w:cs="Times New Roman"/>
          <w:sz w:val="24"/>
          <w:szCs w:val="24"/>
          <w:lang w:val="en-US"/>
        </w:rPr>
        <w:t>, cells were</w:t>
      </w:r>
      <w:r w:rsidR="00BE3A99">
        <w:rPr>
          <w:rFonts w:ascii="Times New Roman" w:hAnsi="Times New Roman" w:cs="Times New Roman"/>
          <w:sz w:val="24"/>
          <w:szCs w:val="24"/>
          <w:lang w:val="en-US"/>
        </w:rPr>
        <w:t xml:space="preserve"> scraped into </w:t>
      </w:r>
      <w:r w:rsidR="00C725BE">
        <w:rPr>
          <w:rFonts w:ascii="Times New Roman" w:hAnsi="Times New Roman" w:cs="Times New Roman"/>
          <w:sz w:val="24"/>
          <w:szCs w:val="24"/>
          <w:lang w:val="en-US"/>
        </w:rPr>
        <w:t>tubes.</w:t>
      </w:r>
      <w:r w:rsidR="00BE3A99">
        <w:rPr>
          <w:rFonts w:ascii="Times New Roman" w:hAnsi="Times New Roman" w:cs="Times New Roman"/>
          <w:sz w:val="24"/>
          <w:szCs w:val="24"/>
          <w:lang w:val="en-US"/>
        </w:rPr>
        <w:t xml:space="preserve"> Cell pellets were lysed by 20</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 incubation, on ice, </w:t>
      </w:r>
      <w:r>
        <w:rPr>
          <w:rFonts w:ascii="Times New Roman" w:hAnsi="Times New Roman" w:cs="Times New Roman"/>
          <w:sz w:val="24"/>
          <w:szCs w:val="24"/>
          <w:lang w:val="en-US"/>
        </w:rPr>
        <w:t xml:space="preserve">with </w:t>
      </w:r>
      <w:r w:rsidR="00BE3A99">
        <w:rPr>
          <w:rFonts w:ascii="Times New Roman" w:hAnsi="Times New Roman" w:cs="Times New Roman"/>
          <w:sz w:val="24"/>
          <w:szCs w:val="24"/>
          <w:lang w:val="en-US"/>
        </w:rPr>
        <w:t xml:space="preserve">modified lysis buffer; 1% Triton-X, 20mM </w:t>
      </w:r>
      <w:proofErr w:type="spellStart"/>
      <w:r w:rsidR="00BE3A99">
        <w:rPr>
          <w:rFonts w:ascii="Times New Roman" w:hAnsi="Times New Roman" w:cs="Times New Roman"/>
          <w:sz w:val="24"/>
          <w:szCs w:val="24"/>
          <w:lang w:val="en-US"/>
        </w:rPr>
        <w:t>Tris</w:t>
      </w:r>
      <w:proofErr w:type="spellEnd"/>
      <w:r w:rsidR="00BE3A99">
        <w:rPr>
          <w:rFonts w:ascii="Times New Roman" w:hAnsi="Times New Roman" w:cs="Times New Roman"/>
          <w:sz w:val="24"/>
          <w:szCs w:val="24"/>
          <w:lang w:val="en-US"/>
        </w:rPr>
        <w:t xml:space="preserve"> (pH7.5), 150mM </w:t>
      </w:r>
      <w:proofErr w:type="spellStart"/>
      <w:r w:rsidR="00BE3A99">
        <w:rPr>
          <w:rFonts w:ascii="Times New Roman" w:hAnsi="Times New Roman" w:cs="Times New Roman"/>
          <w:sz w:val="24"/>
          <w:szCs w:val="24"/>
          <w:lang w:val="en-US"/>
        </w:rPr>
        <w:t>NaCl</w:t>
      </w:r>
      <w:proofErr w:type="spellEnd"/>
      <w:r w:rsidR="00BE3A99">
        <w:rPr>
          <w:rFonts w:ascii="Times New Roman" w:hAnsi="Times New Roman" w:cs="Times New Roman"/>
          <w:sz w:val="24"/>
          <w:szCs w:val="24"/>
          <w:lang w:val="en-US"/>
        </w:rPr>
        <w:t>, 1x Protein Inhibitor</w:t>
      </w:r>
      <w:r>
        <w:rPr>
          <w:rFonts w:ascii="Times New Roman" w:hAnsi="Times New Roman" w:cs="Times New Roman"/>
          <w:sz w:val="24"/>
          <w:szCs w:val="24"/>
          <w:lang w:val="en-US"/>
        </w:rPr>
        <w:t>s</w:t>
      </w:r>
      <w:r w:rsidR="00881806">
        <w:rPr>
          <w:rFonts w:ascii="Times New Roman" w:hAnsi="Times New Roman" w:cs="Times New Roman"/>
          <w:sz w:val="24"/>
          <w:szCs w:val="24"/>
          <w:lang w:val="en-US"/>
        </w:rPr>
        <w:t xml:space="preserve"> (1mg/ml of </w:t>
      </w:r>
      <w:proofErr w:type="spellStart"/>
      <w:r w:rsidR="00881806">
        <w:rPr>
          <w:rFonts w:ascii="Times New Roman" w:hAnsi="Times New Roman" w:cs="Times New Roman"/>
          <w:sz w:val="24"/>
          <w:szCs w:val="24"/>
          <w:lang w:val="en-US"/>
        </w:rPr>
        <w:t>Aprotinin</w:t>
      </w:r>
      <w:proofErr w:type="spellEnd"/>
      <w:r w:rsidR="00881806">
        <w:rPr>
          <w:rFonts w:ascii="Times New Roman" w:hAnsi="Times New Roman" w:cs="Times New Roman"/>
          <w:sz w:val="24"/>
          <w:szCs w:val="24"/>
          <w:lang w:val="en-US"/>
        </w:rPr>
        <w:t xml:space="preserve">, </w:t>
      </w:r>
      <w:proofErr w:type="spellStart"/>
      <w:r w:rsidR="00881806">
        <w:rPr>
          <w:rFonts w:ascii="Times New Roman" w:hAnsi="Times New Roman" w:cs="Times New Roman"/>
          <w:sz w:val="24"/>
          <w:szCs w:val="24"/>
          <w:lang w:val="en-US"/>
        </w:rPr>
        <w:t>Antipain</w:t>
      </w:r>
      <w:proofErr w:type="spellEnd"/>
      <w:r w:rsidR="00881806">
        <w:rPr>
          <w:rFonts w:ascii="Times New Roman" w:hAnsi="Times New Roman" w:cs="Times New Roman"/>
          <w:sz w:val="24"/>
          <w:szCs w:val="24"/>
          <w:lang w:val="en-US"/>
        </w:rPr>
        <w:t xml:space="preserve">, </w:t>
      </w:r>
      <w:proofErr w:type="spellStart"/>
      <w:r w:rsidR="00881806">
        <w:rPr>
          <w:rFonts w:ascii="Times New Roman" w:hAnsi="Times New Roman" w:cs="Times New Roman"/>
          <w:sz w:val="24"/>
          <w:szCs w:val="24"/>
          <w:lang w:val="en-US"/>
        </w:rPr>
        <w:t>Pepstain</w:t>
      </w:r>
      <w:proofErr w:type="spellEnd"/>
      <w:r w:rsidR="00881806">
        <w:rPr>
          <w:rFonts w:ascii="Times New Roman" w:hAnsi="Times New Roman" w:cs="Times New Roman"/>
          <w:sz w:val="24"/>
          <w:szCs w:val="24"/>
          <w:lang w:val="en-US"/>
        </w:rPr>
        <w:t xml:space="preserve"> A, </w:t>
      </w:r>
      <w:proofErr w:type="spellStart"/>
      <w:r w:rsidR="00881806">
        <w:rPr>
          <w:rFonts w:ascii="Times New Roman" w:hAnsi="Times New Roman" w:cs="Times New Roman"/>
          <w:sz w:val="24"/>
          <w:szCs w:val="24"/>
          <w:lang w:val="en-US"/>
        </w:rPr>
        <w:t>Leupetin</w:t>
      </w:r>
      <w:proofErr w:type="spellEnd"/>
      <w:r w:rsidR="00881806">
        <w:rPr>
          <w:rFonts w:ascii="Times New Roman" w:hAnsi="Times New Roman" w:cs="Times New Roman"/>
          <w:sz w:val="24"/>
          <w:szCs w:val="24"/>
          <w:lang w:val="en-US"/>
        </w:rPr>
        <w:t xml:space="preserve"> and 500mM </w:t>
      </w:r>
      <w:proofErr w:type="spellStart"/>
      <w:r w:rsidR="00881806">
        <w:rPr>
          <w:rFonts w:ascii="Times New Roman" w:hAnsi="Times New Roman" w:cs="Times New Roman"/>
          <w:sz w:val="24"/>
          <w:szCs w:val="24"/>
          <w:lang w:val="en-US"/>
        </w:rPr>
        <w:t>Benzamidine</w:t>
      </w:r>
      <w:proofErr w:type="spellEnd"/>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0.5mM MAEBSF, 0.5mM Na</w:t>
      </w:r>
      <w:r w:rsidR="00BE3A99">
        <w:rPr>
          <w:rFonts w:ascii="Times New Roman" w:hAnsi="Times New Roman" w:cs="Times New Roman"/>
          <w:sz w:val="24"/>
          <w:szCs w:val="24"/>
          <w:vertAlign w:val="subscript"/>
          <w:lang w:val="en-US"/>
        </w:rPr>
        <w:t>3</w:t>
      </w:r>
      <w:r w:rsidR="00BE3A99">
        <w:rPr>
          <w:rFonts w:ascii="Times New Roman" w:hAnsi="Times New Roman" w:cs="Times New Roman"/>
          <w:sz w:val="24"/>
          <w:szCs w:val="24"/>
          <w:lang w:val="en-US"/>
        </w:rPr>
        <w:t>VO</w:t>
      </w:r>
      <w:r w:rsidR="00BE3A99">
        <w:rPr>
          <w:rFonts w:ascii="Times New Roman" w:hAnsi="Times New Roman" w:cs="Times New Roman"/>
          <w:sz w:val="24"/>
          <w:szCs w:val="24"/>
          <w:vertAlign w:val="subscript"/>
          <w:lang w:val="en-US"/>
        </w:rPr>
        <w:t>4</w:t>
      </w:r>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xml:space="preserve"> 10mM </w:t>
      </w:r>
      <w:proofErr w:type="spellStart"/>
      <w:r w:rsidR="00BE3A99">
        <w:rPr>
          <w:rFonts w:ascii="Times New Roman" w:hAnsi="Times New Roman" w:cs="Times New Roman"/>
          <w:sz w:val="24"/>
          <w:szCs w:val="24"/>
          <w:lang w:val="en-US"/>
        </w:rPr>
        <w:t>NaF</w:t>
      </w:r>
      <w:proofErr w:type="spellEnd"/>
      <w:r w:rsidR="00881806">
        <w:rPr>
          <w:rFonts w:ascii="Times New Roman" w:hAnsi="Times New Roman" w:cs="Times New Roman"/>
          <w:sz w:val="24"/>
          <w:szCs w:val="24"/>
          <w:lang w:val="en-US"/>
        </w:rPr>
        <w:t xml:space="preserve"> and 0.</w:t>
      </w:r>
      <w:r w:rsidR="00881806" w:rsidRPr="00A133CD">
        <w:rPr>
          <w:rFonts w:ascii="Times New Roman" w:hAnsi="Times New Roman" w:cs="Times New Roman"/>
          <w:color w:val="000000" w:themeColor="text1"/>
          <w:sz w:val="24"/>
          <w:szCs w:val="24"/>
          <w:lang w:val="en-US"/>
        </w:rPr>
        <w:t xml:space="preserve">1mM </w:t>
      </w:r>
      <w:r w:rsidR="00881806">
        <w:rPr>
          <w:rFonts w:ascii="Times New Roman" w:hAnsi="Times New Roman" w:cs="Times New Roman"/>
          <w:color w:val="000000" w:themeColor="text1"/>
          <w:sz w:val="24"/>
          <w:szCs w:val="24"/>
          <w:lang w:val="en-US"/>
        </w:rPr>
        <w:t>sodium</w:t>
      </w:r>
      <w:r w:rsidR="00881806" w:rsidRPr="00A133CD">
        <w:rPr>
          <w:rFonts w:ascii="Times New Roman" w:hAnsi="Times New Roman" w:cs="Times New Roman"/>
          <w:color w:val="000000" w:themeColor="text1"/>
          <w:sz w:val="24"/>
          <w:szCs w:val="24"/>
          <w:lang w:val="en-US"/>
        </w:rPr>
        <w:t xml:space="preserve"> </w:t>
      </w:r>
      <w:r w:rsidR="00881806">
        <w:rPr>
          <w:rFonts w:ascii="Times New Roman" w:hAnsi="Times New Roman" w:cs="Times New Roman"/>
          <w:color w:val="000000" w:themeColor="text1"/>
          <w:sz w:val="24"/>
          <w:szCs w:val="24"/>
          <w:lang w:val="en-US"/>
        </w:rPr>
        <w:t>p</w:t>
      </w:r>
      <w:r w:rsidR="00881806" w:rsidRPr="00A133CD">
        <w:rPr>
          <w:rFonts w:ascii="Times New Roman" w:hAnsi="Times New Roman" w:cs="Times New Roman"/>
          <w:color w:val="000000" w:themeColor="text1"/>
          <w:sz w:val="24"/>
          <w:szCs w:val="24"/>
          <w:lang w:val="en-US"/>
        </w:rPr>
        <w:t>yrophosphate</w:t>
      </w:r>
      <w:r w:rsidR="00BE3A99" w:rsidRPr="00A133CD">
        <w:rPr>
          <w:rFonts w:ascii="Times New Roman" w:hAnsi="Times New Roman" w:cs="Times New Roman"/>
          <w:color w:val="000000" w:themeColor="text1"/>
          <w:sz w:val="24"/>
          <w:szCs w:val="24"/>
          <w:lang w:val="en-US"/>
        </w:rPr>
        <w:t>.</w:t>
      </w:r>
      <w:r w:rsidR="00C725BE" w:rsidRPr="00A133CD">
        <w:rPr>
          <w:rFonts w:ascii="Times New Roman" w:hAnsi="Times New Roman" w:cs="Times New Roman"/>
          <w:color w:val="000000" w:themeColor="text1"/>
          <w:sz w:val="24"/>
          <w:szCs w:val="24"/>
          <w:lang w:val="en-US"/>
        </w:rPr>
        <w:t xml:space="preserve"> </w:t>
      </w:r>
      <w:r w:rsidR="00C725BE">
        <w:rPr>
          <w:rFonts w:ascii="Times New Roman" w:hAnsi="Times New Roman" w:cs="Times New Roman"/>
          <w:sz w:val="24"/>
          <w:szCs w:val="24"/>
          <w:lang w:val="en-US"/>
        </w:rPr>
        <w:t xml:space="preserve">After incubation, lysates were centrifuged at </w:t>
      </w:r>
      <w:r w:rsidR="00881806">
        <w:rPr>
          <w:rFonts w:ascii="Times New Roman" w:hAnsi="Times New Roman" w:cs="Times New Roman"/>
          <w:sz w:val="24"/>
          <w:szCs w:val="24"/>
          <w:lang w:val="en-US"/>
        </w:rPr>
        <w:t>14,000g</w:t>
      </w:r>
      <w:r w:rsidR="00C725BE">
        <w:rPr>
          <w:rFonts w:ascii="Times New Roman" w:hAnsi="Times New Roman" w:cs="Times New Roman"/>
          <w:sz w:val="24"/>
          <w:szCs w:val="24"/>
          <w:lang w:val="en-US"/>
        </w:rPr>
        <w:t>,</w:t>
      </w:r>
      <w:r>
        <w:rPr>
          <w:rFonts w:ascii="Times New Roman" w:hAnsi="Times New Roman" w:cs="Times New Roman"/>
          <w:sz w:val="24"/>
          <w:szCs w:val="24"/>
          <w:lang w:val="en-US"/>
        </w:rPr>
        <w:t xml:space="preserve"> for </w:t>
      </w:r>
      <w:r w:rsidR="00C725BE">
        <w:rPr>
          <w:rFonts w:ascii="Times New Roman" w:hAnsi="Times New Roman" w:cs="Times New Roman"/>
          <w:sz w:val="24"/>
          <w:szCs w:val="24"/>
          <w:lang w:val="en-US"/>
        </w:rPr>
        <w:t xml:space="preserve">5 minutes at 4°C and supernatant </w:t>
      </w:r>
      <w:r>
        <w:rPr>
          <w:rFonts w:ascii="Times New Roman" w:hAnsi="Times New Roman" w:cs="Times New Roman"/>
          <w:sz w:val="24"/>
          <w:szCs w:val="24"/>
          <w:lang w:val="en-US"/>
        </w:rPr>
        <w:t xml:space="preserve">transferred </w:t>
      </w:r>
      <w:r w:rsidR="00C725BE">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a </w:t>
      </w:r>
      <w:r w:rsidR="00C725BE">
        <w:rPr>
          <w:rFonts w:ascii="Times New Roman" w:hAnsi="Times New Roman" w:cs="Times New Roman"/>
          <w:sz w:val="24"/>
          <w:szCs w:val="24"/>
          <w:lang w:val="en-US"/>
        </w:rPr>
        <w:t xml:space="preserve">new tube. Cell lysate </w:t>
      </w:r>
      <w:r>
        <w:rPr>
          <w:rFonts w:ascii="Times New Roman" w:hAnsi="Times New Roman" w:cs="Times New Roman"/>
          <w:sz w:val="24"/>
          <w:szCs w:val="24"/>
          <w:lang w:val="en-US"/>
        </w:rPr>
        <w:t xml:space="preserve">were </w:t>
      </w:r>
      <w:r w:rsidR="00881806">
        <w:rPr>
          <w:rFonts w:ascii="Times New Roman" w:hAnsi="Times New Roman" w:cs="Times New Roman"/>
          <w:sz w:val="24"/>
          <w:szCs w:val="24"/>
          <w:lang w:val="en-US"/>
        </w:rPr>
        <w:t>diluted</w:t>
      </w:r>
      <w:r>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 xml:space="preserve">1:5 </w:t>
      </w:r>
      <w:r>
        <w:rPr>
          <w:rFonts w:ascii="Times New Roman" w:hAnsi="Times New Roman" w:cs="Times New Roman"/>
          <w:sz w:val="24"/>
          <w:szCs w:val="24"/>
          <w:lang w:val="en-US"/>
        </w:rPr>
        <w:t xml:space="preserve">in </w:t>
      </w:r>
      <w:r w:rsidR="002C6145">
        <w:rPr>
          <w:rFonts w:ascii="Times New Roman" w:hAnsi="Times New Roman" w:cs="Times New Roman"/>
          <w:sz w:val="24"/>
          <w:szCs w:val="24"/>
          <w:lang w:val="en-US"/>
        </w:rPr>
        <w:t>lysis buffer</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and added to antibody-bead tube. This was incubated for 45minutes at 4°C on a rotating wheel prior to washing 5 times with lysis buffer. Protein-RNA crosslinked sample were eluted by incubation with SDS-PAGE buffer for 5 minutes at 95°C</w:t>
      </w:r>
      <w:r w:rsidR="00A133CD">
        <w:rPr>
          <w:rFonts w:ascii="Times New Roman" w:hAnsi="Times New Roman" w:cs="Times New Roman"/>
          <w:sz w:val="24"/>
          <w:szCs w:val="24"/>
          <w:lang w:val="en-US"/>
        </w:rPr>
        <w:t>. This were then analyzed with w</w:t>
      </w:r>
      <w:r w:rsidR="002C6145">
        <w:rPr>
          <w:rFonts w:ascii="Times New Roman" w:hAnsi="Times New Roman" w:cs="Times New Roman"/>
          <w:sz w:val="24"/>
          <w:szCs w:val="24"/>
          <w:lang w:val="en-US"/>
        </w:rPr>
        <w:t>estern blot</w:t>
      </w:r>
      <w:r>
        <w:rPr>
          <w:rFonts w:ascii="Times New Roman" w:hAnsi="Times New Roman" w:cs="Times New Roman"/>
          <w:sz w:val="24"/>
          <w:szCs w:val="24"/>
          <w:lang w:val="en-US"/>
        </w:rPr>
        <w:t xml:space="preserve"> for protein level, or </w:t>
      </w:r>
      <w:proofErr w:type="spellStart"/>
      <w:r>
        <w:rPr>
          <w:rFonts w:ascii="Times New Roman" w:hAnsi="Times New Roman" w:cs="Times New Roman"/>
          <w:sz w:val="24"/>
          <w:szCs w:val="24"/>
          <w:lang w:val="en-US"/>
        </w:rPr>
        <w:t>Trizol</w:t>
      </w:r>
      <w:proofErr w:type="spellEnd"/>
      <w:r>
        <w:rPr>
          <w:rFonts w:ascii="Times New Roman" w:hAnsi="Times New Roman" w:cs="Times New Roman"/>
          <w:sz w:val="24"/>
          <w:szCs w:val="24"/>
          <w:lang w:val="en-US"/>
        </w:rPr>
        <w:t xml:space="preserve"> extraction for </w:t>
      </w:r>
      <w:r w:rsidR="002C6145">
        <w:rPr>
          <w:rFonts w:ascii="Times New Roman" w:hAnsi="Times New Roman" w:cs="Times New Roman"/>
          <w:sz w:val="24"/>
          <w:szCs w:val="24"/>
          <w:lang w:val="en-US"/>
        </w:rPr>
        <w:t xml:space="preserve">RNA </w:t>
      </w:r>
      <w:r>
        <w:rPr>
          <w:rFonts w:ascii="Times New Roman" w:hAnsi="Times New Roman" w:cs="Times New Roman"/>
          <w:sz w:val="24"/>
          <w:szCs w:val="24"/>
          <w:lang w:val="en-US"/>
        </w:rPr>
        <w:t xml:space="preserve">level. </w:t>
      </w:r>
      <w:proofErr w:type="spellStart"/>
      <w:r w:rsidR="00A133CD">
        <w:rPr>
          <w:rFonts w:ascii="Times New Roman" w:hAnsi="Times New Roman" w:cs="Times New Roman"/>
          <w:sz w:val="24"/>
          <w:szCs w:val="24"/>
          <w:lang w:val="en-US"/>
        </w:rPr>
        <w:t>TRI</w:t>
      </w:r>
      <w:r w:rsidR="002C6145">
        <w:rPr>
          <w:rFonts w:ascii="Times New Roman" w:hAnsi="Times New Roman" w:cs="Times New Roman"/>
          <w:sz w:val="24"/>
          <w:szCs w:val="24"/>
          <w:lang w:val="en-US"/>
        </w:rPr>
        <w:t>zol</w:t>
      </w:r>
      <w:proofErr w:type="spellEnd"/>
      <w:r w:rsidR="002C6145">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881806">
        <w:rPr>
          <w:rFonts w:ascii="Times New Roman" w:hAnsi="Times New Roman" w:cs="Times New Roman"/>
          <w:sz w:val="24"/>
          <w:szCs w:val="24"/>
          <w:lang w:val="en-US"/>
        </w:rPr>
        <w:t>500µL</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w</w:t>
      </w:r>
      <w:r>
        <w:rPr>
          <w:rFonts w:ascii="Times New Roman" w:hAnsi="Times New Roman" w:cs="Times New Roman"/>
          <w:sz w:val="24"/>
          <w:szCs w:val="24"/>
          <w:lang w:val="en-US"/>
        </w:rPr>
        <w:t>as</w:t>
      </w:r>
      <w:r w:rsidR="002C6145">
        <w:rPr>
          <w:rFonts w:ascii="Times New Roman" w:hAnsi="Times New Roman" w:cs="Times New Roman"/>
          <w:sz w:val="24"/>
          <w:szCs w:val="24"/>
          <w:lang w:val="en-US"/>
        </w:rPr>
        <w:t xml:space="preserve"> added to the beads and incubated at 95°C for 5</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 xml:space="preserve">minutes to reverse the crosslink. </w:t>
      </w:r>
      <w:r w:rsidR="007C5D32">
        <w:rPr>
          <w:rFonts w:ascii="Times New Roman" w:hAnsi="Times New Roman" w:cs="Times New Roman"/>
          <w:sz w:val="24"/>
          <w:szCs w:val="24"/>
          <w:lang w:val="en-US"/>
        </w:rPr>
        <w:t>Subsequent steps we</w:t>
      </w:r>
      <w:r w:rsidR="00A133CD">
        <w:rPr>
          <w:rFonts w:ascii="Times New Roman" w:hAnsi="Times New Roman" w:cs="Times New Roman"/>
          <w:sz w:val="24"/>
          <w:szCs w:val="24"/>
          <w:lang w:val="en-US"/>
        </w:rPr>
        <w:t xml:space="preserve">re performed as per standard </w:t>
      </w:r>
      <w:proofErr w:type="spellStart"/>
      <w:r w:rsidR="00A133CD">
        <w:rPr>
          <w:rFonts w:ascii="Times New Roman" w:hAnsi="Times New Roman" w:cs="Times New Roman"/>
          <w:sz w:val="24"/>
          <w:szCs w:val="24"/>
          <w:lang w:val="en-US"/>
        </w:rPr>
        <w:t>TRI</w:t>
      </w:r>
      <w:r w:rsidR="007C5D32">
        <w:rPr>
          <w:rFonts w:ascii="Times New Roman" w:hAnsi="Times New Roman" w:cs="Times New Roman"/>
          <w:sz w:val="24"/>
          <w:szCs w:val="24"/>
          <w:lang w:val="en-US"/>
        </w:rPr>
        <w:t>zol</w:t>
      </w:r>
      <w:proofErr w:type="spellEnd"/>
      <w:r w:rsidR="007C5D32">
        <w:rPr>
          <w:rFonts w:ascii="Times New Roman" w:hAnsi="Times New Roman" w:cs="Times New Roman"/>
          <w:sz w:val="24"/>
          <w:szCs w:val="24"/>
          <w:lang w:val="en-US"/>
        </w:rPr>
        <w:t xml:space="preserve"> extraction </w:t>
      </w:r>
      <w:r w:rsidR="007C5D32" w:rsidRPr="005C5C11">
        <w:rPr>
          <w:rFonts w:ascii="Times New Roman" w:hAnsi="Times New Roman" w:cs="Times New Roman"/>
          <w:sz w:val="24"/>
          <w:szCs w:val="24"/>
          <w:lang w:val="en-US"/>
        </w:rPr>
        <w:t>protocol</w:t>
      </w:r>
      <w:r w:rsidR="005C5C11" w:rsidRPr="005C5C11">
        <w:rPr>
          <w:rFonts w:ascii="Times New Roman" w:hAnsi="Times New Roman" w:cs="Times New Roman"/>
          <w:sz w:val="24"/>
          <w:szCs w:val="24"/>
          <w:lang w:val="en-US"/>
        </w:rPr>
        <w:t xml:space="preserve"> </w:t>
      </w:r>
      <w:r w:rsidR="005C5C11">
        <w:rPr>
          <w:rFonts w:ascii="Times New Roman" w:hAnsi="Times New Roman" w:cs="Times New Roman"/>
          <w:sz w:val="24"/>
          <w:szCs w:val="24"/>
          <w:lang w:val="en-US"/>
        </w:rPr>
        <w:fldChar w:fldCharType="begin"/>
      </w:r>
      <w:r w:rsidR="005C5C11">
        <w:rPr>
          <w:rFonts w:ascii="Times New Roman" w:hAnsi="Times New Roman" w:cs="Times New Roman"/>
          <w:sz w:val="24"/>
          <w:szCs w:val="24"/>
          <w:lang w:val="en-US"/>
        </w:rPr>
        <w:instrText xml:space="preserve"> ADDIN EN.CITE &lt;EndNote&gt;&lt;Cite&gt;&lt;Author&gt;Lee&lt;/Author&gt;&lt;Year&gt;2011&lt;/Year&gt;&lt;RecNum&gt;254&lt;/RecNum&gt;&lt;DisplayText&gt;(Lee&lt;style face="italic"&gt; et al.&lt;/style&gt; 2011)&lt;/DisplayText&gt;&lt;record&gt;&lt;rec-number&gt;254&lt;/rec-number&gt;&lt;foreign-keys&gt;&lt;key app="EN" db-id="fvaw9vd5rrfez2epavc5exebz02xt0vvvwrs" timestamp="1476060424"&gt;254&lt;/key&gt;&lt;/foreign-keys&gt;&lt;ref-type name="Journal Article"&gt;17&lt;/ref-type&gt;&lt;contributors&gt;&lt;authors&gt;&lt;author&gt;Lee, Juliana Tsz Yan&lt;/author&gt;&lt;author&gt;Tsang, Wai Hung&lt;/author&gt;&lt;author&gt;Chow, King Lau&lt;/author&gt;&lt;/authors&gt;&lt;/contributors&gt;&lt;titles&gt;&lt;title&gt;Simple Modifications to Standard TRIzol® Protocol Allow High-Yield RNA Extraction from Cells on Resorbable Materials&lt;/title&gt;&lt;secondary-title&gt;Journal of Biomaterials and Nanobiotechnology&lt;/secondary-title&gt;&lt;/titles&gt;&lt;periodical&gt;&lt;full-title&gt;Journal of Biomaterials and Nanobiotechnology&lt;/full-title&gt;&lt;/periodical&gt;&lt;pages&gt;41-48&lt;/pages&gt;&lt;volume&gt;02&lt;/volume&gt;&lt;number&gt;01&lt;/number&gt;&lt;dates&gt;&lt;year&gt;2011&lt;/year&gt;&lt;/dates&gt;&lt;isbn&gt;2158-7027&lt;/isbn&gt;&lt;urls&gt;&lt;/urls&gt;&lt;electronic-resource-num&gt;10.4236/jbnb.2011.21006&lt;/electronic-resource-num&gt;&lt;/record&gt;&lt;/Cite&gt;&lt;/EndNote&gt;</w:instrText>
      </w:r>
      <w:r w:rsidR="005C5C11">
        <w:rPr>
          <w:rFonts w:ascii="Times New Roman" w:hAnsi="Times New Roman" w:cs="Times New Roman"/>
          <w:sz w:val="24"/>
          <w:szCs w:val="24"/>
          <w:lang w:val="en-US"/>
        </w:rPr>
        <w:fldChar w:fldCharType="separate"/>
      </w:r>
      <w:r w:rsidR="005C5C11">
        <w:rPr>
          <w:rFonts w:ascii="Times New Roman" w:hAnsi="Times New Roman" w:cs="Times New Roman"/>
          <w:noProof/>
          <w:sz w:val="24"/>
          <w:szCs w:val="24"/>
          <w:lang w:val="en-US"/>
        </w:rPr>
        <w:t>(</w:t>
      </w:r>
      <w:hyperlink w:anchor="_ENREF_42" w:tooltip="Lee, 2011 #254" w:history="1">
        <w:r w:rsidR="00035725">
          <w:rPr>
            <w:rFonts w:ascii="Times New Roman" w:hAnsi="Times New Roman" w:cs="Times New Roman"/>
            <w:noProof/>
            <w:sz w:val="24"/>
            <w:szCs w:val="24"/>
            <w:lang w:val="en-US"/>
          </w:rPr>
          <w:t>Lee</w:t>
        </w:r>
        <w:r w:rsidR="00035725" w:rsidRPr="005C5C11">
          <w:rPr>
            <w:rFonts w:ascii="Times New Roman" w:hAnsi="Times New Roman" w:cs="Times New Roman"/>
            <w:i/>
            <w:noProof/>
            <w:sz w:val="24"/>
            <w:szCs w:val="24"/>
            <w:lang w:val="en-US"/>
          </w:rPr>
          <w:t xml:space="preserve"> et al.</w:t>
        </w:r>
        <w:r w:rsidR="00035725">
          <w:rPr>
            <w:rFonts w:ascii="Times New Roman" w:hAnsi="Times New Roman" w:cs="Times New Roman"/>
            <w:noProof/>
            <w:sz w:val="24"/>
            <w:szCs w:val="24"/>
            <w:lang w:val="en-US"/>
          </w:rPr>
          <w:t xml:space="preserve"> 2011</w:t>
        </w:r>
      </w:hyperlink>
      <w:r w:rsidR="005C5C11">
        <w:rPr>
          <w:rFonts w:ascii="Times New Roman" w:hAnsi="Times New Roman" w:cs="Times New Roman"/>
          <w:noProof/>
          <w:sz w:val="24"/>
          <w:szCs w:val="24"/>
          <w:lang w:val="en-US"/>
        </w:rPr>
        <w:t>)</w:t>
      </w:r>
      <w:r w:rsidR="005C5C11">
        <w:rPr>
          <w:rFonts w:ascii="Times New Roman" w:hAnsi="Times New Roman" w:cs="Times New Roman"/>
          <w:sz w:val="24"/>
          <w:szCs w:val="24"/>
          <w:lang w:val="en-US"/>
        </w:rPr>
        <w:fldChar w:fldCharType="end"/>
      </w:r>
      <w:r w:rsidR="007C5D32" w:rsidRPr="005C5C11">
        <w:rPr>
          <w:rFonts w:ascii="Times New Roman" w:hAnsi="Times New Roman" w:cs="Times New Roman"/>
          <w:sz w:val="24"/>
          <w:szCs w:val="24"/>
          <w:lang w:val="en-US"/>
        </w:rPr>
        <w:t xml:space="preserve">. </w:t>
      </w:r>
      <w:r w:rsidR="00880E4C" w:rsidRPr="005C5C11">
        <w:rPr>
          <w:rFonts w:ascii="Times New Roman" w:hAnsi="Times New Roman" w:cs="Times New Roman"/>
          <w:sz w:val="24"/>
          <w:szCs w:val="24"/>
          <w:lang w:val="en-US"/>
        </w:rPr>
        <w:t xml:space="preserve">Quantification </w:t>
      </w:r>
      <w:r w:rsidR="00880E4C">
        <w:rPr>
          <w:rFonts w:ascii="Times New Roman" w:hAnsi="Times New Roman" w:cs="Times New Roman"/>
          <w:sz w:val="24"/>
          <w:szCs w:val="24"/>
          <w:lang w:val="en-US"/>
        </w:rPr>
        <w:t xml:space="preserve">of RNA was performed by </w:t>
      </w:r>
      <w:proofErr w:type="spellStart"/>
      <w:r w:rsidR="00880E4C">
        <w:rPr>
          <w:rFonts w:ascii="Times New Roman" w:hAnsi="Times New Roman" w:cs="Times New Roman"/>
          <w:sz w:val="24"/>
          <w:szCs w:val="24"/>
          <w:lang w:val="en-US"/>
        </w:rPr>
        <w:t>Nanodrop</w:t>
      </w:r>
      <w:proofErr w:type="spellEnd"/>
      <w:r w:rsidR="00880E4C">
        <w:rPr>
          <w:rFonts w:ascii="Times New Roman" w:hAnsi="Times New Roman" w:cs="Times New Roman"/>
          <w:sz w:val="24"/>
          <w:szCs w:val="24"/>
          <w:lang w:val="en-US"/>
        </w:rPr>
        <w:t xml:space="preserve"> analysis.</w:t>
      </w:r>
      <w:r w:rsidR="002C6145">
        <w:rPr>
          <w:rFonts w:ascii="Times New Roman" w:hAnsi="Times New Roman" w:cs="Times New Roman"/>
          <w:sz w:val="24"/>
          <w:szCs w:val="24"/>
          <w:lang w:val="en-US"/>
        </w:rPr>
        <w:t xml:space="preserve"> </w:t>
      </w:r>
    </w:p>
    <w:p w14:paraId="1E4E9FA1" w14:textId="77777777" w:rsidR="00880E4C" w:rsidRDefault="00880E4C" w:rsidP="00C96FD3">
      <w:pPr>
        <w:pStyle w:val="Heading2"/>
        <w:spacing w:line="480" w:lineRule="auto"/>
        <w:rPr>
          <w:rFonts w:ascii="Times New Roman" w:hAnsi="Times New Roman" w:cs="Times New Roman"/>
          <w:sz w:val="24"/>
          <w:szCs w:val="24"/>
          <w:lang w:val="en-US"/>
        </w:rPr>
      </w:pPr>
      <w:bookmarkStart w:id="19" w:name="_Toc464400712"/>
      <w:r>
        <w:rPr>
          <w:rFonts w:ascii="Times New Roman" w:hAnsi="Times New Roman" w:cs="Times New Roman"/>
          <w:sz w:val="24"/>
          <w:szCs w:val="24"/>
          <w:lang w:val="en-US"/>
        </w:rPr>
        <w:t>Western blotting:</w:t>
      </w:r>
      <w:bookmarkEnd w:id="19"/>
    </w:p>
    <w:p w14:paraId="0E9B4202" w14:textId="1F042C57" w:rsidR="00315510" w:rsidRPr="009110F6" w:rsidRDefault="00880E4C" w:rsidP="009110F6">
      <w:pPr>
        <w:spacing w:line="480" w:lineRule="auto"/>
        <w:rPr>
          <w:rFonts w:ascii="Times New Roman" w:hAnsi="Times New Roman" w:cs="Times New Roman"/>
          <w:sz w:val="24"/>
          <w:lang w:val="en-US"/>
        </w:rPr>
      </w:pPr>
      <w:r>
        <w:rPr>
          <w:lang w:val="en-US"/>
        </w:rPr>
        <w:t xml:space="preserve"> </w:t>
      </w:r>
      <w:r w:rsidR="00C96FD3">
        <w:rPr>
          <w:rFonts w:ascii="Times New Roman" w:hAnsi="Times New Roman" w:cs="Times New Roman"/>
          <w:sz w:val="24"/>
          <w:lang w:val="en-US"/>
        </w:rPr>
        <w:t xml:space="preserve">Sample buffer were added to whole cell lysate or EV lysate sample to reach a final 1X concentration and protein denatured by incubation at 95° C for 5minutes if denaturation was not already performed. </w:t>
      </w:r>
      <w:proofErr w:type="spellStart"/>
      <w:r w:rsidR="00C96FD3">
        <w:rPr>
          <w:rFonts w:ascii="Times New Roman" w:hAnsi="Times New Roman" w:cs="Times New Roman"/>
          <w:sz w:val="24"/>
          <w:lang w:val="en-US"/>
        </w:rPr>
        <w:t>BioRad</w:t>
      </w:r>
      <w:proofErr w:type="spellEnd"/>
      <w:r w:rsidR="00C96FD3">
        <w:rPr>
          <w:rFonts w:ascii="Times New Roman" w:hAnsi="Times New Roman" w:cs="Times New Roman"/>
          <w:sz w:val="24"/>
          <w:lang w:val="en-US"/>
        </w:rPr>
        <w:t xml:space="preserve"> Precession Plus protein ladder were loaded into a 12.5% SDS-PAGE gel</w:t>
      </w:r>
      <w:r w:rsidR="00136C56">
        <w:rPr>
          <w:rFonts w:ascii="Times New Roman" w:hAnsi="Times New Roman" w:cs="Times New Roman"/>
          <w:sz w:val="24"/>
          <w:lang w:val="en-US"/>
        </w:rPr>
        <w:t xml:space="preserve"> with 4% stacking gel</w:t>
      </w:r>
      <w:r w:rsidR="00C96FD3">
        <w:rPr>
          <w:rFonts w:ascii="Times New Roman" w:hAnsi="Times New Roman" w:cs="Times New Roman"/>
          <w:sz w:val="24"/>
          <w:lang w:val="en-US"/>
        </w:rPr>
        <w:t>. Blanks (10uL of SDS</w:t>
      </w:r>
      <w:r w:rsidR="00136C56">
        <w:rPr>
          <w:rFonts w:ascii="Times New Roman" w:hAnsi="Times New Roman" w:cs="Times New Roman"/>
          <w:sz w:val="24"/>
          <w:lang w:val="en-US"/>
        </w:rPr>
        <w:t>-PAGE buffer</w:t>
      </w:r>
      <w:r w:rsidR="00C96FD3">
        <w:rPr>
          <w:rFonts w:ascii="Times New Roman" w:hAnsi="Times New Roman" w:cs="Times New Roman"/>
          <w:sz w:val="24"/>
          <w:lang w:val="en-US"/>
        </w:rPr>
        <w:t>)</w:t>
      </w:r>
      <w:r w:rsidR="00136C56">
        <w:rPr>
          <w:rFonts w:ascii="Times New Roman" w:hAnsi="Times New Roman" w:cs="Times New Roman"/>
          <w:sz w:val="24"/>
          <w:lang w:val="en-US"/>
        </w:rPr>
        <w:t xml:space="preserve"> were placed in wells either side of the ladder. Samples were added in equal amounts to the wells. SDS-PAGE buffer were added to any unfilled wells to maintain consistent salt concentrations across the gel. </w:t>
      </w:r>
      <w:r w:rsidR="00E76C95">
        <w:rPr>
          <w:rFonts w:ascii="Times New Roman" w:hAnsi="Times New Roman" w:cs="Times New Roman"/>
          <w:sz w:val="24"/>
          <w:lang w:val="en-US"/>
        </w:rPr>
        <w:t xml:space="preserve">Gels were ran at 80V until sample stacked, then increased to 100V until the dye front reached the end of the gel. Wet transfer was completed following a </w:t>
      </w:r>
      <w:r w:rsidR="003B5B36">
        <w:rPr>
          <w:rFonts w:ascii="Times New Roman" w:hAnsi="Times New Roman" w:cs="Times New Roman"/>
          <w:sz w:val="24"/>
          <w:lang w:val="en-US"/>
        </w:rPr>
        <w:t xml:space="preserve">standard </w:t>
      </w:r>
      <w:r w:rsidR="003B5B36" w:rsidRPr="005C5C11">
        <w:rPr>
          <w:rFonts w:ascii="Times New Roman" w:hAnsi="Times New Roman" w:cs="Times New Roman"/>
          <w:sz w:val="24"/>
          <w:lang w:val="en-US"/>
        </w:rPr>
        <w:lastRenderedPageBreak/>
        <w:t xml:space="preserve">procedure and reagents to transfer protein to a fluorescent </w:t>
      </w:r>
      <w:r w:rsidR="00881806" w:rsidRPr="005C5C11">
        <w:rPr>
          <w:rFonts w:ascii="Times New Roman" w:hAnsi="Times New Roman" w:cs="Times New Roman"/>
          <w:sz w:val="24"/>
          <w:lang w:val="en-US"/>
        </w:rPr>
        <w:t xml:space="preserve">PVDF </w:t>
      </w:r>
      <w:r w:rsidR="005C5C11">
        <w:rPr>
          <w:rFonts w:ascii="Times New Roman" w:hAnsi="Times New Roman" w:cs="Times New Roman"/>
          <w:sz w:val="24"/>
          <w:lang w:val="en-US"/>
        </w:rPr>
        <w:t xml:space="preserve">membrane </w:t>
      </w:r>
      <w:r w:rsidR="005C5C11">
        <w:rPr>
          <w:rFonts w:ascii="Times New Roman" w:hAnsi="Times New Roman" w:cs="Times New Roman"/>
          <w:sz w:val="24"/>
          <w:lang w:val="en-US"/>
        </w:rPr>
        <w:fldChar w:fldCharType="begin"/>
      </w:r>
      <w:r w:rsidR="005C5C11">
        <w:rPr>
          <w:rFonts w:ascii="Times New Roman" w:hAnsi="Times New Roman" w:cs="Times New Roman"/>
          <w:sz w:val="24"/>
          <w:lang w:val="en-US"/>
        </w:rPr>
        <w:instrText xml:space="preserve"> ADDIN EN.CITE &lt;EndNote&gt;&lt;Cite&gt;&lt;Author&gt;Towbin&lt;/Author&gt;&lt;Year&gt;1979&lt;/Year&gt;&lt;RecNum&gt;255&lt;/RecNum&gt;&lt;DisplayText&gt;(Towbin&lt;style face="italic"&gt; et al.&lt;/style&gt; 1979)&lt;/DisplayText&gt;&lt;record&gt;&lt;rec-number&gt;255&lt;/rec-number&gt;&lt;foreign-keys&gt;&lt;key app="EN" db-id="fvaw9vd5rrfez2epavc5exebz02xt0vvvwrs" timestamp="1476060604"&gt;255&lt;/key&gt;&lt;/foreign-keys&gt;&lt;ref-type name="Journal Article"&gt;17&lt;/ref-type&gt;&lt;contributors&gt;&lt;authors&gt;&lt;author&gt;Towbin, H.&lt;/author&gt;&lt;author&gt;Staehelin, T.&lt;/author&gt;&lt;author&gt;Gordon, J.&lt;/author&gt;&lt;/authors&gt;&lt;/contributors&gt;&lt;titles&gt;&lt;title&gt;Electrophoretic transfer of proteins from polyacrylamide gels to nitrocellulose sheets: procedure and some applications&lt;/title&gt;&lt;secondary-title&gt;Proc Natl Acad Sci U S A&lt;/secondary-title&gt;&lt;alt-title&gt;Proceedings of the National Academy of Sciences of the United States of America&lt;/alt-title&gt;&lt;/titles&gt;&lt;alt-periodical&gt;&lt;full-title&gt;Proceedings of the National Academy of Sciences of the United States of America&lt;/full-title&gt;&lt;/alt-periodical&gt;&lt;pages&gt;4350-4&lt;/pages&gt;&lt;volume&gt;76&lt;/volume&gt;&lt;number&gt;9&lt;/number&gt;&lt;edition&gt;1979/09/01&lt;/edition&gt;&lt;keywords&gt;&lt;keyword&gt;Animals&lt;/keyword&gt;&lt;keyword&gt;Antigen-Antibody Reactions&lt;/keyword&gt;&lt;keyword&gt;Antigens/analysis&lt;/keyword&gt;&lt;keyword&gt;Cellulose&lt;/keyword&gt;&lt;keyword&gt;Chickens&lt;/keyword&gt;&lt;keyword&gt;Electrophoresis, Polyacrylamide Gel/*methods&lt;/keyword&gt;&lt;keyword&gt;Escherichia coli/analysis&lt;/keyword&gt;&lt;keyword&gt;Immunologic Techniques&lt;/keyword&gt;&lt;keyword&gt;Liver/analysis&lt;/keyword&gt;&lt;keyword&gt;Ribosomal Proteins/analysis/immunology&lt;/keyword&gt;&lt;/keywords&gt;&lt;dates&gt;&lt;year&gt;1979&lt;/year&gt;&lt;pub-dates&gt;&lt;date&gt;Sep&lt;/date&gt;&lt;/pub-dates&gt;&lt;/dates&gt;&lt;isbn&gt;0027-8424 (Print)&amp;#xD;0027-8424&lt;/isbn&gt;&lt;accession-num&gt;388439&lt;/accession-num&gt;&lt;urls&gt;&lt;/urls&gt;&lt;custom2&gt;Pmc411572&lt;/custom2&gt;&lt;remote-database-provider&gt;Nlm&lt;/remote-database-provider&gt;&lt;language&gt;eng&lt;/language&gt;&lt;/record&gt;&lt;/Cite&gt;&lt;/EndNote&gt;</w:instrText>
      </w:r>
      <w:r w:rsidR="005C5C11">
        <w:rPr>
          <w:rFonts w:ascii="Times New Roman" w:hAnsi="Times New Roman" w:cs="Times New Roman"/>
          <w:sz w:val="24"/>
          <w:lang w:val="en-US"/>
        </w:rPr>
        <w:fldChar w:fldCharType="separate"/>
      </w:r>
      <w:r w:rsidR="005C5C11">
        <w:rPr>
          <w:rFonts w:ascii="Times New Roman" w:hAnsi="Times New Roman" w:cs="Times New Roman"/>
          <w:noProof/>
          <w:sz w:val="24"/>
          <w:lang w:val="en-US"/>
        </w:rPr>
        <w:t>(</w:t>
      </w:r>
      <w:hyperlink w:anchor="_ENREF_67" w:tooltip="Towbin, 1979 #255" w:history="1">
        <w:r w:rsidR="00035725">
          <w:rPr>
            <w:rFonts w:ascii="Times New Roman" w:hAnsi="Times New Roman" w:cs="Times New Roman"/>
            <w:noProof/>
            <w:sz w:val="24"/>
            <w:lang w:val="en-US"/>
          </w:rPr>
          <w:t>Towbin</w:t>
        </w:r>
        <w:r w:rsidR="00035725" w:rsidRPr="005C5C11">
          <w:rPr>
            <w:rFonts w:ascii="Times New Roman" w:hAnsi="Times New Roman" w:cs="Times New Roman"/>
            <w:i/>
            <w:noProof/>
            <w:sz w:val="24"/>
            <w:lang w:val="en-US"/>
          </w:rPr>
          <w:t xml:space="preserve"> et al.</w:t>
        </w:r>
        <w:r w:rsidR="00035725">
          <w:rPr>
            <w:rFonts w:ascii="Times New Roman" w:hAnsi="Times New Roman" w:cs="Times New Roman"/>
            <w:noProof/>
            <w:sz w:val="24"/>
            <w:lang w:val="en-US"/>
          </w:rPr>
          <w:t xml:space="preserve"> 1979</w:t>
        </w:r>
      </w:hyperlink>
      <w:r w:rsidR="005C5C11">
        <w:rPr>
          <w:rFonts w:ascii="Times New Roman" w:hAnsi="Times New Roman" w:cs="Times New Roman"/>
          <w:noProof/>
          <w:sz w:val="24"/>
          <w:lang w:val="en-US"/>
        </w:rPr>
        <w:t>)</w:t>
      </w:r>
      <w:r w:rsidR="005C5C11">
        <w:rPr>
          <w:rFonts w:ascii="Times New Roman" w:hAnsi="Times New Roman" w:cs="Times New Roman"/>
          <w:sz w:val="24"/>
          <w:lang w:val="en-US"/>
        </w:rPr>
        <w:fldChar w:fldCharType="end"/>
      </w:r>
      <w:r w:rsidR="003B5B36">
        <w:rPr>
          <w:rFonts w:ascii="Times New Roman" w:hAnsi="Times New Roman" w:cs="Times New Roman"/>
          <w:sz w:val="24"/>
          <w:lang w:val="en-US"/>
        </w:rPr>
        <w:t xml:space="preserve">. Membrane was subsequently blocked in 3% BSA/PBS with 0.1% Triton-X for 30minutes to prevent non-specific antibody binding. </w:t>
      </w:r>
      <w:proofErr w:type="spellStart"/>
      <w:proofErr w:type="gramStart"/>
      <w:r w:rsidR="003B5B36">
        <w:rPr>
          <w:rFonts w:ascii="Times New Roman" w:hAnsi="Times New Roman" w:cs="Times New Roman"/>
          <w:sz w:val="24"/>
          <w:lang w:val="en-US"/>
        </w:rPr>
        <w:t>hnRNPK</w:t>
      </w:r>
      <w:proofErr w:type="spellEnd"/>
      <w:proofErr w:type="gramEnd"/>
      <w:r w:rsidR="003B5B36">
        <w:rPr>
          <w:rFonts w:ascii="Times New Roman" w:hAnsi="Times New Roman" w:cs="Times New Roman"/>
          <w:sz w:val="24"/>
          <w:lang w:val="en-US"/>
        </w:rPr>
        <w:t xml:space="preserve"> antibody was diluted 1:1000 in blocking buffer</w:t>
      </w:r>
      <w:r w:rsidR="00445364">
        <w:rPr>
          <w:rFonts w:ascii="Times New Roman" w:hAnsi="Times New Roman" w:cs="Times New Roman"/>
          <w:sz w:val="24"/>
          <w:lang w:val="en-US"/>
        </w:rPr>
        <w:t xml:space="preserve"> in a 50mL falcon tube. Membrane was added face up into the tube, avoiding air bubbles and incubated for 1.5hrs at room temperature</w:t>
      </w:r>
      <w:r w:rsidR="00DC7168">
        <w:rPr>
          <w:rFonts w:ascii="Times New Roman" w:hAnsi="Times New Roman" w:cs="Times New Roman"/>
          <w:sz w:val="24"/>
          <w:lang w:val="en-US"/>
        </w:rPr>
        <w:t xml:space="preserve"> on a roller</w:t>
      </w:r>
      <w:r w:rsidR="00445364">
        <w:rPr>
          <w:rFonts w:ascii="Times New Roman" w:hAnsi="Times New Roman" w:cs="Times New Roman"/>
          <w:sz w:val="24"/>
          <w:lang w:val="en-US"/>
        </w:rPr>
        <w:t>. This was followed by washing thrice in TBS-Tween-20</w:t>
      </w:r>
      <w:r w:rsidR="002A4999">
        <w:rPr>
          <w:rFonts w:ascii="Times New Roman" w:hAnsi="Times New Roman" w:cs="Times New Roman"/>
          <w:sz w:val="24"/>
          <w:lang w:val="en-US"/>
        </w:rPr>
        <w:t xml:space="preserve"> (0.1%)</w:t>
      </w:r>
      <w:r w:rsidR="00445364">
        <w:rPr>
          <w:rFonts w:ascii="Times New Roman" w:hAnsi="Times New Roman" w:cs="Times New Roman"/>
          <w:sz w:val="24"/>
          <w:lang w:val="en-US"/>
        </w:rPr>
        <w:t>. IRdye800W</w:t>
      </w:r>
      <w:r w:rsidR="00B6458D">
        <w:rPr>
          <w:rFonts w:ascii="Times New Roman" w:hAnsi="Times New Roman" w:cs="Times New Roman"/>
          <w:sz w:val="24"/>
          <w:lang w:val="en-US"/>
        </w:rPr>
        <w:t xml:space="preserve"> anti-mouse</w:t>
      </w:r>
      <w:r w:rsidR="005C5C11">
        <w:rPr>
          <w:rFonts w:ascii="Times New Roman" w:hAnsi="Times New Roman" w:cs="Times New Roman"/>
          <w:sz w:val="24"/>
          <w:lang w:val="en-US"/>
        </w:rPr>
        <w:t xml:space="preserve"> (Li-</w:t>
      </w:r>
      <w:proofErr w:type="spellStart"/>
      <w:r w:rsidR="005C5C11">
        <w:rPr>
          <w:rFonts w:ascii="Times New Roman" w:hAnsi="Times New Roman" w:cs="Times New Roman"/>
          <w:sz w:val="24"/>
          <w:lang w:val="en-US"/>
        </w:rPr>
        <w:t>Cor</w:t>
      </w:r>
      <w:proofErr w:type="spellEnd"/>
      <w:r w:rsidR="005C5C11">
        <w:rPr>
          <w:rFonts w:ascii="Times New Roman" w:hAnsi="Times New Roman" w:cs="Times New Roman"/>
          <w:sz w:val="24"/>
          <w:lang w:val="en-US"/>
        </w:rPr>
        <w:t>)</w:t>
      </w:r>
      <w:r w:rsidR="00B6458D">
        <w:rPr>
          <w:rFonts w:ascii="Times New Roman" w:hAnsi="Times New Roman" w:cs="Times New Roman"/>
          <w:sz w:val="24"/>
          <w:lang w:val="en-US"/>
        </w:rPr>
        <w:t xml:space="preserve"> was added to blocking solution to a fin</w:t>
      </w:r>
      <w:r w:rsidR="00DC7168">
        <w:rPr>
          <w:rFonts w:ascii="Times New Roman" w:hAnsi="Times New Roman" w:cs="Times New Roman"/>
          <w:sz w:val="24"/>
          <w:lang w:val="en-US"/>
        </w:rPr>
        <w:t xml:space="preserve">al concentration of 1:7,500, </w:t>
      </w:r>
      <w:r w:rsidR="00B6458D">
        <w:rPr>
          <w:rFonts w:ascii="Times New Roman" w:hAnsi="Times New Roman" w:cs="Times New Roman"/>
          <w:sz w:val="24"/>
          <w:lang w:val="en-US"/>
        </w:rPr>
        <w:t>kept in the dark</w:t>
      </w:r>
      <w:r w:rsidR="00DC7168">
        <w:rPr>
          <w:rFonts w:ascii="Times New Roman" w:hAnsi="Times New Roman" w:cs="Times New Roman"/>
          <w:sz w:val="24"/>
          <w:lang w:val="en-US"/>
        </w:rPr>
        <w:t xml:space="preserve"> and incubated with the membrane for 1hr. After subsequent washing thrice with TBS</w:t>
      </w:r>
      <w:r w:rsidR="002A4999">
        <w:rPr>
          <w:rFonts w:ascii="Times New Roman" w:hAnsi="Times New Roman" w:cs="Times New Roman"/>
          <w:sz w:val="24"/>
          <w:lang w:val="en-US"/>
        </w:rPr>
        <w:t>-</w:t>
      </w:r>
      <w:r w:rsidR="00DC7168">
        <w:rPr>
          <w:rFonts w:ascii="Times New Roman" w:hAnsi="Times New Roman" w:cs="Times New Roman"/>
          <w:sz w:val="24"/>
          <w:lang w:val="en-US"/>
        </w:rPr>
        <w:t>tween, membrane was washed again wit</w:t>
      </w:r>
      <w:r w:rsidR="0035527B">
        <w:rPr>
          <w:rFonts w:ascii="Times New Roman" w:hAnsi="Times New Roman" w:cs="Times New Roman"/>
          <w:sz w:val="24"/>
          <w:lang w:val="en-US"/>
        </w:rPr>
        <w:t>h PBS and dried in the dark. Odyssey</w:t>
      </w:r>
      <w:r w:rsidR="00DC7168">
        <w:rPr>
          <w:rFonts w:ascii="Times New Roman" w:hAnsi="Times New Roman" w:cs="Times New Roman"/>
          <w:sz w:val="24"/>
          <w:lang w:val="en-US"/>
        </w:rPr>
        <w:t xml:space="preserve"> </w:t>
      </w:r>
      <w:r w:rsidR="0035527B">
        <w:rPr>
          <w:rFonts w:ascii="Times New Roman" w:hAnsi="Times New Roman" w:cs="Times New Roman"/>
          <w:sz w:val="24"/>
          <w:lang w:val="en-US"/>
        </w:rPr>
        <w:t>(</w:t>
      </w:r>
      <w:r w:rsidR="00DC7168">
        <w:rPr>
          <w:rFonts w:ascii="Times New Roman" w:hAnsi="Times New Roman" w:cs="Times New Roman"/>
          <w:sz w:val="24"/>
          <w:lang w:val="en-US"/>
        </w:rPr>
        <w:t>Li-</w:t>
      </w:r>
      <w:proofErr w:type="spellStart"/>
      <w:r w:rsidR="00DC7168">
        <w:rPr>
          <w:rFonts w:ascii="Times New Roman" w:hAnsi="Times New Roman" w:cs="Times New Roman"/>
          <w:sz w:val="24"/>
          <w:lang w:val="en-US"/>
        </w:rPr>
        <w:t>Cor</w:t>
      </w:r>
      <w:proofErr w:type="spellEnd"/>
      <w:r w:rsidR="0035527B">
        <w:rPr>
          <w:rFonts w:ascii="Times New Roman" w:hAnsi="Times New Roman" w:cs="Times New Roman"/>
          <w:sz w:val="24"/>
          <w:lang w:val="en-US"/>
        </w:rPr>
        <w:t>) imaging system</w:t>
      </w:r>
      <w:r w:rsidR="00DC7168">
        <w:rPr>
          <w:rFonts w:ascii="Times New Roman" w:hAnsi="Times New Roman" w:cs="Times New Roman"/>
          <w:sz w:val="24"/>
          <w:lang w:val="en-US"/>
        </w:rPr>
        <w:t xml:space="preserve"> visual</w:t>
      </w:r>
      <w:r w:rsidR="00613B88">
        <w:rPr>
          <w:rFonts w:ascii="Times New Roman" w:hAnsi="Times New Roman" w:cs="Times New Roman"/>
          <w:sz w:val="24"/>
          <w:lang w:val="en-US"/>
        </w:rPr>
        <w:t>ized the bands in two channels</w:t>
      </w:r>
      <w:r w:rsidR="002A4999">
        <w:rPr>
          <w:rFonts w:ascii="Times New Roman" w:hAnsi="Times New Roman" w:cs="Times New Roman"/>
          <w:sz w:val="24"/>
          <w:lang w:val="en-US"/>
        </w:rPr>
        <w:t xml:space="preserve"> (700 and 800nm)</w:t>
      </w:r>
      <w:r w:rsidR="00613B88">
        <w:rPr>
          <w:rFonts w:ascii="Times New Roman" w:hAnsi="Times New Roman" w:cs="Times New Roman"/>
          <w:sz w:val="24"/>
          <w:lang w:val="en-US"/>
        </w:rPr>
        <w:t xml:space="preserve"> with </w:t>
      </w:r>
      <w:r w:rsidR="00DC7168">
        <w:rPr>
          <w:rFonts w:ascii="Times New Roman" w:hAnsi="Times New Roman" w:cs="Times New Roman"/>
          <w:sz w:val="24"/>
          <w:lang w:val="en-US"/>
        </w:rPr>
        <w:t xml:space="preserve">the </w:t>
      </w:r>
      <w:proofErr w:type="spellStart"/>
      <w:r w:rsidR="00DC7168">
        <w:rPr>
          <w:rFonts w:ascii="Times New Roman" w:hAnsi="Times New Roman" w:cs="Times New Roman"/>
          <w:sz w:val="24"/>
          <w:lang w:val="en-US"/>
        </w:rPr>
        <w:t>ImageStudio</w:t>
      </w:r>
      <w:proofErr w:type="spellEnd"/>
      <w:r w:rsidR="00DC7168">
        <w:rPr>
          <w:rFonts w:ascii="Times New Roman" w:hAnsi="Times New Roman" w:cs="Times New Roman"/>
          <w:sz w:val="24"/>
          <w:lang w:val="en-US"/>
        </w:rPr>
        <w:t xml:space="preserve"> software.   </w:t>
      </w:r>
      <w:r w:rsidR="00B6458D">
        <w:rPr>
          <w:rFonts w:ascii="Times New Roman" w:hAnsi="Times New Roman" w:cs="Times New Roman"/>
          <w:sz w:val="24"/>
          <w:lang w:val="en-US"/>
        </w:rPr>
        <w:t xml:space="preserve"> </w:t>
      </w:r>
      <w:r w:rsidR="00445364">
        <w:rPr>
          <w:rFonts w:ascii="Times New Roman" w:hAnsi="Times New Roman" w:cs="Times New Roman"/>
          <w:sz w:val="24"/>
          <w:lang w:val="en-US"/>
        </w:rPr>
        <w:t xml:space="preserve"> </w:t>
      </w:r>
      <w:r w:rsidR="007A639E" w:rsidRPr="0004764B">
        <w:rPr>
          <w:rFonts w:ascii="Times New Roman" w:hAnsi="Times New Roman" w:cs="Times New Roman"/>
          <w:sz w:val="24"/>
          <w:szCs w:val="24"/>
          <w:lang w:val="en-US"/>
        </w:rPr>
        <w:tab/>
      </w:r>
    </w:p>
    <w:p w14:paraId="316BBA34" w14:textId="77777777" w:rsidR="00315510" w:rsidRPr="0004764B" w:rsidRDefault="00315510" w:rsidP="00315510">
      <w:pPr>
        <w:rPr>
          <w:rStyle w:val="Heading1Char"/>
          <w:rFonts w:ascii="Times New Roman" w:hAnsi="Times New Roman" w:cs="Times New Roman"/>
          <w:sz w:val="24"/>
          <w:szCs w:val="24"/>
        </w:rPr>
      </w:pPr>
    </w:p>
    <w:p w14:paraId="68A975E5" w14:textId="77777777" w:rsidR="0004764B" w:rsidRDefault="0004764B">
      <w:pPr>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14:paraId="0CD3298C" w14:textId="7760AE19" w:rsidR="00D269F5" w:rsidRPr="00B37DEF" w:rsidRDefault="00D269F5" w:rsidP="00B37DEF">
      <w:pPr>
        <w:spacing w:line="360" w:lineRule="auto"/>
        <w:rPr>
          <w:rFonts w:ascii="Times New Roman" w:hAnsi="Times New Roman" w:cs="Times New Roman"/>
          <w:sz w:val="28"/>
          <w:szCs w:val="24"/>
          <w:lang w:val="en-US"/>
        </w:rPr>
      </w:pPr>
      <w:bookmarkStart w:id="20" w:name="_Toc464400713"/>
      <w:r w:rsidRPr="00B37DEF">
        <w:rPr>
          <w:rStyle w:val="Heading1Char"/>
          <w:rFonts w:ascii="Times New Roman" w:hAnsi="Times New Roman" w:cs="Times New Roman"/>
          <w:szCs w:val="24"/>
        </w:rPr>
        <w:lastRenderedPageBreak/>
        <w:t>Results</w:t>
      </w:r>
      <w:bookmarkEnd w:id="20"/>
      <w:r w:rsidRPr="00B37DEF">
        <w:rPr>
          <w:rFonts w:ascii="Times New Roman" w:hAnsi="Times New Roman" w:cs="Times New Roman"/>
          <w:sz w:val="28"/>
          <w:szCs w:val="24"/>
          <w:lang w:val="en-US"/>
        </w:rPr>
        <w:t xml:space="preserve">: </w:t>
      </w:r>
    </w:p>
    <w:p w14:paraId="1BED8C5F" w14:textId="50622694" w:rsidR="00D269F5" w:rsidRPr="0004764B" w:rsidRDefault="0004764B" w:rsidP="00B37DEF">
      <w:pPr>
        <w:pStyle w:val="Heading2"/>
        <w:spacing w:line="360" w:lineRule="auto"/>
        <w:rPr>
          <w:rFonts w:ascii="Times New Roman" w:hAnsi="Times New Roman" w:cs="Times New Roman"/>
          <w:sz w:val="24"/>
          <w:szCs w:val="24"/>
          <w:lang w:val="en-US"/>
        </w:rPr>
      </w:pPr>
      <w:bookmarkStart w:id="21" w:name="_Toc464400714"/>
      <w:r>
        <w:rPr>
          <w:rFonts w:ascii="Times New Roman" w:hAnsi="Times New Roman" w:cs="Times New Roman"/>
          <w:sz w:val="24"/>
          <w:szCs w:val="24"/>
          <w:lang w:val="en-US"/>
        </w:rPr>
        <w:t>M</w:t>
      </w:r>
      <w:r w:rsidR="00D269F5" w:rsidRPr="0004764B">
        <w:rPr>
          <w:rFonts w:ascii="Times New Roman" w:hAnsi="Times New Roman" w:cs="Times New Roman"/>
          <w:sz w:val="24"/>
          <w:szCs w:val="24"/>
          <w:lang w:val="en-US"/>
        </w:rPr>
        <w:t>i</w:t>
      </w:r>
      <w:r w:rsidR="001E35AB" w:rsidRPr="0004764B">
        <w:rPr>
          <w:rFonts w:ascii="Times New Roman" w:hAnsi="Times New Roman" w:cs="Times New Roman"/>
          <w:sz w:val="24"/>
          <w:szCs w:val="24"/>
          <w:lang w:val="en-US"/>
        </w:rPr>
        <w:t>cro</w:t>
      </w:r>
      <w:r w:rsidR="00D269F5" w:rsidRPr="0004764B">
        <w:rPr>
          <w:rFonts w:ascii="Times New Roman" w:hAnsi="Times New Roman" w:cs="Times New Roman"/>
          <w:sz w:val="24"/>
          <w:szCs w:val="24"/>
          <w:lang w:val="en-US"/>
        </w:rPr>
        <w:t>R</w:t>
      </w:r>
      <w:r w:rsidR="001E35AB" w:rsidRPr="0004764B">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s are selectively exported from prostate cancer cells.</w:t>
      </w:r>
      <w:bookmarkEnd w:id="21"/>
    </w:p>
    <w:p w14:paraId="032EC7F2" w14:textId="1B7D6496" w:rsidR="00D269F5" w:rsidRPr="0004764B" w:rsidRDefault="00A83C3A" w:rsidP="00A83C3A">
      <w:pPr>
        <w:spacing w:line="480" w:lineRule="auto"/>
        <w:ind w:firstLine="142"/>
        <w:rPr>
          <w:rFonts w:ascii="Times New Roman" w:hAnsi="Times New Roman" w:cs="Times New Roman"/>
          <w:sz w:val="24"/>
          <w:szCs w:val="24"/>
          <w:lang w:val="en-US"/>
        </w:rPr>
      </w:pPr>
      <w:r w:rsidRPr="00002789">
        <w:rPr>
          <w:rFonts w:ascii="Times New Roman" w:hAnsi="Times New Roman" w:cs="Times New Roman"/>
          <w:sz w:val="24"/>
          <w:szCs w:val="24"/>
          <w:lang w:val="en-US"/>
        </w:rPr>
        <w:t>M</w:t>
      </w:r>
      <w:r w:rsidR="00155EAD" w:rsidRPr="00002789">
        <w:rPr>
          <w:rFonts w:ascii="Times New Roman" w:hAnsi="Times New Roman" w:cs="Times New Roman"/>
          <w:sz w:val="24"/>
          <w:szCs w:val="24"/>
          <w:lang w:val="en-US"/>
        </w:rPr>
        <w:t>i</w:t>
      </w:r>
      <w:r w:rsidRPr="00002789">
        <w:rPr>
          <w:rFonts w:ascii="Times New Roman" w:hAnsi="Times New Roman" w:cs="Times New Roman"/>
          <w:sz w:val="24"/>
          <w:szCs w:val="24"/>
          <w:lang w:val="en-US"/>
        </w:rPr>
        <w:t>cro</w:t>
      </w:r>
      <w:r w:rsidR="00155EAD" w:rsidRPr="00002789">
        <w:rPr>
          <w:rFonts w:ascii="Times New Roman" w:hAnsi="Times New Roman" w:cs="Times New Roman"/>
          <w:sz w:val="24"/>
          <w:szCs w:val="24"/>
          <w:lang w:val="en-US"/>
        </w:rPr>
        <w:t>R</w:t>
      </w:r>
      <w:r w:rsidRPr="00002789">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-148a was previously found to be </w:t>
      </w:r>
      <w:r w:rsidR="00E053D5" w:rsidRPr="00002789">
        <w:rPr>
          <w:rFonts w:ascii="Times New Roman" w:hAnsi="Times New Roman" w:cs="Times New Roman"/>
          <w:sz w:val="24"/>
          <w:szCs w:val="24"/>
          <w:lang w:val="en-US"/>
        </w:rPr>
        <w:t xml:space="preserve">selectively </w:t>
      </w:r>
      <w:r w:rsidR="00155EAD" w:rsidRPr="00002789">
        <w:rPr>
          <w:rFonts w:ascii="Times New Roman" w:hAnsi="Times New Roman" w:cs="Times New Roman"/>
          <w:sz w:val="24"/>
          <w:szCs w:val="24"/>
          <w:lang w:val="en-US"/>
        </w:rPr>
        <w:t>exported from the PC3 cell line where this export was truncated by ectopic expression of cavin-1</w:t>
      </w:r>
      <w:r w:rsidR="005C5C11">
        <w:rPr>
          <w:rFonts w:ascii="Times New Roman" w:hAnsi="Times New Roman" w:cs="Times New Roman"/>
          <w:sz w:val="24"/>
          <w:szCs w:val="24"/>
          <w:lang w:val="en-US"/>
        </w:rPr>
        <w:t xml:space="preserve"> </w:t>
      </w:r>
      <w:r w:rsidR="00027D40">
        <w:rPr>
          <w:rFonts w:ascii="Times New Roman" w:hAnsi="Times New Roman" w:cs="Times New Roman"/>
          <w:sz w:val="24"/>
          <w:szCs w:val="24"/>
          <w:lang w:val="en-US"/>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33" w:tooltip="Inder, 2014 #9" w:history="1">
        <w:r w:rsidR="00035725">
          <w:rPr>
            <w:rFonts w:ascii="Times New Roman" w:hAnsi="Times New Roman" w:cs="Times New Roman"/>
            <w:noProof/>
            <w:sz w:val="24"/>
            <w:szCs w:val="24"/>
            <w:lang w:val="en-US"/>
          </w:rPr>
          <w:t>Inder et al. 2014</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155EAD" w:rsidRPr="00002789">
        <w:rPr>
          <w:rFonts w:ascii="Times New Roman" w:hAnsi="Times New Roman" w:cs="Times New Roman"/>
          <w:sz w:val="24"/>
          <w:szCs w:val="24"/>
          <w:lang w:val="en-US"/>
        </w:rPr>
        <w:t>. However,</w:t>
      </w:r>
      <w:r w:rsidR="00541678" w:rsidRPr="00002789">
        <w:rPr>
          <w:rFonts w:ascii="Times New Roman" w:hAnsi="Times New Roman" w:cs="Times New Roman"/>
          <w:sz w:val="24"/>
          <w:szCs w:val="24"/>
          <w:lang w:val="en-US"/>
        </w:rPr>
        <w:t xml:space="preserve"> this analysis had not considered</w:t>
      </w:r>
      <w:r w:rsidR="00155EAD" w:rsidRPr="00002789">
        <w:rPr>
          <w:rFonts w:ascii="Times New Roman" w:hAnsi="Times New Roman" w:cs="Times New Roman"/>
          <w:sz w:val="24"/>
          <w:szCs w:val="24"/>
          <w:lang w:val="en-US"/>
        </w:rPr>
        <w:t xml:space="preserve"> other miR</w:t>
      </w:r>
      <w:r w:rsidR="006D5F4E">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s </w:t>
      </w:r>
      <w:r w:rsidR="00541678" w:rsidRPr="00002789">
        <w:rPr>
          <w:rFonts w:ascii="Times New Roman" w:hAnsi="Times New Roman" w:cs="Times New Roman"/>
          <w:sz w:val="24"/>
          <w:szCs w:val="24"/>
          <w:lang w:val="en-US"/>
        </w:rPr>
        <w:t xml:space="preserve">that </w:t>
      </w:r>
      <w:r w:rsidR="00155EAD" w:rsidRPr="00002789">
        <w:rPr>
          <w:rFonts w:ascii="Times New Roman" w:hAnsi="Times New Roman" w:cs="Times New Roman"/>
          <w:sz w:val="24"/>
          <w:szCs w:val="24"/>
          <w:lang w:val="en-US"/>
        </w:rPr>
        <w:t>may also be</w:t>
      </w:r>
      <w:r w:rsidR="00511A06">
        <w:rPr>
          <w:rFonts w:ascii="Times New Roman" w:hAnsi="Times New Roman" w:cs="Times New Roman"/>
          <w:sz w:val="24"/>
          <w:szCs w:val="24"/>
          <w:lang w:val="en-US"/>
        </w:rPr>
        <w:t xml:space="preserve"> regulated </w:t>
      </w:r>
      <w:r w:rsidR="00155EAD" w:rsidRPr="00002789">
        <w:rPr>
          <w:rFonts w:ascii="Times New Roman" w:hAnsi="Times New Roman" w:cs="Times New Roman"/>
          <w:sz w:val="24"/>
          <w:szCs w:val="24"/>
          <w:lang w:val="en-US"/>
        </w:rPr>
        <w:t xml:space="preserve">by </w:t>
      </w:r>
      <w:r w:rsidR="00511A06">
        <w:rPr>
          <w:rFonts w:ascii="Times New Roman" w:hAnsi="Times New Roman" w:cs="Times New Roman"/>
          <w:sz w:val="24"/>
          <w:szCs w:val="24"/>
          <w:lang w:val="en-US"/>
        </w:rPr>
        <w:t>cavin-1</w:t>
      </w:r>
      <w:r w:rsidR="00155EAD" w:rsidRPr="00002789">
        <w:rPr>
          <w:rFonts w:ascii="Times New Roman" w:hAnsi="Times New Roman" w:cs="Times New Roman"/>
          <w:sz w:val="24"/>
          <w:szCs w:val="24"/>
          <w:lang w:val="en-US"/>
        </w:rPr>
        <w:t xml:space="preserve">. </w:t>
      </w:r>
      <w:r w:rsidR="00FC24C6" w:rsidRPr="00002789">
        <w:rPr>
          <w:rFonts w:ascii="Times New Roman" w:hAnsi="Times New Roman" w:cs="Times New Roman"/>
          <w:sz w:val="24"/>
          <w:szCs w:val="24"/>
          <w:lang w:val="en-US"/>
        </w:rPr>
        <w:t xml:space="preserve">To determine all </w:t>
      </w:r>
      <w:r w:rsidR="00511A06">
        <w:rPr>
          <w:rFonts w:ascii="Times New Roman" w:hAnsi="Times New Roman" w:cs="Times New Roman"/>
          <w:sz w:val="24"/>
          <w:szCs w:val="24"/>
          <w:lang w:val="en-US"/>
        </w:rPr>
        <w:t xml:space="preserve">PC3-EV </w:t>
      </w:r>
      <w:r w:rsidR="00D60996" w:rsidRPr="00002789">
        <w:rPr>
          <w:rFonts w:ascii="Times New Roman" w:hAnsi="Times New Roman" w:cs="Times New Roman"/>
          <w:sz w:val="24"/>
          <w:szCs w:val="24"/>
          <w:lang w:val="en-US"/>
        </w:rPr>
        <w:t xml:space="preserve">miRNAs </w:t>
      </w:r>
      <w:r w:rsidR="00FC24C6" w:rsidRPr="00002789">
        <w:rPr>
          <w:rFonts w:ascii="Times New Roman" w:hAnsi="Times New Roman" w:cs="Times New Roman"/>
          <w:sz w:val="24"/>
          <w:szCs w:val="24"/>
          <w:lang w:val="en-US"/>
        </w:rPr>
        <w:t xml:space="preserve">that </w:t>
      </w:r>
      <w:r w:rsidR="00D60996" w:rsidRPr="00002789">
        <w:rPr>
          <w:rFonts w:ascii="Times New Roman" w:hAnsi="Times New Roman" w:cs="Times New Roman"/>
          <w:sz w:val="24"/>
          <w:szCs w:val="24"/>
          <w:lang w:val="en-US"/>
        </w:rPr>
        <w:t xml:space="preserve">are </w:t>
      </w:r>
      <w:r w:rsidR="00DB5FE8" w:rsidRPr="00002789">
        <w:rPr>
          <w:rFonts w:ascii="Times New Roman" w:hAnsi="Times New Roman" w:cs="Times New Roman"/>
          <w:sz w:val="24"/>
          <w:szCs w:val="24"/>
          <w:lang w:val="en-US"/>
        </w:rPr>
        <w:t xml:space="preserve">modified </w:t>
      </w:r>
      <w:r w:rsidR="009150C5" w:rsidRPr="00002789">
        <w:rPr>
          <w:rFonts w:ascii="Times New Roman" w:hAnsi="Times New Roman" w:cs="Times New Roman"/>
          <w:sz w:val="24"/>
          <w:szCs w:val="24"/>
          <w:lang w:val="en-US"/>
        </w:rPr>
        <w:t xml:space="preserve">by cavin-1 expression, </w:t>
      </w:r>
      <w:r w:rsidR="009D1B8C" w:rsidRPr="00002789">
        <w:rPr>
          <w:rFonts w:ascii="Times New Roman" w:hAnsi="Times New Roman" w:cs="Times New Roman"/>
          <w:sz w:val="24"/>
          <w:szCs w:val="24"/>
          <w:lang w:val="en-US"/>
        </w:rPr>
        <w:t>o</w:t>
      </w:r>
      <w:r w:rsidR="000E4D9A" w:rsidRPr="00002789">
        <w:rPr>
          <w:rFonts w:ascii="Times New Roman" w:hAnsi="Times New Roman" w:cs="Times New Roman"/>
          <w:sz w:val="24"/>
          <w:szCs w:val="24"/>
          <w:lang w:val="en-US"/>
        </w:rPr>
        <w:t>ur lab conducted a comprehensive RNA-</w:t>
      </w:r>
      <w:proofErr w:type="spellStart"/>
      <w:r w:rsidR="000E4D9A" w:rsidRPr="00002789">
        <w:rPr>
          <w:rFonts w:ascii="Times New Roman" w:hAnsi="Times New Roman" w:cs="Times New Roman"/>
          <w:sz w:val="24"/>
          <w:szCs w:val="24"/>
          <w:lang w:val="en-US"/>
        </w:rPr>
        <w:t>seq</w:t>
      </w:r>
      <w:proofErr w:type="spellEnd"/>
      <w:r w:rsidR="000E4D9A" w:rsidRPr="00002789">
        <w:rPr>
          <w:rFonts w:ascii="Times New Roman" w:hAnsi="Times New Roman" w:cs="Times New Roman"/>
          <w:sz w:val="24"/>
          <w:szCs w:val="24"/>
          <w:lang w:val="en-US"/>
        </w:rPr>
        <w:t xml:space="preserve"> analysis to quantify the</w:t>
      </w:r>
      <w:r w:rsidR="009D1B8C" w:rsidRPr="00002789">
        <w:rPr>
          <w:rFonts w:ascii="Times New Roman" w:hAnsi="Times New Roman" w:cs="Times New Roman"/>
          <w:sz w:val="24"/>
          <w:szCs w:val="24"/>
          <w:lang w:val="en-US"/>
        </w:rPr>
        <w:t xml:space="preserve"> miRNAs in EV</w:t>
      </w:r>
      <w:r w:rsidR="00C34159">
        <w:rPr>
          <w:rFonts w:ascii="Times New Roman" w:hAnsi="Times New Roman" w:cs="Times New Roman"/>
          <w:sz w:val="24"/>
          <w:szCs w:val="24"/>
          <w:lang w:val="en-US"/>
        </w:rPr>
        <w:t>s</w:t>
      </w:r>
      <w:r w:rsidR="009D1B8C" w:rsidRPr="00002789">
        <w:rPr>
          <w:rFonts w:ascii="Times New Roman" w:hAnsi="Times New Roman" w:cs="Times New Roman"/>
          <w:sz w:val="24"/>
          <w:szCs w:val="24"/>
          <w:lang w:val="en-US"/>
        </w:rPr>
        <w:t xml:space="preserve"> and cognate cells. </w:t>
      </w:r>
      <w:r w:rsidR="00511A06">
        <w:rPr>
          <w:rFonts w:ascii="Times New Roman" w:hAnsi="Times New Roman" w:cs="Times New Roman"/>
          <w:sz w:val="24"/>
          <w:szCs w:val="24"/>
          <w:lang w:val="en-US"/>
        </w:rPr>
        <w:t xml:space="preserve">From 3 biological replicates, a total of </w:t>
      </w:r>
      <w:r w:rsidR="009D1B8C" w:rsidRPr="00002789">
        <w:rPr>
          <w:rFonts w:ascii="Times New Roman" w:hAnsi="Times New Roman" w:cs="Times New Roman"/>
          <w:sz w:val="24"/>
          <w:szCs w:val="24"/>
          <w:lang w:val="en-US"/>
        </w:rPr>
        <w:t>95 miR</w:t>
      </w:r>
      <w:r w:rsidR="006D5F4E">
        <w:rPr>
          <w:rFonts w:ascii="Times New Roman" w:hAnsi="Times New Roman" w:cs="Times New Roman"/>
          <w:sz w:val="24"/>
          <w:szCs w:val="24"/>
          <w:lang w:val="en-US"/>
        </w:rPr>
        <w:t>NA</w:t>
      </w:r>
      <w:r w:rsidR="000E4D9A" w:rsidRPr="00002789">
        <w:rPr>
          <w:rFonts w:ascii="Times New Roman" w:hAnsi="Times New Roman" w:cs="Times New Roman"/>
          <w:sz w:val="24"/>
          <w:szCs w:val="24"/>
          <w:lang w:val="en-US"/>
        </w:rPr>
        <w:t>s were detec</w:t>
      </w:r>
      <w:r w:rsidR="009D1B8C" w:rsidRPr="00002789">
        <w:rPr>
          <w:rFonts w:ascii="Times New Roman" w:hAnsi="Times New Roman" w:cs="Times New Roman"/>
          <w:sz w:val="24"/>
          <w:szCs w:val="24"/>
          <w:lang w:val="en-US"/>
        </w:rPr>
        <w:t>ted in EVs from PC3 cell lines</w:t>
      </w:r>
      <w:r w:rsidR="000E4D9A"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 xml:space="preserve">Comparison between GFP and cavin-1 cell lines </w:t>
      </w:r>
      <w:r w:rsidR="002B260D">
        <w:rPr>
          <w:rFonts w:ascii="Times New Roman" w:hAnsi="Times New Roman" w:cs="Times New Roman"/>
          <w:sz w:val="24"/>
          <w:szCs w:val="24"/>
          <w:lang w:val="en-US"/>
        </w:rPr>
        <w:t xml:space="preserve">through differential expression analysis (DESeq2) </w:t>
      </w:r>
      <w:r w:rsidR="002504F5" w:rsidRPr="00002789">
        <w:rPr>
          <w:rFonts w:ascii="Times New Roman" w:hAnsi="Times New Roman" w:cs="Times New Roman"/>
          <w:sz w:val="24"/>
          <w:szCs w:val="24"/>
          <w:lang w:val="en-US"/>
        </w:rPr>
        <w:t>revealed a total of 12 significantly (p ≤</w:t>
      </w:r>
      <w:r w:rsidR="007C471C"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0</w:t>
      </w:r>
      <w:r w:rsidR="002504F5" w:rsidRPr="0004764B">
        <w:rPr>
          <w:rFonts w:ascii="Times New Roman" w:hAnsi="Times New Roman" w:cs="Times New Roman"/>
          <w:sz w:val="24"/>
          <w:szCs w:val="24"/>
          <w:lang w:val="en-US"/>
        </w:rPr>
        <w:t>.05) modified miR</w:t>
      </w:r>
      <w:r w:rsidR="006D5F4E">
        <w:rPr>
          <w:rFonts w:ascii="Times New Roman" w:hAnsi="Times New Roman" w:cs="Times New Roman"/>
          <w:sz w:val="24"/>
          <w:szCs w:val="24"/>
          <w:lang w:val="en-US"/>
        </w:rPr>
        <w:t>NA</w:t>
      </w:r>
      <w:r w:rsidR="002504F5" w:rsidRPr="0004764B">
        <w:rPr>
          <w:rFonts w:ascii="Times New Roman" w:hAnsi="Times New Roman" w:cs="Times New Roman"/>
          <w:sz w:val="24"/>
          <w:szCs w:val="24"/>
          <w:lang w:val="en-US"/>
        </w:rPr>
        <w:t>s in the EVs</w:t>
      </w:r>
      <w:r w:rsidR="005C5C11">
        <w:rPr>
          <w:rFonts w:ascii="Times New Roman" w:hAnsi="Times New Roman" w:cs="Times New Roman"/>
          <w:sz w:val="24"/>
          <w:szCs w:val="24"/>
          <w:lang w:val="en-US"/>
        </w:rPr>
        <w:t xml:space="preserve"> (fig. 3</w:t>
      </w:r>
      <w:r w:rsidR="002B260D">
        <w:rPr>
          <w:rFonts w:ascii="Times New Roman" w:hAnsi="Times New Roman" w:cs="Times New Roman"/>
          <w:sz w:val="24"/>
          <w:szCs w:val="24"/>
          <w:lang w:val="en-US"/>
        </w:rPr>
        <w:t>a</w:t>
      </w:r>
      <w:r w:rsidR="00B62C7D" w:rsidRPr="0004764B">
        <w:rPr>
          <w:rFonts w:ascii="Times New Roman" w:hAnsi="Times New Roman" w:cs="Times New Roman"/>
          <w:sz w:val="24"/>
          <w:szCs w:val="24"/>
          <w:lang w:val="en-US"/>
        </w:rPr>
        <w:t>)</w:t>
      </w:r>
      <w:r w:rsidR="000E4D9A" w:rsidRPr="0004764B">
        <w:rPr>
          <w:rFonts w:ascii="Times New Roman" w:hAnsi="Times New Roman" w:cs="Times New Roman"/>
          <w:sz w:val="24"/>
          <w:szCs w:val="24"/>
          <w:lang w:val="en-US"/>
        </w:rPr>
        <w:t xml:space="preserve">, </w:t>
      </w:r>
      <w:r w:rsidR="00E814D2" w:rsidRPr="0004764B">
        <w:rPr>
          <w:rFonts w:ascii="Times New Roman" w:hAnsi="Times New Roman" w:cs="Times New Roman"/>
          <w:sz w:val="24"/>
          <w:szCs w:val="24"/>
          <w:lang w:val="en-US"/>
        </w:rPr>
        <w:t>including miR-148a</w:t>
      </w:r>
      <w:r w:rsidR="002A4999">
        <w:rPr>
          <w:rFonts w:ascii="Times New Roman" w:hAnsi="Times New Roman" w:cs="Times New Roman"/>
          <w:sz w:val="24"/>
          <w:szCs w:val="24"/>
          <w:lang w:val="en-US"/>
        </w:rPr>
        <w:t>.</w:t>
      </w:r>
      <w:r>
        <w:rPr>
          <w:rFonts w:ascii="Times New Roman" w:hAnsi="Times New Roman" w:cs="Times New Roman"/>
          <w:sz w:val="24"/>
          <w:szCs w:val="24"/>
          <w:lang w:val="en-US"/>
        </w:rPr>
        <w:t>The</w:t>
      </w:r>
      <w:r w:rsidR="008E7085" w:rsidRPr="0004764B">
        <w:rPr>
          <w:rFonts w:ascii="Times New Roman" w:hAnsi="Times New Roman" w:cs="Times New Roman"/>
          <w:sz w:val="24"/>
          <w:szCs w:val="24"/>
          <w:lang w:val="en-US"/>
        </w:rPr>
        <w:t xml:space="preserve"> previous study revealed that reduction of EV-contained miR-148a was not</w:t>
      </w:r>
      <w:r w:rsidR="002170BC">
        <w:rPr>
          <w:rFonts w:ascii="Times New Roman" w:hAnsi="Times New Roman" w:cs="Times New Roman"/>
          <w:sz w:val="24"/>
          <w:szCs w:val="24"/>
          <w:lang w:val="en-US"/>
        </w:rPr>
        <w:t xml:space="preserve"> simply due to a reduction of its </w:t>
      </w:r>
      <w:r w:rsidR="008E7085" w:rsidRPr="0004764B">
        <w:rPr>
          <w:rFonts w:ascii="Times New Roman" w:hAnsi="Times New Roman" w:cs="Times New Roman"/>
          <w:sz w:val="24"/>
          <w:szCs w:val="24"/>
          <w:lang w:val="en-US"/>
        </w:rPr>
        <w:t xml:space="preserve">cellular </w:t>
      </w:r>
      <w:r w:rsidR="002170BC">
        <w:rPr>
          <w:rFonts w:ascii="Times New Roman" w:hAnsi="Times New Roman" w:cs="Times New Roman"/>
          <w:sz w:val="24"/>
          <w:szCs w:val="24"/>
          <w:lang w:val="en-US"/>
        </w:rPr>
        <w:t>expression level</w:t>
      </w:r>
      <w:r w:rsidR="008E7085" w:rsidRPr="0004764B">
        <w:rPr>
          <w:rFonts w:ascii="Times New Roman" w:hAnsi="Times New Roman" w:cs="Times New Roman"/>
          <w:sz w:val="24"/>
          <w:szCs w:val="24"/>
          <w:lang w:val="en-US"/>
        </w:rPr>
        <w:t>.</w:t>
      </w:r>
      <w:r w:rsidR="009D1B8C" w:rsidRPr="0004764B">
        <w:rPr>
          <w:rFonts w:ascii="Times New Roman" w:hAnsi="Times New Roman" w:cs="Times New Roman"/>
          <w:sz w:val="24"/>
          <w:szCs w:val="24"/>
          <w:lang w:val="en-US"/>
        </w:rPr>
        <w:t xml:space="preserve"> </w:t>
      </w:r>
      <w:r w:rsidR="008E7085" w:rsidRPr="0004764B">
        <w:rPr>
          <w:rFonts w:ascii="Times New Roman" w:hAnsi="Times New Roman" w:cs="Times New Roman"/>
          <w:sz w:val="24"/>
          <w:szCs w:val="24"/>
          <w:lang w:val="en-US"/>
        </w:rPr>
        <w:t>Here, I wanted to determine if this trend persists with additional miR</w:t>
      </w:r>
      <w:r w:rsidR="006D5F4E">
        <w:rPr>
          <w:rFonts w:ascii="Times New Roman" w:hAnsi="Times New Roman" w:cs="Times New Roman"/>
          <w:sz w:val="24"/>
          <w:szCs w:val="24"/>
          <w:lang w:val="en-US"/>
        </w:rPr>
        <w:t>NA</w:t>
      </w:r>
      <w:r w:rsidR="008E7085" w:rsidRPr="0004764B">
        <w:rPr>
          <w:rFonts w:ascii="Times New Roman" w:hAnsi="Times New Roman" w:cs="Times New Roman"/>
          <w:sz w:val="24"/>
          <w:szCs w:val="24"/>
          <w:lang w:val="en-US"/>
        </w:rPr>
        <w:t xml:space="preserve">s. </w:t>
      </w:r>
      <w:r w:rsidR="00494B06" w:rsidRPr="0004764B">
        <w:rPr>
          <w:rFonts w:ascii="Times New Roman" w:hAnsi="Times New Roman" w:cs="Times New Roman"/>
          <w:sz w:val="24"/>
          <w:szCs w:val="24"/>
          <w:lang w:val="en-US"/>
        </w:rPr>
        <w:t>Comparison between cellular and EV modification</w:t>
      </w:r>
      <w:r w:rsidR="009C332A" w:rsidRPr="0004764B">
        <w:rPr>
          <w:rFonts w:ascii="Times New Roman" w:hAnsi="Times New Roman" w:cs="Times New Roman"/>
          <w:sz w:val="24"/>
          <w:szCs w:val="24"/>
          <w:lang w:val="en-US"/>
        </w:rPr>
        <w:t>s</w:t>
      </w:r>
      <w:r w:rsidR="00494B06" w:rsidRPr="0004764B">
        <w:rPr>
          <w:rFonts w:ascii="Times New Roman" w:hAnsi="Times New Roman" w:cs="Times New Roman"/>
          <w:sz w:val="24"/>
          <w:szCs w:val="24"/>
          <w:lang w:val="en-US"/>
        </w:rPr>
        <w:t xml:space="preserve"> induced by c</w:t>
      </w:r>
      <w:r w:rsidR="002B260D">
        <w:rPr>
          <w:rFonts w:ascii="Times New Roman" w:hAnsi="Times New Roman" w:cs="Times New Roman"/>
          <w:sz w:val="24"/>
          <w:szCs w:val="24"/>
          <w:lang w:val="en-US"/>
        </w:rPr>
        <w:t xml:space="preserve">avin-1 reveals a subset of </w:t>
      </w:r>
      <w:r w:rsidR="002A4999">
        <w:rPr>
          <w:rFonts w:ascii="Times New Roman" w:hAnsi="Times New Roman" w:cs="Times New Roman"/>
          <w:sz w:val="24"/>
          <w:szCs w:val="24"/>
          <w:lang w:val="en-US"/>
        </w:rPr>
        <w:t>5</w:t>
      </w:r>
      <w:r w:rsidR="002170BC">
        <w:rPr>
          <w:rFonts w:ascii="Times New Roman" w:hAnsi="Times New Roman" w:cs="Times New Roman"/>
          <w:sz w:val="24"/>
          <w:szCs w:val="24"/>
          <w:lang w:val="en-US"/>
        </w:rPr>
        <w:t xml:space="preserve"> </w:t>
      </w:r>
      <w:proofErr w:type="spellStart"/>
      <w:r w:rsidR="002B260D">
        <w:rPr>
          <w:rFonts w:ascii="Times New Roman" w:hAnsi="Times New Roman" w:cs="Times New Roman"/>
          <w:sz w:val="24"/>
          <w:szCs w:val="24"/>
          <w:lang w:val="en-US"/>
        </w:rPr>
        <w:t>miR</w:t>
      </w:r>
      <w:r w:rsidR="00494B06" w:rsidRPr="0004764B">
        <w:rPr>
          <w:rFonts w:ascii="Times New Roman" w:hAnsi="Times New Roman" w:cs="Times New Roman"/>
          <w:sz w:val="24"/>
          <w:szCs w:val="24"/>
          <w:lang w:val="en-US"/>
        </w:rPr>
        <w:t>s</w:t>
      </w:r>
      <w:proofErr w:type="spellEnd"/>
      <w:r w:rsidR="00494B06" w:rsidRPr="0004764B">
        <w:rPr>
          <w:rFonts w:ascii="Times New Roman" w:hAnsi="Times New Roman" w:cs="Times New Roman"/>
          <w:sz w:val="24"/>
          <w:szCs w:val="24"/>
          <w:lang w:val="en-US"/>
        </w:rPr>
        <w:t xml:space="preserve"> </w:t>
      </w:r>
      <w:r w:rsidR="003417F1" w:rsidRPr="0004764B">
        <w:rPr>
          <w:rFonts w:ascii="Times New Roman" w:hAnsi="Times New Roman" w:cs="Times New Roman"/>
          <w:sz w:val="24"/>
          <w:szCs w:val="24"/>
          <w:lang w:val="en-US"/>
        </w:rPr>
        <w:t>that are dramatically reduced in the EVs with little</w:t>
      </w:r>
      <w:r w:rsidR="002170BC">
        <w:rPr>
          <w:rFonts w:ascii="Times New Roman" w:hAnsi="Times New Roman" w:cs="Times New Roman"/>
          <w:sz w:val="24"/>
          <w:szCs w:val="24"/>
          <w:lang w:val="en-US"/>
        </w:rPr>
        <w:t xml:space="preserve"> change in</w:t>
      </w:r>
      <w:r w:rsidR="003417F1" w:rsidRPr="0004764B">
        <w:rPr>
          <w:rFonts w:ascii="Times New Roman" w:hAnsi="Times New Roman" w:cs="Times New Roman"/>
          <w:sz w:val="24"/>
          <w:szCs w:val="24"/>
          <w:lang w:val="en-US"/>
        </w:rPr>
        <w:t xml:space="preserve"> total cellular expression</w:t>
      </w:r>
      <w:r w:rsidR="00805D07"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These are the mi</w:t>
      </w:r>
      <w:r w:rsidR="00B62C7D" w:rsidRPr="0004764B">
        <w:rPr>
          <w:rFonts w:ascii="Times New Roman" w:hAnsi="Times New Roman" w:cs="Times New Roman"/>
          <w:sz w:val="24"/>
          <w:szCs w:val="24"/>
          <w:lang w:val="en-US"/>
        </w:rPr>
        <w:t>R</w:t>
      </w:r>
      <w:r w:rsidR="006D5F4E">
        <w:rPr>
          <w:rFonts w:ascii="Times New Roman" w:hAnsi="Times New Roman" w:cs="Times New Roman"/>
          <w:sz w:val="24"/>
          <w:szCs w:val="24"/>
          <w:lang w:val="en-US"/>
        </w:rPr>
        <w:t>NA</w:t>
      </w:r>
      <w:r w:rsidR="00B62C7D" w:rsidRPr="0004764B">
        <w:rPr>
          <w:rFonts w:ascii="Times New Roman" w:hAnsi="Times New Roman" w:cs="Times New Roman"/>
          <w:sz w:val="24"/>
          <w:szCs w:val="24"/>
          <w:lang w:val="en-US"/>
        </w:rPr>
        <w:t xml:space="preserve">s likely to be acted upon by the proposed </w:t>
      </w:r>
      <w:r w:rsidR="009C332A" w:rsidRPr="0004764B">
        <w:rPr>
          <w:rFonts w:ascii="Times New Roman" w:hAnsi="Times New Roman" w:cs="Times New Roman"/>
          <w:sz w:val="24"/>
          <w:szCs w:val="24"/>
          <w:lang w:val="en-US"/>
        </w:rPr>
        <w:t>protein mediated export</w:t>
      </w:r>
      <w:r w:rsidR="002504F5" w:rsidRPr="0004764B">
        <w:rPr>
          <w:rFonts w:ascii="Times New Roman" w:hAnsi="Times New Roman" w:cs="Times New Roman"/>
          <w:sz w:val="24"/>
          <w:szCs w:val="24"/>
          <w:lang w:val="en-US"/>
        </w:rPr>
        <w:t>, attenuated</w:t>
      </w:r>
      <w:r w:rsidR="00D269F5" w:rsidRPr="0004764B">
        <w:rPr>
          <w:rFonts w:ascii="Times New Roman" w:hAnsi="Times New Roman" w:cs="Times New Roman"/>
          <w:sz w:val="24"/>
          <w:szCs w:val="24"/>
          <w:lang w:val="en-US"/>
        </w:rPr>
        <w:t xml:space="preserve"> by cavin-1 expression.</w:t>
      </w:r>
      <w:r w:rsidR="007C471C" w:rsidRPr="0004764B">
        <w:rPr>
          <w:rFonts w:ascii="Times New Roman" w:hAnsi="Times New Roman" w:cs="Times New Roman"/>
          <w:sz w:val="24"/>
          <w:szCs w:val="24"/>
          <w:lang w:val="en-US"/>
        </w:rPr>
        <w:t xml:space="preserve"> In contrast, </w:t>
      </w:r>
      <w:r w:rsidR="00C34159">
        <w:rPr>
          <w:rFonts w:ascii="Times New Roman" w:hAnsi="Times New Roman" w:cs="Times New Roman"/>
          <w:sz w:val="24"/>
          <w:szCs w:val="24"/>
          <w:lang w:val="en-US"/>
        </w:rPr>
        <w:t>6</w:t>
      </w:r>
      <w:r w:rsidR="007C471C" w:rsidRPr="0004764B">
        <w:rPr>
          <w:rFonts w:ascii="Times New Roman" w:hAnsi="Times New Roman" w:cs="Times New Roman"/>
          <w:sz w:val="24"/>
          <w:szCs w:val="24"/>
          <w:lang w:val="en-US"/>
        </w:rPr>
        <w:t xml:space="preserve"> of these miR</w:t>
      </w:r>
      <w:r w:rsidR="006D5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 xml:space="preserve">s </w:t>
      </w:r>
      <w:r w:rsidR="002170BC">
        <w:rPr>
          <w:rFonts w:ascii="Times New Roman" w:hAnsi="Times New Roman" w:cs="Times New Roman"/>
          <w:sz w:val="24"/>
          <w:szCs w:val="24"/>
          <w:lang w:val="en-US"/>
        </w:rPr>
        <w:t>(</w:t>
      </w:r>
      <w:r w:rsidR="00B37DEF">
        <w:rPr>
          <w:rFonts w:ascii="Times New Roman" w:hAnsi="Times New Roman" w:cs="Times New Roman"/>
          <w:sz w:val="24"/>
          <w:szCs w:val="24"/>
          <w:lang w:val="en-US"/>
        </w:rPr>
        <w:t xml:space="preserve">miR-19a-3p, 10b-5p, </w:t>
      </w:r>
      <w:r w:rsidR="00C34159">
        <w:rPr>
          <w:rFonts w:ascii="Times New Roman" w:hAnsi="Times New Roman" w:cs="Times New Roman"/>
          <w:sz w:val="24"/>
          <w:szCs w:val="24"/>
          <w:lang w:val="en-US"/>
        </w:rPr>
        <w:t>146a-5p, 363-3p, 149-5p and 222-3p)</w:t>
      </w:r>
      <w:r w:rsidR="002170BC">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present with proportionate cellular </w:t>
      </w:r>
      <w:r w:rsidR="007C471C" w:rsidRPr="0004764B">
        <w:rPr>
          <w:rFonts w:ascii="Times New Roman" w:hAnsi="Times New Roman" w:cs="Times New Roman"/>
          <w:sz w:val="24"/>
          <w:szCs w:val="24"/>
          <w:lang w:val="en-US"/>
        </w:rPr>
        <w:t xml:space="preserve">expression </w:t>
      </w:r>
      <w:r w:rsidR="009C332A" w:rsidRPr="0004764B">
        <w:rPr>
          <w:rFonts w:ascii="Times New Roman" w:hAnsi="Times New Roman" w:cs="Times New Roman"/>
          <w:sz w:val="24"/>
          <w:szCs w:val="24"/>
          <w:lang w:val="en-US"/>
        </w:rPr>
        <w:t>change that could explain the decrease</w:t>
      </w:r>
      <w:r w:rsidR="007C471C" w:rsidRPr="0004764B">
        <w:rPr>
          <w:rFonts w:ascii="Times New Roman" w:hAnsi="Times New Roman" w:cs="Times New Roman"/>
          <w:sz w:val="24"/>
          <w:szCs w:val="24"/>
          <w:lang w:val="en-US"/>
        </w:rPr>
        <w:t xml:space="preserve"> or increase in EV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 xml:space="preserve"> content. This process is known as sampling, where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s in the cytoplasm are taken into the forming EVs due to proximity as opposed to protein mediated export that would confer some selectivity. Th</w:t>
      </w:r>
      <w:r w:rsidR="002170BC">
        <w:rPr>
          <w:rFonts w:ascii="Times New Roman" w:hAnsi="Times New Roman" w:cs="Times New Roman"/>
          <w:sz w:val="24"/>
          <w:szCs w:val="24"/>
          <w:lang w:val="en-US"/>
        </w:rPr>
        <w:t xml:space="preserve">ese results suggest </w:t>
      </w:r>
      <w:r w:rsidR="007C471C" w:rsidRPr="0004764B">
        <w:rPr>
          <w:rFonts w:ascii="Times New Roman" w:hAnsi="Times New Roman" w:cs="Times New Roman"/>
          <w:sz w:val="24"/>
          <w:szCs w:val="24"/>
          <w:lang w:val="en-US"/>
        </w:rPr>
        <w:t>that both sa</w:t>
      </w:r>
      <w:r w:rsidR="00E4052B" w:rsidRPr="0004764B">
        <w:rPr>
          <w:rFonts w:ascii="Times New Roman" w:hAnsi="Times New Roman" w:cs="Times New Roman"/>
          <w:sz w:val="24"/>
          <w:szCs w:val="24"/>
          <w:lang w:val="en-US"/>
        </w:rPr>
        <w:t>mpling and selective export of</w:t>
      </w:r>
      <w:r w:rsidR="007C471C" w:rsidRPr="0004764B">
        <w:rPr>
          <w:rFonts w:ascii="Times New Roman" w:hAnsi="Times New Roman" w:cs="Times New Roman"/>
          <w:sz w:val="24"/>
          <w:szCs w:val="24"/>
          <w:lang w:val="en-US"/>
        </w:rPr>
        <w:t xml:space="preserve">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s can occur</w:t>
      </w:r>
      <w:r w:rsidR="00E4052B" w:rsidRPr="0004764B">
        <w:rPr>
          <w:rFonts w:ascii="Times New Roman" w:hAnsi="Times New Roman" w:cs="Times New Roman"/>
          <w:sz w:val="24"/>
          <w:szCs w:val="24"/>
          <w:lang w:val="en-US"/>
        </w:rPr>
        <w:t xml:space="preserve"> in this system.    </w:t>
      </w:r>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   </w:t>
      </w:r>
    </w:p>
    <w:p w14:paraId="39335E82" w14:textId="5BBC6549" w:rsidR="00DC4A17" w:rsidRDefault="008072F7" w:rsidP="00DC4A17">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 subset of </w:t>
      </w:r>
      <w:r w:rsidR="00D269F5" w:rsidRPr="0004764B">
        <w:rPr>
          <w:rFonts w:ascii="Times New Roman" w:hAnsi="Times New Roman" w:cs="Times New Roman"/>
          <w:sz w:val="24"/>
          <w:szCs w:val="24"/>
          <w:lang w:val="en-US"/>
        </w:rPr>
        <w:t>significantly modified miR</w:t>
      </w:r>
      <w:r w:rsidR="001C7F4E">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s </w:t>
      </w:r>
      <w:r w:rsidR="00A50A85" w:rsidRPr="0004764B">
        <w:rPr>
          <w:rFonts w:ascii="Times New Roman" w:hAnsi="Times New Roman" w:cs="Times New Roman"/>
          <w:sz w:val="24"/>
          <w:szCs w:val="24"/>
          <w:lang w:val="en-US"/>
        </w:rPr>
        <w:t>across the sampling and selective export</w:t>
      </w:r>
      <w:r w:rsidR="00D269F5" w:rsidRPr="0004764B">
        <w:rPr>
          <w:rFonts w:ascii="Times New Roman" w:hAnsi="Times New Roman" w:cs="Times New Roman"/>
          <w:sz w:val="24"/>
          <w:szCs w:val="24"/>
          <w:lang w:val="en-US"/>
        </w:rPr>
        <w:t xml:space="preserve"> groups</w:t>
      </w:r>
      <w:r w:rsidR="00B62C7D" w:rsidRPr="0004764B">
        <w:rPr>
          <w:rFonts w:ascii="Times New Roman" w:hAnsi="Times New Roman" w:cs="Times New Roman"/>
          <w:sz w:val="24"/>
          <w:szCs w:val="24"/>
          <w:lang w:val="en-US"/>
        </w:rPr>
        <w:t xml:space="preserve"> </w:t>
      </w:r>
      <w:r w:rsidR="002170BC" w:rsidRPr="0004764B">
        <w:rPr>
          <w:rFonts w:ascii="Times New Roman" w:hAnsi="Times New Roman" w:cs="Times New Roman"/>
          <w:sz w:val="24"/>
          <w:szCs w:val="24"/>
          <w:lang w:val="en-US"/>
        </w:rPr>
        <w:t xml:space="preserve">were selected for </w:t>
      </w:r>
      <w:r w:rsidR="002170BC">
        <w:rPr>
          <w:rFonts w:ascii="Times New Roman" w:hAnsi="Times New Roman" w:cs="Times New Roman"/>
          <w:sz w:val="24"/>
          <w:szCs w:val="24"/>
          <w:lang w:val="en-US"/>
        </w:rPr>
        <w:t xml:space="preserve">RT-qPCR </w:t>
      </w:r>
      <w:r w:rsidR="002170BC" w:rsidRPr="0004764B">
        <w:rPr>
          <w:rFonts w:ascii="Times New Roman" w:hAnsi="Times New Roman" w:cs="Times New Roman"/>
          <w:sz w:val="24"/>
          <w:szCs w:val="24"/>
          <w:lang w:val="en-US"/>
        </w:rPr>
        <w:t>validation</w:t>
      </w:r>
      <w:r w:rsidR="00D269F5" w:rsidRPr="0004764B">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t xml:space="preserve">Selective export reduced by cavin-1; </w:t>
      </w:r>
      <w:r w:rsidR="00D269F5" w:rsidRPr="0004764B">
        <w:rPr>
          <w:rFonts w:ascii="Times New Roman" w:hAnsi="Times New Roman" w:cs="Times New Roman"/>
          <w:sz w:val="24"/>
          <w:szCs w:val="24"/>
          <w:lang w:val="en-US"/>
        </w:rPr>
        <w:t>miR-30a-5p, miR-148a-3p, miR-200a-3</w:t>
      </w:r>
      <w:r w:rsidR="00475D4D" w:rsidRPr="0004764B">
        <w:rPr>
          <w:rFonts w:ascii="Times New Roman" w:hAnsi="Times New Roman" w:cs="Times New Roman"/>
          <w:sz w:val="24"/>
          <w:szCs w:val="24"/>
          <w:lang w:val="en-US"/>
        </w:rPr>
        <w:t>p,</w:t>
      </w:r>
      <w:r w:rsidR="001B7DC8">
        <w:rPr>
          <w:rFonts w:ascii="Times New Roman" w:hAnsi="Times New Roman" w:cs="Times New Roman"/>
          <w:sz w:val="24"/>
          <w:szCs w:val="24"/>
          <w:lang w:val="en-US"/>
        </w:rPr>
        <w:t xml:space="preserve"> miR-10b-5</w:t>
      </w:r>
      <w:r w:rsidR="009B6B83">
        <w:rPr>
          <w:rFonts w:ascii="Times New Roman" w:hAnsi="Times New Roman" w:cs="Times New Roman"/>
          <w:sz w:val="24"/>
          <w:szCs w:val="24"/>
          <w:lang w:val="en-US"/>
        </w:rPr>
        <w:t>p, selective export induced by cavin-1;</w:t>
      </w:r>
      <w:r w:rsidR="001C7F4E">
        <w:rPr>
          <w:rFonts w:ascii="Times New Roman" w:hAnsi="Times New Roman" w:cs="Times New Roman"/>
          <w:sz w:val="24"/>
          <w:szCs w:val="24"/>
          <w:lang w:val="en-US"/>
        </w:rPr>
        <w:t xml:space="preserve"> miR-574-5p </w:t>
      </w:r>
    </w:p>
    <w:p w14:paraId="02BD8064" w14:textId="77777777" w:rsidR="00DC4A17" w:rsidRDefault="00DC4A17" w:rsidP="00DC4A17">
      <w:pPr>
        <w:ind w:left="-284"/>
        <w:rPr>
          <w:rFonts w:ascii="Times New Roman" w:hAnsi="Times New Roman" w:cs="Times New Roman"/>
          <w:sz w:val="24"/>
          <w:szCs w:val="24"/>
          <w:lang w:val="en-US"/>
        </w:rPr>
      </w:pPr>
    </w:p>
    <w:p w14:paraId="50DACA92" w14:textId="77777777" w:rsidR="00DC4A17" w:rsidRDefault="00DC4A17" w:rsidP="00DC4A17">
      <w:pPr>
        <w:rPr>
          <w:rFonts w:ascii="Times New Roman" w:hAnsi="Times New Roman" w:cs="Times New Roman"/>
          <w:b/>
          <w:sz w:val="24"/>
          <w:szCs w:val="24"/>
          <w:lang w:val="en-US"/>
        </w:rPr>
      </w:pPr>
    </w:p>
    <w:p w14:paraId="749A117C" w14:textId="77777777" w:rsidR="00DC4A17" w:rsidRDefault="00DC4A17" w:rsidP="00DC4A17">
      <w:pPr>
        <w:rPr>
          <w:rFonts w:ascii="Times New Roman" w:hAnsi="Times New Roman" w:cs="Times New Roman"/>
          <w:b/>
          <w:sz w:val="24"/>
          <w:szCs w:val="24"/>
          <w:lang w:val="en-US"/>
        </w:rPr>
      </w:pPr>
    </w:p>
    <w:p w14:paraId="559DC911" w14:textId="77777777" w:rsidR="00DC4A17" w:rsidRDefault="00DC4A17" w:rsidP="00DC4A17">
      <w:pPr>
        <w:rPr>
          <w:rFonts w:ascii="Times New Roman" w:hAnsi="Times New Roman" w:cs="Times New Roman"/>
          <w:b/>
          <w:sz w:val="24"/>
          <w:szCs w:val="24"/>
          <w:lang w:val="en-US"/>
        </w:rPr>
      </w:pPr>
    </w:p>
    <w:p w14:paraId="3AF323AB" w14:textId="77777777" w:rsidR="00DC4A17" w:rsidRDefault="00DC4A17" w:rsidP="00DC4A17">
      <w:pPr>
        <w:rPr>
          <w:rFonts w:ascii="Times New Roman" w:hAnsi="Times New Roman" w:cs="Times New Roman"/>
          <w:b/>
          <w:sz w:val="24"/>
          <w:szCs w:val="24"/>
          <w:lang w:val="en-US"/>
        </w:rPr>
      </w:pPr>
      <w:r>
        <w:rPr>
          <w:rFonts w:ascii="Times New Roman" w:hAnsi="Times New Roman" w:cs="Times New Roman"/>
          <w:noProof/>
          <w:sz w:val="24"/>
          <w:szCs w:val="24"/>
          <w:lang w:eastAsia="en-AU"/>
        </w:rPr>
        <w:drawing>
          <wp:inline distT="0" distB="0" distL="0" distR="0" wp14:anchorId="7637D212" wp14:editId="5682EA88">
            <wp:extent cx="5731510" cy="27523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SidebySid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52318"/>
                    </a:xfrm>
                    <a:prstGeom prst="rect">
                      <a:avLst/>
                    </a:prstGeom>
                  </pic:spPr>
                </pic:pic>
              </a:graphicData>
            </a:graphic>
          </wp:inline>
        </w:drawing>
      </w:r>
    </w:p>
    <w:p w14:paraId="1CAC1877" w14:textId="77777777" w:rsidR="00DC4A17" w:rsidRDefault="00DC4A17" w:rsidP="00DC4A17">
      <w:pPr>
        <w:spacing w:line="360" w:lineRule="auto"/>
        <w:rPr>
          <w:rFonts w:ascii="Times New Roman" w:hAnsi="Times New Roman" w:cs="Times New Roman"/>
          <w:b/>
          <w:sz w:val="24"/>
          <w:szCs w:val="24"/>
          <w:lang w:val="en-US"/>
        </w:rPr>
      </w:pPr>
    </w:p>
    <w:p w14:paraId="1230C0A0" w14:textId="0F51CD80" w:rsidR="00DC4A17" w:rsidRDefault="00DC4A17" w:rsidP="00DC4A17">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3</w:t>
      </w:r>
      <w:r w:rsidRPr="000A30D4">
        <w:rPr>
          <w:rFonts w:ascii="Times New Roman" w:hAnsi="Times New Roman" w:cs="Times New Roman"/>
          <w:sz w:val="24"/>
          <w:szCs w:val="24"/>
          <w:lang w:val="en-US"/>
        </w:rPr>
        <w:t xml:space="preserve">: </w:t>
      </w:r>
      <w:r w:rsidRPr="000A30D4">
        <w:rPr>
          <w:rFonts w:ascii="Times New Roman" w:hAnsi="Times New Roman" w:cs="Times New Roman"/>
          <w:i/>
          <w:sz w:val="24"/>
          <w:szCs w:val="24"/>
          <w:lang w:val="en-US"/>
        </w:rPr>
        <w:t>Addition of cavin-1 to PC3 cells modifies EV microRNAs.</w:t>
      </w:r>
      <w:r w:rsidRPr="000A30D4">
        <w:rPr>
          <w:rFonts w:ascii="Times New Roman" w:hAnsi="Times New Roman" w:cs="Times New Roman"/>
          <w:sz w:val="24"/>
          <w:szCs w:val="24"/>
          <w:lang w:val="en-US"/>
        </w:rPr>
        <w:t xml:space="preserve"> </w:t>
      </w:r>
      <w:r w:rsidRPr="000A30D4">
        <w:rPr>
          <w:rFonts w:ascii="Times New Roman" w:hAnsi="Times New Roman" w:cs="Times New Roman"/>
          <w:b/>
          <w:sz w:val="24"/>
          <w:szCs w:val="24"/>
          <w:lang w:val="en-US"/>
        </w:rPr>
        <w:t>A</w:t>
      </w:r>
      <w:r w:rsidRPr="000A30D4">
        <w:rPr>
          <w:rFonts w:ascii="Times New Roman" w:hAnsi="Times New Roman" w:cs="Times New Roman"/>
          <w:sz w:val="24"/>
          <w:szCs w:val="24"/>
          <w:lang w:val="en-US"/>
        </w:rPr>
        <w:t>) RNA-</w:t>
      </w:r>
      <w:proofErr w:type="spellStart"/>
      <w:r w:rsidRPr="000A30D4">
        <w:rPr>
          <w:rFonts w:ascii="Times New Roman" w:hAnsi="Times New Roman" w:cs="Times New Roman"/>
          <w:sz w:val="24"/>
          <w:szCs w:val="24"/>
          <w:lang w:val="en-US"/>
        </w:rPr>
        <w:t>s</w:t>
      </w:r>
      <w:r>
        <w:rPr>
          <w:rFonts w:ascii="Times New Roman" w:hAnsi="Times New Roman" w:cs="Times New Roman"/>
          <w:sz w:val="24"/>
          <w:szCs w:val="24"/>
          <w:lang w:val="en-US"/>
        </w:rPr>
        <w:t>eq</w:t>
      </w:r>
      <w:proofErr w:type="spellEnd"/>
      <w:r>
        <w:rPr>
          <w:rFonts w:ascii="Times New Roman" w:hAnsi="Times New Roman" w:cs="Times New Roman"/>
          <w:sz w:val="24"/>
          <w:szCs w:val="24"/>
          <w:lang w:val="en-US"/>
        </w:rPr>
        <w:t xml:space="preserve"> was performed previously on </w:t>
      </w:r>
      <w:r w:rsidRPr="000A30D4">
        <w:rPr>
          <w:rFonts w:ascii="Times New Roman" w:hAnsi="Times New Roman" w:cs="Times New Roman"/>
          <w:sz w:val="24"/>
          <w:szCs w:val="24"/>
          <w:lang w:val="en-US"/>
        </w:rPr>
        <w:t>microRNAs contained in the EV and cellular content of PC3-GFP and PC3-cavin-1 c</w:t>
      </w:r>
      <w:r>
        <w:rPr>
          <w:rFonts w:ascii="Times New Roman" w:hAnsi="Times New Roman" w:cs="Times New Roman"/>
          <w:sz w:val="24"/>
          <w:szCs w:val="24"/>
          <w:lang w:val="en-US"/>
        </w:rPr>
        <w:t xml:space="preserve">ells. DESeq2 analysis compared </w:t>
      </w:r>
      <w:r w:rsidRPr="000A30D4">
        <w:rPr>
          <w:rFonts w:ascii="Times New Roman" w:hAnsi="Times New Roman" w:cs="Times New Roman"/>
          <w:sz w:val="24"/>
          <w:szCs w:val="24"/>
          <w:lang w:val="en-US"/>
        </w:rPr>
        <w:t>PC3-GFP to PC3-cavin-1 EV content (black), expressed as log2FC, to determine t</w:t>
      </w:r>
      <w:r>
        <w:rPr>
          <w:rFonts w:ascii="Times New Roman" w:hAnsi="Times New Roman" w:cs="Times New Roman"/>
          <w:sz w:val="24"/>
          <w:szCs w:val="24"/>
          <w:lang w:val="en-US"/>
        </w:rPr>
        <w:t xml:space="preserve">he effect of cavin-1 on EV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content. </w:t>
      </w:r>
      <w:proofErr w:type="spellStart"/>
      <w:proofErr w:type="gramStart"/>
      <w:r w:rsidRPr="000A30D4">
        <w:rPr>
          <w:rFonts w:ascii="Times New Roman" w:hAnsi="Times New Roman" w:cs="Times New Roman"/>
          <w:sz w:val="24"/>
          <w:szCs w:val="24"/>
          <w:lang w:val="en-US"/>
        </w:rPr>
        <w:t>miRs</w:t>
      </w:r>
      <w:proofErr w:type="spellEnd"/>
      <w:proofErr w:type="gramEnd"/>
      <w:r w:rsidRPr="000A30D4">
        <w:rPr>
          <w:rFonts w:ascii="Times New Roman" w:hAnsi="Times New Roman" w:cs="Times New Roman"/>
          <w:sz w:val="24"/>
          <w:szCs w:val="24"/>
          <w:lang w:val="en-US"/>
        </w:rPr>
        <w:t xml:space="preserve"> that were significantly modified (* p ≤ 0.05</w:t>
      </w:r>
      <w:r w:rsidR="007D3CC9">
        <w:rPr>
          <w:rFonts w:ascii="Times New Roman" w:hAnsi="Times New Roman" w:cs="Times New Roman"/>
          <w:sz w:val="24"/>
          <w:szCs w:val="24"/>
          <w:lang w:val="en-US"/>
        </w:rPr>
        <w:t>, by Wald test</w:t>
      </w:r>
      <w:r w:rsidRPr="000A30D4">
        <w:rPr>
          <w:rFonts w:ascii="Times New Roman" w:hAnsi="Times New Roman" w:cs="Times New Roman"/>
          <w:sz w:val="24"/>
          <w:szCs w:val="24"/>
          <w:lang w:val="en-US"/>
        </w:rPr>
        <w:t>) in the EVs were plotted. Ana</w:t>
      </w:r>
      <w:r>
        <w:rPr>
          <w:rFonts w:ascii="Times New Roman" w:hAnsi="Times New Roman" w:cs="Times New Roman"/>
          <w:sz w:val="24"/>
          <w:szCs w:val="24"/>
          <w:lang w:val="en-US"/>
        </w:rPr>
        <w:t xml:space="preserve">lysis was repeated on cellular </w:t>
      </w:r>
      <w:r w:rsidRPr="000A30D4">
        <w:rPr>
          <w:rFonts w:ascii="Times New Roman" w:hAnsi="Times New Roman" w:cs="Times New Roman"/>
          <w:sz w:val="24"/>
          <w:szCs w:val="24"/>
          <w:lang w:val="en-US"/>
        </w:rPr>
        <w:t xml:space="preserve">content (grey) for 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significantly modified in the EV</w:t>
      </w:r>
      <w:r w:rsidR="007D3CC9">
        <w:rPr>
          <w:rFonts w:ascii="Times New Roman" w:hAnsi="Times New Roman" w:cs="Times New Roman"/>
          <w:sz w:val="24"/>
          <w:szCs w:val="24"/>
          <w:lang w:val="en-US"/>
        </w:rPr>
        <w:t>s</w:t>
      </w:r>
      <w:r w:rsidRPr="000A30D4">
        <w:rPr>
          <w:rFonts w:ascii="Times New Roman" w:hAnsi="Times New Roman" w:cs="Times New Roman"/>
          <w:sz w:val="24"/>
          <w:szCs w:val="24"/>
          <w:lang w:val="en-US"/>
        </w:rPr>
        <w:t>. This reveals tha</w:t>
      </w:r>
      <w:r>
        <w:rPr>
          <w:rFonts w:ascii="Times New Roman" w:hAnsi="Times New Roman" w:cs="Times New Roman"/>
          <w:sz w:val="24"/>
          <w:szCs w:val="24"/>
          <w:lang w:val="en-US"/>
        </w:rPr>
        <w:t xml:space="preserve">t cavin-1 has an effect of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EVs where some effected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are not modified in the cell. </w:t>
      </w:r>
      <w:r w:rsidRPr="000A30D4">
        <w:rPr>
          <w:rFonts w:ascii="Times New Roman" w:hAnsi="Times New Roman" w:cs="Times New Roman"/>
          <w:b/>
          <w:sz w:val="24"/>
          <w:szCs w:val="24"/>
          <w:lang w:val="en-US"/>
        </w:rPr>
        <w:t>B</w:t>
      </w:r>
      <w:r w:rsidRPr="000A30D4">
        <w:rPr>
          <w:rFonts w:ascii="Times New Roman" w:hAnsi="Times New Roman" w:cs="Times New Roman"/>
          <w:sz w:val="24"/>
          <w:szCs w:val="24"/>
          <w:lang w:val="en-US"/>
        </w:rPr>
        <w:t>) RT-qPCR was per</w:t>
      </w:r>
      <w:r>
        <w:rPr>
          <w:rFonts w:ascii="Times New Roman" w:hAnsi="Times New Roman" w:cs="Times New Roman"/>
          <w:sz w:val="24"/>
          <w:szCs w:val="24"/>
          <w:lang w:val="en-US"/>
        </w:rPr>
        <w:t>formed to validate the 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data. This was performed on EV and cellular RNA content extracted from GFP and </w:t>
      </w:r>
      <w:r>
        <w:rPr>
          <w:rFonts w:ascii="Times New Roman" w:hAnsi="Times New Roman" w:cs="Times New Roman"/>
          <w:sz w:val="24"/>
          <w:szCs w:val="24"/>
          <w:lang w:val="en-US"/>
        </w:rPr>
        <w:t xml:space="preserve">cavin-1 PC3 cells to determine </w:t>
      </w:r>
      <w:r w:rsidRPr="000A30D4">
        <w:rPr>
          <w:rFonts w:ascii="Times New Roman" w:hAnsi="Times New Roman" w:cs="Times New Roman"/>
          <w:sz w:val="24"/>
          <w:szCs w:val="24"/>
          <w:lang w:val="en-US"/>
        </w:rPr>
        <w:t>relative amount of miR-200a-3p, 148a-3p, 30a-5p, 10b-5p, 574-3p and 363-3p (n &gt;</w:t>
      </w:r>
      <w:r>
        <w:rPr>
          <w:rFonts w:ascii="Times New Roman" w:hAnsi="Times New Roman" w:cs="Times New Roman"/>
          <w:sz w:val="24"/>
          <w:szCs w:val="24"/>
          <w:lang w:val="en-US"/>
        </w:rPr>
        <w:t xml:space="preserve"> 3). Delta-delta CT (</w:t>
      </w:r>
      <w:proofErr w:type="spellStart"/>
      <w:r>
        <w:rPr>
          <w:rFonts w:ascii="Times New Roman" w:hAnsi="Times New Roman" w:cs="Times New Roman"/>
          <w:sz w:val="24"/>
          <w:szCs w:val="24"/>
          <w:lang w:val="en-US"/>
        </w:rPr>
        <w:t>ddCT</w:t>
      </w:r>
      <w:proofErr w:type="spellEnd"/>
      <w:r>
        <w:rPr>
          <w:rFonts w:ascii="Times New Roman" w:hAnsi="Times New Roman" w:cs="Times New Roman"/>
          <w:sz w:val="24"/>
          <w:szCs w:val="24"/>
          <w:lang w:val="en-US"/>
        </w:rPr>
        <w:t xml:space="preserve">) was </w:t>
      </w:r>
      <w:r w:rsidRPr="000A30D4">
        <w:rPr>
          <w:rFonts w:ascii="Times New Roman" w:hAnsi="Times New Roman" w:cs="Times New Roman"/>
          <w:sz w:val="24"/>
          <w:szCs w:val="24"/>
          <w:lang w:val="en-US"/>
        </w:rPr>
        <w:t>calculated and plotted (</w:t>
      </w:r>
      <w:proofErr w:type="spellStart"/>
      <w:r w:rsidRPr="000A30D4">
        <w:rPr>
          <w:rFonts w:ascii="Times New Roman" w:hAnsi="Times New Roman" w:cs="Times New Roman"/>
          <w:sz w:val="24"/>
          <w:szCs w:val="24"/>
          <w:lang w:val="en-US"/>
        </w:rPr>
        <w:t>ddCT</w:t>
      </w:r>
      <w:proofErr w:type="spellEnd"/>
      <w:r w:rsidRPr="000A30D4">
        <w:rPr>
          <w:rFonts w:ascii="Times New Roman" w:hAnsi="Times New Roman" w:cs="Times New Roman"/>
          <w:sz w:val="24"/>
          <w:szCs w:val="24"/>
          <w:lang w:val="en-US"/>
        </w:rPr>
        <w:t xml:space="preserve"> + SEM</w:t>
      </w:r>
      <w:r w:rsidR="007D3CC9">
        <w:rPr>
          <w:rFonts w:ascii="Times New Roman" w:hAnsi="Times New Roman" w:cs="Times New Roman"/>
          <w:sz w:val="24"/>
          <w:szCs w:val="24"/>
          <w:lang w:val="en-US"/>
        </w:rPr>
        <w:t xml:space="preserve"> error bar</w:t>
      </w:r>
      <w:r w:rsidRPr="000A30D4">
        <w:rPr>
          <w:rFonts w:ascii="Times New Roman" w:hAnsi="Times New Roman" w:cs="Times New Roman"/>
          <w:sz w:val="24"/>
          <w:szCs w:val="24"/>
          <w:lang w:val="en-US"/>
        </w:rPr>
        <w:t>) by comparing expression of targets to miR-125a-3p. Th</w:t>
      </w:r>
      <w:r>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was unchanged </w:t>
      </w:r>
      <w:r w:rsidRPr="000A30D4">
        <w:rPr>
          <w:rFonts w:ascii="Times New Roman" w:hAnsi="Times New Roman" w:cs="Times New Roman"/>
          <w:sz w:val="24"/>
          <w:szCs w:val="24"/>
          <w:lang w:val="en-US"/>
        </w:rPr>
        <w:t>in the EV and cell by cavin-1 expression. A Mann-Whitney U test compared EV cha</w:t>
      </w:r>
      <w:r>
        <w:rPr>
          <w:rFonts w:ascii="Times New Roman" w:hAnsi="Times New Roman" w:cs="Times New Roman"/>
          <w:sz w:val="24"/>
          <w:szCs w:val="24"/>
          <w:lang w:val="en-US"/>
        </w:rPr>
        <w:t xml:space="preserve">nge to the cellular change for </w:t>
      </w:r>
      <w:r w:rsidRPr="000A30D4">
        <w:rPr>
          <w:rFonts w:ascii="Times New Roman" w:hAnsi="Times New Roman" w:cs="Times New Roman"/>
          <w:sz w:val="24"/>
          <w:szCs w:val="24"/>
          <w:lang w:val="en-US"/>
        </w:rPr>
        <w:t xml:space="preserve">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This analysis confirms the trends found from the RNA-</w:t>
      </w:r>
      <w:proofErr w:type="spellStart"/>
      <w:r w:rsidRPr="000A30D4">
        <w:rPr>
          <w:rFonts w:ascii="Times New Roman" w:hAnsi="Times New Roman" w:cs="Times New Roman"/>
          <w:sz w:val="24"/>
          <w:szCs w:val="24"/>
          <w:lang w:val="en-US"/>
        </w:rPr>
        <w:t>seq</w:t>
      </w:r>
      <w:proofErr w:type="spellEnd"/>
      <w:r w:rsidRPr="000A30D4">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
    <w:p w14:paraId="489B1036" w14:textId="77777777" w:rsidR="00F2464A" w:rsidRDefault="00F2464A" w:rsidP="00DC4A17">
      <w:pPr>
        <w:spacing w:line="360" w:lineRule="auto"/>
        <w:rPr>
          <w:rFonts w:ascii="Times New Roman" w:hAnsi="Times New Roman" w:cs="Times New Roman"/>
          <w:sz w:val="24"/>
          <w:szCs w:val="24"/>
          <w:lang w:val="en-US"/>
        </w:rPr>
      </w:pPr>
    </w:p>
    <w:p w14:paraId="54AD41CD" w14:textId="4B5AE350" w:rsidR="007674B7" w:rsidRDefault="001C7F4E" w:rsidP="001B7DC8">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and</w:t>
      </w:r>
      <w:proofErr w:type="gramEnd"/>
      <w:r>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t>sampling;</w:t>
      </w:r>
      <w:r w:rsidR="00475D4D" w:rsidRPr="0004764B">
        <w:rPr>
          <w:rFonts w:ascii="Times New Roman" w:hAnsi="Times New Roman" w:cs="Times New Roman"/>
          <w:sz w:val="24"/>
          <w:szCs w:val="24"/>
          <w:lang w:val="en-US"/>
        </w:rPr>
        <w:t xml:space="preserve"> miR-363-3p.</w:t>
      </w:r>
      <w:r w:rsidR="00D269F5" w:rsidRPr="0004764B">
        <w:rPr>
          <w:rFonts w:ascii="Times New Roman" w:hAnsi="Times New Roman" w:cs="Times New Roman"/>
          <w:sz w:val="24"/>
          <w:szCs w:val="24"/>
          <w:lang w:val="en-US"/>
        </w:rPr>
        <w:t xml:space="preserve"> </w:t>
      </w:r>
      <w:r w:rsidR="008072F7">
        <w:rPr>
          <w:rFonts w:ascii="Times New Roman" w:hAnsi="Times New Roman" w:cs="Times New Roman"/>
          <w:sz w:val="24"/>
          <w:szCs w:val="24"/>
          <w:lang w:val="en-US"/>
        </w:rPr>
        <w:t>Independent biological replicates of EV and cellular small RNAs were prepared and used f</w:t>
      </w:r>
      <w:r w:rsidR="005C5C11">
        <w:rPr>
          <w:rFonts w:ascii="Times New Roman" w:hAnsi="Times New Roman" w:cs="Times New Roman"/>
          <w:sz w:val="24"/>
          <w:szCs w:val="24"/>
          <w:lang w:val="en-US"/>
        </w:rPr>
        <w:t>or RT-qPCR. As shown in Figure 3</w:t>
      </w:r>
      <w:r w:rsidR="008072F7">
        <w:rPr>
          <w:rFonts w:ascii="Times New Roman" w:hAnsi="Times New Roman" w:cs="Times New Roman"/>
          <w:sz w:val="24"/>
          <w:szCs w:val="24"/>
          <w:lang w:val="en-US"/>
        </w:rPr>
        <w:t xml:space="preserve">B, </w:t>
      </w:r>
      <w:r w:rsidR="00D269F5" w:rsidRPr="0004764B">
        <w:rPr>
          <w:rFonts w:ascii="Times New Roman" w:hAnsi="Times New Roman" w:cs="Times New Roman"/>
          <w:sz w:val="24"/>
          <w:szCs w:val="24"/>
          <w:lang w:val="en-US"/>
        </w:rPr>
        <w:t>the trend first</w:t>
      </w:r>
      <w:r w:rsidR="00DC4A17">
        <w:rPr>
          <w:rFonts w:ascii="Times New Roman" w:hAnsi="Times New Roman" w:cs="Times New Roman"/>
          <w:sz w:val="24"/>
          <w:szCs w:val="24"/>
          <w:lang w:val="en-US"/>
        </w:rPr>
        <w:t xml:space="preserve"> displayed by the </w:t>
      </w:r>
      <w:r w:rsidR="001B7DC8" w:rsidRPr="0004764B">
        <w:rPr>
          <w:rFonts w:ascii="Times New Roman" w:hAnsi="Times New Roman" w:cs="Times New Roman"/>
          <w:sz w:val="24"/>
          <w:szCs w:val="24"/>
          <w:lang w:val="en-US"/>
        </w:rPr>
        <w:t>RNA-</w:t>
      </w:r>
      <w:proofErr w:type="spellStart"/>
      <w:r w:rsidR="001B7DC8" w:rsidRPr="0004764B">
        <w:rPr>
          <w:rFonts w:ascii="Times New Roman" w:hAnsi="Times New Roman" w:cs="Times New Roman"/>
          <w:sz w:val="24"/>
          <w:szCs w:val="24"/>
          <w:lang w:val="en-US"/>
        </w:rPr>
        <w:t>seq</w:t>
      </w:r>
      <w:proofErr w:type="spellEnd"/>
      <w:r w:rsidR="001B7DC8" w:rsidRPr="0004764B">
        <w:rPr>
          <w:rFonts w:ascii="Times New Roman" w:hAnsi="Times New Roman" w:cs="Times New Roman"/>
          <w:sz w:val="24"/>
          <w:szCs w:val="24"/>
          <w:lang w:val="en-US"/>
        </w:rPr>
        <w:t xml:space="preserve"> data </w:t>
      </w:r>
      <w:r w:rsidR="005C5C11">
        <w:rPr>
          <w:rFonts w:ascii="Times New Roman" w:hAnsi="Times New Roman" w:cs="Times New Roman"/>
          <w:sz w:val="24"/>
          <w:szCs w:val="24"/>
          <w:lang w:val="en-US"/>
        </w:rPr>
        <w:t>(Fig. 3a</w:t>
      </w:r>
      <w:r w:rsidR="008072F7">
        <w:rPr>
          <w:rFonts w:ascii="Times New Roman" w:hAnsi="Times New Roman" w:cs="Times New Roman"/>
          <w:sz w:val="24"/>
          <w:szCs w:val="24"/>
          <w:lang w:val="en-US"/>
        </w:rPr>
        <w:t xml:space="preserve">) </w:t>
      </w:r>
      <w:r w:rsidR="001B7DC8" w:rsidRPr="0004764B">
        <w:rPr>
          <w:rFonts w:ascii="Times New Roman" w:hAnsi="Times New Roman" w:cs="Times New Roman"/>
          <w:sz w:val="24"/>
          <w:szCs w:val="24"/>
          <w:lang w:val="en-US"/>
        </w:rPr>
        <w:t>is maintained</w:t>
      </w:r>
      <w:r w:rsidR="008072F7">
        <w:rPr>
          <w:rFonts w:ascii="Times New Roman" w:hAnsi="Times New Roman" w:cs="Times New Roman"/>
          <w:sz w:val="24"/>
          <w:szCs w:val="24"/>
          <w:lang w:val="en-US"/>
        </w:rPr>
        <w:t>. Consistent with the RNA</w:t>
      </w:r>
      <w:r>
        <w:rPr>
          <w:rFonts w:ascii="Times New Roman" w:hAnsi="Times New Roman" w:cs="Times New Roman"/>
          <w:sz w:val="24"/>
          <w:szCs w:val="24"/>
          <w:lang w:val="en-US"/>
        </w:rPr>
        <w:t>-</w:t>
      </w:r>
      <w:proofErr w:type="spellStart"/>
      <w:r w:rsidR="008072F7">
        <w:rPr>
          <w:rFonts w:ascii="Times New Roman" w:hAnsi="Times New Roman" w:cs="Times New Roman"/>
          <w:sz w:val="24"/>
          <w:szCs w:val="24"/>
          <w:lang w:val="en-US"/>
        </w:rPr>
        <w:t>seq</w:t>
      </w:r>
      <w:proofErr w:type="spellEnd"/>
      <w:r w:rsidR="008072F7">
        <w:rPr>
          <w:rFonts w:ascii="Times New Roman" w:hAnsi="Times New Roman" w:cs="Times New Roman"/>
          <w:sz w:val="24"/>
          <w:szCs w:val="24"/>
          <w:lang w:val="en-US"/>
        </w:rPr>
        <w:t xml:space="preserve"> data, cavin-1 expression led to higher magnitude of reduction </w:t>
      </w:r>
      <w:r w:rsidR="001B7DC8" w:rsidRPr="0004764B">
        <w:rPr>
          <w:rFonts w:ascii="Times New Roman" w:hAnsi="Times New Roman" w:cs="Times New Roman"/>
          <w:sz w:val="24"/>
          <w:szCs w:val="24"/>
          <w:lang w:val="en-US"/>
        </w:rPr>
        <w:t>of miR-30a-5p, 148a-3p</w:t>
      </w:r>
      <w:r w:rsidR="001B7DC8">
        <w:rPr>
          <w:rFonts w:ascii="Times New Roman" w:hAnsi="Times New Roman" w:cs="Times New Roman"/>
          <w:sz w:val="24"/>
          <w:szCs w:val="24"/>
          <w:lang w:val="en-US"/>
        </w:rPr>
        <w:t>, 10b-5p</w:t>
      </w:r>
      <w:r w:rsidR="001B7DC8" w:rsidRPr="0004764B">
        <w:rPr>
          <w:rFonts w:ascii="Times New Roman" w:hAnsi="Times New Roman" w:cs="Times New Roman"/>
          <w:sz w:val="24"/>
          <w:szCs w:val="24"/>
          <w:lang w:val="en-US"/>
        </w:rPr>
        <w:t xml:space="preserve"> and 200a-3p </w:t>
      </w:r>
      <w:r w:rsidR="008072F7">
        <w:rPr>
          <w:rFonts w:ascii="Times New Roman" w:hAnsi="Times New Roman" w:cs="Times New Roman"/>
          <w:sz w:val="24"/>
          <w:szCs w:val="24"/>
          <w:lang w:val="en-US"/>
        </w:rPr>
        <w:t xml:space="preserve">in EVs </w:t>
      </w:r>
      <w:r w:rsidR="001B7DC8" w:rsidRPr="0004764B">
        <w:rPr>
          <w:rFonts w:ascii="Times New Roman" w:hAnsi="Times New Roman" w:cs="Times New Roman"/>
          <w:sz w:val="24"/>
          <w:szCs w:val="24"/>
          <w:lang w:val="en-US"/>
        </w:rPr>
        <w:t xml:space="preserve">compared to the </w:t>
      </w:r>
      <w:r w:rsidR="008072F7">
        <w:rPr>
          <w:rFonts w:ascii="Times New Roman" w:hAnsi="Times New Roman" w:cs="Times New Roman"/>
          <w:sz w:val="24"/>
          <w:szCs w:val="24"/>
          <w:lang w:val="en-US"/>
        </w:rPr>
        <w:t xml:space="preserve">reduction of their </w:t>
      </w:r>
      <w:r w:rsidR="001B7DC8" w:rsidRPr="0004764B">
        <w:rPr>
          <w:rFonts w:ascii="Times New Roman" w:hAnsi="Times New Roman" w:cs="Times New Roman"/>
          <w:sz w:val="24"/>
          <w:szCs w:val="24"/>
          <w:lang w:val="en-US"/>
        </w:rPr>
        <w:t xml:space="preserve">cellular </w:t>
      </w:r>
      <w:r w:rsidR="008072F7">
        <w:rPr>
          <w:rFonts w:ascii="Times New Roman" w:hAnsi="Times New Roman" w:cs="Times New Roman"/>
          <w:sz w:val="24"/>
          <w:szCs w:val="24"/>
          <w:lang w:val="en-US"/>
        </w:rPr>
        <w:t>levels</w:t>
      </w:r>
      <w:r w:rsidR="001B7DC8" w:rsidRPr="0004764B">
        <w:rPr>
          <w:rFonts w:ascii="Times New Roman" w:hAnsi="Times New Roman" w:cs="Times New Roman"/>
          <w:sz w:val="24"/>
          <w:szCs w:val="24"/>
          <w:lang w:val="en-US"/>
        </w:rPr>
        <w:t xml:space="preserve">. Inversely, miR-574-3p was increased due to the presence of cavin-1 in the EVs, and miR-363-3p is confirmed to be not selectively exported by cavin-1. This </w:t>
      </w:r>
      <w:r w:rsidR="008072F7">
        <w:rPr>
          <w:rFonts w:ascii="Times New Roman" w:hAnsi="Times New Roman" w:cs="Times New Roman"/>
          <w:sz w:val="24"/>
          <w:szCs w:val="24"/>
          <w:lang w:val="en-US"/>
        </w:rPr>
        <w:t xml:space="preserve">result </w:t>
      </w:r>
      <w:r w:rsidR="001B7DC8" w:rsidRPr="0004764B">
        <w:rPr>
          <w:rFonts w:ascii="Times New Roman" w:hAnsi="Times New Roman" w:cs="Times New Roman"/>
          <w:sz w:val="24"/>
          <w:szCs w:val="24"/>
          <w:lang w:val="en-US"/>
        </w:rPr>
        <w:t>establishes that some miR</w:t>
      </w:r>
      <w:r>
        <w:rPr>
          <w:rFonts w:ascii="Times New Roman" w:hAnsi="Times New Roman" w:cs="Times New Roman"/>
          <w:sz w:val="24"/>
          <w:szCs w:val="24"/>
          <w:lang w:val="en-US"/>
        </w:rPr>
        <w:t>NA</w:t>
      </w:r>
      <w:r w:rsidR="001B7DC8" w:rsidRPr="0004764B">
        <w:rPr>
          <w:rFonts w:ascii="Times New Roman" w:hAnsi="Times New Roman" w:cs="Times New Roman"/>
          <w:sz w:val="24"/>
          <w:szCs w:val="24"/>
          <w:lang w:val="en-US"/>
        </w:rPr>
        <w:t xml:space="preserve">s are indeed selectively exported from PC3 cells, where cavin-1 modulated this export.  </w:t>
      </w:r>
    </w:p>
    <w:p w14:paraId="4215296D" w14:textId="04C9C730" w:rsidR="00D269F5" w:rsidRPr="0004764B" w:rsidRDefault="00D269F5" w:rsidP="0004764B">
      <w:pPr>
        <w:pStyle w:val="Heading2"/>
        <w:spacing w:line="480" w:lineRule="auto"/>
        <w:rPr>
          <w:rFonts w:ascii="Times New Roman" w:hAnsi="Times New Roman" w:cs="Times New Roman"/>
          <w:lang w:val="en-US"/>
        </w:rPr>
      </w:pPr>
      <w:bookmarkStart w:id="22" w:name="_Toc464400715"/>
      <w:r w:rsidRPr="0004764B">
        <w:rPr>
          <w:rFonts w:ascii="Times New Roman" w:hAnsi="Times New Roman" w:cs="Times New Roman"/>
          <w:lang w:val="en-US"/>
        </w:rPr>
        <w:t xml:space="preserve">Distinct </w:t>
      </w:r>
      <w:r w:rsidR="00973BAF" w:rsidRPr="0004764B">
        <w:rPr>
          <w:rFonts w:ascii="Times New Roman" w:hAnsi="Times New Roman" w:cs="Times New Roman"/>
          <w:lang w:val="en-US"/>
        </w:rPr>
        <w:t xml:space="preserve">sequence </w:t>
      </w:r>
      <w:r w:rsidRPr="0004764B">
        <w:rPr>
          <w:rFonts w:ascii="Times New Roman" w:hAnsi="Times New Roman" w:cs="Times New Roman"/>
          <w:lang w:val="en-US"/>
        </w:rPr>
        <w:t xml:space="preserve">motifs are </w:t>
      </w:r>
      <w:r w:rsidR="00973BAF" w:rsidRPr="0004764B">
        <w:rPr>
          <w:rFonts w:ascii="Times New Roman" w:hAnsi="Times New Roman" w:cs="Times New Roman"/>
          <w:lang w:val="en-US"/>
        </w:rPr>
        <w:t>overrepresented</w:t>
      </w:r>
      <w:r w:rsidRPr="0004764B">
        <w:rPr>
          <w:rFonts w:ascii="Times New Roman" w:hAnsi="Times New Roman" w:cs="Times New Roman"/>
          <w:lang w:val="en-US"/>
        </w:rPr>
        <w:t xml:space="preserve"> in differentially exported mi</w:t>
      </w:r>
      <w:r w:rsidR="002744C9" w:rsidRPr="0004764B">
        <w:rPr>
          <w:rFonts w:ascii="Times New Roman" w:hAnsi="Times New Roman" w:cs="Times New Roman"/>
          <w:lang w:val="en-US"/>
        </w:rPr>
        <w:t>cro</w:t>
      </w:r>
      <w:r w:rsidRPr="0004764B">
        <w:rPr>
          <w:rFonts w:ascii="Times New Roman" w:hAnsi="Times New Roman" w:cs="Times New Roman"/>
          <w:lang w:val="en-US"/>
        </w:rPr>
        <w:t>R</w:t>
      </w:r>
      <w:r w:rsidR="002744C9" w:rsidRPr="0004764B">
        <w:rPr>
          <w:rFonts w:ascii="Times New Roman" w:hAnsi="Times New Roman" w:cs="Times New Roman"/>
          <w:lang w:val="en-US"/>
        </w:rPr>
        <w:t>NA</w:t>
      </w:r>
      <w:r w:rsidRPr="0004764B">
        <w:rPr>
          <w:rFonts w:ascii="Times New Roman" w:hAnsi="Times New Roman" w:cs="Times New Roman"/>
          <w:lang w:val="en-US"/>
        </w:rPr>
        <w:t>s.</w:t>
      </w:r>
      <w:bookmarkEnd w:id="22"/>
      <w:r w:rsidRPr="0004764B">
        <w:rPr>
          <w:rFonts w:ascii="Times New Roman" w:hAnsi="Times New Roman" w:cs="Times New Roman"/>
          <w:lang w:val="en-US"/>
        </w:rPr>
        <w:t xml:space="preserve"> </w:t>
      </w:r>
    </w:p>
    <w:p w14:paraId="1A2E28BD" w14:textId="3D6CB4D0" w:rsidR="00F2464A" w:rsidRDefault="002744C9" w:rsidP="001C7F4E">
      <w:pPr>
        <w:spacing w:line="480" w:lineRule="auto"/>
        <w:ind w:firstLine="142"/>
        <w:rPr>
          <w:rFonts w:ascii="Times New Roman" w:hAnsi="Times New Roman" w:cs="Times New Roman"/>
          <w:sz w:val="24"/>
          <w:szCs w:val="24"/>
          <w:lang w:val="en-US"/>
        </w:rPr>
        <w:sectPr w:rsidR="00F2464A" w:rsidSect="001C7F4E">
          <w:pgSz w:w="11906" w:h="16838"/>
          <w:pgMar w:top="1135" w:right="1440" w:bottom="1440" w:left="1440" w:header="708" w:footer="423" w:gutter="0"/>
          <w:cols w:space="708"/>
          <w:docGrid w:linePitch="360"/>
        </w:sectPr>
      </w:pPr>
      <w:r w:rsidRPr="0004764B">
        <w:rPr>
          <w:rFonts w:ascii="Times New Roman" w:hAnsi="Times New Roman" w:cs="Times New Roman"/>
          <w:sz w:val="24"/>
          <w:szCs w:val="24"/>
          <w:lang w:val="en-US"/>
        </w:rPr>
        <w:t>Protein</w:t>
      </w:r>
      <w:r w:rsidR="008072F7">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RNA interactions are dictated by specific nucleic acid sequences, or motifs, that are conserved across the targeted RNAs. </w:t>
      </w:r>
      <w:r w:rsidR="00407027" w:rsidRPr="0004764B">
        <w:rPr>
          <w:rFonts w:ascii="Times New Roman" w:hAnsi="Times New Roman" w:cs="Times New Roman"/>
          <w:sz w:val="24"/>
          <w:szCs w:val="24"/>
          <w:lang w:val="en-US"/>
        </w:rPr>
        <w:t xml:space="preserve">Here, we attempted to assess whether the selectively exported miRNAs share a sequence motif to explain their selective export. </w:t>
      </w:r>
      <w:r w:rsidR="008072F7">
        <w:rPr>
          <w:rFonts w:ascii="Times New Roman" w:hAnsi="Times New Roman" w:cs="Times New Roman"/>
          <w:sz w:val="24"/>
          <w:szCs w:val="24"/>
          <w:lang w:val="en-US"/>
        </w:rPr>
        <w:t>Based on statistical criteria, only 5 miR</w:t>
      </w:r>
      <w:r w:rsidR="001C7F4E">
        <w:rPr>
          <w:rFonts w:ascii="Times New Roman" w:hAnsi="Times New Roman" w:cs="Times New Roman"/>
          <w:sz w:val="24"/>
          <w:szCs w:val="24"/>
          <w:lang w:val="en-US"/>
        </w:rPr>
        <w:t>NAs</w:t>
      </w:r>
      <w:r w:rsidR="008072F7">
        <w:rPr>
          <w:rFonts w:ascii="Times New Roman" w:hAnsi="Times New Roman" w:cs="Times New Roman"/>
          <w:sz w:val="24"/>
          <w:szCs w:val="24"/>
          <w:lang w:val="en-US"/>
        </w:rPr>
        <w:t xml:space="preserve"> were selectively exported</w:t>
      </w:r>
      <w:r w:rsidR="005C5C11">
        <w:rPr>
          <w:rFonts w:ascii="Times New Roman" w:hAnsi="Times New Roman" w:cs="Times New Roman"/>
          <w:sz w:val="24"/>
          <w:szCs w:val="24"/>
          <w:lang w:val="en-US"/>
        </w:rPr>
        <w:t xml:space="preserve"> (fig.3</w:t>
      </w:r>
      <w:r w:rsidR="00876D6A">
        <w:rPr>
          <w:rFonts w:ascii="Times New Roman" w:hAnsi="Times New Roman" w:cs="Times New Roman"/>
          <w:sz w:val="24"/>
          <w:szCs w:val="24"/>
          <w:lang w:val="en-US"/>
        </w:rPr>
        <w:t>a)</w:t>
      </w:r>
      <w:r w:rsidR="008072F7">
        <w:rPr>
          <w:rFonts w:ascii="Times New Roman" w:hAnsi="Times New Roman" w:cs="Times New Roman"/>
          <w:sz w:val="24"/>
          <w:szCs w:val="24"/>
          <w:lang w:val="en-US"/>
        </w:rPr>
        <w:t>. However</w:t>
      </w:r>
      <w:r w:rsidR="007329CB" w:rsidRPr="0004764B">
        <w:rPr>
          <w:rFonts w:ascii="Times New Roman" w:hAnsi="Times New Roman" w:cs="Times New Roman"/>
          <w:sz w:val="24"/>
          <w:szCs w:val="24"/>
          <w:lang w:val="en-US"/>
        </w:rPr>
        <w:t>, motif discovery with only 5 miR</w:t>
      </w:r>
      <w:r w:rsidR="001C7F4E">
        <w:rPr>
          <w:rFonts w:ascii="Times New Roman" w:hAnsi="Times New Roman" w:cs="Times New Roman"/>
          <w:sz w:val="24"/>
          <w:szCs w:val="24"/>
          <w:lang w:val="en-US"/>
        </w:rPr>
        <w:t>NA</w:t>
      </w:r>
      <w:r w:rsidR="007329CB" w:rsidRPr="0004764B">
        <w:rPr>
          <w:rFonts w:ascii="Times New Roman" w:hAnsi="Times New Roman" w:cs="Times New Roman"/>
          <w:sz w:val="24"/>
          <w:szCs w:val="24"/>
          <w:lang w:val="en-US"/>
        </w:rPr>
        <w:t>s was not adequate to establish a significant motif</w:t>
      </w:r>
      <w:r w:rsidR="008072F7">
        <w:rPr>
          <w:rFonts w:ascii="Times New Roman" w:hAnsi="Times New Roman" w:cs="Times New Roman"/>
          <w:sz w:val="24"/>
          <w:szCs w:val="24"/>
          <w:lang w:val="en-US"/>
        </w:rPr>
        <w:t xml:space="preserve"> (data not shown)</w:t>
      </w:r>
      <w:r w:rsidR="007329CB" w:rsidRPr="0004764B">
        <w:rPr>
          <w:rFonts w:ascii="Times New Roman" w:hAnsi="Times New Roman" w:cs="Times New Roman"/>
          <w:sz w:val="24"/>
          <w:szCs w:val="24"/>
          <w:lang w:val="en-US"/>
        </w:rPr>
        <w:t>, so additional miR</w:t>
      </w:r>
      <w:r w:rsidR="001C7F4E">
        <w:rPr>
          <w:rFonts w:ascii="Times New Roman" w:hAnsi="Times New Roman" w:cs="Times New Roman"/>
          <w:sz w:val="24"/>
          <w:szCs w:val="24"/>
          <w:lang w:val="en-US"/>
        </w:rPr>
        <w:t>NA</w:t>
      </w:r>
      <w:r w:rsidR="007329CB" w:rsidRPr="0004764B">
        <w:rPr>
          <w:rFonts w:ascii="Times New Roman" w:hAnsi="Times New Roman" w:cs="Times New Roman"/>
          <w:sz w:val="24"/>
          <w:szCs w:val="24"/>
          <w:lang w:val="en-US"/>
        </w:rPr>
        <w:t xml:space="preserve">s were </w:t>
      </w:r>
      <w:r w:rsidR="008072F7">
        <w:rPr>
          <w:rFonts w:ascii="Times New Roman" w:hAnsi="Times New Roman" w:cs="Times New Roman"/>
          <w:sz w:val="24"/>
          <w:szCs w:val="24"/>
          <w:lang w:val="en-US"/>
        </w:rPr>
        <w:t xml:space="preserve">selected </w:t>
      </w:r>
      <w:r w:rsidR="007329CB" w:rsidRPr="0004764B">
        <w:rPr>
          <w:rFonts w:ascii="Times New Roman" w:hAnsi="Times New Roman" w:cs="Times New Roman"/>
          <w:sz w:val="24"/>
          <w:szCs w:val="24"/>
          <w:lang w:val="en-US"/>
        </w:rPr>
        <w:t>for this analysis</w:t>
      </w:r>
      <w:r w:rsidR="00983950">
        <w:rPr>
          <w:rFonts w:ascii="Times New Roman" w:hAnsi="Times New Roman" w:cs="Times New Roman"/>
          <w:sz w:val="24"/>
          <w:szCs w:val="24"/>
          <w:lang w:val="en-US"/>
        </w:rPr>
        <w:t xml:space="preserve"> based on their relative levels of change between EV and cell</w:t>
      </w:r>
      <w:r w:rsidR="007329CB" w:rsidRPr="0004764B">
        <w:rPr>
          <w:rFonts w:ascii="Times New Roman" w:hAnsi="Times New Roman" w:cs="Times New Roman"/>
          <w:sz w:val="24"/>
          <w:szCs w:val="24"/>
          <w:lang w:val="en-US"/>
        </w:rPr>
        <w:t xml:space="preserve">. </w:t>
      </w:r>
      <w:r w:rsidR="003F6584" w:rsidRPr="0004764B">
        <w:rPr>
          <w:rFonts w:ascii="Times New Roman" w:hAnsi="Times New Roman" w:cs="Times New Roman"/>
          <w:sz w:val="24"/>
          <w:szCs w:val="24"/>
          <w:lang w:val="en-US"/>
        </w:rPr>
        <w:t>All 95 miR</w:t>
      </w:r>
      <w:r w:rsidR="001C7F4E">
        <w:rPr>
          <w:rFonts w:ascii="Times New Roman" w:hAnsi="Times New Roman" w:cs="Times New Roman"/>
          <w:sz w:val="24"/>
          <w:szCs w:val="24"/>
          <w:lang w:val="en-US"/>
        </w:rPr>
        <w:t>NA</w:t>
      </w:r>
      <w:r w:rsidR="003F6584" w:rsidRPr="0004764B">
        <w:rPr>
          <w:rFonts w:ascii="Times New Roman" w:hAnsi="Times New Roman" w:cs="Times New Roman"/>
          <w:sz w:val="24"/>
          <w:szCs w:val="24"/>
          <w:lang w:val="en-US"/>
        </w:rPr>
        <w:t xml:space="preserve">s </w:t>
      </w:r>
      <w:r w:rsidR="00C723EA" w:rsidRPr="0004764B">
        <w:rPr>
          <w:rFonts w:ascii="Times New Roman" w:hAnsi="Times New Roman" w:cs="Times New Roman"/>
          <w:sz w:val="24"/>
          <w:szCs w:val="24"/>
          <w:lang w:val="en-US"/>
        </w:rPr>
        <w:t>recorded</w:t>
      </w:r>
      <w:r w:rsidR="003F6584" w:rsidRPr="0004764B">
        <w:rPr>
          <w:rFonts w:ascii="Times New Roman" w:hAnsi="Times New Roman" w:cs="Times New Roman"/>
          <w:sz w:val="24"/>
          <w:szCs w:val="24"/>
          <w:lang w:val="en-US"/>
        </w:rPr>
        <w:t xml:space="preserve"> in the EVs </w:t>
      </w:r>
      <w:r w:rsidR="00C723EA" w:rsidRPr="0004764B">
        <w:rPr>
          <w:rFonts w:ascii="Times New Roman" w:hAnsi="Times New Roman" w:cs="Times New Roman"/>
          <w:sz w:val="24"/>
          <w:szCs w:val="24"/>
          <w:lang w:val="en-US"/>
        </w:rPr>
        <w:t>from th</w:t>
      </w:r>
      <w:r w:rsidR="0094171C">
        <w:rPr>
          <w:rFonts w:ascii="Times New Roman" w:hAnsi="Times New Roman" w:cs="Times New Roman"/>
          <w:sz w:val="24"/>
          <w:szCs w:val="24"/>
          <w:lang w:val="en-US"/>
        </w:rPr>
        <w:t>e</w:t>
      </w:r>
      <w:r w:rsidR="00C723EA" w:rsidRPr="0004764B">
        <w:rPr>
          <w:rFonts w:ascii="Times New Roman" w:hAnsi="Times New Roman" w:cs="Times New Roman"/>
          <w:sz w:val="24"/>
          <w:szCs w:val="24"/>
          <w:lang w:val="en-US"/>
        </w:rPr>
        <w:t xml:space="preserve"> RNA-</w:t>
      </w:r>
      <w:proofErr w:type="spellStart"/>
      <w:r w:rsidR="00C723EA" w:rsidRPr="0004764B">
        <w:rPr>
          <w:rFonts w:ascii="Times New Roman" w:hAnsi="Times New Roman" w:cs="Times New Roman"/>
          <w:sz w:val="24"/>
          <w:szCs w:val="24"/>
          <w:lang w:val="en-US"/>
        </w:rPr>
        <w:t>seq</w:t>
      </w:r>
      <w:proofErr w:type="spellEnd"/>
      <w:r w:rsidR="00C723EA" w:rsidRPr="0004764B">
        <w:rPr>
          <w:rFonts w:ascii="Times New Roman" w:hAnsi="Times New Roman" w:cs="Times New Roman"/>
          <w:sz w:val="24"/>
          <w:szCs w:val="24"/>
          <w:lang w:val="en-US"/>
        </w:rPr>
        <w:t xml:space="preserve"> data </w:t>
      </w:r>
      <w:r w:rsidR="003F6584" w:rsidRPr="0004764B">
        <w:rPr>
          <w:rFonts w:ascii="Times New Roman" w:hAnsi="Times New Roman" w:cs="Times New Roman"/>
          <w:sz w:val="24"/>
          <w:szCs w:val="24"/>
          <w:lang w:val="en-US"/>
        </w:rPr>
        <w:t>were co</w:t>
      </w:r>
      <w:r w:rsidR="00C723EA" w:rsidRPr="0004764B">
        <w:rPr>
          <w:rFonts w:ascii="Times New Roman" w:hAnsi="Times New Roman" w:cs="Times New Roman"/>
          <w:sz w:val="24"/>
          <w:szCs w:val="24"/>
          <w:lang w:val="en-US"/>
        </w:rPr>
        <w:t>mpared to their cellular change</w:t>
      </w:r>
      <w:r w:rsidR="003F6584" w:rsidRPr="0004764B">
        <w:rPr>
          <w:rFonts w:ascii="Times New Roman" w:hAnsi="Times New Roman" w:cs="Times New Roman"/>
          <w:sz w:val="24"/>
          <w:szCs w:val="24"/>
          <w:lang w:val="en-US"/>
        </w:rPr>
        <w:t xml:space="preserve"> in the form of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0300CB">
        <w:rPr>
          <w:rFonts w:ascii="Times New Roman" w:hAnsi="Times New Roman" w:cs="Times New Roman"/>
          <w:sz w:val="24"/>
          <w:szCs w:val="24"/>
          <w:vertAlign w:val="subscript"/>
          <w:lang w:val="en-US"/>
        </w:rPr>
        <w:t>EV</w:t>
      </w:r>
      <w:r w:rsidR="003F6584" w:rsidRPr="0004764B">
        <w:rPr>
          <w:rFonts w:ascii="Times New Roman" w:hAnsi="Times New Roman" w:cs="Times New Roman"/>
          <w:sz w:val="24"/>
          <w:szCs w:val="24"/>
          <w:lang w:val="en-US"/>
        </w:rPr>
        <w:t>-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cell</w:t>
      </w:r>
      <w:r w:rsidR="006705E5">
        <w:rPr>
          <w:rFonts w:ascii="Times New Roman" w:hAnsi="Times New Roman" w:cs="Times New Roman"/>
          <w:sz w:val="24"/>
          <w:szCs w:val="24"/>
          <w:vertAlign w:val="subscript"/>
          <w:lang w:val="en-US"/>
        </w:rPr>
        <w:t xml:space="preserve"> </w:t>
      </w:r>
      <w:r w:rsidR="000300CB">
        <w:rPr>
          <w:rFonts w:ascii="Times New Roman" w:hAnsi="Times New Roman" w:cs="Times New Roman"/>
          <w:sz w:val="24"/>
          <w:szCs w:val="24"/>
          <w:lang w:val="en-US"/>
        </w:rPr>
        <w:t>(Fig.4</w:t>
      </w:r>
      <w:r w:rsidR="006705E5">
        <w:rPr>
          <w:rFonts w:ascii="Times New Roman" w:hAnsi="Times New Roman" w:cs="Times New Roman"/>
          <w:sz w:val="24"/>
          <w:szCs w:val="24"/>
          <w:lang w:val="en-US"/>
        </w:rPr>
        <w:t>a)</w:t>
      </w:r>
      <w:r w:rsidR="003F6584" w:rsidRPr="0004764B">
        <w:rPr>
          <w:rFonts w:ascii="Times New Roman" w:hAnsi="Times New Roman" w:cs="Times New Roman"/>
          <w:sz w:val="24"/>
          <w:szCs w:val="24"/>
          <w:lang w:val="en-US"/>
        </w:rPr>
        <w:t xml:space="preserve">. </w:t>
      </w:r>
      <w:r w:rsidR="00D14595" w:rsidRPr="0004764B">
        <w:rPr>
          <w:rFonts w:ascii="Times New Roman" w:hAnsi="Times New Roman" w:cs="Times New Roman"/>
          <w:sz w:val="24"/>
          <w:szCs w:val="24"/>
          <w:lang w:val="en-US"/>
        </w:rPr>
        <w:t xml:space="preserve">This provides a single value that reflects how different the EV modifications are from the cell, where selective export results in a large negative </w:t>
      </w:r>
      <w:r w:rsidR="00C723EA" w:rsidRPr="0004764B">
        <w:rPr>
          <w:rFonts w:ascii="Times New Roman" w:hAnsi="Times New Roman" w:cs="Times New Roman"/>
          <w:sz w:val="24"/>
          <w:szCs w:val="24"/>
          <w:lang w:val="en-US"/>
        </w:rPr>
        <w:t xml:space="preserve">(cavin-1 </w:t>
      </w:r>
      <w:r w:rsidR="005919CD">
        <w:rPr>
          <w:rFonts w:ascii="Times New Roman" w:hAnsi="Times New Roman" w:cs="Times New Roman"/>
          <w:sz w:val="24"/>
          <w:szCs w:val="24"/>
          <w:lang w:val="en-US"/>
        </w:rPr>
        <w:t>reduces</w:t>
      </w:r>
      <w:r w:rsidR="005919CD" w:rsidRPr="0004764B">
        <w:rPr>
          <w:rFonts w:ascii="Times New Roman" w:hAnsi="Times New Roman" w:cs="Times New Roman"/>
          <w:sz w:val="24"/>
          <w:szCs w:val="24"/>
          <w:lang w:val="en-US"/>
        </w:rPr>
        <w:t xml:space="preserve"> </w:t>
      </w:r>
      <w:r w:rsidR="00C723EA" w:rsidRPr="0004764B">
        <w:rPr>
          <w:rFonts w:ascii="Times New Roman" w:hAnsi="Times New Roman" w:cs="Times New Roman"/>
          <w:sz w:val="24"/>
          <w:szCs w:val="24"/>
          <w:lang w:val="en-US"/>
        </w:rPr>
        <w:t xml:space="preserve">export) </w:t>
      </w:r>
      <w:r w:rsidR="00D14595" w:rsidRPr="0004764B">
        <w:rPr>
          <w:rFonts w:ascii="Times New Roman" w:hAnsi="Times New Roman" w:cs="Times New Roman"/>
          <w:sz w:val="24"/>
          <w:szCs w:val="24"/>
          <w:lang w:val="en-US"/>
        </w:rPr>
        <w:t xml:space="preserve">or positive </w:t>
      </w:r>
      <w:r w:rsidR="00C723EA" w:rsidRPr="0004764B">
        <w:rPr>
          <w:rFonts w:ascii="Times New Roman" w:hAnsi="Times New Roman" w:cs="Times New Roman"/>
          <w:sz w:val="24"/>
          <w:szCs w:val="24"/>
          <w:lang w:val="en-US"/>
        </w:rPr>
        <w:t xml:space="preserve">(cavin-1 enhances export) </w:t>
      </w:r>
      <w:r w:rsidR="00D14595" w:rsidRPr="0004764B">
        <w:rPr>
          <w:rFonts w:ascii="Times New Roman" w:hAnsi="Times New Roman" w:cs="Times New Roman"/>
          <w:sz w:val="24"/>
          <w:szCs w:val="24"/>
          <w:lang w:val="en-US"/>
        </w:rPr>
        <w:t xml:space="preserve">value and sampling </w:t>
      </w:r>
      <w:r w:rsidR="00F8100D" w:rsidRPr="0004764B">
        <w:rPr>
          <w:rFonts w:ascii="Times New Roman" w:hAnsi="Times New Roman" w:cs="Times New Roman"/>
          <w:sz w:val="24"/>
          <w:szCs w:val="24"/>
          <w:lang w:val="en-US"/>
        </w:rPr>
        <w:t xml:space="preserve">approximates 0. </w:t>
      </w:r>
      <w:r w:rsidR="001C7F4E">
        <w:rPr>
          <w:rFonts w:ascii="Times New Roman" w:hAnsi="Times New Roman" w:cs="Times New Roman"/>
          <w:sz w:val="24"/>
          <w:szCs w:val="24"/>
          <w:lang w:val="en-US"/>
        </w:rPr>
        <w:t>Expressing these</w:t>
      </w:r>
      <w:r w:rsidR="00AB27A9" w:rsidRPr="0004764B">
        <w:rPr>
          <w:rFonts w:ascii="Times New Roman" w:hAnsi="Times New Roman" w:cs="Times New Roman"/>
          <w:sz w:val="24"/>
          <w:szCs w:val="24"/>
          <w:lang w:val="en-US"/>
        </w:rPr>
        <w:t xml:space="preserve"> value</w:t>
      </w:r>
      <w:r w:rsidR="001C7F4E">
        <w:rPr>
          <w:rFonts w:ascii="Times New Roman" w:hAnsi="Times New Roman" w:cs="Times New Roman"/>
          <w:sz w:val="24"/>
          <w:szCs w:val="24"/>
          <w:lang w:val="en-US"/>
        </w:rPr>
        <w:t>s</w:t>
      </w:r>
      <w:r w:rsidR="00AB27A9" w:rsidRPr="0004764B">
        <w:rPr>
          <w:rFonts w:ascii="Times New Roman" w:hAnsi="Times New Roman" w:cs="Times New Roman"/>
          <w:sz w:val="24"/>
          <w:szCs w:val="24"/>
          <w:lang w:val="en-US"/>
        </w:rPr>
        <w:t xml:space="preserve"> as a frequency distribution</w:t>
      </w:r>
      <w:r w:rsidR="00C723EA" w:rsidRPr="0004764B">
        <w:rPr>
          <w:rFonts w:ascii="Times New Roman" w:hAnsi="Times New Roman" w:cs="Times New Roman"/>
          <w:sz w:val="24"/>
          <w:szCs w:val="24"/>
          <w:lang w:val="en-US"/>
        </w:rPr>
        <w:t xml:space="preserve"> plot reveals how prevalent each form of export is</w:t>
      </w:r>
      <w:r w:rsidR="000300CB">
        <w:rPr>
          <w:rFonts w:ascii="Times New Roman" w:hAnsi="Times New Roman" w:cs="Times New Roman"/>
          <w:sz w:val="24"/>
          <w:szCs w:val="24"/>
          <w:lang w:val="en-US"/>
        </w:rPr>
        <w:t xml:space="preserve"> (Fig.4</w:t>
      </w:r>
      <w:r w:rsidR="006705E5">
        <w:rPr>
          <w:rFonts w:ascii="Times New Roman" w:hAnsi="Times New Roman" w:cs="Times New Roman"/>
          <w:sz w:val="24"/>
          <w:szCs w:val="24"/>
          <w:lang w:val="en-US"/>
        </w:rPr>
        <w:t>b)</w:t>
      </w:r>
      <w:r w:rsidR="00C723EA" w:rsidRPr="0004764B">
        <w:rPr>
          <w:rFonts w:ascii="Times New Roman" w:hAnsi="Times New Roman" w:cs="Times New Roman"/>
          <w:sz w:val="24"/>
          <w:szCs w:val="24"/>
          <w:lang w:val="en-US"/>
        </w:rPr>
        <w:t>.</w:t>
      </w:r>
      <w:r w:rsidR="00FE45E7" w:rsidRPr="0004764B">
        <w:rPr>
          <w:rFonts w:ascii="Times New Roman" w:hAnsi="Times New Roman" w:cs="Times New Roman"/>
          <w:sz w:val="24"/>
          <w:szCs w:val="24"/>
          <w:lang w:val="en-US"/>
        </w:rPr>
        <w:t xml:space="preserve"> </w:t>
      </w:r>
      <w:r w:rsidR="004923A7">
        <w:rPr>
          <w:rFonts w:ascii="Times New Roman" w:hAnsi="Times New Roman" w:cs="Times New Roman"/>
          <w:sz w:val="24"/>
          <w:szCs w:val="24"/>
          <w:lang w:val="en-US"/>
        </w:rPr>
        <w:t>This yielded a large population of</w:t>
      </w:r>
      <w:r w:rsidR="00A202A4">
        <w:rPr>
          <w:rFonts w:ascii="Times New Roman" w:hAnsi="Times New Roman" w:cs="Times New Roman"/>
          <w:sz w:val="24"/>
          <w:szCs w:val="24"/>
          <w:lang w:val="en-US"/>
        </w:rPr>
        <w:t xml:space="preserve"> miR</w:t>
      </w:r>
      <w:r w:rsidR="001C7F4E">
        <w:rPr>
          <w:rFonts w:ascii="Times New Roman" w:hAnsi="Times New Roman" w:cs="Times New Roman"/>
          <w:sz w:val="24"/>
          <w:szCs w:val="24"/>
          <w:lang w:val="en-US"/>
        </w:rPr>
        <w:t>NA</w:t>
      </w:r>
      <w:r w:rsidR="00A202A4">
        <w:rPr>
          <w:rFonts w:ascii="Times New Roman" w:hAnsi="Times New Roman" w:cs="Times New Roman"/>
          <w:sz w:val="24"/>
          <w:szCs w:val="24"/>
          <w:lang w:val="en-US"/>
        </w:rPr>
        <w:t xml:space="preserve">s that undergo sampling, around </w:t>
      </w:r>
      <w:r w:rsidR="004923A7">
        <w:rPr>
          <w:rFonts w:ascii="Times New Roman" w:hAnsi="Times New Roman" w:cs="Times New Roman"/>
          <w:sz w:val="24"/>
          <w:szCs w:val="24"/>
          <w:lang w:val="en-US"/>
        </w:rPr>
        <w:t>0.1, but also a small peak at -0.45. The miR</w:t>
      </w:r>
      <w:r w:rsidR="001C7F4E">
        <w:rPr>
          <w:rFonts w:ascii="Times New Roman" w:hAnsi="Times New Roman" w:cs="Times New Roman"/>
          <w:sz w:val="24"/>
          <w:szCs w:val="24"/>
          <w:lang w:val="en-US"/>
        </w:rPr>
        <w:t>NA</w:t>
      </w:r>
      <w:r w:rsidR="004923A7">
        <w:rPr>
          <w:rFonts w:ascii="Times New Roman" w:hAnsi="Times New Roman" w:cs="Times New Roman"/>
          <w:sz w:val="24"/>
          <w:szCs w:val="24"/>
          <w:lang w:val="en-US"/>
        </w:rPr>
        <w:t xml:space="preserve">s </w:t>
      </w:r>
      <w:r w:rsidR="00E633EF">
        <w:rPr>
          <w:rFonts w:ascii="Times New Roman" w:hAnsi="Times New Roman" w:cs="Times New Roman"/>
          <w:sz w:val="24"/>
          <w:szCs w:val="24"/>
          <w:lang w:val="en-US"/>
        </w:rPr>
        <w:t>that were validated in RT-qPCR were noted on the graph to demonstrate where they fit</w:t>
      </w:r>
      <w:r w:rsidR="00BA51F5">
        <w:rPr>
          <w:rFonts w:ascii="Times New Roman" w:hAnsi="Times New Roman" w:cs="Times New Roman"/>
          <w:sz w:val="24"/>
          <w:szCs w:val="24"/>
          <w:lang w:val="en-US"/>
        </w:rPr>
        <w:t xml:space="preserve"> into this distribution</w:t>
      </w:r>
      <w:r w:rsidR="00E633EF">
        <w:rPr>
          <w:rFonts w:ascii="Times New Roman" w:hAnsi="Times New Roman" w:cs="Times New Roman"/>
          <w:sz w:val="24"/>
          <w:szCs w:val="24"/>
          <w:lang w:val="en-US"/>
        </w:rPr>
        <w:t>.</w:t>
      </w:r>
      <w:r w:rsidR="00BA51F5">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This shows the selectively exported 200</w:t>
      </w:r>
      <w:r w:rsidR="00F2464A">
        <w:rPr>
          <w:rFonts w:ascii="Times New Roman" w:hAnsi="Times New Roman" w:cs="Times New Roman"/>
          <w:sz w:val="24"/>
          <w:szCs w:val="24"/>
          <w:lang w:val="en-US"/>
        </w:rPr>
        <w:t>a-3p, 148a-3p and 30a-5p to the</w:t>
      </w:r>
      <w:r w:rsidR="001C7F4E" w:rsidRPr="001C7F4E">
        <w:rPr>
          <w:rFonts w:ascii="Times New Roman" w:hAnsi="Times New Roman" w:cs="Times New Roman"/>
          <w:sz w:val="24"/>
          <w:szCs w:val="24"/>
          <w:lang w:val="en-US"/>
        </w:rPr>
        <w:t xml:space="preserve"> </w:t>
      </w:r>
      <w:r w:rsidR="001C7F4E">
        <w:rPr>
          <w:rFonts w:ascii="Times New Roman" w:hAnsi="Times New Roman" w:cs="Times New Roman"/>
          <w:sz w:val="24"/>
          <w:szCs w:val="24"/>
          <w:lang w:val="en-US"/>
        </w:rPr>
        <w:t>far left of the graph, with 363-3p in the sampling population (FC-FC≈0.1)</w:t>
      </w:r>
      <w:r w:rsidR="001C7F4E" w:rsidRPr="001C7F4E">
        <w:rPr>
          <w:rFonts w:ascii="Times New Roman" w:hAnsi="Times New Roman" w:cs="Times New Roman"/>
          <w:sz w:val="24"/>
          <w:szCs w:val="24"/>
          <w:lang w:val="en-US"/>
        </w:rPr>
        <w:t xml:space="preserve"> </w:t>
      </w:r>
      <w:r w:rsidR="001C7F4E">
        <w:rPr>
          <w:rFonts w:ascii="Times New Roman" w:hAnsi="Times New Roman" w:cs="Times New Roman"/>
          <w:sz w:val="24"/>
          <w:szCs w:val="24"/>
          <w:lang w:val="en-US"/>
        </w:rPr>
        <w:t xml:space="preserve">and 574-3p to </w:t>
      </w:r>
    </w:p>
    <w:p w14:paraId="728176DC" w14:textId="02E4788F" w:rsidR="00F2464A" w:rsidRDefault="00F2464A" w:rsidP="00F2464A">
      <w:pPr>
        <w:spacing w:line="276" w:lineRule="auto"/>
        <w:rPr>
          <w:rFonts w:ascii="Times New Roman" w:hAnsi="Times New Roman" w:cs="Times New Roman"/>
          <w:sz w:val="24"/>
          <w:szCs w:val="24"/>
          <w:lang w:val="en-US"/>
        </w:rPr>
        <w:sectPr w:rsidR="00F2464A" w:rsidSect="000023F2">
          <w:pgSz w:w="16838" w:h="11906" w:orient="landscape"/>
          <w:pgMar w:top="851" w:right="720" w:bottom="720" w:left="720" w:header="708" w:footer="708" w:gutter="0"/>
          <w:cols w:num="2" w:space="172"/>
          <w:docGrid w:linePitch="360"/>
        </w:sectPr>
      </w:pPr>
      <w:r>
        <w:rPr>
          <w:noProof/>
          <w:lang w:eastAsia="en-AU"/>
        </w:rPr>
        <w:lastRenderedPageBreak/>
        <w:drawing>
          <wp:anchor distT="0" distB="0" distL="114300" distR="114300" simplePos="0" relativeHeight="251669504" behindDoc="1" locked="0" layoutInCell="1" allowOverlap="1" wp14:anchorId="0579C954" wp14:editId="11584890">
            <wp:simplePos x="0" y="0"/>
            <wp:positionH relativeFrom="column">
              <wp:posOffset>804041</wp:posOffset>
            </wp:positionH>
            <wp:positionV relativeFrom="paragraph">
              <wp:posOffset>459</wp:posOffset>
            </wp:positionV>
            <wp:extent cx="4349007" cy="6495802"/>
            <wp:effectExtent l="0" t="0" r="0" b="635"/>
            <wp:wrapTight wrapText="bothSides">
              <wp:wrapPolygon edited="0">
                <wp:start x="0" y="0"/>
                <wp:lineTo x="0" y="21539"/>
                <wp:lineTo x="21480" y="21539"/>
                <wp:lineTo x="214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49007" cy="6495802"/>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72576" behindDoc="1" locked="0" layoutInCell="1" allowOverlap="1" wp14:anchorId="719C6C11" wp14:editId="2082CFBE">
            <wp:simplePos x="0" y="0"/>
            <wp:positionH relativeFrom="column">
              <wp:posOffset>5454869</wp:posOffset>
            </wp:positionH>
            <wp:positionV relativeFrom="paragraph">
              <wp:posOffset>110358</wp:posOffset>
            </wp:positionV>
            <wp:extent cx="3063240" cy="2828925"/>
            <wp:effectExtent l="0" t="0" r="3810" b="9525"/>
            <wp:wrapTight wrapText="bothSides">
              <wp:wrapPolygon edited="0">
                <wp:start x="0" y="0"/>
                <wp:lineTo x="0" y="21527"/>
                <wp:lineTo x="21493" y="21527"/>
                <wp:lineTo x="2149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63240" cy="2828925"/>
                    </a:xfrm>
                    <a:prstGeom prst="rect">
                      <a:avLst/>
                    </a:prstGeom>
                  </pic:spPr>
                </pic:pic>
              </a:graphicData>
            </a:graphic>
            <wp14:sizeRelH relativeFrom="page">
              <wp14:pctWidth>0</wp14:pctWidth>
            </wp14:sizeRelH>
            <wp14:sizeRelV relativeFrom="page">
              <wp14:pctHeight>0</wp14:pctHeight>
            </wp14:sizeRelV>
          </wp:anchor>
        </w:drawing>
      </w:r>
      <w:r w:rsidRPr="000023F2">
        <w:rPr>
          <w:rFonts w:ascii="Times New Roman" w:hAnsi="Times New Roman" w:cs="Times New Roman"/>
          <w:noProof/>
          <w:sz w:val="24"/>
          <w:szCs w:val="24"/>
          <w:lang w:eastAsia="en-AU"/>
        </w:rPr>
        <mc:AlternateContent>
          <mc:Choice Requires="wps">
            <w:drawing>
              <wp:anchor distT="45720" distB="45720" distL="114300" distR="114300" simplePos="0" relativeHeight="251671552" behindDoc="1" locked="0" layoutInCell="1" allowOverlap="1" wp14:anchorId="6BB9BB86" wp14:editId="42028B06">
                <wp:simplePos x="0" y="0"/>
                <wp:positionH relativeFrom="column">
                  <wp:posOffset>5454869</wp:posOffset>
                </wp:positionH>
                <wp:positionV relativeFrom="paragraph">
                  <wp:posOffset>3154746</wp:posOffset>
                </wp:positionV>
                <wp:extent cx="3790950" cy="1404620"/>
                <wp:effectExtent l="0" t="0" r="0" b="7620"/>
                <wp:wrapTight wrapText="bothSides">
                  <wp:wrapPolygon edited="0">
                    <wp:start x="0" y="0"/>
                    <wp:lineTo x="0" y="21513"/>
                    <wp:lineTo x="21491" y="21513"/>
                    <wp:lineTo x="2149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14:paraId="565B5035" w14:textId="77777777" w:rsidR="00035725" w:rsidRPr="000023F2" w:rsidRDefault="00035725" w:rsidP="00F2464A">
                            <w:pPr>
                              <w:spacing w:line="360" w:lineRule="auto"/>
                              <w:rPr>
                                <w:rFonts w:ascii="Times New Roman" w:hAnsi="Times New Roman" w:cs="Times New Roman"/>
                                <w:sz w:val="24"/>
                              </w:rPr>
                            </w:pPr>
                            <w:r>
                              <w:rPr>
                                <w:rFonts w:ascii="Times New Roman" w:hAnsi="Times New Roman" w:cs="Times New Roman"/>
                                <w:b/>
                                <w:sz w:val="24"/>
                              </w:rPr>
                              <w:t>Figure 4</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B9BB86" id="_x0000_t202" coordsize="21600,21600" o:spt="202" path="m,l,21600r21600,l21600,xe">
                <v:stroke joinstyle="miter"/>
                <v:path gradientshapeok="t" o:connecttype="rect"/>
              </v:shapetype>
              <v:shape id="Text Box 2" o:spid="_x0000_s1026" type="#_x0000_t202" style="position:absolute;margin-left:429.5pt;margin-top:248.4pt;width:298.5pt;height:110.6pt;z-index:-251644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4Fa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" stroked="f">
                <v:textbox style="mso-fit-shape-to-text:t">
                  <w:txbxContent>
                    <w:p w14:paraId="565B5035" w14:textId="77777777" w:rsidR="00035725" w:rsidRPr="000023F2" w:rsidRDefault="00035725" w:rsidP="00F2464A">
                      <w:pPr>
                        <w:spacing w:line="360" w:lineRule="auto"/>
                        <w:rPr>
                          <w:rFonts w:ascii="Times New Roman" w:hAnsi="Times New Roman" w:cs="Times New Roman"/>
                          <w:sz w:val="24"/>
                        </w:rPr>
                      </w:pPr>
                      <w:r>
                        <w:rPr>
                          <w:rFonts w:ascii="Times New Roman" w:hAnsi="Times New Roman" w:cs="Times New Roman"/>
                          <w:b/>
                          <w:sz w:val="24"/>
                        </w:rPr>
                        <w:t>Figure 4</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v:textbox>
                <w10:wrap type="tight"/>
              </v:shape>
            </w:pict>
          </mc:Fallback>
        </mc:AlternateContent>
      </w:r>
    </w:p>
    <w:p w14:paraId="5289017E" w14:textId="473EDFCF" w:rsidR="007329CB" w:rsidRPr="0004764B" w:rsidRDefault="001C7F4E" w:rsidP="0004764B">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the</w:t>
      </w:r>
      <w:proofErr w:type="gramEnd"/>
      <w:r>
        <w:rPr>
          <w:rFonts w:ascii="Times New Roman" w:hAnsi="Times New Roman" w:cs="Times New Roman"/>
          <w:sz w:val="24"/>
          <w:szCs w:val="24"/>
          <w:lang w:val="en-US"/>
        </w:rPr>
        <w:t xml:space="preserve"> right of the graph. </w:t>
      </w:r>
      <w:r w:rsidR="00F2464A">
        <w:rPr>
          <w:rFonts w:ascii="Times New Roman" w:hAnsi="Times New Roman" w:cs="Times New Roman"/>
          <w:sz w:val="24"/>
          <w:szCs w:val="24"/>
          <w:lang w:val="en-US"/>
        </w:rPr>
        <w:t xml:space="preserve">This corresponds to the groupings established previously (Fig.3a). </w:t>
      </w:r>
      <w:r w:rsidR="00A202A4">
        <w:rPr>
          <w:rFonts w:ascii="Times New Roman" w:hAnsi="Times New Roman" w:cs="Times New Roman"/>
          <w:sz w:val="24"/>
          <w:szCs w:val="24"/>
          <w:lang w:val="en-US"/>
        </w:rPr>
        <w:t>Hereby, miR</w:t>
      </w:r>
      <w:r w:rsidR="00250CF6">
        <w:rPr>
          <w:rFonts w:ascii="Times New Roman" w:hAnsi="Times New Roman" w:cs="Times New Roman"/>
          <w:sz w:val="24"/>
          <w:szCs w:val="24"/>
          <w:lang w:val="en-US"/>
        </w:rPr>
        <w:t>NA</w:t>
      </w:r>
      <w:r>
        <w:rPr>
          <w:rFonts w:ascii="Times New Roman" w:hAnsi="Times New Roman" w:cs="Times New Roman"/>
          <w:sz w:val="24"/>
          <w:szCs w:val="24"/>
          <w:lang w:val="en-US"/>
        </w:rPr>
        <w:t>s that correspond to a</w:t>
      </w:r>
      <w:r w:rsidR="00A202A4">
        <w:rPr>
          <w:rFonts w:ascii="Times New Roman" w:hAnsi="Times New Roman" w:cs="Times New Roman"/>
          <w:sz w:val="24"/>
          <w:szCs w:val="24"/>
          <w:lang w:val="en-US"/>
        </w:rPr>
        <w:t xml:space="preserve"> FC-FC of -0.45 or lower are considered selectively</w:t>
      </w:r>
      <w:r w:rsidR="008D6192">
        <w:rPr>
          <w:rFonts w:ascii="Times New Roman" w:hAnsi="Times New Roman" w:cs="Times New Roman"/>
          <w:sz w:val="24"/>
          <w:szCs w:val="24"/>
          <w:lang w:val="en-US"/>
        </w:rPr>
        <w:t xml:space="preserve"> exported for this motif discovery</w:t>
      </w:r>
      <w:r w:rsidR="001C02BE">
        <w:rPr>
          <w:rFonts w:ascii="Times New Roman" w:hAnsi="Times New Roman" w:cs="Times New Roman"/>
          <w:sz w:val="24"/>
          <w:szCs w:val="24"/>
          <w:lang w:val="en-US"/>
        </w:rPr>
        <w:t>. 19 miR</w:t>
      </w:r>
      <w:r w:rsidR="00250CF6">
        <w:rPr>
          <w:rFonts w:ascii="Times New Roman" w:hAnsi="Times New Roman" w:cs="Times New Roman"/>
          <w:sz w:val="24"/>
          <w:szCs w:val="24"/>
          <w:lang w:val="en-US"/>
        </w:rPr>
        <w:t>NA</w:t>
      </w:r>
      <w:r w:rsidR="001C02BE">
        <w:rPr>
          <w:rFonts w:ascii="Times New Roman" w:hAnsi="Times New Roman" w:cs="Times New Roman"/>
          <w:sz w:val="24"/>
          <w:szCs w:val="24"/>
          <w:lang w:val="en-US"/>
        </w:rPr>
        <w:t xml:space="preserve">s fulfill this criteria. </w:t>
      </w:r>
    </w:p>
    <w:p w14:paraId="684260E3" w14:textId="7625DD62" w:rsidR="005D63E8" w:rsidRPr="0004764B" w:rsidRDefault="002744C9" w:rsidP="00394FA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Motif discovery</w:t>
      </w:r>
      <w:r w:rsidR="00876D6A">
        <w:rPr>
          <w:rFonts w:ascii="Times New Roman" w:hAnsi="Times New Roman" w:cs="Times New Roman"/>
          <w:sz w:val="24"/>
          <w:szCs w:val="24"/>
          <w:lang w:val="en-US"/>
        </w:rPr>
        <w:t>, using the MEME algorithm,</w:t>
      </w:r>
      <w:r w:rsidRPr="0004764B">
        <w:rPr>
          <w:rFonts w:ascii="Times New Roman" w:hAnsi="Times New Roman" w:cs="Times New Roman"/>
          <w:sz w:val="24"/>
          <w:szCs w:val="24"/>
          <w:lang w:val="en-US"/>
        </w:rPr>
        <w:t xml:space="preserve"> was used to define stretches of RNA</w:t>
      </w:r>
      <w:r w:rsidR="00D269F5" w:rsidRPr="0004764B">
        <w:rPr>
          <w:rFonts w:ascii="Times New Roman" w:hAnsi="Times New Roman" w:cs="Times New Roman"/>
          <w:sz w:val="24"/>
          <w:szCs w:val="24"/>
          <w:lang w:val="en-US"/>
        </w:rPr>
        <w:t xml:space="preserve"> that are shared amongst the </w:t>
      </w:r>
      <w:r w:rsidRPr="0004764B">
        <w:rPr>
          <w:rFonts w:ascii="Times New Roman" w:hAnsi="Times New Roman" w:cs="Times New Roman"/>
          <w:sz w:val="24"/>
          <w:szCs w:val="24"/>
          <w:lang w:val="en-US"/>
        </w:rPr>
        <w:t xml:space="preserve">differentially exported miRNAs </w:t>
      </w:r>
      <w:r w:rsidR="00876D6A">
        <w:rPr>
          <w:rFonts w:ascii="Times New Roman" w:hAnsi="Times New Roman" w:cs="Times New Roman"/>
          <w:sz w:val="24"/>
          <w:szCs w:val="24"/>
          <w:lang w:val="en-US"/>
        </w:rPr>
        <w:t>which</w:t>
      </w:r>
      <w:r w:rsidRPr="0004764B">
        <w:rPr>
          <w:rFonts w:ascii="Times New Roman" w:hAnsi="Times New Roman" w:cs="Times New Roman"/>
          <w:sz w:val="24"/>
          <w:szCs w:val="24"/>
          <w:lang w:val="en-US"/>
        </w:rPr>
        <w:t xml:space="preserve"> would be targeted by the miR</w:t>
      </w:r>
      <w:r w:rsidR="00A52485">
        <w:rPr>
          <w:rFonts w:ascii="Times New Roman" w:hAnsi="Times New Roman" w:cs="Times New Roman"/>
          <w:sz w:val="24"/>
          <w:szCs w:val="24"/>
          <w:lang w:val="en-US"/>
        </w:rPr>
        <w:t>NA</w:t>
      </w:r>
      <w:r w:rsidRPr="0004764B">
        <w:rPr>
          <w:rFonts w:ascii="Times New Roman" w:hAnsi="Times New Roman" w:cs="Times New Roman"/>
          <w:sz w:val="24"/>
          <w:szCs w:val="24"/>
          <w:lang w:val="en-US"/>
        </w:rPr>
        <w:t xml:space="preserve"> export protein.</w:t>
      </w:r>
      <w:r w:rsidR="00D269F5" w:rsidRPr="0004764B">
        <w:rPr>
          <w:rFonts w:ascii="Times New Roman" w:hAnsi="Times New Roman" w:cs="Times New Roman"/>
          <w:sz w:val="24"/>
          <w:szCs w:val="24"/>
          <w:lang w:val="en-US"/>
        </w:rPr>
        <w:t xml:space="preserve"> This analysis returned two distinct motifs that are enriched in the miR</w:t>
      </w:r>
      <w:r w:rsidR="00A52485">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 group that possess </w:t>
      </w:r>
      <w:r w:rsidRPr="0004764B">
        <w:rPr>
          <w:rFonts w:ascii="Times New Roman" w:hAnsi="Times New Roman" w:cs="Times New Roman"/>
          <w:sz w:val="24"/>
          <w:szCs w:val="24"/>
          <w:lang w:val="en-US"/>
        </w:rPr>
        <w:t>reduced</w:t>
      </w:r>
      <w:r w:rsidR="00D269F5" w:rsidRPr="0004764B">
        <w:rPr>
          <w:rFonts w:ascii="Times New Roman" w:hAnsi="Times New Roman" w:cs="Times New Roman"/>
          <w:sz w:val="24"/>
          <w:szCs w:val="24"/>
          <w:lang w:val="en-US"/>
        </w:rPr>
        <w:t xml:space="preserve"> </w:t>
      </w:r>
      <w:r w:rsidR="00A52485">
        <w:rPr>
          <w:rFonts w:ascii="Times New Roman" w:hAnsi="Times New Roman" w:cs="Times New Roman"/>
          <w:sz w:val="24"/>
          <w:szCs w:val="24"/>
          <w:lang w:val="en-US"/>
        </w:rPr>
        <w:t>export upon cavin-1 expression</w:t>
      </w:r>
      <w:r w:rsidR="006705E5">
        <w:rPr>
          <w:rFonts w:ascii="Times New Roman" w:hAnsi="Times New Roman" w:cs="Times New Roman"/>
          <w:sz w:val="24"/>
          <w:szCs w:val="24"/>
          <w:lang w:val="en-US"/>
        </w:rPr>
        <w:t xml:space="preserve"> (F</w:t>
      </w:r>
      <w:r w:rsidR="00D3020A">
        <w:rPr>
          <w:rFonts w:ascii="Times New Roman" w:hAnsi="Times New Roman" w:cs="Times New Roman"/>
          <w:sz w:val="24"/>
          <w:szCs w:val="24"/>
          <w:lang w:val="en-US"/>
        </w:rPr>
        <w:t>ig.5</w:t>
      </w:r>
      <w:r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These motifs</w:t>
      </w:r>
      <w:r w:rsidR="004734F8" w:rsidRPr="0004764B">
        <w:rPr>
          <w:rFonts w:ascii="Times New Roman" w:hAnsi="Times New Roman" w:cs="Times New Roman"/>
          <w:sz w:val="24"/>
          <w:szCs w:val="24"/>
          <w:lang w:val="en-US"/>
        </w:rPr>
        <w:t xml:space="preserve"> are present within 14 of the 19</w:t>
      </w:r>
      <w:r w:rsidR="00D269F5" w:rsidRPr="0004764B">
        <w:rPr>
          <w:rFonts w:ascii="Times New Roman" w:hAnsi="Times New Roman" w:cs="Times New Roman"/>
          <w:sz w:val="24"/>
          <w:szCs w:val="24"/>
          <w:lang w:val="en-US"/>
        </w:rPr>
        <w:t xml:space="preserve"> miR</w:t>
      </w:r>
      <w:r w:rsidR="00A52485">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s within this </w:t>
      </w:r>
      <w:r w:rsidR="00D269F5" w:rsidRPr="00002789">
        <w:rPr>
          <w:rFonts w:ascii="Times New Roman" w:hAnsi="Times New Roman" w:cs="Times New Roman"/>
          <w:sz w:val="24"/>
          <w:szCs w:val="24"/>
          <w:lang w:val="en-US"/>
        </w:rPr>
        <w:t>group.</w:t>
      </w:r>
      <w:r w:rsidR="000300CB">
        <w:rPr>
          <w:rFonts w:ascii="Times New Roman" w:hAnsi="Times New Roman" w:cs="Times New Roman"/>
          <w:sz w:val="24"/>
          <w:szCs w:val="24"/>
          <w:lang w:val="en-US"/>
        </w:rPr>
        <w:t xml:space="preserve"> Individually</w:t>
      </w:r>
      <w:r w:rsidR="00D3020A">
        <w:rPr>
          <w:rFonts w:ascii="Times New Roman" w:hAnsi="Times New Roman" w:cs="Times New Roman"/>
          <w:sz w:val="24"/>
          <w:szCs w:val="24"/>
          <w:lang w:val="en-US"/>
        </w:rPr>
        <w:t>,</w:t>
      </w:r>
      <w:r w:rsidR="00A52485">
        <w:rPr>
          <w:rFonts w:ascii="Times New Roman" w:hAnsi="Times New Roman" w:cs="Times New Roman"/>
          <w:sz w:val="24"/>
          <w:szCs w:val="24"/>
          <w:lang w:val="en-US"/>
        </w:rPr>
        <w:t xml:space="preserve"> the first motif matches to 12 of the 19 miRNAs and the second correlated to 8 of the 19. As the miRNAs found in the sampling group should not bind to the export protein, </w:t>
      </w:r>
      <w:r w:rsidR="00250CF6">
        <w:rPr>
          <w:rFonts w:ascii="Times New Roman" w:hAnsi="Times New Roman" w:cs="Times New Roman"/>
          <w:sz w:val="24"/>
          <w:szCs w:val="24"/>
          <w:lang w:val="en-US"/>
        </w:rPr>
        <w:t>it is likely that sampled miRNAs would not contain these motifs if this motif does indeed represent the binding site.</w:t>
      </w:r>
      <w:r w:rsidR="00A52485">
        <w:rPr>
          <w:rFonts w:ascii="Times New Roman" w:hAnsi="Times New Roman" w:cs="Times New Roman"/>
          <w:sz w:val="24"/>
          <w:szCs w:val="24"/>
          <w:lang w:val="en-US"/>
        </w:rPr>
        <w:t xml:space="preserve"> </w:t>
      </w:r>
      <w:r w:rsidR="00250CF6">
        <w:rPr>
          <w:rFonts w:ascii="Times New Roman" w:hAnsi="Times New Roman" w:cs="Times New Roman"/>
          <w:sz w:val="24"/>
          <w:szCs w:val="24"/>
          <w:lang w:val="en-US"/>
        </w:rPr>
        <w:t xml:space="preserve">Using the sitemap algorithm on all of the 95 miRNAs determines all matches of the motif to the EV contained miRNAs. This returned no significant matches </w:t>
      </w:r>
      <w:r w:rsidR="007E06CD">
        <w:rPr>
          <w:rFonts w:ascii="Times New Roman" w:hAnsi="Times New Roman" w:cs="Times New Roman"/>
          <w:sz w:val="24"/>
          <w:szCs w:val="24"/>
          <w:lang w:val="en-US"/>
        </w:rPr>
        <w:t>between the motifs and the sampled miRNAs.</w:t>
      </w:r>
      <w:r w:rsidR="00250CF6">
        <w:rPr>
          <w:rFonts w:ascii="Times New Roman" w:hAnsi="Times New Roman" w:cs="Times New Roman"/>
          <w:sz w:val="24"/>
          <w:szCs w:val="24"/>
          <w:lang w:val="en-US"/>
        </w:rPr>
        <w:t xml:space="preserve"> </w:t>
      </w:r>
      <w:r w:rsidR="00D269F5" w:rsidRPr="00002789">
        <w:rPr>
          <w:rFonts w:ascii="Times New Roman" w:hAnsi="Times New Roman" w:cs="Times New Roman"/>
          <w:sz w:val="24"/>
          <w:szCs w:val="24"/>
          <w:lang w:val="en-US"/>
        </w:rPr>
        <w:t xml:space="preserve"> This </w:t>
      </w:r>
      <w:r w:rsidR="007E06CD">
        <w:rPr>
          <w:rFonts w:ascii="Times New Roman" w:hAnsi="Times New Roman" w:cs="Times New Roman"/>
          <w:sz w:val="24"/>
          <w:szCs w:val="24"/>
          <w:lang w:val="en-US"/>
        </w:rPr>
        <w:t>reveals</w:t>
      </w:r>
      <w:r w:rsidR="00D269F5" w:rsidRPr="00002789">
        <w:rPr>
          <w:rFonts w:ascii="Times New Roman" w:hAnsi="Times New Roman" w:cs="Times New Roman"/>
          <w:sz w:val="24"/>
          <w:szCs w:val="24"/>
          <w:lang w:val="en-US"/>
        </w:rPr>
        <w:t xml:space="preserve"> potential binding sites </w:t>
      </w:r>
      <w:r w:rsidR="00B57D19" w:rsidRPr="00002789">
        <w:rPr>
          <w:rFonts w:ascii="Times New Roman" w:hAnsi="Times New Roman" w:cs="Times New Roman"/>
          <w:sz w:val="24"/>
          <w:szCs w:val="24"/>
          <w:lang w:val="en-US"/>
        </w:rPr>
        <w:t xml:space="preserve">the export protein may be able to bind to evoke specificity and selectivity of the targets. </w:t>
      </w:r>
      <w:r w:rsidR="00D269F5" w:rsidRPr="00002789">
        <w:rPr>
          <w:rFonts w:ascii="Times New Roman" w:hAnsi="Times New Roman" w:cs="Times New Roman"/>
          <w:sz w:val="24"/>
          <w:szCs w:val="24"/>
          <w:lang w:val="en-US"/>
        </w:rPr>
        <w:t xml:space="preserve"> </w:t>
      </w:r>
    </w:p>
    <w:p w14:paraId="6140AD9E" w14:textId="39E74BD5" w:rsidR="00D269F5" w:rsidRPr="0004764B" w:rsidRDefault="00D269F5" w:rsidP="0004764B">
      <w:pPr>
        <w:pStyle w:val="Heading2"/>
        <w:spacing w:line="480" w:lineRule="auto"/>
        <w:rPr>
          <w:rFonts w:ascii="Times New Roman" w:hAnsi="Times New Roman" w:cs="Times New Roman"/>
          <w:lang w:val="en-US"/>
        </w:rPr>
      </w:pPr>
      <w:bookmarkStart w:id="23" w:name="_Toc464400716"/>
      <w:r w:rsidRPr="0004764B">
        <w:rPr>
          <w:rFonts w:ascii="Times New Roman" w:hAnsi="Times New Roman" w:cs="Times New Roman"/>
          <w:lang w:val="en-US"/>
        </w:rPr>
        <w:t xml:space="preserve">Candidate proteins are present in </w:t>
      </w:r>
      <w:r w:rsidR="00F05205">
        <w:rPr>
          <w:rFonts w:ascii="Times New Roman" w:hAnsi="Times New Roman" w:cs="Times New Roman"/>
          <w:lang w:val="en-US"/>
        </w:rPr>
        <w:t>EVs</w:t>
      </w:r>
      <w:r w:rsidRPr="0004764B">
        <w:rPr>
          <w:rFonts w:ascii="Times New Roman" w:hAnsi="Times New Roman" w:cs="Times New Roman"/>
          <w:lang w:val="en-US"/>
        </w:rPr>
        <w:t xml:space="preserve"> with RNA binding ability.</w:t>
      </w:r>
      <w:bookmarkEnd w:id="23"/>
      <w:r w:rsidRPr="0004764B">
        <w:rPr>
          <w:rFonts w:ascii="Times New Roman" w:hAnsi="Times New Roman" w:cs="Times New Roman"/>
          <w:lang w:val="en-US"/>
        </w:rPr>
        <w:t xml:space="preserve"> </w:t>
      </w:r>
    </w:p>
    <w:p w14:paraId="1E813A43" w14:textId="6A08D95F" w:rsidR="009A0AD7" w:rsidRPr="008D22E6" w:rsidRDefault="00FC3A7C" w:rsidP="008D22E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To identify </w:t>
      </w:r>
      <w:r w:rsidR="0047413B">
        <w:rPr>
          <w:rFonts w:ascii="Times New Roman" w:hAnsi="Times New Roman" w:cs="Times New Roman"/>
          <w:sz w:val="24"/>
          <w:szCs w:val="24"/>
          <w:lang w:val="en-US"/>
        </w:rPr>
        <w:t xml:space="preserve">candidate </w:t>
      </w:r>
      <w:r w:rsidRPr="0004764B">
        <w:rPr>
          <w:rFonts w:ascii="Times New Roman" w:hAnsi="Times New Roman" w:cs="Times New Roman"/>
          <w:sz w:val="24"/>
          <w:szCs w:val="24"/>
          <w:lang w:val="en-US"/>
        </w:rPr>
        <w:t xml:space="preserve">proteins that </w:t>
      </w:r>
      <w:r w:rsidR="00C547B4" w:rsidRPr="0004764B">
        <w:rPr>
          <w:rFonts w:ascii="Times New Roman" w:hAnsi="Times New Roman" w:cs="Times New Roman"/>
          <w:sz w:val="24"/>
          <w:szCs w:val="24"/>
          <w:lang w:val="en-US"/>
        </w:rPr>
        <w:t xml:space="preserve">could </w:t>
      </w:r>
      <w:r w:rsidRPr="0004764B">
        <w:rPr>
          <w:rFonts w:ascii="Times New Roman" w:hAnsi="Times New Roman" w:cs="Times New Roman"/>
          <w:sz w:val="24"/>
          <w:szCs w:val="24"/>
          <w:lang w:val="en-US"/>
        </w:rPr>
        <w:t>mediate</w:t>
      </w:r>
      <w:r w:rsidR="00C547B4" w:rsidRPr="0004764B">
        <w:rPr>
          <w:rFonts w:ascii="Times New Roman" w:hAnsi="Times New Roman" w:cs="Times New Roman"/>
          <w:sz w:val="24"/>
          <w:szCs w:val="24"/>
          <w:lang w:val="en-US"/>
        </w:rPr>
        <w:t xml:space="preserve"> this</w:t>
      </w:r>
      <w:r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selective </w:t>
      </w:r>
      <w:r w:rsidRPr="0004764B">
        <w:rPr>
          <w:rFonts w:ascii="Times New Roman" w:hAnsi="Times New Roman" w:cs="Times New Roman"/>
          <w:sz w:val="24"/>
          <w:szCs w:val="24"/>
          <w:lang w:val="en-US"/>
        </w:rPr>
        <w:t>miR</w:t>
      </w:r>
      <w:r w:rsidR="001C7F4E">
        <w:rPr>
          <w:rFonts w:ascii="Times New Roman" w:hAnsi="Times New Roman" w:cs="Times New Roman"/>
          <w:sz w:val="24"/>
          <w:szCs w:val="24"/>
          <w:lang w:val="en-US"/>
        </w:rPr>
        <w:t>NA</w:t>
      </w:r>
      <w:r w:rsidR="00C547B4" w:rsidRPr="0004764B">
        <w:rPr>
          <w:rFonts w:ascii="Times New Roman" w:hAnsi="Times New Roman" w:cs="Times New Roman"/>
          <w:sz w:val="24"/>
          <w:szCs w:val="24"/>
          <w:lang w:val="en-US"/>
        </w:rPr>
        <w:t xml:space="preserve"> export, EV</w:t>
      </w:r>
      <w:r w:rsidR="00D269F5" w:rsidRPr="0004764B">
        <w:rPr>
          <w:rFonts w:ascii="Times New Roman" w:hAnsi="Times New Roman" w:cs="Times New Roman"/>
          <w:sz w:val="24"/>
          <w:szCs w:val="24"/>
          <w:lang w:val="en-US"/>
        </w:rPr>
        <w:t xml:space="preserve"> p</w:t>
      </w:r>
      <w:r w:rsidRPr="0004764B">
        <w:rPr>
          <w:rFonts w:ascii="Times New Roman" w:hAnsi="Times New Roman" w:cs="Times New Roman"/>
          <w:sz w:val="24"/>
          <w:szCs w:val="24"/>
          <w:lang w:val="en-US"/>
        </w:rPr>
        <w:t>rotein</w:t>
      </w:r>
      <w:r w:rsidR="00D269F5" w:rsidRPr="0004764B">
        <w:rPr>
          <w:rFonts w:ascii="Times New Roman" w:hAnsi="Times New Roman" w:cs="Times New Roman"/>
          <w:sz w:val="24"/>
          <w:szCs w:val="24"/>
          <w:lang w:val="en-US"/>
        </w:rPr>
        <w:t xml:space="preserve"> content was assessed for </w:t>
      </w:r>
      <w:r w:rsidR="005A7E5F">
        <w:rPr>
          <w:rFonts w:ascii="Times New Roman" w:hAnsi="Times New Roman" w:cs="Times New Roman"/>
          <w:sz w:val="24"/>
          <w:szCs w:val="24"/>
          <w:lang w:val="en-US"/>
        </w:rPr>
        <w:t xml:space="preserve">(1) </w:t>
      </w:r>
      <w:r w:rsidR="00C547B4" w:rsidRPr="0004764B">
        <w:rPr>
          <w:rFonts w:ascii="Times New Roman" w:hAnsi="Times New Roman" w:cs="Times New Roman"/>
          <w:sz w:val="24"/>
          <w:szCs w:val="24"/>
          <w:lang w:val="en-US"/>
        </w:rPr>
        <w:t xml:space="preserve">differential export upon cavin-1 expression and </w:t>
      </w:r>
      <w:r w:rsidR="005A7E5F">
        <w:rPr>
          <w:rFonts w:ascii="Times New Roman" w:hAnsi="Times New Roman" w:cs="Times New Roman"/>
          <w:sz w:val="24"/>
          <w:szCs w:val="24"/>
          <w:lang w:val="en-US"/>
        </w:rPr>
        <w:t xml:space="preserve">(2) </w:t>
      </w:r>
      <w:r w:rsidR="00C547B4" w:rsidRPr="0004764B">
        <w:rPr>
          <w:rFonts w:ascii="Times New Roman" w:hAnsi="Times New Roman" w:cs="Times New Roman"/>
          <w:sz w:val="24"/>
          <w:szCs w:val="24"/>
          <w:lang w:val="en-US"/>
        </w:rPr>
        <w:t>RNA-binding ability</w:t>
      </w:r>
      <w:r w:rsidR="00D269F5"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The analysis used a p</w:t>
      </w:r>
      <w:r w:rsidR="00C547B4" w:rsidRPr="0004764B">
        <w:rPr>
          <w:rFonts w:ascii="Times New Roman" w:hAnsi="Times New Roman" w:cs="Times New Roman"/>
          <w:sz w:val="24"/>
          <w:szCs w:val="24"/>
          <w:lang w:val="en-US"/>
        </w:rPr>
        <w:t xml:space="preserve">reviously published </w:t>
      </w:r>
      <w:r w:rsidR="005A7E5F">
        <w:rPr>
          <w:rFonts w:ascii="Times New Roman" w:hAnsi="Times New Roman" w:cs="Times New Roman"/>
          <w:sz w:val="24"/>
          <w:szCs w:val="24"/>
          <w:lang w:val="en-US"/>
        </w:rPr>
        <w:t xml:space="preserve">quantitative </w:t>
      </w:r>
      <w:r w:rsidR="00C547B4" w:rsidRPr="0004764B">
        <w:rPr>
          <w:rFonts w:ascii="Times New Roman" w:hAnsi="Times New Roman" w:cs="Times New Roman"/>
          <w:sz w:val="24"/>
          <w:szCs w:val="24"/>
          <w:lang w:val="en-US"/>
        </w:rPr>
        <w:t>proteomic data</w:t>
      </w:r>
      <w:r w:rsidR="005A7E5F">
        <w:rPr>
          <w:rFonts w:ascii="Times New Roman" w:hAnsi="Times New Roman" w:cs="Times New Roman"/>
          <w:sz w:val="24"/>
          <w:szCs w:val="24"/>
          <w:lang w:val="en-US"/>
        </w:rPr>
        <w:t xml:space="preserve">set </w:t>
      </w:r>
      <w:r w:rsidR="00027D40">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34" w:tooltip="Inder, 2012 #8" w:history="1">
        <w:r w:rsidR="00035725">
          <w:rPr>
            <w:rFonts w:ascii="Times New Roman" w:hAnsi="Times New Roman" w:cs="Times New Roman"/>
            <w:noProof/>
            <w:sz w:val="24"/>
            <w:szCs w:val="24"/>
            <w:lang w:val="en-US"/>
          </w:rPr>
          <w:t>Inder et al. 2012</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7E06CD">
        <w:rPr>
          <w:rFonts w:ascii="Times New Roman" w:hAnsi="Times New Roman" w:cs="Times New Roman"/>
          <w:color w:val="FF0000"/>
          <w:sz w:val="24"/>
          <w:szCs w:val="24"/>
          <w:lang w:val="en-US"/>
        </w:rPr>
        <w:t xml:space="preserve">. </w:t>
      </w:r>
      <w:r w:rsidR="005A7E5F">
        <w:rPr>
          <w:rFonts w:ascii="Times New Roman" w:hAnsi="Times New Roman" w:cs="Times New Roman"/>
          <w:sz w:val="24"/>
          <w:szCs w:val="24"/>
          <w:lang w:val="en-US"/>
        </w:rPr>
        <w:t>A</w:t>
      </w:r>
      <w:r w:rsidR="000643A5" w:rsidRPr="0004764B">
        <w:rPr>
          <w:rFonts w:ascii="Times New Roman" w:hAnsi="Times New Roman" w:cs="Times New Roman"/>
          <w:sz w:val="24"/>
          <w:szCs w:val="24"/>
          <w:lang w:val="en-US"/>
        </w:rPr>
        <w:t xml:space="preserve"> total of 120 </w:t>
      </w:r>
      <w:r w:rsidR="005A7E5F">
        <w:rPr>
          <w:rFonts w:ascii="Times New Roman" w:hAnsi="Times New Roman" w:cs="Times New Roman"/>
          <w:sz w:val="24"/>
          <w:szCs w:val="24"/>
          <w:lang w:val="en-US"/>
        </w:rPr>
        <w:t xml:space="preserve">EV proteins were </w:t>
      </w:r>
      <w:r w:rsidR="000643A5" w:rsidRPr="0004764B">
        <w:rPr>
          <w:rFonts w:ascii="Times New Roman" w:hAnsi="Times New Roman" w:cs="Times New Roman"/>
          <w:sz w:val="24"/>
          <w:szCs w:val="24"/>
          <w:lang w:val="en-US"/>
        </w:rPr>
        <w:t xml:space="preserve">differentially exported </w:t>
      </w:r>
      <w:r w:rsidR="005A7E5F">
        <w:rPr>
          <w:rFonts w:ascii="Times New Roman" w:hAnsi="Times New Roman" w:cs="Times New Roman"/>
          <w:sz w:val="24"/>
          <w:szCs w:val="24"/>
          <w:lang w:val="en-US"/>
        </w:rPr>
        <w:t>upon cavin-1 expression</w:t>
      </w:r>
      <w:r w:rsidR="00704850" w:rsidRPr="0004764B">
        <w:rPr>
          <w:rFonts w:ascii="Times New Roman" w:hAnsi="Times New Roman" w:cs="Times New Roman"/>
          <w:sz w:val="24"/>
          <w:szCs w:val="24"/>
          <w:lang w:val="en-US"/>
        </w:rPr>
        <w:t xml:space="preserve"> </w:t>
      </w:r>
      <w:r w:rsidR="007E06CD">
        <w:rPr>
          <w:rFonts w:ascii="Times New Roman" w:hAnsi="Times New Roman" w:cs="Times New Roman"/>
          <w:sz w:val="24"/>
          <w:szCs w:val="24"/>
          <w:lang w:val="en-US"/>
        </w:rPr>
        <w:t>(Fig.6</w:t>
      </w:r>
      <w:r w:rsidR="00841A4D">
        <w:rPr>
          <w:rFonts w:ascii="Times New Roman" w:hAnsi="Times New Roman" w:cs="Times New Roman"/>
          <w:sz w:val="24"/>
          <w:szCs w:val="24"/>
          <w:lang w:val="en-US"/>
        </w:rPr>
        <w:t>)</w:t>
      </w:r>
      <w:r w:rsidR="00C547B4"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Since miRNAs of interest were down-regulated by cavin-1, the 109 down-regulated proteins were selected for </w:t>
      </w:r>
      <w:r w:rsidR="006D430D" w:rsidRPr="0004764B">
        <w:rPr>
          <w:rFonts w:ascii="Times New Roman" w:hAnsi="Times New Roman" w:cs="Times New Roman"/>
          <w:sz w:val="24"/>
          <w:szCs w:val="24"/>
          <w:lang w:val="en-US"/>
        </w:rPr>
        <w:t xml:space="preserve">further GO </w:t>
      </w:r>
      <w:r w:rsidR="000E4402" w:rsidRPr="0004764B">
        <w:rPr>
          <w:rFonts w:ascii="Times New Roman" w:hAnsi="Times New Roman" w:cs="Times New Roman"/>
          <w:sz w:val="24"/>
          <w:szCs w:val="24"/>
          <w:lang w:val="en-US"/>
        </w:rPr>
        <w:t>analysis to determine whether these proteins had previously reported RN</w:t>
      </w:r>
      <w:r w:rsidR="00EE7C8F" w:rsidRPr="0004764B">
        <w:rPr>
          <w:rFonts w:ascii="Times New Roman" w:hAnsi="Times New Roman" w:cs="Times New Roman"/>
          <w:sz w:val="24"/>
          <w:szCs w:val="24"/>
          <w:lang w:val="en-US"/>
        </w:rPr>
        <w:t>A</w:t>
      </w:r>
      <w:r w:rsidR="000E4402" w:rsidRPr="0004764B">
        <w:rPr>
          <w:rFonts w:ascii="Times New Roman" w:hAnsi="Times New Roman" w:cs="Times New Roman"/>
          <w:sz w:val="24"/>
          <w:szCs w:val="24"/>
          <w:lang w:val="en-US"/>
        </w:rPr>
        <w:t>-binding capacities</w:t>
      </w:r>
      <w:r w:rsidR="006D430D" w:rsidRPr="0004764B">
        <w:rPr>
          <w:rFonts w:ascii="Times New Roman" w:hAnsi="Times New Roman" w:cs="Times New Roman"/>
          <w:sz w:val="24"/>
          <w:szCs w:val="24"/>
          <w:lang w:val="en-US"/>
        </w:rPr>
        <w:t>.</w:t>
      </w:r>
      <w:r w:rsidR="000E4402" w:rsidRPr="0004764B">
        <w:rPr>
          <w:rFonts w:ascii="Times New Roman" w:hAnsi="Times New Roman" w:cs="Times New Roman"/>
          <w:sz w:val="24"/>
          <w:szCs w:val="24"/>
          <w:lang w:val="en-US"/>
        </w:rPr>
        <w:t xml:space="preserve"> Together, this yields a total of 5 </w:t>
      </w:r>
      <w:r w:rsidR="00EE7C8F" w:rsidRPr="0004764B">
        <w:rPr>
          <w:rFonts w:ascii="Times New Roman" w:hAnsi="Times New Roman" w:cs="Times New Roman"/>
          <w:sz w:val="24"/>
          <w:szCs w:val="24"/>
          <w:lang w:val="en-US"/>
        </w:rPr>
        <w:t xml:space="preserve">differentially exported </w:t>
      </w:r>
      <w:r w:rsidR="000E4402" w:rsidRPr="0004764B">
        <w:rPr>
          <w:rFonts w:ascii="Times New Roman" w:hAnsi="Times New Roman" w:cs="Times New Roman"/>
          <w:sz w:val="24"/>
          <w:szCs w:val="24"/>
          <w:lang w:val="en-US"/>
        </w:rPr>
        <w:t>RNA-bind</w:t>
      </w:r>
      <w:r w:rsidR="00EE7C8F" w:rsidRPr="0004764B">
        <w:rPr>
          <w:rFonts w:ascii="Times New Roman" w:hAnsi="Times New Roman" w:cs="Times New Roman"/>
          <w:sz w:val="24"/>
          <w:szCs w:val="24"/>
          <w:lang w:val="en-US"/>
        </w:rPr>
        <w:t>ing proteins</w:t>
      </w:r>
      <w:r w:rsidR="006E73A2">
        <w:rPr>
          <w:rFonts w:ascii="Times New Roman" w:hAnsi="Times New Roman" w:cs="Times New Roman"/>
          <w:sz w:val="24"/>
          <w:szCs w:val="24"/>
          <w:lang w:val="en-US"/>
        </w:rPr>
        <w:t>:</w:t>
      </w:r>
      <w:r w:rsidR="005A7E5F">
        <w:rPr>
          <w:rFonts w:ascii="Times New Roman" w:hAnsi="Times New Roman" w:cs="Times New Roman"/>
          <w:sz w:val="24"/>
          <w:szCs w:val="24"/>
          <w:lang w:val="en-US"/>
        </w:rPr>
        <w:t xml:space="preserve"> </w:t>
      </w:r>
      <w:r w:rsidR="006E73A2">
        <w:rPr>
          <w:rFonts w:ascii="Times New Roman" w:hAnsi="Times New Roman" w:cs="Times New Roman"/>
          <w:sz w:val="24"/>
          <w:szCs w:val="24"/>
          <w:lang w:val="en-US"/>
        </w:rPr>
        <w:t xml:space="preserve">FUS, </w:t>
      </w:r>
      <w:proofErr w:type="spellStart"/>
      <w:r w:rsidR="006E73A2">
        <w:rPr>
          <w:rFonts w:ascii="Times New Roman" w:hAnsi="Times New Roman" w:cs="Times New Roman"/>
          <w:sz w:val="24"/>
          <w:szCs w:val="24"/>
          <w:lang w:val="en-US"/>
        </w:rPr>
        <w:t>hnRNPK</w:t>
      </w:r>
      <w:proofErr w:type="spellEnd"/>
      <w:r w:rsidR="006E73A2">
        <w:rPr>
          <w:rFonts w:ascii="Times New Roman" w:hAnsi="Times New Roman" w:cs="Times New Roman"/>
          <w:sz w:val="24"/>
          <w:szCs w:val="24"/>
          <w:lang w:val="en-US"/>
        </w:rPr>
        <w:t>, snRPD3, HSP90B1 and ILF2.</w:t>
      </w:r>
      <w:r w:rsidR="00A35B80">
        <w:rPr>
          <w:rFonts w:ascii="Times New Roman" w:hAnsi="Times New Roman" w:cs="Times New Roman"/>
          <w:sz w:val="24"/>
          <w:szCs w:val="24"/>
          <w:lang w:val="en-US"/>
        </w:rPr>
        <w:t xml:space="preserve"> As members </w:t>
      </w:r>
    </w:p>
    <w:p w14:paraId="02420EFE" w14:textId="25C14EFE" w:rsidR="00BC4634" w:rsidRDefault="008D22E6">
      <w:pPr>
        <w:rPr>
          <w:rFonts w:ascii="Times New Roman" w:eastAsiaTheme="majorEastAsia" w:hAnsi="Times New Roman" w:cs="Times New Roman"/>
          <w:color w:val="2E74B5" w:themeColor="accent1" w:themeShade="BF"/>
          <w:sz w:val="26"/>
          <w:szCs w:val="26"/>
          <w:lang w:val="en-US"/>
        </w:rPr>
      </w:pPr>
      <w:r>
        <w:rPr>
          <w:noProof/>
          <w:lang w:eastAsia="en-AU"/>
        </w:rPr>
        <w:lastRenderedPageBreak/>
        <w:drawing>
          <wp:inline distT="0" distB="0" distL="0" distR="0" wp14:anchorId="04003F38" wp14:editId="78EA38F1">
            <wp:extent cx="5731510" cy="64173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417310"/>
                    </a:xfrm>
                    <a:prstGeom prst="rect">
                      <a:avLst/>
                    </a:prstGeom>
                  </pic:spPr>
                </pic:pic>
              </a:graphicData>
            </a:graphic>
          </wp:inline>
        </w:drawing>
      </w:r>
    </w:p>
    <w:p w14:paraId="0BC2BEDA" w14:textId="77777777" w:rsidR="009A0AD7" w:rsidRDefault="009A0AD7" w:rsidP="00BC4634">
      <w:pPr>
        <w:rPr>
          <w:rFonts w:ascii="Times New Roman" w:hAnsi="Times New Roman" w:cs="Times New Roman"/>
          <w:b/>
          <w:sz w:val="24"/>
          <w:szCs w:val="24"/>
          <w:lang w:val="en-US"/>
        </w:rPr>
      </w:pPr>
    </w:p>
    <w:p w14:paraId="227F3420" w14:textId="3953C978" w:rsidR="0035527B" w:rsidRPr="008D22E6" w:rsidRDefault="007E06CD" w:rsidP="00010321">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5</w:t>
      </w:r>
      <w:r w:rsidR="00BC4634" w:rsidRPr="00BC4634">
        <w:rPr>
          <w:rFonts w:ascii="Times New Roman" w:hAnsi="Times New Roman" w:cs="Times New Roman"/>
          <w:sz w:val="24"/>
          <w:szCs w:val="24"/>
          <w:lang w:val="en-US"/>
        </w:rPr>
        <w:t xml:space="preserve">. </w:t>
      </w:r>
      <w:r w:rsidR="00BC4634" w:rsidRPr="009A0AD7">
        <w:rPr>
          <w:rFonts w:ascii="Times New Roman" w:hAnsi="Times New Roman" w:cs="Times New Roman"/>
          <w:i/>
          <w:sz w:val="24"/>
          <w:szCs w:val="24"/>
          <w:lang w:val="en-US"/>
        </w:rPr>
        <w:t>Shared motif</w:t>
      </w:r>
      <w:r w:rsidR="008D22E6">
        <w:rPr>
          <w:rFonts w:ascii="Times New Roman" w:hAnsi="Times New Roman" w:cs="Times New Roman"/>
          <w:i/>
          <w:sz w:val="24"/>
          <w:szCs w:val="24"/>
          <w:lang w:val="en-US"/>
        </w:rPr>
        <w:t>s</w:t>
      </w:r>
      <w:r w:rsidR="00BC4634" w:rsidRPr="009A0AD7">
        <w:rPr>
          <w:rFonts w:ascii="Times New Roman" w:hAnsi="Times New Roman" w:cs="Times New Roman"/>
          <w:i/>
          <w:sz w:val="24"/>
          <w:szCs w:val="24"/>
          <w:lang w:val="en-US"/>
        </w:rPr>
        <w:t xml:space="preserve"> contained within a subset of the selectively exported microRNAs.</w:t>
      </w:r>
      <w:r w:rsidR="00BC4634" w:rsidRPr="00BC4634">
        <w:rPr>
          <w:rFonts w:ascii="Times New Roman" w:hAnsi="Times New Roman" w:cs="Times New Roman"/>
          <w:sz w:val="24"/>
          <w:szCs w:val="24"/>
          <w:lang w:val="en-US"/>
        </w:rPr>
        <w:t xml:space="preserve"> Motif discovery using the MEME </w:t>
      </w:r>
      <w:r w:rsidR="001F71C2" w:rsidRPr="00BC4634">
        <w:rPr>
          <w:rFonts w:ascii="Times New Roman" w:hAnsi="Times New Roman" w:cs="Times New Roman"/>
          <w:sz w:val="24"/>
          <w:szCs w:val="24"/>
          <w:lang w:val="en-US"/>
        </w:rPr>
        <w:t>algorithm</w:t>
      </w:r>
      <w:r w:rsidR="008D22E6">
        <w:rPr>
          <w:rFonts w:ascii="Times New Roman" w:hAnsi="Times New Roman" w:cs="Times New Roman"/>
          <w:sz w:val="24"/>
          <w:szCs w:val="24"/>
          <w:lang w:val="en-US"/>
        </w:rPr>
        <w:t xml:space="preserve"> revealed two enriched motifs detected from the selectively exported miRNA </w:t>
      </w:r>
      <w:r w:rsidR="00BC4634" w:rsidRPr="00BC4634">
        <w:rPr>
          <w:rFonts w:ascii="Times New Roman" w:hAnsi="Times New Roman" w:cs="Times New Roman"/>
          <w:sz w:val="24"/>
          <w:szCs w:val="24"/>
          <w:lang w:val="en-US"/>
        </w:rPr>
        <w:t>group. Table</w:t>
      </w:r>
      <w:r w:rsidR="008D22E6">
        <w:rPr>
          <w:rFonts w:ascii="Times New Roman" w:hAnsi="Times New Roman" w:cs="Times New Roman"/>
          <w:sz w:val="24"/>
          <w:szCs w:val="24"/>
          <w:lang w:val="en-US"/>
        </w:rPr>
        <w:t>s</w:t>
      </w:r>
      <w:r w:rsidR="00BC4634" w:rsidRPr="00BC4634">
        <w:rPr>
          <w:rFonts w:ascii="Times New Roman" w:hAnsi="Times New Roman" w:cs="Times New Roman"/>
          <w:sz w:val="24"/>
          <w:szCs w:val="24"/>
          <w:lang w:val="en-US"/>
        </w:rPr>
        <w:t xml:space="preserve"> shows the miR</w:t>
      </w:r>
      <w:r w:rsidR="008D22E6">
        <w:rPr>
          <w:rFonts w:ascii="Times New Roman" w:hAnsi="Times New Roman" w:cs="Times New Roman"/>
          <w:sz w:val="24"/>
          <w:szCs w:val="24"/>
          <w:lang w:val="en-US"/>
        </w:rPr>
        <w:t>NA</w:t>
      </w:r>
      <w:r w:rsidR="00BC4634" w:rsidRPr="00BC4634">
        <w:rPr>
          <w:rFonts w:ascii="Times New Roman" w:hAnsi="Times New Roman" w:cs="Times New Roman"/>
          <w:sz w:val="24"/>
          <w:szCs w:val="24"/>
          <w:lang w:val="en-US"/>
        </w:rPr>
        <w:t>s containing the motif, pos</w:t>
      </w:r>
      <w:r w:rsidR="008D22E6">
        <w:rPr>
          <w:rFonts w:ascii="Times New Roman" w:hAnsi="Times New Roman" w:cs="Times New Roman"/>
          <w:sz w:val="24"/>
          <w:szCs w:val="24"/>
          <w:lang w:val="en-US"/>
        </w:rPr>
        <w:t xml:space="preserve">ition of motif (red) and p-value </w:t>
      </w:r>
      <w:r w:rsidR="00BC4634" w:rsidRPr="00BC4634">
        <w:rPr>
          <w:rFonts w:ascii="Times New Roman" w:hAnsi="Times New Roman" w:cs="Times New Roman"/>
          <w:sz w:val="24"/>
          <w:szCs w:val="24"/>
          <w:lang w:val="en-US"/>
        </w:rPr>
        <w:t xml:space="preserve">calculated from the sitemap </w:t>
      </w:r>
      <w:r w:rsidR="001F71C2" w:rsidRPr="00BC4634">
        <w:rPr>
          <w:rFonts w:ascii="Times New Roman" w:hAnsi="Times New Roman" w:cs="Times New Roman"/>
          <w:sz w:val="24"/>
          <w:szCs w:val="24"/>
          <w:lang w:val="en-US"/>
        </w:rPr>
        <w:t>algorithm</w:t>
      </w:r>
      <w:r w:rsidR="00BC4634" w:rsidRPr="00BC4634">
        <w:rPr>
          <w:rFonts w:ascii="Times New Roman" w:hAnsi="Times New Roman" w:cs="Times New Roman"/>
          <w:sz w:val="24"/>
          <w:szCs w:val="24"/>
          <w:lang w:val="en-US"/>
        </w:rPr>
        <w:t xml:space="preserve">. Motif </w:t>
      </w:r>
      <w:r w:rsidR="008D22E6">
        <w:rPr>
          <w:rFonts w:ascii="Times New Roman" w:hAnsi="Times New Roman" w:cs="Times New Roman"/>
          <w:sz w:val="24"/>
          <w:szCs w:val="24"/>
          <w:lang w:val="en-US"/>
        </w:rPr>
        <w:t xml:space="preserve">1 (top) </w:t>
      </w:r>
      <w:r w:rsidR="00BC4634" w:rsidRPr="00BC4634">
        <w:rPr>
          <w:rFonts w:ascii="Times New Roman" w:hAnsi="Times New Roman" w:cs="Times New Roman"/>
          <w:sz w:val="24"/>
          <w:szCs w:val="24"/>
          <w:lang w:val="en-US"/>
        </w:rPr>
        <w:t xml:space="preserve">matches to </w:t>
      </w:r>
      <w:r w:rsidR="008D22E6">
        <w:rPr>
          <w:rFonts w:ascii="Times New Roman" w:hAnsi="Times New Roman" w:cs="Times New Roman"/>
          <w:sz w:val="24"/>
          <w:szCs w:val="24"/>
          <w:lang w:val="en-US"/>
        </w:rPr>
        <w:t xml:space="preserve">12 of the 19 miRNAs in this group and motif 2 (bottom) matches 8 of the miRNAs. </w:t>
      </w:r>
      <w:r w:rsidR="00BC4634" w:rsidRPr="00BC4634">
        <w:rPr>
          <w:lang w:val="en-US"/>
        </w:rPr>
        <w:t xml:space="preserve">   </w:t>
      </w:r>
    </w:p>
    <w:p w14:paraId="5697B673" w14:textId="77777777" w:rsidR="0035527B" w:rsidRDefault="0035527B" w:rsidP="00BC4634">
      <w:pPr>
        <w:rPr>
          <w:lang w:val="en-US"/>
        </w:rPr>
      </w:pPr>
    </w:p>
    <w:p w14:paraId="7A0D61C7" w14:textId="4C9778F9" w:rsidR="00BC4634" w:rsidRDefault="00BC4634" w:rsidP="00BC4634">
      <w:pPr>
        <w:rPr>
          <w:lang w:val="en-US"/>
        </w:rPr>
      </w:pPr>
      <w:r>
        <w:rPr>
          <w:lang w:val="en-US"/>
        </w:rPr>
        <w:br w:type="page"/>
      </w:r>
    </w:p>
    <w:p w14:paraId="28B670AD" w14:textId="77777777" w:rsidR="00757923" w:rsidRDefault="00757923">
      <w:pPr>
        <w:rPr>
          <w:rFonts w:ascii="Times New Roman" w:eastAsiaTheme="majorEastAsia" w:hAnsi="Times New Roman" w:cs="Times New Roman"/>
          <w:color w:val="2E74B5" w:themeColor="accent1" w:themeShade="BF"/>
          <w:sz w:val="26"/>
          <w:szCs w:val="26"/>
          <w:lang w:val="en-US"/>
        </w:rPr>
      </w:pPr>
    </w:p>
    <w:p w14:paraId="3996384F" w14:textId="77777777" w:rsidR="00757923" w:rsidRDefault="00757923">
      <w:pPr>
        <w:rPr>
          <w:rFonts w:ascii="Times New Roman" w:hAnsi="Times New Roman" w:cs="Times New Roman"/>
          <w:lang w:val="en-US"/>
        </w:rPr>
      </w:pPr>
    </w:p>
    <w:p w14:paraId="52FAF4D5" w14:textId="77777777" w:rsidR="00757923" w:rsidRDefault="00757923">
      <w:pPr>
        <w:rPr>
          <w:rFonts w:ascii="Times New Roman" w:hAnsi="Times New Roman" w:cs="Times New Roman"/>
          <w:lang w:val="en-US"/>
        </w:rPr>
      </w:pPr>
    </w:p>
    <w:p w14:paraId="76962FDB" w14:textId="77777777" w:rsidR="00757923" w:rsidRDefault="00757923">
      <w:pPr>
        <w:rPr>
          <w:rFonts w:ascii="Times New Roman" w:hAnsi="Times New Roman" w:cs="Times New Roman"/>
          <w:lang w:val="en-US"/>
        </w:rPr>
      </w:pPr>
    </w:p>
    <w:p w14:paraId="7AB6E608" w14:textId="77777777" w:rsidR="00757923" w:rsidRDefault="00757923">
      <w:pPr>
        <w:rPr>
          <w:rFonts w:ascii="Times New Roman" w:hAnsi="Times New Roman" w:cs="Times New Roman"/>
          <w:lang w:val="en-US"/>
        </w:rPr>
      </w:pPr>
    </w:p>
    <w:p w14:paraId="55A3BC50" w14:textId="77777777" w:rsidR="00757923" w:rsidRDefault="00757923">
      <w:pPr>
        <w:rPr>
          <w:rFonts w:ascii="Times New Roman" w:hAnsi="Times New Roman" w:cs="Times New Roman"/>
          <w:lang w:val="en-US"/>
        </w:rPr>
      </w:pPr>
    </w:p>
    <w:p w14:paraId="008F69D2" w14:textId="77777777" w:rsidR="00757923" w:rsidRDefault="00757923">
      <w:pPr>
        <w:rPr>
          <w:rFonts w:ascii="Times New Roman" w:hAnsi="Times New Roman" w:cs="Times New Roman"/>
          <w:lang w:val="en-US"/>
        </w:rPr>
      </w:pPr>
    </w:p>
    <w:p w14:paraId="18DB59FC" w14:textId="77777777" w:rsidR="00757923" w:rsidRDefault="00757923">
      <w:pPr>
        <w:rPr>
          <w:rFonts w:ascii="Times New Roman" w:hAnsi="Times New Roman" w:cs="Times New Roman"/>
          <w:lang w:val="en-US"/>
        </w:rPr>
      </w:pPr>
    </w:p>
    <w:p w14:paraId="519431BE" w14:textId="535753CB" w:rsidR="00757923" w:rsidRDefault="00757923" w:rsidP="00757923">
      <w:pPr>
        <w:jc w:val="center"/>
        <w:rPr>
          <w:rFonts w:ascii="Times New Roman" w:hAnsi="Times New Roman" w:cs="Times New Roman"/>
          <w:lang w:val="en-US"/>
        </w:rPr>
      </w:pPr>
      <w:r>
        <w:rPr>
          <w:noProof/>
          <w:lang w:eastAsia="en-AU"/>
        </w:rPr>
        <w:drawing>
          <wp:inline distT="0" distB="0" distL="0" distR="0" wp14:anchorId="5836781F" wp14:editId="63807625">
            <wp:extent cx="4916385" cy="26785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033" r="339" b="972"/>
                    <a:stretch/>
                  </pic:blipFill>
                  <pic:spPr bwMode="auto">
                    <a:xfrm>
                      <a:off x="0" y="0"/>
                      <a:ext cx="4924181" cy="2682772"/>
                    </a:xfrm>
                    <a:prstGeom prst="rect">
                      <a:avLst/>
                    </a:prstGeom>
                    <a:ln>
                      <a:noFill/>
                    </a:ln>
                    <a:extLst>
                      <a:ext uri="{53640926-AAD7-44D8-BBD7-CCE9431645EC}">
                        <a14:shadowObscured xmlns:a14="http://schemas.microsoft.com/office/drawing/2010/main"/>
                      </a:ext>
                    </a:extLst>
                  </pic:spPr>
                </pic:pic>
              </a:graphicData>
            </a:graphic>
          </wp:inline>
        </w:drawing>
      </w:r>
    </w:p>
    <w:p w14:paraId="3217D0F8" w14:textId="77777777" w:rsidR="00757923" w:rsidRDefault="00757923" w:rsidP="00757923">
      <w:pPr>
        <w:spacing w:line="360" w:lineRule="auto"/>
        <w:rPr>
          <w:rFonts w:ascii="Times New Roman" w:hAnsi="Times New Roman" w:cs="Times New Roman"/>
          <w:b/>
          <w:sz w:val="24"/>
          <w:szCs w:val="24"/>
          <w:lang w:val="en-US"/>
        </w:rPr>
      </w:pPr>
    </w:p>
    <w:p w14:paraId="4DCDE241" w14:textId="77777777" w:rsidR="00757923" w:rsidRDefault="00757923" w:rsidP="00757923">
      <w:pPr>
        <w:spacing w:line="360" w:lineRule="auto"/>
        <w:rPr>
          <w:rFonts w:ascii="Times New Roman" w:hAnsi="Times New Roman" w:cs="Times New Roman"/>
          <w:b/>
          <w:sz w:val="24"/>
          <w:szCs w:val="24"/>
          <w:lang w:val="en-US"/>
        </w:rPr>
      </w:pPr>
    </w:p>
    <w:p w14:paraId="6E8C1300" w14:textId="44C60E71" w:rsidR="00757923" w:rsidRPr="00757923" w:rsidRDefault="00841A4D" w:rsidP="00757923">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Figure </w:t>
      </w:r>
      <w:r w:rsidR="007E06CD">
        <w:rPr>
          <w:rFonts w:ascii="Times New Roman" w:hAnsi="Times New Roman" w:cs="Times New Roman"/>
          <w:b/>
          <w:sz w:val="24"/>
          <w:szCs w:val="24"/>
          <w:lang w:val="en-US"/>
        </w:rPr>
        <w:t>6</w:t>
      </w:r>
      <w:r w:rsidR="00757923" w:rsidRPr="00757923">
        <w:rPr>
          <w:rFonts w:ascii="Times New Roman" w:hAnsi="Times New Roman" w:cs="Times New Roman"/>
          <w:sz w:val="24"/>
          <w:szCs w:val="24"/>
          <w:lang w:val="en-US"/>
        </w:rPr>
        <w:t xml:space="preserve">: </w:t>
      </w:r>
      <w:r w:rsidR="00757923" w:rsidRPr="00757923">
        <w:rPr>
          <w:rFonts w:ascii="Times New Roman" w:hAnsi="Times New Roman" w:cs="Times New Roman"/>
          <w:i/>
          <w:sz w:val="24"/>
          <w:szCs w:val="24"/>
          <w:lang w:val="en-US"/>
        </w:rPr>
        <w:t>Cavin-1 attenuates the export of RNA binding proteins</w:t>
      </w:r>
      <w:r w:rsidR="00757923">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MS/MS data compared the protein</w:t>
      </w:r>
      <w:r w:rsidR="00757923">
        <w:rPr>
          <w:rFonts w:ascii="Times New Roman" w:hAnsi="Times New Roman" w:cs="Times New Roman"/>
          <w:sz w:val="24"/>
          <w:szCs w:val="24"/>
          <w:lang w:val="en-US"/>
        </w:rPr>
        <w:t xml:space="preserve"> content of EVs between PC3 and </w:t>
      </w:r>
      <w:r w:rsidR="00757923" w:rsidRPr="00757923">
        <w:rPr>
          <w:rFonts w:ascii="Times New Roman" w:hAnsi="Times New Roman" w:cs="Times New Roman"/>
          <w:sz w:val="24"/>
          <w:szCs w:val="24"/>
          <w:lang w:val="en-US"/>
        </w:rPr>
        <w:t>PC3-cavin-1 cells to determine signif</w:t>
      </w:r>
      <w:r w:rsidR="00757923">
        <w:rPr>
          <w:rFonts w:ascii="Times New Roman" w:hAnsi="Times New Roman" w:cs="Times New Roman"/>
          <w:sz w:val="24"/>
          <w:szCs w:val="24"/>
          <w:lang w:val="en-US"/>
        </w:rPr>
        <w:t>icantly</w:t>
      </w:r>
      <w:r w:rsidR="001F71C2">
        <w:rPr>
          <w:rFonts w:ascii="Times New Roman" w:hAnsi="Times New Roman" w:cs="Times New Roman"/>
          <w:sz w:val="24"/>
          <w:szCs w:val="24"/>
          <w:lang w:val="en-US"/>
        </w:rPr>
        <w:t xml:space="preserve"> (p≤0.05)</w:t>
      </w:r>
      <w:r w:rsidR="00757923">
        <w:rPr>
          <w:rFonts w:ascii="Times New Roman" w:hAnsi="Times New Roman" w:cs="Times New Roman"/>
          <w:sz w:val="24"/>
          <w:szCs w:val="24"/>
          <w:lang w:val="en-US"/>
        </w:rPr>
        <w:t xml:space="preserve"> differentially exported </w:t>
      </w:r>
      <w:r w:rsidR="00757923" w:rsidRPr="00757923">
        <w:rPr>
          <w:rFonts w:ascii="Times New Roman" w:hAnsi="Times New Roman" w:cs="Times New Roman"/>
          <w:sz w:val="24"/>
          <w:szCs w:val="24"/>
          <w:lang w:val="en-US"/>
        </w:rPr>
        <w:t>proteins.</w:t>
      </w:r>
      <w:r w:rsidR="001F71C2">
        <w:rPr>
          <w:rFonts w:ascii="Times New Roman" w:hAnsi="Times New Roman" w:cs="Times New Roman"/>
          <w:sz w:val="24"/>
          <w:szCs w:val="24"/>
          <w:lang w:val="en-US"/>
        </w:rPr>
        <w:t xml:space="preserve"> This is divided into proteins modified and proteins reduced in the EVs upon cavin-1 expression.</w:t>
      </w:r>
      <w:r w:rsidR="00757923" w:rsidRPr="00757923">
        <w:rPr>
          <w:rFonts w:ascii="Times New Roman" w:hAnsi="Times New Roman" w:cs="Times New Roman"/>
          <w:sz w:val="24"/>
          <w:szCs w:val="24"/>
          <w:lang w:val="en-US"/>
        </w:rPr>
        <w:t xml:space="preserve"> Gene Ontology analysis r</w:t>
      </w:r>
      <w:r w:rsidR="00757923">
        <w:rPr>
          <w:rFonts w:ascii="Times New Roman" w:hAnsi="Times New Roman" w:cs="Times New Roman"/>
          <w:sz w:val="24"/>
          <w:szCs w:val="24"/>
          <w:lang w:val="en-US"/>
        </w:rPr>
        <w:t>evealed whether these exported proteins</w:t>
      </w:r>
      <w:r w:rsidR="00757923" w:rsidRPr="00757923">
        <w:rPr>
          <w:rFonts w:ascii="Times New Roman" w:hAnsi="Times New Roman" w:cs="Times New Roman"/>
          <w:sz w:val="24"/>
          <w:szCs w:val="24"/>
          <w:lang w:val="en-US"/>
        </w:rPr>
        <w:t xml:space="preserve"> bind RNAs. </w:t>
      </w:r>
      <w:r w:rsidR="001F71C2">
        <w:rPr>
          <w:rFonts w:ascii="Times New Roman" w:hAnsi="Times New Roman" w:cs="Times New Roman"/>
          <w:sz w:val="24"/>
          <w:szCs w:val="24"/>
          <w:lang w:val="en-US"/>
        </w:rPr>
        <w:t>Number of total RNA binding proteins reflects all human proteins with GO term, GO</w:t>
      </w:r>
      <w:proofErr w:type="gramStart"/>
      <w:r w:rsidR="001F71C2">
        <w:rPr>
          <w:rFonts w:ascii="Times New Roman" w:hAnsi="Times New Roman" w:cs="Times New Roman"/>
          <w:sz w:val="24"/>
          <w:szCs w:val="24"/>
          <w:lang w:val="en-US"/>
        </w:rPr>
        <w:t>:</w:t>
      </w:r>
      <w:r w:rsidR="001F71C2" w:rsidRPr="0004764B">
        <w:rPr>
          <w:rFonts w:ascii="Times New Roman" w:hAnsi="Times New Roman" w:cs="Times New Roman"/>
          <w:sz w:val="24"/>
          <w:szCs w:val="24"/>
          <w:lang w:val="en-US"/>
        </w:rPr>
        <w:t>0003723</w:t>
      </w:r>
      <w:proofErr w:type="gramEnd"/>
      <w:r w:rsidR="001F71C2">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5 RNA binding</w:t>
      </w:r>
      <w:r w:rsidR="00757923">
        <w:rPr>
          <w:rFonts w:ascii="Times New Roman" w:hAnsi="Times New Roman" w:cs="Times New Roman"/>
          <w:sz w:val="24"/>
          <w:szCs w:val="24"/>
          <w:lang w:val="en-US"/>
        </w:rPr>
        <w:t xml:space="preserve"> proteins had reduced exported </w:t>
      </w:r>
      <w:r w:rsidR="00757923" w:rsidRPr="00757923">
        <w:rPr>
          <w:rFonts w:ascii="Times New Roman" w:hAnsi="Times New Roman" w:cs="Times New Roman"/>
          <w:sz w:val="24"/>
          <w:szCs w:val="24"/>
          <w:lang w:val="en-US"/>
        </w:rPr>
        <w:t>upon cavin-1 expression</w:t>
      </w:r>
      <w:r w:rsidR="001F71C2">
        <w:rPr>
          <w:rFonts w:ascii="Times New Roman" w:hAnsi="Times New Roman" w:cs="Times New Roman"/>
          <w:sz w:val="24"/>
          <w:szCs w:val="24"/>
          <w:lang w:val="en-US"/>
        </w:rPr>
        <w:t>, shown by the shaded region</w:t>
      </w:r>
      <w:r w:rsidR="00757923" w:rsidRPr="00757923">
        <w:rPr>
          <w:rFonts w:ascii="Times New Roman" w:hAnsi="Times New Roman" w:cs="Times New Roman"/>
          <w:sz w:val="24"/>
          <w:szCs w:val="24"/>
          <w:lang w:val="en-US"/>
        </w:rPr>
        <w:t>.</w:t>
      </w:r>
      <w:r w:rsidR="001F71C2">
        <w:rPr>
          <w:rFonts w:ascii="Times New Roman" w:hAnsi="Times New Roman" w:cs="Times New Roman"/>
          <w:sz w:val="24"/>
          <w:szCs w:val="24"/>
          <w:lang w:val="en-US"/>
        </w:rPr>
        <w:t xml:space="preserve"> </w:t>
      </w:r>
    </w:p>
    <w:p w14:paraId="4C5AC714" w14:textId="3D4519F2" w:rsidR="00757923" w:rsidRPr="00757923" w:rsidRDefault="00757923">
      <w:pPr>
        <w:rPr>
          <w:rFonts w:ascii="Times New Roman" w:hAnsi="Times New Roman" w:cs="Times New Roman"/>
          <w:lang w:val="en-US"/>
        </w:rPr>
      </w:pPr>
      <w:r>
        <w:rPr>
          <w:rFonts w:ascii="Times New Roman" w:hAnsi="Times New Roman" w:cs="Times New Roman"/>
          <w:lang w:val="en-US"/>
        </w:rPr>
        <w:br w:type="page"/>
      </w:r>
    </w:p>
    <w:p w14:paraId="66FF9B08" w14:textId="445A5EDE" w:rsidR="00F2464A" w:rsidRPr="00F2464A" w:rsidRDefault="00F2464A" w:rsidP="00F2464A">
      <w:pPr>
        <w:pStyle w:val="NoSpacing"/>
        <w:spacing w:line="480" w:lineRule="auto"/>
        <w:rPr>
          <w:rFonts w:ascii="Times New Roman" w:hAnsi="Times New Roman" w:cs="Times New Roman"/>
          <w:color w:val="FF0000"/>
          <w:sz w:val="24"/>
          <w:szCs w:val="24"/>
          <w:lang w:val="en-US"/>
        </w:rPr>
      </w:pPr>
      <w:proofErr w:type="gramStart"/>
      <w:r w:rsidRPr="00F2464A">
        <w:rPr>
          <w:rFonts w:ascii="Times New Roman" w:hAnsi="Times New Roman" w:cs="Times New Roman"/>
          <w:sz w:val="24"/>
          <w:szCs w:val="24"/>
          <w:lang w:val="en-US"/>
        </w:rPr>
        <w:lastRenderedPageBreak/>
        <w:t>of</w:t>
      </w:r>
      <w:proofErr w:type="gramEnd"/>
      <w:r w:rsidRPr="00F2464A">
        <w:rPr>
          <w:rFonts w:ascii="Times New Roman" w:hAnsi="Times New Roman" w:cs="Times New Roman"/>
          <w:sz w:val="24"/>
          <w:szCs w:val="24"/>
          <w:lang w:val="en-US"/>
        </w:rPr>
        <w:t xml:space="preserve"> the </w:t>
      </w:r>
      <w:proofErr w:type="spellStart"/>
      <w:r w:rsidRPr="00F2464A">
        <w:rPr>
          <w:rFonts w:ascii="Times New Roman" w:hAnsi="Times New Roman" w:cs="Times New Roman"/>
          <w:sz w:val="24"/>
          <w:szCs w:val="24"/>
          <w:lang w:val="en-US"/>
        </w:rPr>
        <w:t>hnRNP</w:t>
      </w:r>
      <w:proofErr w:type="spellEnd"/>
      <w:r w:rsidRPr="00F2464A">
        <w:rPr>
          <w:rFonts w:ascii="Times New Roman" w:hAnsi="Times New Roman" w:cs="Times New Roman"/>
          <w:sz w:val="24"/>
          <w:szCs w:val="24"/>
          <w:lang w:val="en-US"/>
        </w:rPr>
        <w:t xml:space="preserve"> protein family had previously been implemented in miRNA export, focus was shifted to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and FUS (also known as hnRNPP2). Interestingly, further investigation into the RNA binding specificity of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revealed, through mutagenesis assays, its affinity to bind to sequence AGUGUG in miR-122 </w:t>
      </w:r>
      <w:r w:rsidRPr="00F2464A">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dW0+MjU2PC9SZWNOdW0+PERpc3BsYXlUZXh0PihGYW48c3R5bGUgZmFjZT0iaXRhbGljIj4gZXQg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</w:fldData>
        </w:fldChar>
      </w:r>
      <w:r w:rsidRPr="00F2464A">
        <w:rPr>
          <w:rFonts w:ascii="Times New Roman" w:hAnsi="Times New Roman" w:cs="Times New Roman"/>
          <w:sz w:val="24"/>
          <w:szCs w:val="24"/>
          <w:lang w:val="en-US"/>
        </w:rPr>
        <w:instrText xml:space="preserve"> ADDIN EN.CITE </w:instrText>
      </w:r>
      <w:r w:rsidRPr="00F2464A">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dW0+MjU2PC9SZWNOdW0+PERpc3BsYXlUZXh0PihGYW48c3R5bGUgZmFjZT0iaXRhbGljIj4gZXQg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</w:fldData>
        </w:fldChar>
      </w:r>
      <w:r w:rsidRPr="00F2464A">
        <w:rPr>
          <w:rFonts w:ascii="Times New Roman" w:hAnsi="Times New Roman" w:cs="Times New Roman"/>
          <w:sz w:val="24"/>
          <w:szCs w:val="24"/>
          <w:lang w:val="en-US"/>
        </w:rPr>
        <w:instrText xml:space="preserve"> ADDIN EN.CITE.DATA </w:instrText>
      </w:r>
      <w:r w:rsidRPr="00F2464A">
        <w:rPr>
          <w:rFonts w:ascii="Times New Roman" w:hAnsi="Times New Roman" w:cs="Times New Roman"/>
          <w:sz w:val="24"/>
          <w:szCs w:val="24"/>
          <w:lang w:val="en-US"/>
        </w:rPr>
      </w:r>
      <w:r w:rsidRPr="00F2464A">
        <w:rPr>
          <w:rFonts w:ascii="Times New Roman" w:hAnsi="Times New Roman" w:cs="Times New Roman"/>
          <w:sz w:val="24"/>
          <w:szCs w:val="24"/>
          <w:lang w:val="en-US"/>
        </w:rPr>
        <w:fldChar w:fldCharType="end"/>
      </w:r>
      <w:r w:rsidRPr="00F2464A">
        <w:rPr>
          <w:rFonts w:ascii="Times New Roman" w:hAnsi="Times New Roman" w:cs="Times New Roman"/>
          <w:sz w:val="24"/>
          <w:szCs w:val="24"/>
          <w:lang w:val="en-US"/>
        </w:rPr>
      </w:r>
      <w:r w:rsidRPr="00F2464A">
        <w:rPr>
          <w:rFonts w:ascii="Times New Roman" w:hAnsi="Times New Roman" w:cs="Times New Roman"/>
          <w:sz w:val="24"/>
          <w:szCs w:val="24"/>
          <w:lang w:val="en-US"/>
        </w:rPr>
        <w:fldChar w:fldCharType="separate"/>
      </w:r>
      <w:r w:rsidRPr="00F2464A">
        <w:rPr>
          <w:rFonts w:ascii="Times New Roman" w:hAnsi="Times New Roman" w:cs="Times New Roman"/>
          <w:noProof/>
          <w:sz w:val="24"/>
          <w:szCs w:val="24"/>
          <w:lang w:val="en-US"/>
        </w:rPr>
        <w:t>(</w:t>
      </w:r>
      <w:hyperlink w:anchor="_ENREF_17" w:tooltip="Fan, 2015 #256" w:history="1">
        <w:r w:rsidR="00035725" w:rsidRPr="00F2464A">
          <w:rPr>
            <w:rFonts w:ascii="Times New Roman" w:hAnsi="Times New Roman" w:cs="Times New Roman"/>
            <w:noProof/>
            <w:sz w:val="24"/>
            <w:szCs w:val="24"/>
            <w:lang w:val="en-US"/>
          </w:rPr>
          <w:t>Fan</w:t>
        </w:r>
        <w:r w:rsidR="00035725" w:rsidRPr="00F2464A">
          <w:rPr>
            <w:rFonts w:ascii="Times New Roman" w:hAnsi="Times New Roman" w:cs="Times New Roman"/>
            <w:i/>
            <w:noProof/>
            <w:sz w:val="24"/>
            <w:szCs w:val="24"/>
            <w:lang w:val="en-US"/>
          </w:rPr>
          <w:t xml:space="preserve"> et al.</w:t>
        </w:r>
        <w:r w:rsidR="00035725" w:rsidRPr="00F2464A">
          <w:rPr>
            <w:rFonts w:ascii="Times New Roman" w:hAnsi="Times New Roman" w:cs="Times New Roman"/>
            <w:noProof/>
            <w:sz w:val="24"/>
            <w:szCs w:val="24"/>
            <w:lang w:val="en-US"/>
          </w:rPr>
          <w:t xml:space="preserve"> 2015</w:t>
        </w:r>
      </w:hyperlink>
      <w:r w:rsidRPr="00F2464A">
        <w:rPr>
          <w:rFonts w:ascii="Times New Roman" w:hAnsi="Times New Roman" w:cs="Times New Roman"/>
          <w:noProof/>
          <w:sz w:val="24"/>
          <w:szCs w:val="24"/>
          <w:lang w:val="en-US"/>
        </w:rPr>
        <w:t>)</w:t>
      </w:r>
      <w:r w:rsidRPr="00F2464A">
        <w:rPr>
          <w:rFonts w:ascii="Times New Roman" w:hAnsi="Times New Roman" w:cs="Times New Roman"/>
          <w:sz w:val="24"/>
          <w:szCs w:val="24"/>
          <w:lang w:val="en-US"/>
        </w:rPr>
        <w:fldChar w:fldCharType="end"/>
      </w:r>
      <w:r w:rsidRPr="00F2464A">
        <w:rPr>
          <w:rFonts w:ascii="Times New Roman" w:hAnsi="Times New Roman" w:cs="Times New Roman"/>
          <w:sz w:val="24"/>
          <w:szCs w:val="24"/>
          <w:lang w:val="en-US"/>
        </w:rPr>
        <w:t xml:space="preserve">. Upon comparison to the known motif, using the FIMO algorithm,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matches adequately to the predicted binding motif (p=0.0435). Hereby,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was considered a viable candidate protein to mediate the selective export of miRNAs. </w:t>
      </w:r>
      <w:r w:rsidRPr="00F2464A">
        <w:rPr>
          <w:rFonts w:ascii="Times New Roman" w:hAnsi="Times New Roman" w:cs="Times New Roman"/>
          <w:color w:val="FF0000"/>
          <w:sz w:val="24"/>
          <w:szCs w:val="24"/>
          <w:lang w:val="en-US"/>
        </w:rPr>
        <w:t xml:space="preserve"> </w:t>
      </w:r>
    </w:p>
    <w:p w14:paraId="15B729DD" w14:textId="76EB7358" w:rsidR="00D269F5" w:rsidRPr="0004764B" w:rsidRDefault="00D269F5" w:rsidP="0004764B">
      <w:pPr>
        <w:pStyle w:val="Heading2"/>
        <w:spacing w:line="480" w:lineRule="auto"/>
        <w:rPr>
          <w:rFonts w:ascii="Times New Roman" w:hAnsi="Times New Roman" w:cs="Times New Roman"/>
          <w:lang w:val="en-US"/>
        </w:rPr>
      </w:pPr>
      <w:bookmarkStart w:id="24" w:name="_Toc464400717"/>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sub-cellular localization modified in cavin-1 PC3 line.</w:t>
      </w:r>
      <w:bookmarkEnd w:id="24"/>
      <w:r w:rsidRPr="0004764B">
        <w:rPr>
          <w:rFonts w:ascii="Times New Roman" w:hAnsi="Times New Roman" w:cs="Times New Roman"/>
          <w:lang w:val="en-US"/>
        </w:rPr>
        <w:t xml:space="preserve"> </w:t>
      </w:r>
    </w:p>
    <w:p w14:paraId="2ECDC898" w14:textId="73E309D1" w:rsidR="00D269F5" w:rsidRPr="0004764B" w:rsidRDefault="00A35B80"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w:t>
      </w:r>
      <w:r w:rsidR="0024072A">
        <w:rPr>
          <w:rFonts w:ascii="Times New Roman" w:hAnsi="Times New Roman" w:cs="Times New Roman"/>
          <w:sz w:val="24"/>
          <w:szCs w:val="24"/>
          <w:lang w:val="en-US"/>
        </w:rPr>
        <w:t>eterogeneous Nuclear Ribonucleop</w:t>
      </w:r>
      <w:r>
        <w:rPr>
          <w:rFonts w:ascii="Times New Roman" w:hAnsi="Times New Roman" w:cs="Times New Roman"/>
          <w:sz w:val="24"/>
          <w:szCs w:val="24"/>
          <w:lang w:val="en-US"/>
        </w:rPr>
        <w:t>rotein K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w:t>
      </w:r>
      <w:r w:rsidR="00D15079">
        <w:rPr>
          <w:rFonts w:ascii="Times New Roman" w:hAnsi="Times New Roman" w:cs="Times New Roman"/>
          <w:sz w:val="24"/>
          <w:szCs w:val="24"/>
          <w:lang w:val="en-US"/>
        </w:rPr>
        <w:t>is primarily a nuclear protein which is known to shuttle to the cytoplasm</w:t>
      </w:r>
      <w:r w:rsidR="00773A50">
        <w:rPr>
          <w:rFonts w:ascii="Times New Roman" w:hAnsi="Times New Roman" w:cs="Times New Roman"/>
          <w:sz w:val="24"/>
          <w:szCs w:val="24"/>
          <w:lang w:val="en-US"/>
        </w:rPr>
        <w:t xml:space="preserve">, where several reports had detected </w:t>
      </w:r>
      <w:proofErr w:type="spellStart"/>
      <w:r w:rsidR="00773A50">
        <w:rPr>
          <w:rFonts w:ascii="Times New Roman" w:hAnsi="Times New Roman" w:cs="Times New Roman"/>
          <w:sz w:val="24"/>
          <w:szCs w:val="24"/>
          <w:lang w:val="en-US"/>
        </w:rPr>
        <w:t>hnRNPK</w:t>
      </w:r>
      <w:proofErr w:type="spellEnd"/>
      <w:r w:rsidR="00773A50">
        <w:rPr>
          <w:rFonts w:ascii="Times New Roman" w:hAnsi="Times New Roman" w:cs="Times New Roman"/>
          <w:sz w:val="24"/>
          <w:szCs w:val="24"/>
          <w:lang w:val="en-US"/>
        </w:rPr>
        <w:t xml:space="preserve"> in exosomes.</w:t>
      </w:r>
      <w:r w:rsidR="00B84DC6">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 xml:space="preserve">However, the subcellular localization of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in PC3 cells, and the effect of cavin-1 on subcellular localization, is unknown.</w:t>
      </w:r>
      <w:r w:rsidR="005A7E5F">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 xml:space="preserve">Understanding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activity may assist in understanding the differential export of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a</w:t>
      </w:r>
      <w:r w:rsidR="007E06CD">
        <w:rPr>
          <w:rFonts w:ascii="Times New Roman" w:hAnsi="Times New Roman" w:cs="Times New Roman"/>
          <w:sz w:val="24"/>
          <w:szCs w:val="24"/>
          <w:lang w:val="en-US"/>
        </w:rPr>
        <w:t>nd therefore its effect on mi</w:t>
      </w:r>
      <w:r w:rsidR="006B0B10">
        <w:rPr>
          <w:rFonts w:ascii="Times New Roman" w:hAnsi="Times New Roman" w:cs="Times New Roman"/>
          <w:sz w:val="24"/>
          <w:szCs w:val="24"/>
          <w:lang w:val="en-US"/>
        </w:rPr>
        <w:t xml:space="preserve">RNA export. </w:t>
      </w:r>
      <w:r w:rsidR="00D269F5" w:rsidRPr="0004764B">
        <w:rPr>
          <w:rFonts w:ascii="Times New Roman" w:hAnsi="Times New Roman" w:cs="Times New Roman"/>
          <w:sz w:val="24"/>
          <w:szCs w:val="24"/>
          <w:lang w:val="en-US"/>
        </w:rPr>
        <w:t xml:space="preserve">Immunofluorescence was performed using </w:t>
      </w:r>
      <w:proofErr w:type="spellStart"/>
      <w:r w:rsidR="00D269F5" w:rsidRPr="0004764B">
        <w:rPr>
          <w:rFonts w:ascii="Times New Roman" w:hAnsi="Times New Roman" w:cs="Times New Roman"/>
          <w:sz w:val="24"/>
          <w:szCs w:val="24"/>
          <w:lang w:val="en-US"/>
        </w:rPr>
        <w:t>hnRNPK</w:t>
      </w:r>
      <w:proofErr w:type="spellEnd"/>
      <w:r w:rsidR="00D269F5" w:rsidRPr="0004764B">
        <w:rPr>
          <w:rFonts w:ascii="Times New Roman" w:hAnsi="Times New Roman" w:cs="Times New Roman"/>
          <w:sz w:val="24"/>
          <w:szCs w:val="24"/>
          <w:lang w:val="en-US"/>
        </w:rPr>
        <w:t xml:space="preserve"> specific antibodies to determine cellular locali</w:t>
      </w:r>
      <w:r w:rsidR="00B57D19" w:rsidRPr="0004764B">
        <w:rPr>
          <w:rFonts w:ascii="Times New Roman" w:hAnsi="Times New Roman" w:cs="Times New Roman"/>
          <w:sz w:val="24"/>
          <w:szCs w:val="24"/>
          <w:lang w:val="en-US"/>
        </w:rPr>
        <w:t>zation changed between GFP and c</w:t>
      </w:r>
      <w:r w:rsidR="00D269F5" w:rsidRPr="0004764B">
        <w:rPr>
          <w:rFonts w:ascii="Times New Roman" w:hAnsi="Times New Roman" w:cs="Times New Roman"/>
          <w:sz w:val="24"/>
          <w:szCs w:val="24"/>
          <w:lang w:val="en-US"/>
        </w:rPr>
        <w:t>avin-1 cell lines</w:t>
      </w:r>
      <w:r w:rsidR="00F041BB" w:rsidRPr="0004764B">
        <w:rPr>
          <w:rFonts w:ascii="Times New Roman" w:hAnsi="Times New Roman" w:cs="Times New Roman"/>
          <w:sz w:val="24"/>
          <w:szCs w:val="24"/>
          <w:lang w:val="en-US"/>
        </w:rPr>
        <w:t>.</w:t>
      </w:r>
      <w:r w:rsidR="00B57D19" w:rsidRPr="0004764B">
        <w:rPr>
          <w:rFonts w:ascii="Times New Roman" w:hAnsi="Times New Roman" w:cs="Times New Roman"/>
          <w:sz w:val="24"/>
          <w:szCs w:val="24"/>
          <w:lang w:val="en-US"/>
        </w:rPr>
        <w:t xml:space="preserve"> </w:t>
      </w:r>
      <w:r w:rsidR="003A4606" w:rsidRPr="0004764B">
        <w:rPr>
          <w:rFonts w:ascii="Times New Roman" w:hAnsi="Times New Roman" w:cs="Times New Roman"/>
          <w:sz w:val="24"/>
          <w:szCs w:val="24"/>
          <w:lang w:val="en-US"/>
        </w:rPr>
        <w:t xml:space="preserve">An initial observation of </w:t>
      </w:r>
      <w:proofErr w:type="spellStart"/>
      <w:r w:rsidR="003A4606" w:rsidRPr="0004764B">
        <w:rPr>
          <w:rFonts w:ascii="Times New Roman" w:hAnsi="Times New Roman" w:cs="Times New Roman"/>
          <w:sz w:val="24"/>
          <w:szCs w:val="24"/>
          <w:lang w:val="en-US"/>
        </w:rPr>
        <w:t>hnRNPK</w:t>
      </w:r>
      <w:proofErr w:type="spellEnd"/>
      <w:r w:rsidR="003A4606" w:rsidRPr="0004764B">
        <w:rPr>
          <w:rFonts w:ascii="Times New Roman" w:hAnsi="Times New Roman" w:cs="Times New Roman"/>
          <w:sz w:val="24"/>
          <w:szCs w:val="24"/>
          <w:lang w:val="en-US"/>
        </w:rPr>
        <w:t xml:space="preserve"> localization revealed a distinct change between cell lines, from </w:t>
      </w:r>
      <w:r w:rsidR="001F71C2">
        <w:rPr>
          <w:rFonts w:ascii="Times New Roman" w:hAnsi="Times New Roman" w:cs="Times New Roman"/>
          <w:sz w:val="24"/>
          <w:szCs w:val="24"/>
          <w:lang w:val="en-US"/>
        </w:rPr>
        <w:t>punctate</w:t>
      </w:r>
      <w:r w:rsidR="0024072A">
        <w:rPr>
          <w:rFonts w:ascii="Times New Roman" w:hAnsi="Times New Roman" w:cs="Times New Roman"/>
          <w:sz w:val="24"/>
          <w:szCs w:val="24"/>
          <w:lang w:val="en-US"/>
        </w:rPr>
        <w:t>-</w:t>
      </w:r>
      <w:r w:rsidR="001F71C2">
        <w:rPr>
          <w:rFonts w:ascii="Times New Roman" w:hAnsi="Times New Roman" w:cs="Times New Roman"/>
          <w:sz w:val="24"/>
          <w:szCs w:val="24"/>
          <w:lang w:val="en-US"/>
        </w:rPr>
        <w:t>like structures in PC3-</w:t>
      </w:r>
      <w:r w:rsidR="003A4606" w:rsidRPr="0004764B">
        <w:rPr>
          <w:rFonts w:ascii="Times New Roman" w:hAnsi="Times New Roman" w:cs="Times New Roman"/>
          <w:sz w:val="24"/>
          <w:szCs w:val="24"/>
          <w:lang w:val="en-US"/>
        </w:rPr>
        <w:t>GFP to</w:t>
      </w:r>
      <w:r w:rsidR="00E776BE" w:rsidRPr="0004764B">
        <w:rPr>
          <w:rFonts w:ascii="Times New Roman" w:hAnsi="Times New Roman" w:cs="Times New Roman"/>
          <w:sz w:val="24"/>
          <w:szCs w:val="24"/>
          <w:lang w:val="en-US"/>
        </w:rPr>
        <w:t xml:space="preserve"> a</w:t>
      </w:r>
      <w:r w:rsidR="001F71C2">
        <w:rPr>
          <w:rFonts w:ascii="Times New Roman" w:hAnsi="Times New Roman" w:cs="Times New Roman"/>
          <w:sz w:val="24"/>
          <w:szCs w:val="24"/>
          <w:lang w:val="en-US"/>
        </w:rPr>
        <w:t xml:space="preserve"> perinuclear focus in cavin-1 positive</w:t>
      </w:r>
      <w:r w:rsidR="003A4606" w:rsidRPr="0004764B">
        <w:rPr>
          <w:rFonts w:ascii="Times New Roman" w:hAnsi="Times New Roman" w:cs="Times New Roman"/>
          <w:sz w:val="24"/>
          <w:szCs w:val="24"/>
          <w:lang w:val="en-US"/>
        </w:rPr>
        <w:t xml:space="preserve"> cell lines</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a)</w:t>
      </w:r>
      <w:r w:rsidR="003A4606" w:rsidRPr="0004764B">
        <w:rPr>
          <w:rFonts w:ascii="Times New Roman" w:hAnsi="Times New Roman" w:cs="Times New Roman"/>
          <w:sz w:val="24"/>
          <w:szCs w:val="24"/>
          <w:lang w:val="en-US"/>
        </w:rPr>
        <w:t>. Further co</w:t>
      </w:r>
      <w:r w:rsidR="004F3EB9" w:rsidRPr="0004764B">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localization studies were performed to determ</w:t>
      </w:r>
      <w:r w:rsidR="00425FC6" w:rsidRPr="0004764B">
        <w:rPr>
          <w:rFonts w:ascii="Times New Roman" w:hAnsi="Times New Roman" w:cs="Times New Roman"/>
          <w:sz w:val="24"/>
          <w:szCs w:val="24"/>
          <w:lang w:val="en-US"/>
        </w:rPr>
        <w:t>ine what these structures were. CD9 is a commonly used marker for multivesicular bodies and exosome formation</w:t>
      </w:r>
      <w:r w:rsidR="004F3EB9" w:rsidRPr="0004764B">
        <w:rPr>
          <w:rFonts w:ascii="Times New Roman" w:hAnsi="Times New Roman" w:cs="Times New Roman"/>
          <w:sz w:val="24"/>
          <w:szCs w:val="24"/>
          <w:lang w:val="en-US"/>
        </w:rPr>
        <w:t xml:space="preserve">. </w:t>
      </w:r>
      <w:proofErr w:type="spellStart"/>
      <w:proofErr w:type="gramStart"/>
      <w:r w:rsidR="004F3EB9" w:rsidRPr="0004764B">
        <w:rPr>
          <w:rFonts w:ascii="Times New Roman" w:hAnsi="Times New Roman" w:cs="Times New Roman"/>
          <w:sz w:val="24"/>
          <w:szCs w:val="24"/>
          <w:lang w:val="en-US"/>
        </w:rPr>
        <w:t>hnRNPK</w:t>
      </w:r>
      <w:proofErr w:type="spellEnd"/>
      <w:proofErr w:type="gramEnd"/>
      <w:r w:rsidR="004F3EB9" w:rsidRPr="0004764B">
        <w:rPr>
          <w:rFonts w:ascii="Times New Roman" w:hAnsi="Times New Roman" w:cs="Times New Roman"/>
          <w:sz w:val="24"/>
          <w:szCs w:val="24"/>
          <w:lang w:val="en-US"/>
        </w:rPr>
        <w:t xml:space="preserve"> appears to co-localize </w:t>
      </w:r>
      <w:r w:rsidR="00396257">
        <w:rPr>
          <w:rFonts w:ascii="Times New Roman" w:hAnsi="Times New Roman" w:cs="Times New Roman"/>
          <w:sz w:val="24"/>
          <w:szCs w:val="24"/>
          <w:lang w:val="en-US"/>
        </w:rPr>
        <w:t xml:space="preserve">somewhat </w:t>
      </w:r>
      <w:r w:rsidR="004F3EB9" w:rsidRPr="0004764B">
        <w:rPr>
          <w:rFonts w:ascii="Times New Roman" w:hAnsi="Times New Roman" w:cs="Times New Roman"/>
          <w:sz w:val="24"/>
          <w:szCs w:val="24"/>
          <w:lang w:val="en-US"/>
        </w:rPr>
        <w:t xml:space="preserve">with the CD9 protein in GFP PC3 cells, which </w:t>
      </w:r>
      <w:r w:rsidR="005A7E5F">
        <w:rPr>
          <w:rFonts w:ascii="Times New Roman" w:hAnsi="Times New Roman" w:cs="Times New Roman"/>
          <w:sz w:val="24"/>
          <w:szCs w:val="24"/>
          <w:lang w:val="en-US"/>
        </w:rPr>
        <w:t xml:space="preserve">suggests potential </w:t>
      </w:r>
      <w:r w:rsidR="004F3EB9" w:rsidRPr="0004764B">
        <w:rPr>
          <w:rFonts w:ascii="Times New Roman" w:hAnsi="Times New Roman" w:cs="Times New Roman"/>
          <w:sz w:val="24"/>
          <w:szCs w:val="24"/>
          <w:lang w:val="en-US"/>
        </w:rPr>
        <w:t>presence in the multivesicular bodies</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b)</w:t>
      </w:r>
      <w:r w:rsidR="004F3EB9" w:rsidRPr="0004764B">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 xml:space="preserve">However, the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in PC</w:t>
      </w:r>
      <w:r w:rsidR="000917AC">
        <w:rPr>
          <w:rFonts w:ascii="Times New Roman" w:hAnsi="Times New Roman" w:cs="Times New Roman"/>
          <w:sz w:val="24"/>
          <w:szCs w:val="24"/>
          <w:lang w:val="en-US"/>
        </w:rPr>
        <w:t>3</w:t>
      </w:r>
      <w:r w:rsidR="006B1AE1">
        <w:rPr>
          <w:rFonts w:ascii="Times New Roman" w:hAnsi="Times New Roman" w:cs="Times New Roman"/>
          <w:sz w:val="24"/>
          <w:szCs w:val="24"/>
          <w:lang w:val="en-US"/>
        </w:rPr>
        <w:t>-</w:t>
      </w:r>
      <w:r w:rsidR="00CE5661" w:rsidRPr="0004764B">
        <w:rPr>
          <w:rFonts w:ascii="Times New Roman" w:hAnsi="Times New Roman" w:cs="Times New Roman"/>
          <w:sz w:val="24"/>
          <w:szCs w:val="24"/>
          <w:lang w:val="en-US"/>
        </w:rPr>
        <w:t>cavin-1</w:t>
      </w:r>
      <w:r w:rsidR="006B1AE1">
        <w:rPr>
          <w:rFonts w:ascii="Times New Roman" w:hAnsi="Times New Roman" w:cs="Times New Roman"/>
          <w:sz w:val="24"/>
          <w:szCs w:val="24"/>
          <w:lang w:val="en-US"/>
        </w:rPr>
        <w:t xml:space="preserve"> cells</w:t>
      </w:r>
      <w:r w:rsidR="00CE5661" w:rsidRPr="0004764B">
        <w:rPr>
          <w:rFonts w:ascii="Times New Roman" w:hAnsi="Times New Roman" w:cs="Times New Roman"/>
          <w:sz w:val="24"/>
          <w:szCs w:val="24"/>
          <w:lang w:val="en-US"/>
        </w:rPr>
        <w:t xml:space="preserve"> was found present in endoplasmic reticulum, shown by strong overlap with ER resident protein, ERp44</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c)</w:t>
      </w:r>
      <w:r w:rsidR="00CE5661"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No co-localization of </w:t>
      </w:r>
      <w:proofErr w:type="spellStart"/>
      <w:r w:rsidR="005A7E5F">
        <w:rPr>
          <w:rFonts w:ascii="Times New Roman" w:hAnsi="Times New Roman" w:cs="Times New Roman"/>
          <w:sz w:val="24"/>
          <w:szCs w:val="24"/>
          <w:lang w:val="en-US"/>
        </w:rPr>
        <w:t>hnRNPK</w:t>
      </w:r>
      <w:proofErr w:type="spellEnd"/>
      <w:r w:rsidR="005A7E5F">
        <w:rPr>
          <w:rFonts w:ascii="Times New Roman" w:hAnsi="Times New Roman" w:cs="Times New Roman"/>
          <w:sz w:val="24"/>
          <w:szCs w:val="24"/>
          <w:lang w:val="en-US"/>
        </w:rPr>
        <w:t xml:space="preserve"> with CD9 was observed in PC3-cavin-1 cells. </w:t>
      </w:r>
      <w:r w:rsidR="00CE5661" w:rsidRPr="0004764B">
        <w:rPr>
          <w:rFonts w:ascii="Times New Roman" w:hAnsi="Times New Roman" w:cs="Times New Roman"/>
          <w:sz w:val="24"/>
          <w:szCs w:val="24"/>
          <w:lang w:val="en-US"/>
        </w:rPr>
        <w:t xml:space="preserve">Therefore, change in </w:t>
      </w:r>
      <w:proofErr w:type="spellStart"/>
      <w:r w:rsidR="007E06CD">
        <w:rPr>
          <w:rFonts w:ascii="Times New Roman" w:hAnsi="Times New Roman" w:cs="Times New Roman"/>
          <w:sz w:val="24"/>
          <w:szCs w:val="24"/>
          <w:lang w:val="en-US"/>
        </w:rPr>
        <w:t>hnRNPK</w:t>
      </w:r>
      <w:proofErr w:type="spellEnd"/>
      <w:r w:rsidR="007E06CD">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subcellular localization modified by cavin-1</w:t>
      </w:r>
      <w:r w:rsidR="006B1AE1">
        <w:rPr>
          <w:rFonts w:ascii="Times New Roman" w:hAnsi="Times New Roman" w:cs="Times New Roman"/>
          <w:sz w:val="24"/>
          <w:szCs w:val="24"/>
          <w:lang w:val="en-US"/>
        </w:rPr>
        <w:t xml:space="preserve"> expression</w:t>
      </w:r>
      <w:r w:rsidR="00CE5661" w:rsidRPr="0004764B">
        <w:rPr>
          <w:rFonts w:ascii="Times New Roman" w:hAnsi="Times New Roman" w:cs="Times New Roman"/>
          <w:sz w:val="24"/>
          <w:szCs w:val="24"/>
          <w:lang w:val="en-US"/>
        </w:rPr>
        <w:t xml:space="preserve"> could explain the differential export of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and miRNAs. </w:t>
      </w:r>
    </w:p>
    <w:p w14:paraId="4D3498E5" w14:textId="4AA5BB8A" w:rsidR="00DA6E08" w:rsidRPr="0004764B" w:rsidRDefault="00DA6E08" w:rsidP="0004764B">
      <w:pPr>
        <w:pStyle w:val="Heading2"/>
        <w:spacing w:line="480" w:lineRule="auto"/>
        <w:rPr>
          <w:rFonts w:ascii="Times New Roman" w:hAnsi="Times New Roman" w:cs="Times New Roman"/>
          <w:lang w:val="en-US"/>
        </w:rPr>
      </w:pPr>
      <w:bookmarkStart w:id="25" w:name="_Toc464400718"/>
      <w:proofErr w:type="spellStart"/>
      <w:proofErr w:type="gramStart"/>
      <w:r w:rsidRPr="0004764B">
        <w:rPr>
          <w:rFonts w:ascii="Times New Roman" w:hAnsi="Times New Roman" w:cs="Times New Roman"/>
          <w:lang w:val="en-US"/>
        </w:rPr>
        <w:lastRenderedPageBreak/>
        <w:t>hnRNPK</w:t>
      </w:r>
      <w:proofErr w:type="spellEnd"/>
      <w:proofErr w:type="gramEnd"/>
      <w:r w:rsidRPr="0004764B">
        <w:rPr>
          <w:rFonts w:ascii="Times New Roman" w:hAnsi="Times New Roman" w:cs="Times New Roman"/>
          <w:lang w:val="en-US"/>
        </w:rPr>
        <w:t xml:space="preserve"> co-localizes with selectively exported microRNAs</w:t>
      </w:r>
      <w:r w:rsidR="001E41AA" w:rsidRPr="0004764B">
        <w:rPr>
          <w:rFonts w:ascii="Times New Roman" w:hAnsi="Times New Roman" w:cs="Times New Roman"/>
          <w:lang w:val="en-US"/>
        </w:rPr>
        <w:t>.</w:t>
      </w:r>
      <w:bookmarkEnd w:id="25"/>
    </w:p>
    <w:p w14:paraId="04D23FA7" w14:textId="1B46D822" w:rsidR="00DE3C36" w:rsidRDefault="0024072A" w:rsidP="00DE3C36">
      <w:pPr>
        <w:spacing w:line="480" w:lineRule="auto"/>
        <w:rPr>
          <w:rFonts w:ascii="Times New Roman" w:hAnsi="Times New Roman" w:cs="Times New Roman"/>
          <w:sz w:val="24"/>
          <w:szCs w:val="24"/>
          <w:lang w:val="en-US"/>
        </w:rPr>
        <w:sectPr w:rsidR="00DE3C36">
          <w:pgSz w:w="11906" w:h="16838"/>
          <w:pgMar w:top="1440" w:right="1440" w:bottom="1440" w:left="1440" w:header="708" w:footer="708" w:gutter="0"/>
          <w:cols w:space="708"/>
          <w:docGrid w:linePitch="360"/>
        </w:sectPr>
      </w:pPr>
      <w:proofErr w:type="spellStart"/>
      <w:proofErr w:type="gramStart"/>
      <w:r>
        <w:rPr>
          <w:rFonts w:ascii="Times New Roman" w:hAnsi="Times New Roman" w:cs="Times New Roman"/>
          <w:sz w:val="24"/>
          <w:szCs w:val="24"/>
          <w:lang w:val="en-US"/>
        </w:rPr>
        <w:t>hnRNP</w:t>
      </w:r>
      <w:r w:rsidR="008E4812">
        <w:rPr>
          <w:rFonts w:ascii="Times New Roman" w:hAnsi="Times New Roman" w:cs="Times New Roman"/>
          <w:sz w:val="24"/>
          <w:szCs w:val="24"/>
          <w:lang w:val="en-US"/>
        </w:rPr>
        <w:t>K</w:t>
      </w:r>
      <w:proofErr w:type="spellEnd"/>
      <w:proofErr w:type="gramEnd"/>
      <w:r w:rsidR="008E4812">
        <w:rPr>
          <w:rFonts w:ascii="Times New Roman" w:hAnsi="Times New Roman" w:cs="Times New Roman"/>
          <w:sz w:val="24"/>
          <w:szCs w:val="24"/>
          <w:lang w:val="en-US"/>
        </w:rPr>
        <w:t xml:space="preserve"> has been reported to bind </w:t>
      </w:r>
      <w:r w:rsidR="00FC605A">
        <w:rPr>
          <w:rFonts w:ascii="Times New Roman" w:hAnsi="Times New Roman" w:cs="Times New Roman"/>
          <w:sz w:val="24"/>
          <w:szCs w:val="24"/>
          <w:lang w:val="en-US"/>
        </w:rPr>
        <w:t xml:space="preserve">and interact with </w:t>
      </w:r>
      <w:r w:rsidR="008E4812">
        <w:rPr>
          <w:rFonts w:ascii="Times New Roman" w:hAnsi="Times New Roman" w:cs="Times New Roman"/>
          <w:sz w:val="24"/>
          <w:szCs w:val="24"/>
          <w:lang w:val="en-US"/>
        </w:rPr>
        <w:t>RNA, but so far there has been</w:t>
      </w:r>
      <w:r w:rsidR="00427465">
        <w:rPr>
          <w:rFonts w:ascii="Times New Roman" w:hAnsi="Times New Roman" w:cs="Times New Roman"/>
          <w:sz w:val="24"/>
          <w:szCs w:val="24"/>
          <w:lang w:val="en-US"/>
        </w:rPr>
        <w:t xml:space="preserve"> only one</w:t>
      </w:r>
      <w:r w:rsidR="008E4812">
        <w:rPr>
          <w:rFonts w:ascii="Times New Roman" w:hAnsi="Times New Roman" w:cs="Times New Roman"/>
          <w:sz w:val="24"/>
          <w:szCs w:val="24"/>
          <w:lang w:val="en-US"/>
        </w:rPr>
        <w:t xml:space="preserve"> report of </w:t>
      </w:r>
      <w:proofErr w:type="spellStart"/>
      <w:r w:rsidR="008E4812">
        <w:rPr>
          <w:rFonts w:ascii="Times New Roman" w:hAnsi="Times New Roman" w:cs="Times New Roman"/>
          <w:sz w:val="24"/>
          <w:szCs w:val="24"/>
          <w:lang w:val="en-US"/>
        </w:rPr>
        <w:t>hnRNPK</w:t>
      </w:r>
      <w:proofErr w:type="spellEnd"/>
      <w:r w:rsidR="008E4812">
        <w:rPr>
          <w:rFonts w:ascii="Times New Roman" w:hAnsi="Times New Roman" w:cs="Times New Roman"/>
          <w:sz w:val="24"/>
          <w:szCs w:val="24"/>
          <w:lang w:val="en-US"/>
        </w:rPr>
        <w:t xml:space="preserve"> binding miRNA</w:t>
      </w:r>
      <w:r w:rsidR="00FC605A">
        <w:rPr>
          <w:rFonts w:ascii="Times New Roman" w:hAnsi="Times New Roman" w:cs="Times New Roman"/>
          <w:sz w:val="24"/>
          <w:szCs w:val="24"/>
          <w:lang w:val="en-US"/>
        </w:rPr>
        <w:t xml:space="preserve"> </w:t>
      </w:r>
      <w:r w:rsidR="00027D40">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dmlkZXI+PGxhbmd1YWdlPmVuZzwvbGFuZ3VhZ2U+PC9yZWNvcmQ+PC9DaXRlPjwvRW5kTm90ZT5=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dmlkZXI+PGxhbmd1YWdlPmVuZzwvbGFuZ3VhZ2U+PC9yZWNvcmQ+PC9DaXRlPjwvRW5kTm90ZT5=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17" w:tooltip="Fan, 2015 #256" w:history="1">
        <w:r w:rsidR="00035725">
          <w:rPr>
            <w:rFonts w:ascii="Times New Roman" w:hAnsi="Times New Roman" w:cs="Times New Roman"/>
            <w:noProof/>
            <w:sz w:val="24"/>
            <w:szCs w:val="24"/>
            <w:lang w:val="en-US"/>
          </w:rPr>
          <w:t>Fan et al. 2015</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8E4812">
        <w:rPr>
          <w:rFonts w:ascii="Times New Roman" w:hAnsi="Times New Roman" w:cs="Times New Roman"/>
          <w:sz w:val="24"/>
          <w:szCs w:val="24"/>
          <w:lang w:val="en-US"/>
        </w:rPr>
        <w:t xml:space="preserve">. </w:t>
      </w:r>
      <w:r w:rsidR="000E6E61" w:rsidRPr="0004764B">
        <w:rPr>
          <w:rFonts w:ascii="Times New Roman" w:hAnsi="Times New Roman" w:cs="Times New Roman"/>
          <w:sz w:val="24"/>
          <w:szCs w:val="24"/>
          <w:lang w:val="en-US"/>
        </w:rPr>
        <w:t>The interaction betwee</w:t>
      </w:r>
      <w:r>
        <w:rPr>
          <w:rFonts w:ascii="Times New Roman" w:hAnsi="Times New Roman" w:cs="Times New Roman"/>
          <w:sz w:val="24"/>
          <w:szCs w:val="24"/>
          <w:lang w:val="en-US"/>
        </w:rPr>
        <w:t>n the selectively exported mi</w:t>
      </w:r>
      <w:r w:rsidR="000E6E61" w:rsidRPr="0004764B">
        <w:rPr>
          <w:rFonts w:ascii="Times New Roman" w:hAnsi="Times New Roman" w:cs="Times New Roman"/>
          <w:sz w:val="24"/>
          <w:szCs w:val="24"/>
          <w:lang w:val="en-US"/>
        </w:rPr>
        <w:t xml:space="preserve">RNAs and </w:t>
      </w:r>
      <w:proofErr w:type="spellStart"/>
      <w:r w:rsidR="000E6E61" w:rsidRPr="0004764B">
        <w:rPr>
          <w:rFonts w:ascii="Times New Roman" w:hAnsi="Times New Roman" w:cs="Times New Roman"/>
          <w:sz w:val="24"/>
          <w:szCs w:val="24"/>
          <w:lang w:val="en-US"/>
        </w:rPr>
        <w:t>hnRNPK</w:t>
      </w:r>
      <w:proofErr w:type="spellEnd"/>
      <w:r w:rsidR="000E6E61" w:rsidRPr="0004764B">
        <w:rPr>
          <w:rFonts w:ascii="Times New Roman" w:hAnsi="Times New Roman" w:cs="Times New Roman"/>
          <w:sz w:val="24"/>
          <w:szCs w:val="24"/>
          <w:lang w:val="en-US"/>
        </w:rPr>
        <w:t xml:space="preserve"> was assessed in two separate ways: b</w:t>
      </w:r>
      <w:r w:rsidR="006B1AE1">
        <w:rPr>
          <w:rFonts w:ascii="Times New Roman" w:hAnsi="Times New Roman" w:cs="Times New Roman"/>
          <w:sz w:val="24"/>
          <w:szCs w:val="24"/>
          <w:lang w:val="en-US"/>
        </w:rPr>
        <w:t>y assessing co-localization by m</w:t>
      </w:r>
      <w:r w:rsidR="000E6E61" w:rsidRPr="0004764B">
        <w:rPr>
          <w:rFonts w:ascii="Times New Roman" w:hAnsi="Times New Roman" w:cs="Times New Roman"/>
          <w:sz w:val="24"/>
          <w:szCs w:val="24"/>
          <w:lang w:val="en-US"/>
        </w:rPr>
        <w:t xml:space="preserve">icroRNA </w:t>
      </w:r>
      <w:r w:rsidR="000E6E61" w:rsidRPr="0004764B">
        <w:rPr>
          <w:rFonts w:ascii="Times New Roman" w:hAnsi="Times New Roman" w:cs="Times New Roman"/>
          <w:i/>
          <w:sz w:val="24"/>
          <w:szCs w:val="24"/>
          <w:lang w:val="en-US"/>
        </w:rPr>
        <w:t xml:space="preserve">in situ </w:t>
      </w:r>
      <w:r w:rsidR="000E6E61" w:rsidRPr="0004764B">
        <w:rPr>
          <w:rFonts w:ascii="Times New Roman" w:hAnsi="Times New Roman" w:cs="Times New Roman"/>
          <w:sz w:val="24"/>
          <w:szCs w:val="24"/>
          <w:lang w:val="en-US"/>
        </w:rPr>
        <w:t xml:space="preserve">hybridization </w:t>
      </w:r>
      <w:r w:rsidR="006F1A49">
        <w:rPr>
          <w:rFonts w:ascii="Times New Roman" w:hAnsi="Times New Roman" w:cs="Times New Roman"/>
          <w:sz w:val="24"/>
          <w:szCs w:val="24"/>
          <w:lang w:val="en-US"/>
        </w:rPr>
        <w:t xml:space="preserve">with </w:t>
      </w:r>
      <w:r w:rsidR="000E6E61" w:rsidRPr="0004764B">
        <w:rPr>
          <w:rFonts w:ascii="Times New Roman" w:hAnsi="Times New Roman" w:cs="Times New Roman"/>
          <w:sz w:val="24"/>
          <w:szCs w:val="24"/>
          <w:lang w:val="en-US"/>
        </w:rPr>
        <w:t>immunofluorescence (</w:t>
      </w:r>
      <w:proofErr w:type="spellStart"/>
      <w:r w:rsidR="000E6E61" w:rsidRPr="0004764B">
        <w:rPr>
          <w:rFonts w:ascii="Times New Roman" w:hAnsi="Times New Roman" w:cs="Times New Roman"/>
          <w:sz w:val="24"/>
          <w:szCs w:val="24"/>
          <w:lang w:val="en-US"/>
        </w:rPr>
        <w:t>miR</w:t>
      </w:r>
      <w:proofErr w:type="spellEnd"/>
      <w:r w:rsidR="000E6E61" w:rsidRPr="0004764B">
        <w:rPr>
          <w:rFonts w:ascii="Times New Roman" w:hAnsi="Times New Roman" w:cs="Times New Roman"/>
          <w:sz w:val="24"/>
          <w:szCs w:val="24"/>
          <w:lang w:val="en-US"/>
        </w:rPr>
        <w:t xml:space="preserve">-ISH IF) and binding ability by RNA immunoprecipitation (RIP). </w:t>
      </w:r>
      <w:proofErr w:type="spellStart"/>
      <w:proofErr w:type="gramStart"/>
      <w:r w:rsidR="00706A6E" w:rsidRPr="0004764B">
        <w:rPr>
          <w:rFonts w:ascii="Times New Roman" w:hAnsi="Times New Roman" w:cs="Times New Roman"/>
          <w:sz w:val="24"/>
          <w:szCs w:val="24"/>
          <w:lang w:val="en-US"/>
        </w:rPr>
        <w:t>miR</w:t>
      </w:r>
      <w:proofErr w:type="spellEnd"/>
      <w:r w:rsidR="00706A6E" w:rsidRPr="0004764B">
        <w:rPr>
          <w:rFonts w:ascii="Times New Roman" w:hAnsi="Times New Roman" w:cs="Times New Roman"/>
          <w:sz w:val="24"/>
          <w:szCs w:val="24"/>
          <w:lang w:val="en-US"/>
        </w:rPr>
        <w:t>-ISH</w:t>
      </w:r>
      <w:proofErr w:type="gramEnd"/>
      <w:r w:rsidR="00706A6E" w:rsidRPr="0004764B">
        <w:rPr>
          <w:rFonts w:ascii="Times New Roman" w:hAnsi="Times New Roman" w:cs="Times New Roman"/>
          <w:sz w:val="24"/>
          <w:szCs w:val="24"/>
          <w:lang w:val="en-US"/>
        </w:rPr>
        <w:t xml:space="preserve"> IF methodology was established by modifying the existing Fluorescence </w:t>
      </w:r>
      <w:r w:rsidR="00706A6E" w:rsidRPr="0004764B">
        <w:rPr>
          <w:rFonts w:ascii="Times New Roman" w:hAnsi="Times New Roman" w:cs="Times New Roman"/>
          <w:i/>
          <w:sz w:val="24"/>
          <w:szCs w:val="24"/>
          <w:lang w:val="en-US"/>
        </w:rPr>
        <w:t>In Situ</w:t>
      </w:r>
      <w:r w:rsidR="00706A6E" w:rsidRPr="0004764B">
        <w:rPr>
          <w:rFonts w:ascii="Times New Roman" w:hAnsi="Times New Roman" w:cs="Times New Roman"/>
          <w:sz w:val="24"/>
          <w:szCs w:val="24"/>
          <w:lang w:val="en-US"/>
        </w:rPr>
        <w:t xml:space="preserve"> Hybridization (FISH) methods and IF. </w:t>
      </w:r>
      <w:r w:rsidR="002B0591" w:rsidRPr="0004764B">
        <w:rPr>
          <w:rFonts w:ascii="Times New Roman" w:hAnsi="Times New Roman" w:cs="Times New Roman"/>
          <w:sz w:val="24"/>
          <w:szCs w:val="24"/>
          <w:lang w:val="en-US"/>
        </w:rPr>
        <w:t>The anti-</w:t>
      </w:r>
      <w:proofErr w:type="spellStart"/>
      <w:r w:rsidR="002B0591" w:rsidRPr="0004764B">
        <w:rPr>
          <w:rFonts w:ascii="Times New Roman" w:hAnsi="Times New Roman" w:cs="Times New Roman"/>
          <w:sz w:val="24"/>
          <w:szCs w:val="24"/>
          <w:lang w:val="en-US"/>
        </w:rPr>
        <w:t>miR</w:t>
      </w:r>
      <w:proofErr w:type="spellEnd"/>
      <w:r w:rsidR="002B0591" w:rsidRPr="0004764B">
        <w:rPr>
          <w:rFonts w:ascii="Times New Roman" w:hAnsi="Times New Roman" w:cs="Times New Roman"/>
          <w:sz w:val="24"/>
          <w:szCs w:val="24"/>
          <w:lang w:val="en-US"/>
        </w:rPr>
        <w:t xml:space="preserve"> probe highlights the target miR</w:t>
      </w:r>
      <w:r>
        <w:rPr>
          <w:rFonts w:ascii="Times New Roman" w:hAnsi="Times New Roman" w:cs="Times New Roman"/>
          <w:sz w:val="24"/>
          <w:szCs w:val="24"/>
          <w:lang w:val="en-US"/>
        </w:rPr>
        <w:t>NA</w:t>
      </w:r>
      <w:r w:rsidR="002B0591" w:rsidRPr="0004764B">
        <w:rPr>
          <w:rFonts w:ascii="Times New Roman" w:hAnsi="Times New Roman" w:cs="Times New Roman"/>
          <w:sz w:val="24"/>
          <w:szCs w:val="24"/>
          <w:lang w:val="en-US"/>
        </w:rPr>
        <w:t xml:space="preserve">s based on RNA-RNA hybridization. </w:t>
      </w:r>
      <w:r w:rsidR="0028737D" w:rsidRPr="0004764B">
        <w:rPr>
          <w:rFonts w:ascii="Times New Roman" w:hAnsi="Times New Roman" w:cs="Times New Roman"/>
          <w:sz w:val="24"/>
          <w:szCs w:val="24"/>
          <w:lang w:val="en-US"/>
        </w:rPr>
        <w:t>Here, I assessed the subcellular c</w:t>
      </w:r>
      <w:r w:rsidR="009936BE">
        <w:rPr>
          <w:rFonts w:ascii="Times New Roman" w:hAnsi="Times New Roman" w:cs="Times New Roman"/>
          <w:sz w:val="24"/>
          <w:szCs w:val="24"/>
          <w:lang w:val="en-US"/>
        </w:rPr>
        <w:t>o-localization of miR-148a-3p,</w:t>
      </w:r>
      <w:r w:rsidR="0028737D" w:rsidRPr="0004764B">
        <w:rPr>
          <w:rFonts w:ascii="Times New Roman" w:hAnsi="Times New Roman" w:cs="Times New Roman"/>
          <w:sz w:val="24"/>
          <w:szCs w:val="24"/>
          <w:lang w:val="en-US"/>
        </w:rPr>
        <w:t xml:space="preserve"> </w:t>
      </w:r>
      <w:r w:rsidR="00325343" w:rsidRPr="0004764B">
        <w:rPr>
          <w:rFonts w:ascii="Times New Roman" w:hAnsi="Times New Roman" w:cs="Times New Roman"/>
          <w:sz w:val="24"/>
          <w:szCs w:val="24"/>
          <w:lang w:val="en-US"/>
        </w:rPr>
        <w:t>589-5</w:t>
      </w:r>
      <w:r w:rsidR="0028737D" w:rsidRPr="0004764B">
        <w:rPr>
          <w:rFonts w:ascii="Times New Roman" w:hAnsi="Times New Roman" w:cs="Times New Roman"/>
          <w:sz w:val="24"/>
          <w:szCs w:val="24"/>
          <w:lang w:val="en-US"/>
        </w:rPr>
        <w:t xml:space="preserve">p, a scrambled </w:t>
      </w:r>
      <w:r w:rsidR="006B1AE1">
        <w:rPr>
          <w:rFonts w:ascii="Times New Roman" w:hAnsi="Times New Roman" w:cs="Times New Roman"/>
          <w:sz w:val="24"/>
          <w:szCs w:val="24"/>
          <w:lang w:val="en-US"/>
        </w:rPr>
        <w:t>form of miR-148a (control)</w:t>
      </w:r>
      <w:r w:rsidR="0028737D" w:rsidRPr="0004764B">
        <w:rPr>
          <w:rFonts w:ascii="Times New Roman" w:hAnsi="Times New Roman" w:cs="Times New Roman"/>
          <w:sz w:val="24"/>
          <w:szCs w:val="24"/>
          <w:lang w:val="en-US"/>
        </w:rPr>
        <w:t xml:space="preserve"> and </w:t>
      </w:r>
      <w:proofErr w:type="spellStart"/>
      <w:r w:rsidR="0028737D" w:rsidRPr="0004764B">
        <w:rPr>
          <w:rFonts w:ascii="Times New Roman" w:hAnsi="Times New Roman" w:cs="Times New Roman"/>
          <w:sz w:val="24"/>
          <w:szCs w:val="24"/>
          <w:lang w:val="en-US"/>
        </w:rPr>
        <w:t>hnRNPK</w:t>
      </w:r>
      <w:proofErr w:type="spellEnd"/>
      <w:r w:rsidR="00720219">
        <w:rPr>
          <w:rFonts w:ascii="Times New Roman" w:hAnsi="Times New Roman" w:cs="Times New Roman"/>
          <w:sz w:val="24"/>
          <w:szCs w:val="24"/>
          <w:lang w:val="en-US"/>
        </w:rPr>
        <w:t xml:space="preserve"> (Fig.8</w:t>
      </w:r>
      <w:r w:rsidR="007D023E">
        <w:rPr>
          <w:rFonts w:ascii="Times New Roman" w:hAnsi="Times New Roman" w:cs="Times New Roman"/>
          <w:sz w:val="24"/>
          <w:szCs w:val="24"/>
          <w:lang w:val="en-US"/>
        </w:rPr>
        <w:t>)</w:t>
      </w:r>
      <w:r w:rsidR="0028737D" w:rsidRPr="0004764B">
        <w:rPr>
          <w:rFonts w:ascii="Times New Roman" w:hAnsi="Times New Roman" w:cs="Times New Roman"/>
          <w:sz w:val="24"/>
          <w:szCs w:val="24"/>
          <w:lang w:val="en-US"/>
        </w:rPr>
        <w:t>.</w:t>
      </w:r>
      <w:r w:rsidR="00325343" w:rsidRPr="0004764B">
        <w:rPr>
          <w:rFonts w:ascii="Times New Roman" w:hAnsi="Times New Roman" w:cs="Times New Roman"/>
          <w:sz w:val="24"/>
          <w:szCs w:val="24"/>
          <w:lang w:val="en-US"/>
        </w:rPr>
        <w:t xml:space="preserve"> </w:t>
      </w:r>
      <w:proofErr w:type="gramStart"/>
      <w:r w:rsidR="006F1A49">
        <w:rPr>
          <w:rFonts w:ascii="Times New Roman" w:hAnsi="Times New Roman" w:cs="Times New Roman"/>
          <w:sz w:val="24"/>
          <w:szCs w:val="24"/>
          <w:lang w:val="en-US"/>
        </w:rPr>
        <w:t>miR-148a</w:t>
      </w:r>
      <w:proofErr w:type="gramEnd"/>
      <w:r w:rsidR="006F1A49">
        <w:rPr>
          <w:rFonts w:ascii="Times New Roman" w:hAnsi="Times New Roman" w:cs="Times New Roman"/>
          <w:sz w:val="24"/>
          <w:szCs w:val="24"/>
          <w:lang w:val="en-US"/>
        </w:rPr>
        <w:t xml:space="preserve"> </w:t>
      </w:r>
      <w:r w:rsidR="009936BE">
        <w:rPr>
          <w:rFonts w:ascii="Times New Roman" w:hAnsi="Times New Roman" w:cs="Times New Roman"/>
          <w:sz w:val="24"/>
          <w:szCs w:val="24"/>
          <w:lang w:val="en-US"/>
        </w:rPr>
        <w:t xml:space="preserve">was </w:t>
      </w:r>
      <w:r w:rsidR="006F1A49">
        <w:rPr>
          <w:rFonts w:ascii="Times New Roman" w:hAnsi="Times New Roman" w:cs="Times New Roman"/>
          <w:sz w:val="24"/>
          <w:szCs w:val="24"/>
          <w:lang w:val="en-US"/>
        </w:rPr>
        <w:t>a</w:t>
      </w:r>
      <w:r w:rsidR="006B1AE1">
        <w:rPr>
          <w:rFonts w:ascii="Times New Roman" w:hAnsi="Times New Roman" w:cs="Times New Roman"/>
          <w:sz w:val="24"/>
          <w:szCs w:val="24"/>
          <w:lang w:val="en-US"/>
        </w:rPr>
        <w:t xml:space="preserve">ssessed as </w:t>
      </w:r>
      <w:r w:rsidR="009936BE">
        <w:rPr>
          <w:rFonts w:ascii="Times New Roman" w:hAnsi="Times New Roman" w:cs="Times New Roman"/>
          <w:sz w:val="24"/>
          <w:szCs w:val="24"/>
          <w:lang w:val="en-US"/>
        </w:rPr>
        <w:t>it contains the</w:t>
      </w:r>
      <w:r w:rsidR="006B1AE1">
        <w:rPr>
          <w:rFonts w:ascii="Times New Roman" w:hAnsi="Times New Roman" w:cs="Times New Roman"/>
          <w:sz w:val="24"/>
          <w:szCs w:val="24"/>
          <w:lang w:val="en-US"/>
        </w:rPr>
        <w:t xml:space="preserve"> motif that </w:t>
      </w:r>
      <w:proofErr w:type="spellStart"/>
      <w:r w:rsidR="006F1A49">
        <w:rPr>
          <w:rFonts w:ascii="Times New Roman" w:hAnsi="Times New Roman" w:cs="Times New Roman"/>
          <w:sz w:val="24"/>
          <w:szCs w:val="24"/>
          <w:lang w:val="en-US"/>
        </w:rPr>
        <w:t>hnRNPK</w:t>
      </w:r>
      <w:proofErr w:type="spellEnd"/>
      <w:r w:rsidR="006F1A49">
        <w:rPr>
          <w:rFonts w:ascii="Times New Roman" w:hAnsi="Times New Roman" w:cs="Times New Roman"/>
          <w:sz w:val="24"/>
          <w:szCs w:val="24"/>
          <w:lang w:val="en-US"/>
        </w:rPr>
        <w:t xml:space="preserve"> was predicted to bind</w:t>
      </w:r>
      <w:r w:rsidR="006B1AE1">
        <w:rPr>
          <w:rFonts w:ascii="Times New Roman" w:hAnsi="Times New Roman" w:cs="Times New Roman"/>
          <w:sz w:val="24"/>
          <w:szCs w:val="24"/>
          <w:lang w:val="en-US"/>
        </w:rPr>
        <w:t xml:space="preserve"> and possess</w:t>
      </w:r>
      <w:r w:rsidR="009936BE">
        <w:rPr>
          <w:rFonts w:ascii="Times New Roman" w:hAnsi="Times New Roman" w:cs="Times New Roman"/>
          <w:sz w:val="24"/>
          <w:szCs w:val="24"/>
          <w:lang w:val="en-US"/>
        </w:rPr>
        <w:t>es</w:t>
      </w:r>
      <w:r w:rsidR="006B1AE1">
        <w:rPr>
          <w:rFonts w:ascii="Times New Roman" w:hAnsi="Times New Roman" w:cs="Times New Roman"/>
          <w:sz w:val="24"/>
          <w:szCs w:val="24"/>
          <w:lang w:val="en-US"/>
        </w:rPr>
        <w:t xml:space="preserve"> decreased export upon cavin-1 expression. In contrast, miR-589</w:t>
      </w:r>
      <w:r w:rsidR="006F1A49">
        <w:rPr>
          <w:rFonts w:ascii="Times New Roman" w:hAnsi="Times New Roman" w:cs="Times New Roman"/>
          <w:sz w:val="24"/>
          <w:szCs w:val="24"/>
          <w:lang w:val="en-US"/>
        </w:rPr>
        <w:t xml:space="preserve"> was seen to be unaffected by expression of cavin-1 in cell and EVs in RNA-</w:t>
      </w:r>
      <w:proofErr w:type="spellStart"/>
      <w:r w:rsidR="006F1A49">
        <w:rPr>
          <w:rFonts w:ascii="Times New Roman" w:hAnsi="Times New Roman" w:cs="Times New Roman"/>
          <w:sz w:val="24"/>
          <w:szCs w:val="24"/>
          <w:lang w:val="en-US"/>
        </w:rPr>
        <w:t>seq</w:t>
      </w:r>
      <w:proofErr w:type="spellEnd"/>
      <w:r w:rsidR="006F1A49">
        <w:rPr>
          <w:rFonts w:ascii="Times New Roman" w:hAnsi="Times New Roman" w:cs="Times New Roman"/>
          <w:sz w:val="24"/>
          <w:szCs w:val="24"/>
          <w:lang w:val="en-US"/>
        </w:rPr>
        <w:t xml:space="preserve"> analys</w:t>
      </w:r>
      <w:r w:rsidR="00DE3C36">
        <w:rPr>
          <w:rFonts w:ascii="Times New Roman" w:hAnsi="Times New Roman" w:cs="Times New Roman"/>
          <w:sz w:val="24"/>
          <w:szCs w:val="24"/>
          <w:lang w:val="en-US"/>
        </w:rPr>
        <w:t>is. This establishes a negative biological control that determines natural miR</w:t>
      </w:r>
      <w:r>
        <w:rPr>
          <w:rFonts w:ascii="Times New Roman" w:hAnsi="Times New Roman" w:cs="Times New Roman"/>
          <w:sz w:val="24"/>
          <w:szCs w:val="24"/>
          <w:lang w:val="en-US"/>
        </w:rPr>
        <w:t>NA</w:t>
      </w:r>
      <w:r w:rsidR="00DE3C36">
        <w:rPr>
          <w:rFonts w:ascii="Times New Roman" w:hAnsi="Times New Roman" w:cs="Times New Roman"/>
          <w:sz w:val="24"/>
          <w:szCs w:val="24"/>
          <w:lang w:val="en-US"/>
        </w:rPr>
        <w:t xml:space="preserve"> localization when not affected by any export mechanism or expression variation between cell lines. Copies of </w:t>
      </w:r>
      <w:proofErr w:type="spellStart"/>
      <w:r w:rsidR="00DE3C36">
        <w:rPr>
          <w:rFonts w:ascii="Times New Roman" w:hAnsi="Times New Roman" w:cs="Times New Roman"/>
          <w:sz w:val="24"/>
          <w:szCs w:val="24"/>
          <w:lang w:val="en-US"/>
        </w:rPr>
        <w:t>pri-miR</w:t>
      </w:r>
      <w:proofErr w:type="spellEnd"/>
      <w:r w:rsidR="00DE3C36">
        <w:rPr>
          <w:rFonts w:ascii="Times New Roman" w:hAnsi="Times New Roman" w:cs="Times New Roman"/>
          <w:sz w:val="24"/>
          <w:szCs w:val="24"/>
          <w:lang w:val="en-US"/>
        </w:rPr>
        <w:t xml:space="preserve"> (primary microRNA transcript) for miR-148 and 589 are believed to be present in the nucleolus </w:t>
      </w:r>
      <w:r w:rsidR="00DE3C36">
        <w:rPr>
          <w:rFonts w:ascii="Times New Roman" w:hAnsi="Times New Roman" w:cs="Times New Roman"/>
          <w:sz w:val="24"/>
          <w:szCs w:val="24"/>
          <w:lang w:val="en-US"/>
        </w:rPr>
        <w:fldChar w:fldCharType="begin"/>
      </w:r>
      <w:r w:rsidR="00DE3C36">
        <w:rPr>
          <w:rFonts w:ascii="Times New Roman" w:hAnsi="Times New Roman" w:cs="Times New Roman"/>
          <w:sz w:val="24"/>
          <w:szCs w:val="24"/>
          <w:lang w:val="en-US"/>
        </w:rPr>
        <w:instrText xml:space="preserve"> ADDIN EN.CITE &lt;EndNote&gt;&lt;Cite&gt;&lt;Author&gt;Ritland Politz&lt;/Author&gt;&lt;Year&gt;2009&lt;/Year&gt;&lt;RecNum&gt;257&lt;/RecNum&gt;&lt;DisplayText&gt;(Ritland Politz&lt;style face="italic"&gt; et al.&lt;/style&gt; 2009)&lt;/DisplayText&gt;&lt;record&gt;&lt;rec-number&gt;257&lt;/rec-number&gt;&lt;foreign-keys&gt;&lt;key app="EN" db-id="fvaw9vd5rrfez2epavc5exebz02xt0vvvwrs" timestamp="1476063663"&gt;257&lt;/key&gt;&lt;/foreign-keys&gt;&lt;ref-type name="Journal Article"&gt;17&lt;/ref-type&gt;&lt;contributors&gt;&lt;authors&gt;&lt;author&gt;Ritland Politz, Joan C.&lt;/author&gt;&lt;author&gt;Hogan, Eric M.&lt;/author&gt;&lt;author&gt;Pederson, Thoru&lt;/author&gt;&lt;/authors&gt;&lt;/contributors&gt;&lt;titles&gt;&lt;title&gt;MicroRNAs with a nucleolar location&lt;/title&gt;&lt;secondary-title&gt;RNA&lt;/secondary-title&gt;&lt;/titles&gt;&lt;periodical&gt;&lt;full-title&gt;RNA&lt;/full-title&gt;&lt;/periodical&gt;&lt;pages&gt;1705-1715&lt;/pages&gt;&lt;volume&gt;15&lt;/volume&gt;&lt;number&gt;9&lt;/number&gt;&lt;dates&gt;&lt;year&gt;2009&lt;/year&gt;&lt;pub-dates&gt;&lt;date&gt;11/17/received&amp;#xD;06/18/accepted&lt;/date&gt;&lt;/pub-dates&gt;&lt;/dates&gt;&lt;publisher&gt;Cold Spring Harbor Laboratory Press&lt;/publisher&gt;&lt;isbn&gt;1355-8382&amp;#xD;1469-9001&lt;/isbn&gt;&lt;accession-num&gt;PMC2743059&lt;/accession-num&gt;&lt;urls&gt;&lt;related-urls&gt;&lt;url&gt;http://www.ncbi.nlm.nih.gov/pmc/articles/PMC2743059/&lt;/url&gt;&lt;/related-urls&gt;&lt;/urls&gt;&lt;electronic-resource-num&gt;10.1261/rna.1470409&lt;/electronic-resource-num&gt;&lt;remote-database-name&gt;PMC&lt;/remote-database-name&gt;&lt;/record&gt;&lt;/Cite&gt;&lt;/EndNote&gt;</w:instrText>
      </w:r>
      <w:r w:rsidR="00DE3C36">
        <w:rPr>
          <w:rFonts w:ascii="Times New Roman" w:hAnsi="Times New Roman" w:cs="Times New Roman"/>
          <w:sz w:val="24"/>
          <w:szCs w:val="24"/>
          <w:lang w:val="en-US"/>
        </w:rPr>
        <w:fldChar w:fldCharType="separate"/>
      </w:r>
      <w:r w:rsidR="00DE3C36">
        <w:rPr>
          <w:rFonts w:ascii="Times New Roman" w:hAnsi="Times New Roman" w:cs="Times New Roman"/>
          <w:noProof/>
          <w:sz w:val="24"/>
          <w:szCs w:val="24"/>
          <w:lang w:val="en-US"/>
        </w:rPr>
        <w:t>(</w:t>
      </w:r>
      <w:hyperlink w:anchor="_ENREF_64" w:tooltip="Ritland Politz, 2009 #257" w:history="1">
        <w:r w:rsidR="00035725">
          <w:rPr>
            <w:rFonts w:ascii="Times New Roman" w:hAnsi="Times New Roman" w:cs="Times New Roman"/>
            <w:noProof/>
            <w:sz w:val="24"/>
            <w:szCs w:val="24"/>
            <w:lang w:val="en-US"/>
          </w:rPr>
          <w:t>Ritland Politz</w:t>
        </w:r>
        <w:r w:rsidR="00035725" w:rsidRPr="00027D40">
          <w:rPr>
            <w:rFonts w:ascii="Times New Roman" w:hAnsi="Times New Roman" w:cs="Times New Roman"/>
            <w:i/>
            <w:noProof/>
            <w:sz w:val="24"/>
            <w:szCs w:val="24"/>
            <w:lang w:val="en-US"/>
          </w:rPr>
          <w:t xml:space="preserve"> et al.</w:t>
        </w:r>
        <w:r w:rsidR="00035725">
          <w:rPr>
            <w:rFonts w:ascii="Times New Roman" w:hAnsi="Times New Roman" w:cs="Times New Roman"/>
            <w:noProof/>
            <w:sz w:val="24"/>
            <w:szCs w:val="24"/>
            <w:lang w:val="en-US"/>
          </w:rPr>
          <w:t xml:space="preserve"> 2009</w:t>
        </w:r>
      </w:hyperlink>
      <w:r w:rsidR="00DE3C36">
        <w:rPr>
          <w:rFonts w:ascii="Times New Roman" w:hAnsi="Times New Roman" w:cs="Times New Roman"/>
          <w:noProof/>
          <w:sz w:val="24"/>
          <w:szCs w:val="24"/>
          <w:lang w:val="en-US"/>
        </w:rPr>
        <w:t>)</w:t>
      </w:r>
      <w:r w:rsidR="00DE3C36">
        <w:rPr>
          <w:rFonts w:ascii="Times New Roman" w:hAnsi="Times New Roman" w:cs="Times New Roman"/>
          <w:sz w:val="24"/>
          <w:szCs w:val="24"/>
          <w:lang w:val="en-US"/>
        </w:rPr>
        <w:fldChar w:fldCharType="end"/>
      </w:r>
      <w:r w:rsidR="00DE3C36">
        <w:rPr>
          <w:rFonts w:ascii="Times New Roman" w:hAnsi="Times New Roman" w:cs="Times New Roman"/>
          <w:sz w:val="24"/>
          <w:szCs w:val="24"/>
          <w:lang w:val="en-US"/>
        </w:rPr>
        <w:t>. Therefore the nucleolar</w:t>
      </w:r>
      <w:r w:rsidR="00DE3C36" w:rsidRPr="0004764B">
        <w:rPr>
          <w:rFonts w:ascii="Times New Roman" w:hAnsi="Times New Roman" w:cs="Times New Roman"/>
          <w:sz w:val="24"/>
          <w:szCs w:val="24"/>
          <w:lang w:val="en-US"/>
        </w:rPr>
        <w:t xml:space="preserve"> localization</w:t>
      </w:r>
      <w:r w:rsidR="00DE3C36">
        <w:rPr>
          <w:rFonts w:ascii="Times New Roman" w:hAnsi="Times New Roman" w:cs="Times New Roman"/>
          <w:sz w:val="24"/>
          <w:szCs w:val="24"/>
          <w:lang w:val="en-US"/>
        </w:rPr>
        <w:t xml:space="preserve"> of the Cy5 probes (excluding scrambled)</w:t>
      </w:r>
      <w:r w:rsidR="00DE3C36" w:rsidRPr="0004764B">
        <w:rPr>
          <w:rFonts w:ascii="Times New Roman" w:hAnsi="Times New Roman" w:cs="Times New Roman"/>
          <w:sz w:val="24"/>
          <w:szCs w:val="24"/>
          <w:lang w:val="en-US"/>
        </w:rPr>
        <w:t xml:space="preserve"> confirms that the</w:t>
      </w:r>
      <w:r w:rsidR="00DE3C36">
        <w:rPr>
          <w:rFonts w:ascii="Times New Roman" w:hAnsi="Times New Roman" w:cs="Times New Roman"/>
          <w:sz w:val="24"/>
          <w:szCs w:val="24"/>
          <w:lang w:val="en-US"/>
        </w:rPr>
        <w:t xml:space="preserve"> ISH was successful and that these miR</w:t>
      </w:r>
      <w:r>
        <w:rPr>
          <w:rFonts w:ascii="Times New Roman" w:hAnsi="Times New Roman" w:cs="Times New Roman"/>
          <w:sz w:val="24"/>
          <w:szCs w:val="24"/>
          <w:lang w:val="en-US"/>
        </w:rPr>
        <w:t>NA</w:t>
      </w:r>
      <w:r w:rsidR="00DE3C36">
        <w:rPr>
          <w:rFonts w:ascii="Times New Roman" w:hAnsi="Times New Roman" w:cs="Times New Roman"/>
          <w:sz w:val="24"/>
          <w:szCs w:val="24"/>
          <w:lang w:val="en-US"/>
        </w:rPr>
        <w:t>s are expressed in these cells. Mi</w:t>
      </w:r>
      <w:r>
        <w:rPr>
          <w:rFonts w:ascii="Times New Roman" w:hAnsi="Times New Roman" w:cs="Times New Roman"/>
          <w:sz w:val="24"/>
          <w:szCs w:val="24"/>
          <w:lang w:val="en-US"/>
        </w:rPr>
        <w:t>R-148a does seem to localize</w:t>
      </w:r>
      <w:r w:rsidR="00DE3C36">
        <w:rPr>
          <w:rFonts w:ascii="Times New Roman" w:hAnsi="Times New Roman" w:cs="Times New Roman"/>
          <w:sz w:val="24"/>
          <w:szCs w:val="24"/>
          <w:lang w:val="en-US"/>
        </w:rPr>
        <w:t xml:space="preserve"> to punctate structures in the cytoplasm of PC3-GFP cell lines, presumably indicating presence in the multivesicular bodies that is not occurring in the PC3-cavin-1 cell lines. Interestingly, miR-148a co-localized with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in PC3-GFP cells, shown by overlap towards the cells periphery (Fig.8). However no evidence of hnRNPK-miR-148 co-localization was observed in the PC3-cavin-1 cells (Fig. 8). Conversely, miR-589 displayed a non-specific localization in both cell lines, despite varying cell lines and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w:t>
      </w:r>
    </w:p>
    <w:p w14:paraId="5BDC5985" w14:textId="20B0F20B" w:rsidR="00DE3C36" w:rsidRDefault="00DE3C36" w:rsidP="00DE3C36">
      <w:pPr>
        <w:spacing w:line="480" w:lineRule="auto"/>
        <w:rPr>
          <w:rFonts w:ascii="Times New Roman" w:hAnsi="Times New Roman" w:cs="Times New Roman"/>
          <w:sz w:val="24"/>
          <w:szCs w:val="24"/>
          <w:lang w:val="en-US"/>
        </w:rPr>
        <w:sectPr w:rsidR="00DE3C36" w:rsidSect="00DE3C36">
          <w:pgSz w:w="16838" w:h="11906" w:orient="landscape"/>
          <w:pgMar w:top="709" w:right="1440" w:bottom="567" w:left="1440" w:header="708" w:footer="708" w:gutter="0"/>
          <w:cols w:space="708"/>
          <w:docGrid w:linePitch="360"/>
        </w:sectPr>
      </w:pPr>
      <w:r w:rsidRPr="00DE3C36">
        <w:rPr>
          <w:rFonts w:ascii="Times New Roman" w:hAnsi="Times New Roman" w:cs="Times New Roman"/>
          <w:noProof/>
          <w:sz w:val="24"/>
          <w:szCs w:val="24"/>
          <w:lang w:eastAsia="en-AU"/>
        </w:rPr>
        <w:lastRenderedPageBreak/>
        <mc:AlternateContent>
          <mc:Choice Requires="wps">
            <w:drawing>
              <wp:anchor distT="45720" distB="45720" distL="114300" distR="114300" simplePos="0" relativeHeight="251676672" behindDoc="0" locked="0" layoutInCell="1" allowOverlap="1" wp14:anchorId="5FD55FC8" wp14:editId="129494A0">
                <wp:simplePos x="0" y="0"/>
                <wp:positionH relativeFrom="column">
                  <wp:posOffset>-161290</wp:posOffset>
                </wp:positionH>
                <wp:positionV relativeFrom="paragraph">
                  <wp:posOffset>3219691</wp:posOffset>
                </wp:positionV>
                <wp:extent cx="4559935" cy="3087370"/>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3087370"/>
                        </a:xfrm>
                        <a:prstGeom prst="rect">
                          <a:avLst/>
                        </a:prstGeom>
                        <a:solidFill>
                          <a:srgbClr val="FFFFFF"/>
                        </a:solidFill>
                        <a:ln w="9525">
                          <a:noFill/>
                          <a:miter lim="800000"/>
                          <a:headEnd/>
                          <a:tailEnd/>
                        </a:ln>
                      </wps:spPr>
                      <wps:txbx>
                        <w:txbxContent>
                          <w:p w14:paraId="1566976B" w14:textId="77777777" w:rsidR="00035725" w:rsidRPr="00A56504" w:rsidRDefault="00035725" w:rsidP="00DE3C36">
                            <w:pPr>
                              <w:spacing w:line="360" w:lineRule="auto"/>
                              <w:rPr>
                                <w:rFonts w:ascii="Times New Roman" w:hAnsi="Times New Roman" w:cs="Times New Roman"/>
                              </w:rPr>
                            </w:pPr>
                            <w:r>
                              <w:rPr>
                                <w:rFonts w:ascii="Times New Roman" w:hAnsi="Times New Roman" w:cs="Times New Roman"/>
                                <w:b/>
                              </w:rPr>
                              <w:t>Figure 7</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activity, particularly localization. </w:t>
                            </w:r>
                            <w:r w:rsidRPr="00FC605A">
                              <w:rPr>
                                <w:rFonts w:ascii="Times New Roman" w:hAnsi="Times New Roman" w:cs="Times New Roman"/>
                                <w:b/>
                              </w:rPr>
                              <w:t>A</w:t>
                            </w:r>
                            <w:r w:rsidRPr="00A56504">
                              <w:rPr>
                                <w:rFonts w:ascii="Times New Roman" w:hAnsi="Times New Roman" w:cs="Times New Roman"/>
                              </w:rPr>
                              <w:t xml:space="preserve">)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detected in punctate cytoplasmic structures and nucleolus of GFP PC3 cells and in perinuclear structures in cavin-1 PC3 cells. Green channel shows position of GFP or GFP tagged cavin-1 </w:t>
                            </w:r>
                            <w:r w:rsidRPr="00FC605A">
                              <w:rPr>
                                <w:rFonts w:ascii="Times New Roman" w:hAnsi="Times New Roman" w:cs="Times New Roman"/>
                                <w:b/>
                              </w:rPr>
                              <w:t>B</w:t>
                            </w:r>
                            <w:r w:rsidRPr="00A56504">
                              <w:rPr>
                                <w:rFonts w:ascii="Times New Roman" w:hAnsi="Times New Roman" w:cs="Times New Roman"/>
                              </w:rPr>
                              <w:t xml:space="preserve">) Confocal 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and CD9 (green) co-localization to assess the identity of the punctate structures. Inset highlights co-localization.</w:t>
                            </w:r>
                            <w:r w:rsidRPr="00FC605A">
                              <w:rPr>
                                <w:rFonts w:ascii="Times New Roman" w:hAnsi="Times New Roman" w:cs="Times New Roman"/>
                                <w:b/>
                              </w:rPr>
                              <w:t xml:space="preserve"> C</w:t>
                            </w:r>
                            <w:r w:rsidRPr="00A56504">
                              <w:rPr>
                                <w:rFonts w:ascii="Times New Roman" w:hAnsi="Times New Roman" w:cs="Times New Roman"/>
                              </w:rPr>
                              <w:t xml:space="preserve">) ERp44 (green)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by fluorescence microscopy in PC3-GFP and PC3-cavin-1 cell lines. Scale bar represents 10μm. DAPI stain (blue) present in each sample.</w:t>
                            </w:r>
                            <w:r>
                              <w:rPr>
                                <w:rFonts w:ascii="Times New Roman" w:hAnsi="Times New Roman" w:cs="Times New Roman"/>
                              </w:rPr>
                              <w:t xml:space="preserve"> Images are representative of at least 3 replicate experiments.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55FC8" id="_x0000_s1027" type="#_x0000_t202" style="position:absolute;margin-left:-12.7pt;margin-top:253.5pt;width:359.05pt;height:243.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" stroked="f">
                <v:textbox>
                  <w:txbxContent>
                    <w:p w14:paraId="1566976B" w14:textId="77777777" w:rsidR="00035725" w:rsidRPr="00A56504" w:rsidRDefault="00035725" w:rsidP="00DE3C36">
                      <w:pPr>
                        <w:spacing w:line="360" w:lineRule="auto"/>
                        <w:rPr>
                          <w:rFonts w:ascii="Times New Roman" w:hAnsi="Times New Roman" w:cs="Times New Roman"/>
                        </w:rPr>
                      </w:pPr>
                      <w:r>
                        <w:rPr>
                          <w:rFonts w:ascii="Times New Roman" w:hAnsi="Times New Roman" w:cs="Times New Roman"/>
                          <w:b/>
                        </w:rPr>
                        <w:t>Figure 7</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activity, particularly localization. </w:t>
                      </w:r>
                      <w:r w:rsidRPr="00FC605A">
                        <w:rPr>
                          <w:rFonts w:ascii="Times New Roman" w:hAnsi="Times New Roman" w:cs="Times New Roman"/>
                          <w:b/>
                        </w:rPr>
                        <w:t>A</w:t>
                      </w:r>
                      <w:r w:rsidRPr="00A56504">
                        <w:rPr>
                          <w:rFonts w:ascii="Times New Roman" w:hAnsi="Times New Roman" w:cs="Times New Roman"/>
                        </w:rPr>
                        <w:t xml:space="preserve">)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detected in punctate cytoplasmic structures and nucleolus of GFP PC3 cells and in perinuclear structures in cavin-1 PC3 cells. Green channel shows position of GFP or GFP tagged cavin-1 </w:t>
                      </w:r>
                      <w:r w:rsidRPr="00FC605A">
                        <w:rPr>
                          <w:rFonts w:ascii="Times New Roman" w:hAnsi="Times New Roman" w:cs="Times New Roman"/>
                          <w:b/>
                        </w:rPr>
                        <w:t>B</w:t>
                      </w:r>
                      <w:r w:rsidRPr="00A56504">
                        <w:rPr>
                          <w:rFonts w:ascii="Times New Roman" w:hAnsi="Times New Roman" w:cs="Times New Roman"/>
                        </w:rPr>
                        <w:t xml:space="preserve">) Confocal 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and CD9 (green) co-localization to assess the identity of the punctate structures. Inset highlights co-localization.</w:t>
                      </w:r>
                      <w:r w:rsidRPr="00FC605A">
                        <w:rPr>
                          <w:rFonts w:ascii="Times New Roman" w:hAnsi="Times New Roman" w:cs="Times New Roman"/>
                          <w:b/>
                        </w:rPr>
                        <w:t xml:space="preserve"> C</w:t>
                      </w:r>
                      <w:r w:rsidRPr="00A56504">
                        <w:rPr>
                          <w:rFonts w:ascii="Times New Roman" w:hAnsi="Times New Roman" w:cs="Times New Roman"/>
                        </w:rPr>
                        <w:t xml:space="preserve">) ERp44 (green)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by fluorescence microscopy in PC3-GFP and PC3-cavin-1 cell lines. Scale bar represents 10μm. DAPI stain (blue) present in each sample.</w:t>
                      </w:r>
                      <w:r>
                        <w:rPr>
                          <w:rFonts w:ascii="Times New Roman" w:hAnsi="Times New Roman" w:cs="Times New Roman"/>
                        </w:rPr>
                        <w:t xml:space="preserve"> Images are representative of at least 3 replicate experiments. </w:t>
                      </w:r>
                    </w:p>
                  </w:txbxContent>
                </v:textbox>
                <w10:wrap type="square"/>
              </v:shape>
            </w:pict>
          </mc:Fallback>
        </mc:AlternateContent>
      </w:r>
      <w:r w:rsidRPr="00DE3C36">
        <w:rPr>
          <w:rFonts w:ascii="Times New Roman" w:hAnsi="Times New Roman" w:cs="Times New Roman"/>
          <w:noProof/>
          <w:sz w:val="24"/>
          <w:szCs w:val="24"/>
          <w:lang w:eastAsia="en-AU"/>
        </w:rPr>
        <w:drawing>
          <wp:anchor distT="0" distB="0" distL="114300" distR="114300" simplePos="0" relativeHeight="251675648" behindDoc="1" locked="0" layoutInCell="1" allowOverlap="1" wp14:anchorId="246ED5FE" wp14:editId="5C29B41F">
            <wp:simplePos x="0" y="0"/>
            <wp:positionH relativeFrom="column">
              <wp:posOffset>4406265</wp:posOffset>
            </wp:positionH>
            <wp:positionV relativeFrom="paragraph">
              <wp:posOffset>350</wp:posOffset>
            </wp:positionV>
            <wp:extent cx="4882515" cy="6337300"/>
            <wp:effectExtent l="0" t="0" r="0" b="6350"/>
            <wp:wrapTight wrapText="bothSides">
              <wp:wrapPolygon edited="0">
                <wp:start x="0" y="0"/>
                <wp:lineTo x="0" y="21557"/>
                <wp:lineTo x="21490" y="21557"/>
                <wp:lineTo x="214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82515" cy="6337300"/>
                    </a:xfrm>
                    <a:prstGeom prst="rect">
                      <a:avLst/>
                    </a:prstGeom>
                  </pic:spPr>
                </pic:pic>
              </a:graphicData>
            </a:graphic>
            <wp14:sizeRelH relativeFrom="page">
              <wp14:pctWidth>0</wp14:pctWidth>
            </wp14:sizeRelH>
            <wp14:sizeRelV relativeFrom="page">
              <wp14:pctHeight>0</wp14:pctHeight>
            </wp14:sizeRelV>
          </wp:anchor>
        </w:drawing>
      </w:r>
      <w:r w:rsidRPr="00DE3C36">
        <w:rPr>
          <w:rFonts w:ascii="Times New Roman" w:hAnsi="Times New Roman" w:cs="Times New Roman"/>
          <w:noProof/>
          <w:sz w:val="24"/>
          <w:szCs w:val="24"/>
          <w:lang w:eastAsia="en-AU"/>
        </w:rPr>
        <w:drawing>
          <wp:anchor distT="0" distB="0" distL="114300" distR="114300" simplePos="0" relativeHeight="251674624" behindDoc="1" locked="0" layoutInCell="1" allowOverlap="1" wp14:anchorId="318BACDD" wp14:editId="180FA0A0">
            <wp:simplePos x="0" y="0"/>
            <wp:positionH relativeFrom="margin">
              <wp:posOffset>-265080</wp:posOffset>
            </wp:positionH>
            <wp:positionV relativeFrom="paragraph">
              <wp:posOffset>22</wp:posOffset>
            </wp:positionV>
            <wp:extent cx="4664075" cy="3112135"/>
            <wp:effectExtent l="0" t="0" r="3175" b="0"/>
            <wp:wrapTight wrapText="bothSides">
              <wp:wrapPolygon edited="0">
                <wp:start x="0" y="0"/>
                <wp:lineTo x="0" y="21419"/>
                <wp:lineTo x="21526" y="21419"/>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64075" cy="3112135"/>
                    </a:xfrm>
                    <a:prstGeom prst="rect">
                      <a:avLst/>
                    </a:prstGeom>
                  </pic:spPr>
                </pic:pic>
              </a:graphicData>
            </a:graphic>
            <wp14:sizeRelH relativeFrom="page">
              <wp14:pctWidth>0</wp14:pctWidth>
            </wp14:sizeRelH>
            <wp14:sizeRelV relativeFrom="page">
              <wp14:pctHeight>0</wp14:pctHeight>
            </wp14:sizeRelV>
          </wp:anchor>
        </w:drawing>
      </w:r>
    </w:p>
    <w:p w14:paraId="3FEE669D" w14:textId="5EE483B3" w:rsidR="00DE3C36" w:rsidRDefault="00062372" w:rsidP="00DE3C36">
      <w:pPr>
        <w:spacing w:line="480" w:lineRule="auto"/>
        <w:rPr>
          <w:rFonts w:ascii="Times New Roman" w:hAnsi="Times New Roman" w:cs="Times New Roman"/>
          <w:sz w:val="24"/>
          <w:szCs w:val="24"/>
          <w:lang w:val="en-US"/>
        </w:rPr>
        <w:sectPr w:rsidR="00DE3C36" w:rsidSect="00062372">
          <w:pgSz w:w="16838" w:h="11906" w:orient="landscape"/>
          <w:pgMar w:top="851" w:right="1440" w:bottom="284" w:left="1440" w:header="708" w:footer="708" w:gutter="0"/>
          <w:cols w:space="708"/>
          <w:docGrid w:linePitch="360"/>
        </w:sectPr>
      </w:pPr>
      <w:r w:rsidRPr="00DE3C36">
        <w:rPr>
          <w:rFonts w:ascii="Times New Roman" w:hAnsi="Times New Roman" w:cs="Times New Roman"/>
          <w:noProof/>
          <w:sz w:val="24"/>
          <w:szCs w:val="24"/>
          <w:lang w:eastAsia="en-AU"/>
        </w:rPr>
        <w:lastRenderedPageBreak/>
        <w:drawing>
          <wp:anchor distT="0" distB="0" distL="114300" distR="114300" simplePos="0" relativeHeight="251679744" behindDoc="1" locked="0" layoutInCell="1" allowOverlap="1" wp14:anchorId="321B8ED8" wp14:editId="2DCAEA2E">
            <wp:simplePos x="0" y="0"/>
            <wp:positionH relativeFrom="column">
              <wp:posOffset>4488815</wp:posOffset>
            </wp:positionH>
            <wp:positionV relativeFrom="paragraph">
              <wp:posOffset>20320</wp:posOffset>
            </wp:positionV>
            <wp:extent cx="4618990" cy="3300730"/>
            <wp:effectExtent l="0" t="0" r="0" b="0"/>
            <wp:wrapTight wrapText="bothSides">
              <wp:wrapPolygon edited="0">
                <wp:start x="0" y="0"/>
                <wp:lineTo x="0" y="21442"/>
                <wp:lineTo x="21469" y="21442"/>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18990" cy="33007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2816" behindDoc="1" locked="0" layoutInCell="1" allowOverlap="1" wp14:anchorId="5732C738" wp14:editId="7F9D4B21">
            <wp:simplePos x="0" y="0"/>
            <wp:positionH relativeFrom="column">
              <wp:posOffset>-273050</wp:posOffset>
            </wp:positionH>
            <wp:positionV relativeFrom="paragraph">
              <wp:posOffset>0</wp:posOffset>
            </wp:positionV>
            <wp:extent cx="4763135" cy="6421120"/>
            <wp:effectExtent l="0" t="0" r="0" b="0"/>
            <wp:wrapTight wrapText="bothSides">
              <wp:wrapPolygon edited="0">
                <wp:start x="0" y="0"/>
                <wp:lineTo x="0" y="21532"/>
                <wp:lineTo x="21511" y="21532"/>
                <wp:lineTo x="215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63135" cy="6421120"/>
                    </a:xfrm>
                    <a:prstGeom prst="rect">
                      <a:avLst/>
                    </a:prstGeom>
                  </pic:spPr>
                </pic:pic>
              </a:graphicData>
            </a:graphic>
            <wp14:sizeRelH relativeFrom="page">
              <wp14:pctWidth>0</wp14:pctWidth>
            </wp14:sizeRelH>
            <wp14:sizeRelV relativeFrom="page">
              <wp14:pctHeight>0</wp14:pctHeight>
            </wp14:sizeRelV>
          </wp:anchor>
        </w:drawing>
      </w:r>
      <w:r w:rsidRPr="00DE3C36">
        <w:rPr>
          <w:rFonts w:ascii="Times New Roman" w:hAnsi="Times New Roman" w:cs="Times New Roman"/>
          <w:noProof/>
          <w:sz w:val="24"/>
          <w:szCs w:val="24"/>
          <w:lang w:eastAsia="en-AU"/>
        </w:rPr>
        <w:t xml:space="preserve"> </w:t>
      </w:r>
      <w:r w:rsidR="00DE3C36" w:rsidRPr="00DE3C36">
        <w:rPr>
          <w:rFonts w:ascii="Times New Roman" w:hAnsi="Times New Roman" w:cs="Times New Roman"/>
          <w:noProof/>
          <w:sz w:val="24"/>
          <w:szCs w:val="24"/>
          <w:lang w:eastAsia="en-AU"/>
        </w:rPr>
        <mc:AlternateContent>
          <mc:Choice Requires="wps">
            <w:drawing>
              <wp:anchor distT="45720" distB="45720" distL="114300" distR="114300" simplePos="0" relativeHeight="251681792" behindDoc="0" locked="0" layoutInCell="1" allowOverlap="1" wp14:anchorId="2C7CFCBA" wp14:editId="64611BB4">
                <wp:simplePos x="0" y="0"/>
                <wp:positionH relativeFrom="column">
                  <wp:posOffset>4572000</wp:posOffset>
                </wp:positionH>
                <wp:positionV relativeFrom="paragraph">
                  <wp:posOffset>3378437</wp:posOffset>
                </wp:positionV>
                <wp:extent cx="4445635" cy="2711669"/>
                <wp:effectExtent l="0" t="0" r="12065" b="127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635" cy="2711669"/>
                        </a:xfrm>
                        <a:prstGeom prst="rect">
                          <a:avLst/>
                        </a:prstGeom>
                        <a:solidFill>
                          <a:srgbClr val="FFFFFF"/>
                        </a:solidFill>
                        <a:ln w="9525">
                          <a:solidFill>
                            <a:schemeClr val="bg1"/>
                          </a:solidFill>
                          <a:miter lim="800000"/>
                          <a:headEnd/>
                          <a:tailEnd/>
                        </a:ln>
                      </wps:spPr>
                      <wps:txbx>
                        <w:txbxContent>
                          <w:p w14:paraId="1950446E" w14:textId="32420663" w:rsidR="00035725" w:rsidRPr="00DE3C36" w:rsidRDefault="00035725" w:rsidP="00DE3C36">
                            <w:pPr>
                              <w:spacing w:line="360" w:lineRule="auto"/>
                              <w:rPr>
                                <w:sz w:val="24"/>
                              </w:rPr>
                            </w:pPr>
                            <w:r w:rsidRPr="00DE3C36">
                              <w:rPr>
                                <w:rFonts w:ascii="Times New Roman" w:hAnsi="Times New Roman" w:cs="Times New Roman"/>
                                <w:b/>
                                <w:sz w:val="24"/>
                                <w:szCs w:val="24"/>
                                <w:lang w:val="en-US"/>
                              </w:rPr>
                              <w:t>Figure 8</w:t>
                            </w:r>
                            <w:r w:rsidRPr="00DE3C36">
                              <w:rPr>
                                <w:rFonts w:ascii="Times New Roman" w:hAnsi="Times New Roman" w:cs="Times New Roman"/>
                                <w:i/>
                                <w:sz w:val="24"/>
                                <w:szCs w:val="24"/>
                                <w:lang w:val="en-US"/>
                              </w:rPr>
                              <w:t xml:space="preserve">. </w:t>
                            </w:r>
                            <w:proofErr w:type="gramStart"/>
                            <w:r w:rsidRPr="00DE3C36">
                              <w:rPr>
                                <w:rFonts w:ascii="Times New Roman" w:hAnsi="Times New Roman" w:cs="Times New Roman"/>
                                <w:i/>
                                <w:sz w:val="24"/>
                                <w:szCs w:val="24"/>
                                <w:lang w:val="en-US"/>
                              </w:rPr>
                              <w:t>miR-148a</w:t>
                            </w:r>
                            <w:proofErr w:type="gramEnd"/>
                            <w:r w:rsidRPr="00DE3C36">
                              <w:rPr>
                                <w:rFonts w:ascii="Times New Roman" w:hAnsi="Times New Roman" w:cs="Times New Roman"/>
                                <w:i/>
                                <w:sz w:val="24"/>
                                <w:szCs w:val="24"/>
                                <w:lang w:val="en-US"/>
                              </w:rPr>
                              <w:t xml:space="preserve"> co-localizes with </w:t>
                            </w:r>
                            <w:proofErr w:type="spellStart"/>
                            <w:r w:rsidRPr="00DE3C36">
                              <w:rPr>
                                <w:rFonts w:ascii="Times New Roman" w:hAnsi="Times New Roman" w:cs="Times New Roman"/>
                                <w:i/>
                                <w:sz w:val="24"/>
                                <w:szCs w:val="24"/>
                                <w:lang w:val="en-US"/>
                              </w:rPr>
                              <w:t>hnRNPK</w:t>
                            </w:r>
                            <w:proofErr w:type="spellEnd"/>
                            <w:r w:rsidRPr="00DE3C36">
                              <w:rPr>
                                <w:rFonts w:ascii="Times New Roman" w:hAnsi="Times New Roman" w:cs="Times New Roman"/>
                                <w:i/>
                                <w:sz w:val="24"/>
                                <w:szCs w:val="24"/>
                                <w:lang w:val="en-US"/>
                              </w:rPr>
                              <w:t xml:space="preserve"> in situ</w:t>
                            </w:r>
                            <w:r w:rsidRPr="00DE3C36">
                              <w:rPr>
                                <w:rFonts w:ascii="Times New Roman" w:hAnsi="Times New Roman" w:cs="Times New Roman"/>
                                <w:sz w:val="24"/>
                                <w:szCs w:val="24"/>
                                <w:lang w:val="en-US"/>
                              </w:rPr>
                              <w:t xml:space="preserve">. Representative images show localization of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(red) and fluorophore tagged (Cy5)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w:t>
                            </w:r>
                            <w:proofErr w:type="spellStart"/>
                            <w:r w:rsidRPr="00DE3C36">
                              <w:rPr>
                                <w:rFonts w:ascii="Times New Roman" w:hAnsi="Times New Roman" w:cs="Times New Roman"/>
                                <w:sz w:val="24"/>
                                <w:szCs w:val="24"/>
                                <w:lang w:val="en-US"/>
                              </w:rPr>
                              <w:t>pseudocoloured</w:t>
                            </w:r>
                            <w:proofErr w:type="spellEnd"/>
                            <w:r w:rsidRPr="00DE3C36">
                              <w:rPr>
                                <w:rFonts w:ascii="Times New Roman" w:hAnsi="Times New Roman" w:cs="Times New Roman"/>
                                <w:sz w:val="24"/>
                                <w:szCs w:val="24"/>
                                <w:lang w:val="en-US"/>
                              </w:rPr>
                              <w:t xml:space="preserve"> green) in PC3-GFP and PC3-cavin-1 cell lines, with DAPI stain (blue). MicroRNA targets include selectively exported 148a-3p (top left), miR-589-3p biological control (bottom left) and technical control; scrambled-148a oligo (top right). Yellow overlap between red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and green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and boxed areas indicate examples of co-localization. Scale bar represents 10μm. Images are representative of at least 2 replicate experiments</w:t>
                            </w:r>
                            <w:r>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CFCBA" id="_x0000_s1028" type="#_x0000_t202" style="position:absolute;margin-left:5in;margin-top:266pt;width:350.05pt;height:21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" strokecolor="white [3212]">
                <v:textbox>
                  <w:txbxContent>
                    <w:p w14:paraId="1950446E" w14:textId="32420663" w:rsidR="00035725" w:rsidRPr="00DE3C36" w:rsidRDefault="00035725" w:rsidP="00DE3C36">
                      <w:pPr>
                        <w:spacing w:line="360" w:lineRule="auto"/>
                        <w:rPr>
                          <w:sz w:val="24"/>
                        </w:rPr>
                      </w:pPr>
                      <w:r w:rsidRPr="00DE3C36">
                        <w:rPr>
                          <w:rFonts w:ascii="Times New Roman" w:hAnsi="Times New Roman" w:cs="Times New Roman"/>
                          <w:b/>
                          <w:sz w:val="24"/>
                          <w:szCs w:val="24"/>
                          <w:lang w:val="en-US"/>
                        </w:rPr>
                        <w:t>Figure 8</w:t>
                      </w:r>
                      <w:r w:rsidRPr="00DE3C36">
                        <w:rPr>
                          <w:rFonts w:ascii="Times New Roman" w:hAnsi="Times New Roman" w:cs="Times New Roman"/>
                          <w:i/>
                          <w:sz w:val="24"/>
                          <w:szCs w:val="24"/>
                          <w:lang w:val="en-US"/>
                        </w:rPr>
                        <w:t xml:space="preserve">. </w:t>
                      </w:r>
                      <w:proofErr w:type="gramStart"/>
                      <w:r w:rsidRPr="00DE3C36">
                        <w:rPr>
                          <w:rFonts w:ascii="Times New Roman" w:hAnsi="Times New Roman" w:cs="Times New Roman"/>
                          <w:i/>
                          <w:sz w:val="24"/>
                          <w:szCs w:val="24"/>
                          <w:lang w:val="en-US"/>
                        </w:rPr>
                        <w:t>miR-148a</w:t>
                      </w:r>
                      <w:proofErr w:type="gramEnd"/>
                      <w:r w:rsidRPr="00DE3C36">
                        <w:rPr>
                          <w:rFonts w:ascii="Times New Roman" w:hAnsi="Times New Roman" w:cs="Times New Roman"/>
                          <w:i/>
                          <w:sz w:val="24"/>
                          <w:szCs w:val="24"/>
                          <w:lang w:val="en-US"/>
                        </w:rPr>
                        <w:t xml:space="preserve"> co-localizes with </w:t>
                      </w:r>
                      <w:proofErr w:type="spellStart"/>
                      <w:r w:rsidRPr="00DE3C36">
                        <w:rPr>
                          <w:rFonts w:ascii="Times New Roman" w:hAnsi="Times New Roman" w:cs="Times New Roman"/>
                          <w:i/>
                          <w:sz w:val="24"/>
                          <w:szCs w:val="24"/>
                          <w:lang w:val="en-US"/>
                        </w:rPr>
                        <w:t>hnRNPK</w:t>
                      </w:r>
                      <w:proofErr w:type="spellEnd"/>
                      <w:r w:rsidRPr="00DE3C36">
                        <w:rPr>
                          <w:rFonts w:ascii="Times New Roman" w:hAnsi="Times New Roman" w:cs="Times New Roman"/>
                          <w:i/>
                          <w:sz w:val="24"/>
                          <w:szCs w:val="24"/>
                          <w:lang w:val="en-US"/>
                        </w:rPr>
                        <w:t xml:space="preserve"> in situ</w:t>
                      </w:r>
                      <w:r w:rsidRPr="00DE3C36">
                        <w:rPr>
                          <w:rFonts w:ascii="Times New Roman" w:hAnsi="Times New Roman" w:cs="Times New Roman"/>
                          <w:sz w:val="24"/>
                          <w:szCs w:val="24"/>
                          <w:lang w:val="en-US"/>
                        </w:rPr>
                        <w:t xml:space="preserve">. Representative images show localization of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(red) and fluorophore tagged (Cy5)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w:t>
                      </w:r>
                      <w:proofErr w:type="spellStart"/>
                      <w:r w:rsidRPr="00DE3C36">
                        <w:rPr>
                          <w:rFonts w:ascii="Times New Roman" w:hAnsi="Times New Roman" w:cs="Times New Roman"/>
                          <w:sz w:val="24"/>
                          <w:szCs w:val="24"/>
                          <w:lang w:val="en-US"/>
                        </w:rPr>
                        <w:t>pseudocoloured</w:t>
                      </w:r>
                      <w:proofErr w:type="spellEnd"/>
                      <w:r w:rsidRPr="00DE3C36">
                        <w:rPr>
                          <w:rFonts w:ascii="Times New Roman" w:hAnsi="Times New Roman" w:cs="Times New Roman"/>
                          <w:sz w:val="24"/>
                          <w:szCs w:val="24"/>
                          <w:lang w:val="en-US"/>
                        </w:rPr>
                        <w:t xml:space="preserve"> green) in PC3-GFP and PC3-cavin-1 cell lines, with DAPI stain (blue). MicroRNA targets include selectively exported 148a-3p (top left), miR-589-3p biological control (bottom left) and technical control; scrambled-148a oligo (top right). Yellow overlap between red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and green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and boxed areas indicate examples of co-localization. Scale bar represents 10μm. Images are representative of at least 2 replicate experiments</w:t>
                      </w:r>
                      <w:r>
                        <w:rPr>
                          <w:rFonts w:ascii="Times New Roman" w:hAnsi="Times New Roman" w:cs="Times New Roman"/>
                          <w:sz w:val="24"/>
                          <w:szCs w:val="24"/>
                          <w:lang w:val="en-US"/>
                        </w:rPr>
                        <w:t>.</w:t>
                      </w:r>
                    </w:p>
                  </w:txbxContent>
                </v:textbox>
                <w10:wrap type="square"/>
              </v:shape>
            </w:pict>
          </mc:Fallback>
        </mc:AlternateContent>
      </w:r>
    </w:p>
    <w:p w14:paraId="33873B9C" w14:textId="62A3DD76" w:rsidR="00DE3C36" w:rsidRDefault="0024072A" w:rsidP="00DE3C36">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localization</w:t>
      </w:r>
      <w:proofErr w:type="gramEnd"/>
      <w:r>
        <w:rPr>
          <w:rFonts w:ascii="Times New Roman" w:hAnsi="Times New Roman" w:cs="Times New Roman"/>
          <w:sz w:val="24"/>
          <w:szCs w:val="24"/>
          <w:lang w:val="en-US"/>
        </w:rPr>
        <w:t xml:space="preserve">. Lastly, control condition showed that the Cy5-scrambled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did not localize to the nucleolus or to any structures in particular. </w:t>
      </w:r>
      <w:r w:rsidR="00DE3C36">
        <w:rPr>
          <w:rFonts w:ascii="Times New Roman" w:hAnsi="Times New Roman" w:cs="Times New Roman"/>
          <w:sz w:val="24"/>
          <w:szCs w:val="24"/>
          <w:lang w:val="en-US"/>
        </w:rPr>
        <w:t xml:space="preserve">Therefore, the concentrated fluorescent signal in punctate structures containing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confirms co-localization of miR-148a and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in GFP cells that is lacking in the PC3-cavin-1 cell line.  </w:t>
      </w:r>
    </w:p>
    <w:p w14:paraId="27996429" w14:textId="77777777" w:rsidR="00DE3C36" w:rsidRPr="0004764B" w:rsidRDefault="00DE3C36" w:rsidP="00DE3C36">
      <w:pPr>
        <w:pStyle w:val="Heading2"/>
        <w:spacing w:line="480" w:lineRule="auto"/>
        <w:rPr>
          <w:rFonts w:ascii="Times New Roman" w:hAnsi="Times New Roman" w:cs="Times New Roman"/>
          <w:lang w:val="en-US"/>
        </w:rPr>
      </w:pPr>
      <w:bookmarkStart w:id="26" w:name="_Toc464400719"/>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binds RNAs in the PC3 cell line.</w:t>
      </w:r>
      <w:bookmarkEnd w:id="26"/>
      <w:r w:rsidRPr="0004764B">
        <w:rPr>
          <w:rFonts w:ascii="Times New Roman" w:hAnsi="Times New Roman" w:cs="Times New Roman"/>
          <w:lang w:val="en-US"/>
        </w:rPr>
        <w:t xml:space="preserve"> </w:t>
      </w:r>
    </w:p>
    <w:p w14:paraId="21E87FEF" w14:textId="721F5698" w:rsidR="00DE3C36" w:rsidRDefault="00DE3C36" w:rsidP="00DE3C36">
      <w:pPr>
        <w:spacing w:line="480" w:lineRule="auto"/>
        <w:rPr>
          <w:rFonts w:ascii="Times New Roman" w:hAnsi="Times New Roman" w:cs="Times New Roman"/>
          <w:sz w:val="24"/>
          <w:szCs w:val="24"/>
          <w:lang w:val="en-US"/>
        </w:rPr>
        <w:sectPr w:rsidR="00DE3C36" w:rsidSect="00AF1DF6">
          <w:pgSz w:w="11906" w:h="16838"/>
          <w:pgMar w:top="1440" w:right="1440" w:bottom="1440" w:left="1440" w:header="708" w:footer="708" w:gutter="0"/>
          <w:cols w:space="394"/>
          <w:docGrid w:linePitch="360"/>
        </w:sectPr>
      </w:pPr>
      <w:r>
        <w:rPr>
          <w:rFonts w:ascii="Times New Roman" w:hAnsi="Times New Roman" w:cs="Times New Roman"/>
          <w:sz w:val="24"/>
          <w:szCs w:val="24"/>
          <w:lang w:val="en-US"/>
        </w:rPr>
        <w:t>Having demonstrated c</w:t>
      </w:r>
      <w:r w:rsidRPr="0004764B">
        <w:rPr>
          <w:rFonts w:ascii="Times New Roman" w:hAnsi="Times New Roman" w:cs="Times New Roman"/>
          <w:sz w:val="24"/>
          <w:szCs w:val="24"/>
          <w:lang w:val="en-US"/>
        </w:rPr>
        <w:t xml:space="preserve">o-localization between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with miR148a in PC3 cells, and the loss of this co-localization upon cavin-1 expression, next I attempted to demonstrate their direct interaction using immunoprecipitation (IP).</w:t>
      </w:r>
      <w:r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Initial experiments were performed to confirm the specificity of the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by immunoblotting (not shown) and to </w:t>
      </w:r>
      <w:r w:rsidRPr="0004764B">
        <w:rPr>
          <w:rFonts w:ascii="Times New Roman" w:hAnsi="Times New Roman" w:cs="Times New Roman"/>
          <w:sz w:val="24"/>
          <w:szCs w:val="24"/>
          <w:lang w:val="en-US"/>
        </w:rPr>
        <w:t>optimiz</w:t>
      </w:r>
      <w:r>
        <w:rPr>
          <w:rFonts w:ascii="Times New Roman" w:hAnsi="Times New Roman" w:cs="Times New Roman"/>
          <w:sz w:val="24"/>
          <w:szCs w:val="24"/>
          <w:lang w:val="en-US"/>
        </w:rPr>
        <w:t xml:space="preserve">e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coupling to protein G </w:t>
      </w:r>
      <w:proofErr w:type="spellStart"/>
      <w:r>
        <w:rPr>
          <w:rFonts w:ascii="Times New Roman" w:hAnsi="Times New Roman" w:cs="Times New Roman"/>
          <w:sz w:val="24"/>
          <w:szCs w:val="24"/>
          <w:lang w:val="en-US"/>
        </w:rPr>
        <w:t>DynaBead</w:t>
      </w:r>
      <w:proofErr w:type="spellEnd"/>
      <w:r>
        <w:rPr>
          <w:rFonts w:ascii="Times New Roman" w:hAnsi="Times New Roman" w:cs="Times New Roman"/>
          <w:sz w:val="24"/>
          <w:szCs w:val="24"/>
          <w:lang w:val="en-US"/>
        </w:rPr>
        <w:t>, as well as using these beads for IP (not shown).</w:t>
      </w:r>
      <w:r w:rsidRPr="0004764B">
        <w:rPr>
          <w:rFonts w:ascii="Times New Roman" w:hAnsi="Times New Roman" w:cs="Times New Roman"/>
          <w:sz w:val="24"/>
          <w:szCs w:val="24"/>
          <w:lang w:val="en-US"/>
        </w:rPr>
        <w:t xml:space="preserve"> As the RNA-protein interaction can be fairly transient, cellular material was crosslinked by formaldehyde prior to the </w:t>
      </w:r>
      <w:r>
        <w:rPr>
          <w:rFonts w:ascii="Times New Roman" w:hAnsi="Times New Roman" w:cs="Times New Roman"/>
          <w:sz w:val="24"/>
          <w:szCs w:val="24"/>
          <w:lang w:val="en-US"/>
        </w:rPr>
        <w:t>co-</w:t>
      </w:r>
      <w:r w:rsidRPr="0004764B">
        <w:rPr>
          <w:rFonts w:ascii="Times New Roman" w:hAnsi="Times New Roman" w:cs="Times New Roman"/>
          <w:sz w:val="24"/>
          <w:szCs w:val="24"/>
          <w:lang w:val="en-US"/>
        </w:rPr>
        <w:t xml:space="preserve">IP. After elution from the IP beads, a western blot was performed to determine if IP conditions were suitable to pull down the targets of </w:t>
      </w:r>
      <w:proofErr w:type="spellStart"/>
      <w:r w:rsidRPr="0004764B">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(Fig.9a)</w:t>
      </w:r>
      <w:r w:rsidRPr="0004764B">
        <w:rPr>
          <w:rFonts w:ascii="Times New Roman" w:hAnsi="Times New Roman" w:cs="Times New Roman"/>
          <w:sz w:val="24"/>
          <w:szCs w:val="24"/>
          <w:lang w:val="en-US"/>
        </w:rPr>
        <w:t xml:space="preserve">. This is observed as a band approximating 58-62kDa that reflects the native weight of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Additional bands at 70, 100, 125 and approximately 140kDa </w:t>
      </w:r>
      <w:r>
        <w:rPr>
          <w:rFonts w:ascii="Times New Roman" w:hAnsi="Times New Roman" w:cs="Times New Roman"/>
          <w:sz w:val="24"/>
          <w:szCs w:val="24"/>
          <w:lang w:val="en-US"/>
        </w:rPr>
        <w:t xml:space="preserve">presumably reflect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bound to various partners in this IP</w:t>
      </w:r>
      <w:r>
        <w:rPr>
          <w:rFonts w:ascii="Times New Roman" w:hAnsi="Times New Roman" w:cs="Times New Roman"/>
          <w:sz w:val="24"/>
          <w:szCs w:val="24"/>
          <w:lang w:val="en-US"/>
        </w:rPr>
        <w:t xml:space="preserve">, including </w:t>
      </w:r>
      <w:r w:rsidRPr="0004764B">
        <w:rPr>
          <w:rFonts w:ascii="Times New Roman" w:hAnsi="Times New Roman" w:cs="Times New Roman"/>
          <w:sz w:val="24"/>
          <w:szCs w:val="24"/>
          <w:lang w:val="en-US"/>
        </w:rPr>
        <w:t xml:space="preserve">proteins, RNAs and miRNAs. </w:t>
      </w:r>
      <w:r>
        <w:rPr>
          <w:rFonts w:ascii="Times New Roman" w:hAnsi="Times New Roman" w:cs="Times New Roman"/>
          <w:sz w:val="24"/>
          <w:szCs w:val="24"/>
          <w:lang w:val="en-US"/>
        </w:rPr>
        <w:t>Next</w:t>
      </w:r>
      <w:r w:rsidRPr="0004764B">
        <w:rPr>
          <w:rFonts w:ascii="Times New Roman" w:hAnsi="Times New Roman" w:cs="Times New Roman"/>
          <w:sz w:val="24"/>
          <w:szCs w:val="24"/>
          <w:lang w:val="en-US"/>
        </w:rPr>
        <w:t xml:space="preserve">, I attempted to purify the RNAs that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w:t>
      </w:r>
      <w:r w:rsidR="00AF1DF6">
        <w:rPr>
          <w:rFonts w:ascii="Times New Roman" w:hAnsi="Times New Roman" w:cs="Times New Roman"/>
          <w:sz w:val="24"/>
          <w:szCs w:val="24"/>
          <w:lang w:val="en-US"/>
        </w:rPr>
        <w:t xml:space="preserve">binds. After purification by </w:t>
      </w:r>
      <w:proofErr w:type="spellStart"/>
      <w:r w:rsidR="00AF1DF6">
        <w:rPr>
          <w:rFonts w:ascii="Times New Roman" w:hAnsi="Times New Roman" w:cs="Times New Roman"/>
          <w:sz w:val="24"/>
          <w:szCs w:val="24"/>
          <w:lang w:val="en-US"/>
        </w:rPr>
        <w:t>TRI</w:t>
      </w:r>
      <w:r w:rsidR="00AF1DF6" w:rsidRPr="0004764B">
        <w:rPr>
          <w:rFonts w:ascii="Times New Roman" w:hAnsi="Times New Roman" w:cs="Times New Roman"/>
          <w:sz w:val="24"/>
          <w:szCs w:val="24"/>
          <w:lang w:val="en-US"/>
        </w:rPr>
        <w:t>zol</w:t>
      </w:r>
      <w:proofErr w:type="spellEnd"/>
      <w:r w:rsidR="00AF1DF6" w:rsidRPr="0004764B">
        <w:rPr>
          <w:rFonts w:ascii="Times New Roman" w:hAnsi="Times New Roman" w:cs="Times New Roman"/>
          <w:sz w:val="24"/>
          <w:szCs w:val="24"/>
          <w:lang w:val="en-US"/>
        </w:rPr>
        <w:t xml:space="preserve"> extraction</w:t>
      </w:r>
      <w:r w:rsidR="00AF1DF6">
        <w:rPr>
          <w:rFonts w:ascii="Times New Roman" w:hAnsi="Times New Roman" w:cs="Times New Roman"/>
          <w:sz w:val="24"/>
          <w:szCs w:val="24"/>
          <w:lang w:val="en-US"/>
        </w:rPr>
        <w:t xml:space="preserve"> (which also reverses formaldehyde crosslinks)</w:t>
      </w:r>
      <w:r w:rsidR="0024072A">
        <w:rPr>
          <w:rFonts w:ascii="Times New Roman" w:hAnsi="Times New Roman" w:cs="Times New Roman"/>
          <w:sz w:val="24"/>
          <w:szCs w:val="24"/>
          <w:lang w:val="en-US"/>
        </w:rPr>
        <w:t xml:space="preserve">, the RNA was quantified using </w:t>
      </w:r>
      <w:proofErr w:type="spellStart"/>
      <w:r w:rsidR="0024072A">
        <w:rPr>
          <w:rFonts w:ascii="Times New Roman" w:hAnsi="Times New Roman" w:cs="Times New Roman"/>
          <w:sz w:val="24"/>
          <w:szCs w:val="24"/>
          <w:lang w:val="en-US"/>
        </w:rPr>
        <w:t>N</w:t>
      </w:r>
      <w:r w:rsidR="00AF1DF6" w:rsidRPr="0004764B">
        <w:rPr>
          <w:rFonts w:ascii="Times New Roman" w:hAnsi="Times New Roman" w:cs="Times New Roman"/>
          <w:sz w:val="24"/>
          <w:szCs w:val="24"/>
          <w:lang w:val="en-US"/>
        </w:rPr>
        <w:t>anodrop</w:t>
      </w:r>
      <w:proofErr w:type="spellEnd"/>
      <w:r w:rsidR="00AF1DF6" w:rsidRPr="0004764B">
        <w:rPr>
          <w:rFonts w:ascii="Times New Roman" w:hAnsi="Times New Roman" w:cs="Times New Roman"/>
          <w:sz w:val="24"/>
          <w:szCs w:val="24"/>
          <w:lang w:val="en-US"/>
        </w:rPr>
        <w:t xml:space="preserve">. This yielded a consistent increase of RNA identified from the </w:t>
      </w:r>
      <w:proofErr w:type="spellStart"/>
      <w:r w:rsidR="00AF1DF6" w:rsidRPr="0004764B">
        <w:rPr>
          <w:rFonts w:ascii="Times New Roman" w:hAnsi="Times New Roman" w:cs="Times New Roman"/>
          <w:sz w:val="24"/>
          <w:szCs w:val="24"/>
          <w:lang w:val="en-US"/>
        </w:rPr>
        <w:t>hnRNPK</w:t>
      </w:r>
      <w:proofErr w:type="spellEnd"/>
      <w:r w:rsidR="00AF1DF6" w:rsidRPr="0004764B">
        <w:rPr>
          <w:rFonts w:ascii="Times New Roman" w:hAnsi="Times New Roman" w:cs="Times New Roman"/>
          <w:sz w:val="24"/>
          <w:szCs w:val="24"/>
          <w:lang w:val="en-US"/>
        </w:rPr>
        <w:t xml:space="preserve"> pull down compared to the IgG control</w:t>
      </w:r>
      <w:r w:rsidR="00AF1DF6">
        <w:rPr>
          <w:rFonts w:ascii="Times New Roman" w:hAnsi="Times New Roman" w:cs="Times New Roman"/>
          <w:sz w:val="24"/>
          <w:szCs w:val="24"/>
          <w:lang w:val="en-US"/>
        </w:rPr>
        <w:t xml:space="preserve"> (Fig.9b)</w:t>
      </w:r>
      <w:r w:rsidR="00AF1DF6" w:rsidRPr="0004764B">
        <w:rPr>
          <w:rFonts w:ascii="Times New Roman" w:hAnsi="Times New Roman" w:cs="Times New Roman"/>
          <w:sz w:val="24"/>
          <w:szCs w:val="24"/>
          <w:lang w:val="en-US"/>
        </w:rPr>
        <w:t>. This is con</w:t>
      </w:r>
      <w:r w:rsidR="0024072A">
        <w:rPr>
          <w:rFonts w:ascii="Times New Roman" w:hAnsi="Times New Roman" w:cs="Times New Roman"/>
          <w:sz w:val="24"/>
          <w:szCs w:val="24"/>
          <w:lang w:val="en-US"/>
        </w:rPr>
        <w:t>sistent with past research that</w:t>
      </w:r>
      <w:r w:rsidR="00AF1DF6" w:rsidRPr="0004764B">
        <w:rPr>
          <w:rFonts w:ascii="Times New Roman" w:hAnsi="Times New Roman" w:cs="Times New Roman"/>
          <w:sz w:val="24"/>
          <w:szCs w:val="24"/>
          <w:lang w:val="en-US"/>
        </w:rPr>
        <w:t xml:space="preserve"> shows </w:t>
      </w:r>
      <w:proofErr w:type="spellStart"/>
      <w:r w:rsidR="00AF1DF6" w:rsidRPr="0004764B">
        <w:rPr>
          <w:rFonts w:ascii="Times New Roman" w:hAnsi="Times New Roman" w:cs="Times New Roman"/>
          <w:sz w:val="24"/>
          <w:szCs w:val="24"/>
          <w:lang w:val="en-US"/>
        </w:rPr>
        <w:t>hnRNPK</w:t>
      </w:r>
      <w:proofErr w:type="spellEnd"/>
      <w:r w:rsidR="00AF1DF6" w:rsidRPr="0004764B">
        <w:rPr>
          <w:rFonts w:ascii="Times New Roman" w:hAnsi="Times New Roman" w:cs="Times New Roman"/>
          <w:sz w:val="24"/>
          <w:szCs w:val="24"/>
          <w:lang w:val="en-US"/>
        </w:rPr>
        <w:t xml:space="preserve"> binding to RNAs</w:t>
      </w:r>
      <w:r w:rsidR="00AF1DF6">
        <w:rPr>
          <w:rFonts w:ascii="Times New Roman" w:hAnsi="Times New Roman" w:cs="Times New Roman"/>
          <w:sz w:val="24"/>
          <w:szCs w:val="24"/>
          <w:lang w:val="en-US"/>
        </w:rPr>
        <w:t xml:space="preserve"> and reports of it binding mi</w:t>
      </w:r>
      <w:r w:rsidR="00AF1DF6" w:rsidRPr="0004764B">
        <w:rPr>
          <w:rFonts w:ascii="Times New Roman" w:hAnsi="Times New Roman" w:cs="Times New Roman"/>
          <w:sz w:val="24"/>
          <w:szCs w:val="24"/>
          <w:lang w:val="en-US"/>
        </w:rPr>
        <w:t>RNAs</w:t>
      </w:r>
      <w:r w:rsidR="00AF1DF6">
        <w:rPr>
          <w:rFonts w:ascii="Times New Roman" w:hAnsi="Times New Roman" w:cs="Times New Roman"/>
          <w:sz w:val="24"/>
          <w:szCs w:val="24"/>
          <w:lang w:val="en-US"/>
        </w:rPr>
        <w:t xml:space="preserve"> </w:t>
      </w:r>
      <w:r w:rsidR="00AF1DF6">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dW0+MjU2PC9SZWNOdW0+PERpc3BsYXlUZXh0PihLbGltZWstVG9tY3phazxzdHlsZSBmYWNlPSJp
dGFsaWMiPiBldCBhbC48L3N0eWxlPiAyMDA0OyBGYW4gZXQgYWwuIDIwMTUpPC9EaXNwbGF5VGV4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dmlkZXI+PGxhbmd1YWdlPmVuZzwvbGFuZ3VhZ2U+PC9yZWNvcmQ+PC9DaXRlPjxDaXRlPjxBdXRo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</w:fldData>
        </w:fldChar>
      </w:r>
      <w:r w:rsidR="00AF1DF6">
        <w:rPr>
          <w:rFonts w:ascii="Times New Roman" w:hAnsi="Times New Roman" w:cs="Times New Roman"/>
          <w:sz w:val="24"/>
          <w:szCs w:val="24"/>
          <w:lang w:val="en-US"/>
        </w:rPr>
        <w:instrText xml:space="preserve"> ADDIN EN.CITE </w:instrText>
      </w:r>
      <w:r w:rsidR="00AF1DF6">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dW0+MjU2PC9SZWNOdW0+PERpc3BsYXlUZXh0PihLbGltZWstVG9tY3phazxzdHlsZSBmYWNlPSJp
dGFsaWMiPiBldCBhbC48L3N0eWxlPiAyMDA0OyBGYW4gZXQgYWwuIDIwMTUpPC9EaXNwbGF5VGV4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dmlkZXI+PGxhbmd1YWdlPmVuZzwvbGFuZ3VhZ2U+PC9yZWNvcmQ+PC9DaXRlPjxDaXRlPjxBdXRo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</w:fldData>
        </w:fldChar>
      </w:r>
      <w:r w:rsidR="00AF1DF6">
        <w:rPr>
          <w:rFonts w:ascii="Times New Roman" w:hAnsi="Times New Roman" w:cs="Times New Roman"/>
          <w:sz w:val="24"/>
          <w:szCs w:val="24"/>
          <w:lang w:val="en-US"/>
        </w:rPr>
        <w:instrText xml:space="preserve"> ADDIN EN.CITE.DATA </w:instrText>
      </w:r>
      <w:r w:rsidR="00AF1DF6">
        <w:rPr>
          <w:rFonts w:ascii="Times New Roman" w:hAnsi="Times New Roman" w:cs="Times New Roman"/>
          <w:sz w:val="24"/>
          <w:szCs w:val="24"/>
          <w:lang w:val="en-US"/>
        </w:rPr>
      </w:r>
      <w:r w:rsidR="00AF1DF6">
        <w:rPr>
          <w:rFonts w:ascii="Times New Roman" w:hAnsi="Times New Roman" w:cs="Times New Roman"/>
          <w:sz w:val="24"/>
          <w:szCs w:val="24"/>
          <w:lang w:val="en-US"/>
        </w:rPr>
        <w:fldChar w:fldCharType="end"/>
      </w:r>
      <w:r w:rsidR="00AF1DF6">
        <w:rPr>
          <w:rFonts w:ascii="Times New Roman" w:hAnsi="Times New Roman" w:cs="Times New Roman"/>
          <w:sz w:val="24"/>
          <w:szCs w:val="24"/>
          <w:lang w:val="en-US"/>
        </w:rPr>
      </w:r>
      <w:r w:rsidR="00AF1DF6">
        <w:rPr>
          <w:rFonts w:ascii="Times New Roman" w:hAnsi="Times New Roman" w:cs="Times New Roman"/>
          <w:sz w:val="24"/>
          <w:szCs w:val="24"/>
          <w:lang w:val="en-US"/>
        </w:rPr>
        <w:fldChar w:fldCharType="separate"/>
      </w:r>
      <w:r w:rsidR="00AF1DF6">
        <w:rPr>
          <w:rFonts w:ascii="Times New Roman" w:hAnsi="Times New Roman" w:cs="Times New Roman"/>
          <w:noProof/>
          <w:sz w:val="24"/>
          <w:szCs w:val="24"/>
          <w:lang w:val="en-US"/>
        </w:rPr>
        <w:t>(</w:t>
      </w:r>
      <w:hyperlink w:anchor="_ENREF_39" w:tooltip="Klimek-Tomczak, 2004 #258" w:history="1">
        <w:r w:rsidR="00035725">
          <w:rPr>
            <w:rFonts w:ascii="Times New Roman" w:hAnsi="Times New Roman" w:cs="Times New Roman"/>
            <w:noProof/>
            <w:sz w:val="24"/>
            <w:szCs w:val="24"/>
            <w:lang w:val="en-US"/>
          </w:rPr>
          <w:t>Klimek-Tomczak</w:t>
        </w:r>
        <w:r w:rsidR="00035725" w:rsidRPr="00960CF3">
          <w:rPr>
            <w:rFonts w:ascii="Times New Roman" w:hAnsi="Times New Roman" w:cs="Times New Roman"/>
            <w:i/>
            <w:noProof/>
            <w:sz w:val="24"/>
            <w:szCs w:val="24"/>
            <w:lang w:val="en-US"/>
          </w:rPr>
          <w:t xml:space="preserve"> et al.</w:t>
        </w:r>
        <w:r w:rsidR="00035725">
          <w:rPr>
            <w:rFonts w:ascii="Times New Roman" w:hAnsi="Times New Roman" w:cs="Times New Roman"/>
            <w:noProof/>
            <w:sz w:val="24"/>
            <w:szCs w:val="24"/>
            <w:lang w:val="en-US"/>
          </w:rPr>
          <w:t xml:space="preserve"> 2004</w:t>
        </w:r>
      </w:hyperlink>
      <w:r w:rsidR="00AF1DF6">
        <w:rPr>
          <w:rFonts w:ascii="Times New Roman" w:hAnsi="Times New Roman" w:cs="Times New Roman"/>
          <w:noProof/>
          <w:sz w:val="24"/>
          <w:szCs w:val="24"/>
          <w:lang w:val="en-US"/>
        </w:rPr>
        <w:t xml:space="preserve">; </w:t>
      </w:r>
      <w:hyperlink w:anchor="_ENREF_17" w:tooltip="Fan, 2015 #256" w:history="1">
        <w:r w:rsidR="00035725">
          <w:rPr>
            <w:rFonts w:ascii="Times New Roman" w:hAnsi="Times New Roman" w:cs="Times New Roman"/>
            <w:noProof/>
            <w:sz w:val="24"/>
            <w:szCs w:val="24"/>
            <w:lang w:val="en-US"/>
          </w:rPr>
          <w:t>Fan et al. 2015</w:t>
        </w:r>
      </w:hyperlink>
      <w:r w:rsidR="00AF1DF6">
        <w:rPr>
          <w:rFonts w:ascii="Times New Roman" w:hAnsi="Times New Roman" w:cs="Times New Roman"/>
          <w:noProof/>
          <w:sz w:val="24"/>
          <w:szCs w:val="24"/>
          <w:lang w:val="en-US"/>
        </w:rPr>
        <w:t>)</w:t>
      </w:r>
      <w:r w:rsidR="00AF1DF6">
        <w:rPr>
          <w:rFonts w:ascii="Times New Roman" w:hAnsi="Times New Roman" w:cs="Times New Roman"/>
          <w:sz w:val="24"/>
          <w:szCs w:val="24"/>
          <w:lang w:val="en-US"/>
        </w:rPr>
        <w:fldChar w:fldCharType="end"/>
      </w:r>
      <w:r w:rsidR="00AF1DF6" w:rsidRPr="0004764B">
        <w:rPr>
          <w:rFonts w:ascii="Times New Roman" w:hAnsi="Times New Roman" w:cs="Times New Roman"/>
          <w:sz w:val="24"/>
          <w:szCs w:val="24"/>
          <w:lang w:val="en-US"/>
        </w:rPr>
        <w:t>. While this is instrumental in determini</w:t>
      </w:r>
      <w:r w:rsidR="00AF1DF6">
        <w:rPr>
          <w:rFonts w:ascii="Times New Roman" w:hAnsi="Times New Roman" w:cs="Times New Roman"/>
          <w:sz w:val="24"/>
          <w:szCs w:val="24"/>
          <w:lang w:val="en-US"/>
        </w:rPr>
        <w:t xml:space="preserve">ng whether </w:t>
      </w:r>
      <w:proofErr w:type="spellStart"/>
      <w:r w:rsidR="00AF1DF6">
        <w:rPr>
          <w:rFonts w:ascii="Times New Roman" w:hAnsi="Times New Roman" w:cs="Times New Roman"/>
          <w:sz w:val="24"/>
          <w:szCs w:val="24"/>
          <w:lang w:val="en-US"/>
        </w:rPr>
        <w:t>hnRNPK</w:t>
      </w:r>
      <w:proofErr w:type="spellEnd"/>
      <w:r w:rsidR="00AF1DF6">
        <w:rPr>
          <w:rFonts w:ascii="Times New Roman" w:hAnsi="Times New Roman" w:cs="Times New Roman"/>
          <w:sz w:val="24"/>
          <w:szCs w:val="24"/>
          <w:lang w:val="en-US"/>
        </w:rPr>
        <w:t xml:space="preserve"> binds to mi</w:t>
      </w:r>
      <w:r w:rsidR="00AF1DF6" w:rsidRPr="0004764B">
        <w:rPr>
          <w:rFonts w:ascii="Times New Roman" w:hAnsi="Times New Roman" w:cs="Times New Roman"/>
          <w:sz w:val="24"/>
          <w:szCs w:val="24"/>
          <w:lang w:val="en-US"/>
        </w:rPr>
        <w:t xml:space="preserve">RNAs, the low yield indicates the need to scale up the experiments. Further assessment is needed to determine whether this population of RNA contains microRNAs and whether these </w:t>
      </w:r>
      <w:proofErr w:type="spellStart"/>
      <w:r w:rsidR="00AF1DF6" w:rsidRPr="0004764B">
        <w:rPr>
          <w:rFonts w:ascii="Times New Roman" w:hAnsi="Times New Roman" w:cs="Times New Roman"/>
          <w:sz w:val="24"/>
          <w:szCs w:val="24"/>
          <w:lang w:val="en-US"/>
        </w:rPr>
        <w:t>miRs</w:t>
      </w:r>
      <w:proofErr w:type="spellEnd"/>
      <w:r w:rsidR="00AF1DF6" w:rsidRPr="0004764B">
        <w:rPr>
          <w:rFonts w:ascii="Times New Roman" w:hAnsi="Times New Roman" w:cs="Times New Roman"/>
          <w:sz w:val="24"/>
          <w:szCs w:val="24"/>
          <w:lang w:val="en-US"/>
        </w:rPr>
        <w:t xml:space="preserve"> are the ones also predicted. </w:t>
      </w:r>
    </w:p>
    <w:p w14:paraId="1FC84FF2" w14:textId="695C090B" w:rsidR="007D023E" w:rsidRDefault="007D023E" w:rsidP="0004764B">
      <w:pPr>
        <w:spacing w:line="480" w:lineRule="auto"/>
        <w:rPr>
          <w:rFonts w:ascii="Times New Roman" w:hAnsi="Times New Roman" w:cs="Times New Roman"/>
          <w:noProof/>
          <w:sz w:val="24"/>
          <w:szCs w:val="24"/>
          <w:lang w:eastAsia="en-AU"/>
        </w:rPr>
      </w:pPr>
    </w:p>
    <w:p w14:paraId="62AFA8BD" w14:textId="18D5DCC4" w:rsidR="007D023E" w:rsidRDefault="007D023E" w:rsidP="0004764B">
      <w:pPr>
        <w:spacing w:line="480" w:lineRule="auto"/>
        <w:rPr>
          <w:rFonts w:ascii="Times New Roman" w:hAnsi="Times New Roman" w:cs="Times New Roman"/>
          <w:noProof/>
          <w:sz w:val="24"/>
          <w:szCs w:val="24"/>
          <w:lang w:eastAsia="en-AU"/>
        </w:rPr>
      </w:pPr>
    </w:p>
    <w:p w14:paraId="04341584" w14:textId="5F83075E" w:rsidR="007D023E" w:rsidRDefault="004A214F" w:rsidP="004A214F">
      <w:pPr>
        <w:spacing w:line="480" w:lineRule="auto"/>
        <w:ind w:left="851"/>
        <w:rPr>
          <w:rFonts w:ascii="Times New Roman" w:hAnsi="Times New Roman" w:cs="Times New Roman"/>
          <w:noProof/>
          <w:sz w:val="24"/>
          <w:szCs w:val="24"/>
          <w:lang w:eastAsia="en-AU"/>
        </w:rPr>
      </w:pPr>
      <w:r w:rsidRPr="004A214F">
        <w:rPr>
          <w:rFonts w:ascii="Times New Roman" w:hAnsi="Times New Roman" w:cs="Times New Roman"/>
          <w:noProof/>
          <w:sz w:val="24"/>
          <w:szCs w:val="24"/>
          <w:lang w:eastAsia="en-AU"/>
        </w:rPr>
        <mc:AlternateContent>
          <mc:Choice Requires="wps">
            <w:drawing>
              <wp:anchor distT="45720" distB="45720" distL="114300" distR="114300" simplePos="0" relativeHeight="251668480" behindDoc="1" locked="0" layoutInCell="1" allowOverlap="1" wp14:anchorId="3D8EC7A5" wp14:editId="2CC6189D">
                <wp:simplePos x="0" y="0"/>
                <wp:positionH relativeFrom="column">
                  <wp:posOffset>3009900</wp:posOffset>
                </wp:positionH>
                <wp:positionV relativeFrom="paragraph">
                  <wp:posOffset>281940</wp:posOffset>
                </wp:positionV>
                <wp:extent cx="323850" cy="400050"/>
                <wp:effectExtent l="0" t="0" r="19050" b="19050"/>
                <wp:wrapTight wrapText="bothSides">
                  <wp:wrapPolygon edited="0">
                    <wp:start x="0" y="0"/>
                    <wp:lineTo x="0" y="21600"/>
                    <wp:lineTo x="21600" y="21600"/>
                    <wp:lineTo x="21600"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00050"/>
                        </a:xfrm>
                        <a:prstGeom prst="rect">
                          <a:avLst/>
                        </a:prstGeom>
                        <a:solidFill>
                          <a:srgbClr val="FFFFFF"/>
                        </a:solidFill>
                        <a:ln w="9525">
                          <a:solidFill>
                            <a:schemeClr val="bg1"/>
                          </a:solidFill>
                          <a:miter lim="800000"/>
                          <a:headEnd/>
                          <a:tailEnd/>
                        </a:ln>
                      </wps:spPr>
                      <wps:txbx>
                        <w:txbxContent>
                          <w:p w14:paraId="38E0C151" w14:textId="6EA096C9" w:rsidR="00035725" w:rsidRPr="004A214F" w:rsidRDefault="00035725">
                            <w:pPr>
                              <w:rPr>
                                <w:sz w:val="48"/>
                              </w:rPr>
                            </w:pPr>
                            <w:r w:rsidRPr="004A214F">
                              <w:rPr>
                                <w:sz w:val="4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EC7A5" id="_x0000_s1029" type="#_x0000_t202" style="position:absolute;left:0;text-align:left;margin-left:237pt;margin-top:22.2pt;width:25.5pt;height:31.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" strokecolor="white [3212]">
                <v:textbox>
                  <w:txbxContent>
                    <w:p w14:paraId="38E0C151" w14:textId="6EA096C9" w:rsidR="00035725" w:rsidRPr="004A214F" w:rsidRDefault="00035725">
                      <w:pPr>
                        <w:rPr>
                          <w:sz w:val="48"/>
                        </w:rPr>
                      </w:pPr>
                      <w:r w:rsidRPr="004A214F">
                        <w:rPr>
                          <w:sz w:val="48"/>
                        </w:rPr>
                        <w:t>B</w:t>
                      </w:r>
                    </w:p>
                  </w:txbxContent>
                </v:textbox>
                <w10:wrap type="tight"/>
              </v:shape>
            </w:pict>
          </mc:Fallback>
        </mc:AlternateContent>
      </w:r>
      <w:r>
        <w:rPr>
          <w:noProof/>
          <w:lang w:eastAsia="en-AU"/>
        </w:rPr>
        <w:drawing>
          <wp:anchor distT="0" distB="0" distL="114300" distR="114300" simplePos="0" relativeHeight="251666432" behindDoc="1" locked="0" layoutInCell="1" allowOverlap="1" wp14:anchorId="778BEB96" wp14:editId="4FA4D1C6">
            <wp:simplePos x="0" y="0"/>
            <wp:positionH relativeFrom="column">
              <wp:posOffset>3009900</wp:posOffset>
            </wp:positionH>
            <wp:positionV relativeFrom="paragraph">
              <wp:posOffset>958215</wp:posOffset>
            </wp:positionV>
            <wp:extent cx="2295525" cy="2714625"/>
            <wp:effectExtent l="0" t="0" r="9525" b="9525"/>
            <wp:wrapTight wrapText="bothSides">
              <wp:wrapPolygon edited="0">
                <wp:start x="0" y="0"/>
                <wp:lineTo x="0" y="21524"/>
                <wp:lineTo x="21510" y="21524"/>
                <wp:lineTo x="215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5525" cy="2714625"/>
                    </a:xfrm>
                    <a:prstGeom prst="rect">
                      <a:avLst/>
                    </a:prstGeom>
                  </pic:spPr>
                </pic:pic>
              </a:graphicData>
            </a:graphic>
            <wp14:sizeRelH relativeFrom="page">
              <wp14:pctWidth>0</wp14:pctWidth>
            </wp14:sizeRelH>
            <wp14:sizeRelV relativeFrom="page">
              <wp14:pctHeight>0</wp14:pctHeight>
            </wp14:sizeRelV>
          </wp:anchor>
        </w:drawing>
      </w:r>
      <w:r w:rsidR="00DD26A3">
        <w:rPr>
          <w:noProof/>
          <w:lang w:eastAsia="en-AU"/>
        </w:rPr>
        <w:drawing>
          <wp:inline distT="0" distB="0" distL="0" distR="0" wp14:anchorId="21144B0F" wp14:editId="7DEEFEA1">
            <wp:extent cx="1885950" cy="4143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4143375"/>
                    </a:xfrm>
                    <a:prstGeom prst="rect">
                      <a:avLst/>
                    </a:prstGeom>
                    <a:noFill/>
                    <a:ln>
                      <a:noFill/>
                    </a:ln>
                  </pic:spPr>
                </pic:pic>
              </a:graphicData>
            </a:graphic>
          </wp:inline>
        </w:drawing>
      </w:r>
    </w:p>
    <w:p w14:paraId="06F1EE12" w14:textId="50D02169" w:rsidR="007D023E" w:rsidRPr="00960CF3" w:rsidRDefault="00960CF3" w:rsidP="00960CF3">
      <w:pPr>
        <w:spacing w:line="360" w:lineRule="auto"/>
        <w:rPr>
          <w:rFonts w:ascii="Times New Roman" w:hAnsi="Times New Roman" w:cs="Times New Roman"/>
          <w:color w:val="FF0000"/>
          <w:sz w:val="24"/>
          <w:szCs w:val="24"/>
          <w:u w:val="single"/>
          <w:lang w:eastAsia="en-AU"/>
        </w:rPr>
      </w:pPr>
      <w:r>
        <w:rPr>
          <w:rFonts w:ascii="Times New Roman" w:hAnsi="Times New Roman" w:cs="Times New Roman"/>
          <w:b/>
          <w:sz w:val="24"/>
          <w:szCs w:val="24"/>
          <w:lang w:eastAsia="en-AU"/>
        </w:rPr>
        <w:t>Figure 9</w:t>
      </w:r>
      <w:r w:rsidR="007D023E">
        <w:rPr>
          <w:rFonts w:ascii="Times New Roman" w:hAnsi="Times New Roman" w:cs="Times New Roman"/>
          <w:sz w:val="24"/>
          <w:szCs w:val="24"/>
          <w:lang w:eastAsia="en-AU"/>
        </w:rPr>
        <w:t xml:space="preserve">: </w:t>
      </w:r>
      <w:proofErr w:type="spellStart"/>
      <w:r w:rsidR="007D023E" w:rsidRPr="007D023E">
        <w:rPr>
          <w:rFonts w:ascii="Times New Roman" w:hAnsi="Times New Roman" w:cs="Times New Roman"/>
          <w:i/>
          <w:sz w:val="24"/>
          <w:szCs w:val="24"/>
          <w:lang w:eastAsia="en-AU"/>
        </w:rPr>
        <w:t>hnRNPK</w:t>
      </w:r>
      <w:proofErr w:type="spellEnd"/>
      <w:r w:rsidR="007D023E" w:rsidRPr="007D023E">
        <w:rPr>
          <w:rFonts w:ascii="Times New Roman" w:hAnsi="Times New Roman" w:cs="Times New Roman"/>
          <w:i/>
          <w:sz w:val="24"/>
          <w:szCs w:val="24"/>
          <w:lang w:eastAsia="en-AU"/>
        </w:rPr>
        <w:t xml:space="preserve"> binds RNA in PC3 cells.</w:t>
      </w:r>
      <w:r w:rsidR="007D023E">
        <w:rPr>
          <w:rFonts w:ascii="Times New Roman" w:hAnsi="Times New Roman" w:cs="Times New Roman"/>
          <w:sz w:val="24"/>
          <w:szCs w:val="24"/>
          <w:lang w:eastAsia="en-AU"/>
        </w:rPr>
        <w:t xml:space="preserve"> </w:t>
      </w:r>
      <w:r w:rsidR="00720219">
        <w:rPr>
          <w:rFonts w:ascii="Times New Roman" w:hAnsi="Times New Roman" w:cs="Times New Roman"/>
          <w:b/>
          <w:sz w:val="24"/>
          <w:szCs w:val="24"/>
          <w:lang w:eastAsia="en-AU"/>
        </w:rPr>
        <w:t>A)</w:t>
      </w:r>
      <w:r w:rsidR="00720219">
        <w:rPr>
          <w:rFonts w:ascii="Times New Roman" w:hAnsi="Times New Roman" w:cs="Times New Roman"/>
          <w:sz w:val="24"/>
          <w:szCs w:val="24"/>
          <w:lang w:eastAsia="en-AU"/>
        </w:rPr>
        <w:t xml:space="preserve"> </w:t>
      </w:r>
      <w:r w:rsidR="00DD26A3">
        <w:rPr>
          <w:rFonts w:ascii="Times New Roman" w:hAnsi="Times New Roman" w:cs="Times New Roman"/>
          <w:sz w:val="24"/>
          <w:szCs w:val="24"/>
          <w:lang w:eastAsia="en-AU"/>
        </w:rPr>
        <w:t>We</w:t>
      </w:r>
      <w:r w:rsidR="00C90099">
        <w:rPr>
          <w:rFonts w:ascii="Times New Roman" w:hAnsi="Times New Roman" w:cs="Times New Roman"/>
          <w:sz w:val="24"/>
          <w:szCs w:val="24"/>
          <w:lang w:eastAsia="en-AU"/>
        </w:rPr>
        <w:t xml:space="preserve">stern blotting of </w:t>
      </w:r>
      <w:proofErr w:type="spellStart"/>
      <w:r w:rsidR="00C90099">
        <w:rPr>
          <w:rFonts w:ascii="Times New Roman" w:hAnsi="Times New Roman" w:cs="Times New Roman"/>
          <w:sz w:val="24"/>
          <w:szCs w:val="24"/>
          <w:lang w:eastAsia="en-AU"/>
        </w:rPr>
        <w:t>elutant</w:t>
      </w:r>
      <w:proofErr w:type="spellEnd"/>
      <w:r w:rsidR="00C90099">
        <w:rPr>
          <w:rFonts w:ascii="Times New Roman" w:hAnsi="Times New Roman" w:cs="Times New Roman"/>
          <w:sz w:val="24"/>
          <w:szCs w:val="24"/>
          <w:lang w:eastAsia="en-AU"/>
        </w:rPr>
        <w:t xml:space="preserve"> from anti-</w:t>
      </w:r>
      <w:proofErr w:type="spellStart"/>
      <w:r w:rsidR="00C90099">
        <w:rPr>
          <w:rFonts w:ascii="Times New Roman" w:hAnsi="Times New Roman" w:cs="Times New Roman"/>
          <w:sz w:val="24"/>
          <w:szCs w:val="24"/>
          <w:lang w:eastAsia="en-AU"/>
        </w:rPr>
        <w:t>hnRNPK</w:t>
      </w:r>
      <w:proofErr w:type="spellEnd"/>
      <w:r w:rsidR="00C90099">
        <w:rPr>
          <w:rFonts w:ascii="Times New Roman" w:hAnsi="Times New Roman" w:cs="Times New Roman"/>
          <w:sz w:val="24"/>
          <w:szCs w:val="24"/>
          <w:lang w:eastAsia="en-AU"/>
        </w:rPr>
        <w:t xml:space="preserve"> and anti-IgG </w:t>
      </w:r>
      <w:r w:rsidR="00683CAA">
        <w:rPr>
          <w:rFonts w:ascii="Times New Roman" w:hAnsi="Times New Roman" w:cs="Times New Roman"/>
          <w:sz w:val="24"/>
          <w:szCs w:val="24"/>
          <w:lang w:eastAsia="en-AU"/>
        </w:rPr>
        <w:t>immunoprecipitation</w:t>
      </w:r>
      <w:r w:rsidR="00C90099">
        <w:rPr>
          <w:rFonts w:ascii="Times New Roman" w:hAnsi="Times New Roman" w:cs="Times New Roman"/>
          <w:sz w:val="24"/>
          <w:szCs w:val="24"/>
          <w:lang w:eastAsia="en-AU"/>
        </w:rPr>
        <w:t xml:space="preserve"> experiment. Crosslinked </w:t>
      </w:r>
      <w:r w:rsidR="006C344A">
        <w:rPr>
          <w:rFonts w:ascii="Times New Roman" w:hAnsi="Times New Roman" w:cs="Times New Roman"/>
          <w:sz w:val="24"/>
          <w:szCs w:val="24"/>
          <w:lang w:eastAsia="en-AU"/>
        </w:rPr>
        <w:t xml:space="preserve">protein from PC3 whole cell lysates was applied to </w:t>
      </w:r>
      <w:r w:rsidR="00683CAA">
        <w:rPr>
          <w:rFonts w:ascii="Times New Roman" w:hAnsi="Times New Roman" w:cs="Times New Roman"/>
          <w:sz w:val="24"/>
          <w:szCs w:val="24"/>
          <w:lang w:eastAsia="en-AU"/>
        </w:rPr>
        <w:t xml:space="preserve">rabbit </w:t>
      </w:r>
      <w:proofErr w:type="spellStart"/>
      <w:r w:rsidR="00BA451D">
        <w:rPr>
          <w:rFonts w:ascii="Times New Roman" w:hAnsi="Times New Roman" w:cs="Times New Roman"/>
          <w:sz w:val="24"/>
          <w:szCs w:val="24"/>
          <w:lang w:eastAsia="en-AU"/>
        </w:rPr>
        <w:t>hnRNPK</w:t>
      </w:r>
      <w:proofErr w:type="spellEnd"/>
      <w:r w:rsidR="00BA451D">
        <w:rPr>
          <w:rFonts w:ascii="Times New Roman" w:hAnsi="Times New Roman" w:cs="Times New Roman"/>
          <w:sz w:val="24"/>
          <w:szCs w:val="24"/>
          <w:lang w:eastAsia="en-AU"/>
        </w:rPr>
        <w:t xml:space="preserve"> or IgG antibody conjugated </w:t>
      </w:r>
      <w:proofErr w:type="spellStart"/>
      <w:r w:rsidR="00BA451D">
        <w:rPr>
          <w:rFonts w:ascii="Times New Roman" w:hAnsi="Times New Roman" w:cs="Times New Roman"/>
          <w:sz w:val="24"/>
          <w:szCs w:val="24"/>
          <w:lang w:eastAsia="en-AU"/>
        </w:rPr>
        <w:t>Dynabeads</w:t>
      </w:r>
      <w:proofErr w:type="spellEnd"/>
      <w:r w:rsidR="00BA451D">
        <w:rPr>
          <w:rFonts w:ascii="Times New Roman" w:hAnsi="Times New Roman" w:cs="Times New Roman"/>
          <w:sz w:val="24"/>
          <w:szCs w:val="24"/>
          <w:lang w:eastAsia="en-AU"/>
        </w:rPr>
        <w:t xml:space="preserve">, eluted in SDS-page buffer, and blotted with </w:t>
      </w:r>
      <w:r w:rsidR="00683CAA">
        <w:rPr>
          <w:rFonts w:ascii="Times New Roman" w:hAnsi="Times New Roman" w:cs="Times New Roman"/>
          <w:sz w:val="24"/>
          <w:szCs w:val="24"/>
          <w:lang w:eastAsia="en-AU"/>
        </w:rPr>
        <w:t xml:space="preserve">mouse </w:t>
      </w:r>
      <w:proofErr w:type="spellStart"/>
      <w:r w:rsidR="00BA451D">
        <w:rPr>
          <w:rFonts w:ascii="Times New Roman" w:hAnsi="Times New Roman" w:cs="Times New Roman"/>
          <w:sz w:val="24"/>
          <w:szCs w:val="24"/>
          <w:lang w:eastAsia="en-AU"/>
        </w:rPr>
        <w:t>h</w:t>
      </w:r>
      <w:r w:rsidR="00683CAA">
        <w:rPr>
          <w:rFonts w:ascii="Times New Roman" w:hAnsi="Times New Roman" w:cs="Times New Roman"/>
          <w:sz w:val="24"/>
          <w:szCs w:val="24"/>
          <w:lang w:eastAsia="en-AU"/>
        </w:rPr>
        <w:t>nRNPK</w:t>
      </w:r>
      <w:proofErr w:type="spellEnd"/>
      <w:r w:rsidR="00683CAA">
        <w:rPr>
          <w:rFonts w:ascii="Times New Roman" w:hAnsi="Times New Roman" w:cs="Times New Roman"/>
          <w:sz w:val="24"/>
          <w:szCs w:val="24"/>
          <w:lang w:eastAsia="en-AU"/>
        </w:rPr>
        <w:t xml:space="preserve"> antibody to detect </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and its binding partners. Lane 2 (anti-</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bands reflect the native weight of </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(≈60kDa) and </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bound material (≥75kDa) whereas lane 3 (control IgG) reveals no bands. </w:t>
      </w:r>
      <w:r w:rsidR="00683CAA">
        <w:rPr>
          <w:rFonts w:ascii="Times New Roman" w:hAnsi="Times New Roman" w:cs="Times New Roman"/>
          <w:b/>
          <w:sz w:val="24"/>
          <w:szCs w:val="24"/>
          <w:lang w:eastAsia="en-AU"/>
        </w:rPr>
        <w:t xml:space="preserve">B) </w:t>
      </w:r>
      <w:r w:rsidR="004A214F">
        <w:rPr>
          <w:rFonts w:ascii="Times New Roman" w:hAnsi="Times New Roman" w:cs="Times New Roman"/>
          <w:sz w:val="24"/>
          <w:szCs w:val="24"/>
          <w:lang w:eastAsia="en-AU"/>
        </w:rPr>
        <w:t xml:space="preserve">Box and whisker plot displaying the </w:t>
      </w:r>
      <w:proofErr w:type="spellStart"/>
      <w:r w:rsidR="004A214F">
        <w:rPr>
          <w:rFonts w:ascii="Times New Roman" w:hAnsi="Times New Roman" w:cs="Times New Roman"/>
          <w:sz w:val="24"/>
          <w:szCs w:val="24"/>
          <w:lang w:eastAsia="en-AU"/>
        </w:rPr>
        <w:t>n</w:t>
      </w:r>
      <w:r w:rsidR="00683CAA">
        <w:rPr>
          <w:rFonts w:ascii="Times New Roman" w:hAnsi="Times New Roman" w:cs="Times New Roman"/>
          <w:sz w:val="24"/>
          <w:szCs w:val="24"/>
          <w:lang w:eastAsia="en-AU"/>
        </w:rPr>
        <w:t>anodrop</w:t>
      </w:r>
      <w:proofErr w:type="spellEnd"/>
      <w:r w:rsidR="00683CAA">
        <w:rPr>
          <w:rFonts w:ascii="Times New Roman" w:hAnsi="Times New Roman" w:cs="Times New Roman"/>
          <w:sz w:val="24"/>
          <w:szCs w:val="24"/>
          <w:lang w:eastAsia="en-AU"/>
        </w:rPr>
        <w:t xml:space="preserve"> RNA quantification </w:t>
      </w:r>
      <w:r w:rsidR="004A214F">
        <w:rPr>
          <w:rFonts w:ascii="Times New Roman" w:hAnsi="Times New Roman" w:cs="Times New Roman"/>
          <w:sz w:val="24"/>
          <w:szCs w:val="24"/>
          <w:lang w:eastAsia="en-AU"/>
        </w:rPr>
        <w:t xml:space="preserve">of RNA eluted from </w:t>
      </w:r>
      <w:proofErr w:type="spellStart"/>
      <w:r w:rsidR="004A214F">
        <w:rPr>
          <w:rFonts w:ascii="Times New Roman" w:hAnsi="Times New Roman" w:cs="Times New Roman"/>
          <w:sz w:val="24"/>
          <w:szCs w:val="24"/>
          <w:lang w:eastAsia="en-AU"/>
        </w:rPr>
        <w:t>hnRNPK</w:t>
      </w:r>
      <w:proofErr w:type="spellEnd"/>
      <w:r w:rsidR="004A214F">
        <w:rPr>
          <w:rFonts w:ascii="Times New Roman" w:hAnsi="Times New Roman" w:cs="Times New Roman"/>
          <w:sz w:val="24"/>
          <w:szCs w:val="24"/>
          <w:lang w:eastAsia="en-AU"/>
        </w:rPr>
        <w:t xml:space="preserve"> IP experiment. </w:t>
      </w:r>
      <w:r w:rsidR="00601ED3">
        <w:rPr>
          <w:rFonts w:ascii="Times New Roman" w:hAnsi="Times New Roman" w:cs="Times New Roman"/>
          <w:sz w:val="24"/>
          <w:szCs w:val="24"/>
          <w:lang w:eastAsia="en-AU"/>
        </w:rPr>
        <w:t>Each point summarises the mean, minimum and maximum RNA concentration (ng/</w:t>
      </w:r>
      <w:proofErr w:type="spellStart"/>
      <w:r w:rsidR="00601ED3">
        <w:rPr>
          <w:rFonts w:ascii="Times New Roman" w:hAnsi="Times New Roman" w:cs="Times New Roman"/>
          <w:sz w:val="24"/>
          <w:szCs w:val="24"/>
          <w:lang w:eastAsia="en-AU"/>
        </w:rPr>
        <w:t>μL</w:t>
      </w:r>
      <w:proofErr w:type="spellEnd"/>
      <w:r w:rsidR="00601ED3">
        <w:rPr>
          <w:rFonts w:ascii="Times New Roman" w:hAnsi="Times New Roman" w:cs="Times New Roman"/>
          <w:sz w:val="24"/>
          <w:szCs w:val="24"/>
          <w:lang w:eastAsia="en-AU"/>
        </w:rPr>
        <w:t>) eluted from three IP experiments for anti-</w:t>
      </w:r>
      <w:proofErr w:type="spellStart"/>
      <w:r w:rsidR="00601ED3">
        <w:rPr>
          <w:rFonts w:ascii="Times New Roman" w:hAnsi="Times New Roman" w:cs="Times New Roman"/>
          <w:sz w:val="24"/>
          <w:szCs w:val="24"/>
          <w:lang w:eastAsia="en-AU"/>
        </w:rPr>
        <w:t>hnRNPK</w:t>
      </w:r>
      <w:proofErr w:type="spellEnd"/>
      <w:r w:rsidR="00601ED3">
        <w:rPr>
          <w:rFonts w:ascii="Times New Roman" w:hAnsi="Times New Roman" w:cs="Times New Roman"/>
          <w:sz w:val="24"/>
          <w:szCs w:val="24"/>
          <w:lang w:eastAsia="en-AU"/>
        </w:rPr>
        <w:t xml:space="preserve"> and IgG control. </w:t>
      </w:r>
      <w:r w:rsidR="00E31EF9">
        <w:rPr>
          <w:rFonts w:ascii="Times New Roman" w:hAnsi="Times New Roman" w:cs="Times New Roman"/>
          <w:sz w:val="24"/>
          <w:szCs w:val="24"/>
          <w:lang w:eastAsia="en-AU"/>
        </w:rPr>
        <w:t xml:space="preserve">A two-sided Mann Whitney U-test revealed a significant (* p=0.0402) difference between test and control. </w:t>
      </w:r>
      <w:r w:rsidR="00601ED3">
        <w:rPr>
          <w:rFonts w:ascii="Times New Roman" w:hAnsi="Times New Roman" w:cs="Times New Roman"/>
          <w:sz w:val="24"/>
          <w:szCs w:val="24"/>
          <w:lang w:eastAsia="en-AU"/>
        </w:rPr>
        <w:t xml:space="preserve">  </w:t>
      </w:r>
      <w:r w:rsidR="00683CAA">
        <w:rPr>
          <w:rFonts w:ascii="Times New Roman" w:hAnsi="Times New Roman" w:cs="Times New Roman"/>
          <w:sz w:val="24"/>
          <w:szCs w:val="24"/>
          <w:lang w:eastAsia="en-AU"/>
        </w:rPr>
        <w:t xml:space="preserve"> </w:t>
      </w:r>
    </w:p>
    <w:p w14:paraId="522A8C3E" w14:textId="77777777" w:rsidR="00FF1B8E" w:rsidRPr="0004764B" w:rsidRDefault="00FF1B8E" w:rsidP="0004764B">
      <w:pPr>
        <w:pStyle w:val="Heading1"/>
        <w:spacing w:line="480" w:lineRule="auto"/>
        <w:rPr>
          <w:rFonts w:ascii="Times New Roman" w:hAnsi="Times New Roman" w:cs="Times New Roman"/>
          <w:lang w:val="en-US"/>
        </w:rPr>
      </w:pPr>
      <w:bookmarkStart w:id="27" w:name="_Toc464400720"/>
      <w:r w:rsidRPr="0004764B">
        <w:rPr>
          <w:rFonts w:ascii="Times New Roman" w:hAnsi="Times New Roman" w:cs="Times New Roman"/>
          <w:lang w:val="en-US"/>
        </w:rPr>
        <w:lastRenderedPageBreak/>
        <w:t>Discussion:</w:t>
      </w:r>
      <w:bookmarkEnd w:id="27"/>
      <w:r w:rsidRPr="0004764B">
        <w:rPr>
          <w:rFonts w:ascii="Times New Roman" w:hAnsi="Times New Roman" w:cs="Times New Roman"/>
          <w:lang w:val="en-US"/>
        </w:rPr>
        <w:t xml:space="preserve"> </w:t>
      </w:r>
    </w:p>
    <w:p w14:paraId="673FB7E4" w14:textId="344B8DF0" w:rsidR="00314898" w:rsidRPr="00314898" w:rsidRDefault="00314898" w:rsidP="00314898">
      <w:pPr>
        <w:spacing w:line="480" w:lineRule="auto"/>
        <w:ind w:firstLine="142"/>
        <w:rPr>
          <w:rFonts w:ascii="Times New Roman" w:hAnsi="Times New Roman" w:cs="Times New Roman"/>
          <w:sz w:val="24"/>
        </w:rPr>
      </w:pPr>
      <w:r w:rsidRPr="00314898">
        <w:rPr>
          <w:rFonts w:ascii="Times New Roman" w:hAnsi="Times New Roman" w:cs="Times New Roman"/>
          <w:sz w:val="24"/>
        </w:rPr>
        <w:t xml:space="preserve">Circulating cancer-derived EVs are proposed as a source of protein and miRNA biomarkers, </w:t>
      </w:r>
      <w:r w:rsidR="00AB3B21">
        <w:rPr>
          <w:rFonts w:ascii="Times New Roman" w:hAnsi="Times New Roman" w:cs="Times New Roman"/>
          <w:sz w:val="24"/>
        </w:rPr>
        <w:t>where EV cargo composition was previously thought to be</w:t>
      </w:r>
      <w:r w:rsidRPr="00314898">
        <w:rPr>
          <w:rFonts w:ascii="Times New Roman" w:hAnsi="Times New Roman" w:cs="Times New Roman"/>
          <w:sz w:val="24"/>
        </w:rPr>
        <w:t xml:space="preserve"> representative of their cell of origin</w:t>
      </w:r>
      <w:r w:rsidR="00DD28A2">
        <w:rPr>
          <w:rFonts w:ascii="Times New Roman" w:hAnsi="Times New Roman" w:cs="Times New Roman"/>
          <w:sz w:val="24"/>
        </w:rPr>
        <w:t xml:space="preserve"> </w:t>
      </w:r>
      <w:r w:rsidR="00DD28A2">
        <w:rPr>
          <w:rFonts w:ascii="Times New Roman" w:hAnsi="Times New Roman" w:cs="Times New Roman"/>
          <w:sz w:val="24"/>
        </w:rPr>
        <w:fldChar w:fldCharType="begin">
          <w:fldData xml:space="preserve">PEVuZE5vdGU+PENpdGU+PEF1dGhvcj5DaG9pPC9BdXRob3I+PFllYXI+MjAxMzwvWWVhcj48UmVj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</w:fldData>
        </w:fldChar>
      </w:r>
      <w:r w:rsidR="00DD28A2">
        <w:rPr>
          <w:rFonts w:ascii="Times New Roman" w:hAnsi="Times New Roman" w:cs="Times New Roman"/>
          <w:sz w:val="24"/>
        </w:rPr>
        <w:instrText xml:space="preserve"> ADDIN EN.CITE </w:instrText>
      </w:r>
      <w:r w:rsidR="00DD28A2">
        <w:rPr>
          <w:rFonts w:ascii="Times New Roman" w:hAnsi="Times New Roman" w:cs="Times New Roman"/>
          <w:sz w:val="24"/>
        </w:rPr>
        <w:fldChar w:fldCharType="begin">
          <w:fldData xml:space="preserve">PEVuZE5vdGU+PENpdGU+PEF1dGhvcj5DaG9pPC9BdXRob3I+PFllYXI+MjAxMzwvWWVhcj48UmVj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</w:fldData>
        </w:fldChar>
      </w:r>
      <w:r w:rsidR="00DD28A2">
        <w:rPr>
          <w:rFonts w:ascii="Times New Roman" w:hAnsi="Times New Roman" w:cs="Times New Roman"/>
          <w:sz w:val="24"/>
        </w:rPr>
        <w:instrText xml:space="preserve"> ADDIN EN.CITE.DATA </w:instrText>
      </w:r>
      <w:r w:rsidR="00DD28A2">
        <w:rPr>
          <w:rFonts w:ascii="Times New Roman" w:hAnsi="Times New Roman" w:cs="Times New Roman"/>
          <w:sz w:val="24"/>
        </w:rPr>
      </w:r>
      <w:r w:rsidR="00DD28A2">
        <w:rPr>
          <w:rFonts w:ascii="Times New Roman" w:hAnsi="Times New Roman" w:cs="Times New Roman"/>
          <w:sz w:val="24"/>
        </w:rPr>
        <w:fldChar w:fldCharType="end"/>
      </w:r>
      <w:r w:rsidR="00DD28A2">
        <w:rPr>
          <w:rFonts w:ascii="Times New Roman" w:hAnsi="Times New Roman" w:cs="Times New Roman"/>
          <w:sz w:val="24"/>
        </w:rPr>
      </w:r>
      <w:r w:rsidR="00DD28A2">
        <w:rPr>
          <w:rFonts w:ascii="Times New Roman" w:hAnsi="Times New Roman" w:cs="Times New Roman"/>
          <w:sz w:val="24"/>
        </w:rPr>
        <w:fldChar w:fldCharType="separate"/>
      </w:r>
      <w:r w:rsidR="00DD28A2">
        <w:rPr>
          <w:rFonts w:ascii="Times New Roman" w:hAnsi="Times New Roman" w:cs="Times New Roman"/>
          <w:noProof/>
          <w:sz w:val="24"/>
        </w:rPr>
        <w:t>(</w:t>
      </w:r>
      <w:hyperlink w:anchor="_ENREF_32" w:tooltip="Hunter, 2008 #279" w:history="1">
        <w:r w:rsidR="00035725">
          <w:rPr>
            <w:rFonts w:ascii="Times New Roman" w:hAnsi="Times New Roman" w:cs="Times New Roman"/>
            <w:noProof/>
            <w:sz w:val="24"/>
          </w:rPr>
          <w:t>Hunter</w:t>
        </w:r>
        <w:r w:rsidR="00035725" w:rsidRPr="00DD28A2">
          <w:rPr>
            <w:rFonts w:ascii="Times New Roman" w:hAnsi="Times New Roman" w:cs="Times New Roman"/>
            <w:i/>
            <w:noProof/>
            <w:sz w:val="24"/>
          </w:rPr>
          <w:t xml:space="preserve"> et al.</w:t>
        </w:r>
        <w:r w:rsidR="00035725">
          <w:rPr>
            <w:rFonts w:ascii="Times New Roman" w:hAnsi="Times New Roman" w:cs="Times New Roman"/>
            <w:noProof/>
            <w:sz w:val="24"/>
          </w:rPr>
          <w:t xml:space="preserve"> 2008</w:t>
        </w:r>
      </w:hyperlink>
      <w:r w:rsidR="00DD28A2">
        <w:rPr>
          <w:rFonts w:ascii="Times New Roman" w:hAnsi="Times New Roman" w:cs="Times New Roman"/>
          <w:noProof/>
          <w:sz w:val="24"/>
        </w:rPr>
        <w:t xml:space="preserve">; </w:t>
      </w:r>
      <w:hyperlink w:anchor="_ENREF_10" w:tooltip="Choi, 2013 #278" w:history="1">
        <w:r w:rsidR="00035725">
          <w:rPr>
            <w:rFonts w:ascii="Times New Roman" w:hAnsi="Times New Roman" w:cs="Times New Roman"/>
            <w:noProof/>
            <w:sz w:val="24"/>
          </w:rPr>
          <w:t>Choi</w:t>
        </w:r>
        <w:r w:rsidR="00035725" w:rsidRPr="00DD28A2">
          <w:rPr>
            <w:rFonts w:ascii="Times New Roman" w:hAnsi="Times New Roman" w:cs="Times New Roman"/>
            <w:i/>
            <w:noProof/>
            <w:sz w:val="24"/>
          </w:rPr>
          <w:t xml:space="preserve"> et al.</w:t>
        </w:r>
        <w:r w:rsidR="00035725">
          <w:rPr>
            <w:rFonts w:ascii="Times New Roman" w:hAnsi="Times New Roman" w:cs="Times New Roman"/>
            <w:noProof/>
            <w:sz w:val="24"/>
          </w:rPr>
          <w:t xml:space="preserve"> 2013</w:t>
        </w:r>
      </w:hyperlink>
      <w:r w:rsidR="00DD28A2">
        <w:rPr>
          <w:rFonts w:ascii="Times New Roman" w:hAnsi="Times New Roman" w:cs="Times New Roman"/>
          <w:noProof/>
          <w:sz w:val="24"/>
        </w:rPr>
        <w:t>)</w:t>
      </w:r>
      <w:r w:rsidR="00DD28A2">
        <w:rPr>
          <w:rFonts w:ascii="Times New Roman" w:hAnsi="Times New Roman" w:cs="Times New Roman"/>
          <w:sz w:val="24"/>
        </w:rPr>
        <w:fldChar w:fldCharType="end"/>
      </w:r>
      <w:r w:rsidRPr="00314898">
        <w:rPr>
          <w:rFonts w:ascii="Times New Roman" w:hAnsi="Times New Roman" w:cs="Times New Roman"/>
          <w:sz w:val="24"/>
        </w:rPr>
        <w:t>. In contrast to this ‘sampling’ mechanism of EV cargo loading, our laboratory previously showed a ‘selective export’ mechanism for a subset of miRNA cargo</w:t>
      </w:r>
      <w:r w:rsidR="00DD28A2">
        <w:rPr>
          <w:rFonts w:ascii="Times New Roman" w:hAnsi="Times New Roman" w:cs="Times New Roman"/>
          <w:sz w:val="24"/>
        </w:rPr>
        <w:t xml:space="preserve"> </w:t>
      </w:r>
      <w:r w:rsidR="0011298A">
        <w:rPr>
          <w:rFonts w:ascii="Times New Roman" w:hAnsi="Times New Roman" w:cs="Times New Roman"/>
          <w:sz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11298A">
        <w:rPr>
          <w:rFonts w:ascii="Times New Roman" w:hAnsi="Times New Roman" w:cs="Times New Roman"/>
          <w:sz w:val="24"/>
        </w:rPr>
        <w:instrText xml:space="preserve"> ADDIN EN.CITE </w:instrText>
      </w:r>
      <w:r w:rsidR="0011298A">
        <w:rPr>
          <w:rFonts w:ascii="Times New Roman" w:hAnsi="Times New Roman" w:cs="Times New Roman"/>
          <w:sz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11298A">
        <w:rPr>
          <w:rFonts w:ascii="Times New Roman" w:hAnsi="Times New Roman" w:cs="Times New Roman"/>
          <w:sz w:val="24"/>
        </w:rPr>
        <w:instrText xml:space="preserve"> ADDIN EN.CITE.DATA </w:instrText>
      </w:r>
      <w:r w:rsidR="0011298A">
        <w:rPr>
          <w:rFonts w:ascii="Times New Roman" w:hAnsi="Times New Roman" w:cs="Times New Roman"/>
          <w:sz w:val="24"/>
        </w:rPr>
      </w:r>
      <w:r w:rsidR="0011298A">
        <w:rPr>
          <w:rFonts w:ascii="Times New Roman" w:hAnsi="Times New Roman" w:cs="Times New Roman"/>
          <w:sz w:val="24"/>
        </w:rPr>
        <w:fldChar w:fldCharType="end"/>
      </w:r>
      <w:r w:rsidR="0011298A">
        <w:rPr>
          <w:rFonts w:ascii="Times New Roman" w:hAnsi="Times New Roman" w:cs="Times New Roman"/>
          <w:sz w:val="24"/>
        </w:rPr>
      </w:r>
      <w:r w:rsidR="0011298A">
        <w:rPr>
          <w:rFonts w:ascii="Times New Roman" w:hAnsi="Times New Roman" w:cs="Times New Roman"/>
          <w:sz w:val="24"/>
        </w:rPr>
        <w:fldChar w:fldCharType="separate"/>
      </w:r>
      <w:r w:rsidR="0011298A">
        <w:rPr>
          <w:rFonts w:ascii="Times New Roman" w:hAnsi="Times New Roman" w:cs="Times New Roman"/>
          <w:noProof/>
          <w:sz w:val="24"/>
        </w:rPr>
        <w:t>(</w:t>
      </w:r>
      <w:hyperlink w:anchor="_ENREF_33" w:tooltip="Inder, 2014 #9" w:history="1">
        <w:r w:rsidR="00035725">
          <w:rPr>
            <w:rFonts w:ascii="Times New Roman" w:hAnsi="Times New Roman" w:cs="Times New Roman"/>
            <w:noProof/>
            <w:sz w:val="24"/>
          </w:rPr>
          <w:t>Inder et al. 2014</w:t>
        </w:r>
      </w:hyperlink>
      <w:r w:rsidR="0011298A">
        <w:rPr>
          <w:rFonts w:ascii="Times New Roman" w:hAnsi="Times New Roman" w:cs="Times New Roman"/>
          <w:noProof/>
          <w:sz w:val="24"/>
        </w:rPr>
        <w:t>)</w:t>
      </w:r>
      <w:r w:rsidR="0011298A">
        <w:rPr>
          <w:rFonts w:ascii="Times New Roman" w:hAnsi="Times New Roman" w:cs="Times New Roman"/>
          <w:sz w:val="24"/>
        </w:rPr>
        <w:fldChar w:fldCharType="end"/>
      </w:r>
      <w:r w:rsidRPr="00314898">
        <w:rPr>
          <w:rFonts w:ascii="Times New Roman" w:hAnsi="Times New Roman" w:cs="Times New Roman"/>
          <w:sz w:val="24"/>
        </w:rPr>
        <w:t>. This project further evaluated the</w:t>
      </w:r>
      <w:r w:rsidR="00AB3B21">
        <w:rPr>
          <w:rFonts w:ascii="Times New Roman" w:hAnsi="Times New Roman" w:cs="Times New Roman"/>
          <w:sz w:val="24"/>
        </w:rPr>
        <w:t xml:space="preserve"> proposed</w:t>
      </w:r>
      <w:r w:rsidRPr="00314898">
        <w:rPr>
          <w:rFonts w:ascii="Times New Roman" w:hAnsi="Times New Roman" w:cs="Times New Roman"/>
          <w:sz w:val="24"/>
        </w:rPr>
        <w:t xml:space="preserve"> selective export hypothesis using established prostate cancer cell models. Results from this study support this hypothesis in which RNA-binding protein, </w:t>
      </w:r>
      <w:proofErr w:type="spellStart"/>
      <w:r w:rsidRPr="00314898">
        <w:rPr>
          <w:rFonts w:ascii="Times New Roman" w:hAnsi="Times New Roman" w:cs="Times New Roman"/>
          <w:sz w:val="24"/>
        </w:rPr>
        <w:t>hnRNPK</w:t>
      </w:r>
      <w:proofErr w:type="spellEnd"/>
      <w:r w:rsidRPr="00314898">
        <w:rPr>
          <w:rFonts w:ascii="Times New Roman" w:hAnsi="Times New Roman" w:cs="Times New Roman"/>
          <w:sz w:val="24"/>
        </w:rPr>
        <w:t xml:space="preserve">, binds to a subset of the EV miRNA content via a conserved RNA-binding motif, AGUGCA, to traffic them to the multivesicular bodies to permit selective export via exosomes.   </w:t>
      </w:r>
    </w:p>
    <w:p w14:paraId="127E8B95" w14:textId="6DC4BC81" w:rsidR="00314898" w:rsidRPr="00314898" w:rsidRDefault="00314898" w:rsidP="00314898">
      <w:pPr>
        <w:spacing w:line="480" w:lineRule="auto"/>
        <w:ind w:firstLine="142"/>
        <w:rPr>
          <w:rFonts w:ascii="Times New Roman" w:hAnsi="Times New Roman" w:cs="Times New Roman"/>
          <w:color w:val="FF0000"/>
          <w:sz w:val="24"/>
          <w:szCs w:val="24"/>
        </w:rPr>
      </w:pPr>
      <w:r w:rsidRPr="00314898">
        <w:rPr>
          <w:rFonts w:ascii="Times New Roman" w:hAnsi="Times New Roman" w:cs="Times New Roman"/>
          <w:sz w:val="24"/>
          <w:szCs w:val="24"/>
        </w:rPr>
        <w:t xml:space="preserve">Interestingly, our export protein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has been consistently associated with cancer progression. A review by Lu &amp; Gao (2016) summarized its role in metastasis, where multiple reports link overexpression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with various mechanisms mediating metastasis such as invasion, reduction of apoptosis, angiogenesis and cell motility </w:t>
      </w:r>
      <w:r w:rsidRPr="00314898">
        <w:rPr>
          <w:rFonts w:ascii="Times New Roman" w:hAnsi="Times New Roman" w:cs="Times New Roman"/>
          <w:sz w:val="24"/>
          <w:szCs w:val="24"/>
        </w:rPr>
        <w:fldChar w:fldCharType="begin">
          <w:fldData xml:space="preserve">PEVuZE5vdGU+PENpdGU+PEF1dGhvcj5Ccm93bjwvQXV0aG9yPjxZZWFyPjIwMTU8L1llYXI+PFJl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PEVuZE5vdGU+PENpdGU+PEF1dGhvcj5Ccm93bjwvQXV0aG9yPjxZZWFyPjIwMTU8L1llYXI+PFJl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63" w:tooltip="Revil, 2009 #265" w:history="1">
        <w:r w:rsidR="00035725">
          <w:rPr>
            <w:rFonts w:ascii="Times New Roman" w:hAnsi="Times New Roman" w:cs="Times New Roman"/>
            <w:noProof/>
            <w:sz w:val="24"/>
            <w:szCs w:val="24"/>
          </w:rPr>
          <w:t>Revil</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2009</w:t>
        </w:r>
      </w:hyperlink>
      <w:r w:rsidR="00035725">
        <w:rPr>
          <w:rFonts w:ascii="Times New Roman" w:hAnsi="Times New Roman" w:cs="Times New Roman"/>
          <w:noProof/>
          <w:sz w:val="24"/>
          <w:szCs w:val="24"/>
        </w:rPr>
        <w:t xml:space="preserve">; </w:t>
      </w:r>
      <w:hyperlink w:anchor="_ENREF_19" w:tooltip="Gao, 2013 #264" w:history="1">
        <w:r w:rsidR="00035725">
          <w:rPr>
            <w:rFonts w:ascii="Times New Roman" w:hAnsi="Times New Roman" w:cs="Times New Roman"/>
            <w:noProof/>
            <w:sz w:val="24"/>
            <w:szCs w:val="24"/>
          </w:rPr>
          <w:t>Gao</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2013</w:t>
        </w:r>
      </w:hyperlink>
      <w:r w:rsidR="00035725">
        <w:rPr>
          <w:rFonts w:ascii="Times New Roman" w:hAnsi="Times New Roman" w:cs="Times New Roman"/>
          <w:noProof/>
          <w:sz w:val="24"/>
          <w:szCs w:val="24"/>
        </w:rPr>
        <w:t xml:space="preserve">; </w:t>
      </w:r>
      <w:hyperlink w:anchor="_ENREF_5" w:tooltip="Brown, 2015 #263" w:history="1">
        <w:r w:rsidR="00035725">
          <w:rPr>
            <w:rFonts w:ascii="Times New Roman" w:hAnsi="Times New Roman" w:cs="Times New Roman"/>
            <w:noProof/>
            <w:sz w:val="24"/>
            <w:szCs w:val="24"/>
          </w:rPr>
          <w:t>Brown and Murray 2015</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Some </w:t>
      </w:r>
      <w:r w:rsidR="00AB3B21">
        <w:rPr>
          <w:rFonts w:ascii="Times New Roman" w:hAnsi="Times New Roman" w:cs="Times New Roman"/>
          <w:sz w:val="24"/>
          <w:szCs w:val="24"/>
        </w:rPr>
        <w:t xml:space="preserve">of </w:t>
      </w:r>
      <w:r w:rsidRPr="00314898">
        <w:rPr>
          <w:rFonts w:ascii="Times New Roman" w:hAnsi="Times New Roman" w:cs="Times New Roman"/>
          <w:sz w:val="24"/>
          <w:szCs w:val="24"/>
        </w:rPr>
        <w:t>these phenotypes are believed to be induced by transcriptional control mediated by mRNA-</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interactions or </w:t>
      </w:r>
      <w:r w:rsidR="00AB3B21">
        <w:rPr>
          <w:rFonts w:ascii="Times New Roman" w:hAnsi="Times New Roman" w:cs="Times New Roman"/>
          <w:sz w:val="24"/>
          <w:szCs w:val="24"/>
        </w:rPr>
        <w:t>activating the MAPK pathway</w:t>
      </w:r>
      <w:r w:rsidRPr="00314898">
        <w:rPr>
          <w:rFonts w:ascii="Times New Roman" w:hAnsi="Times New Roman" w:cs="Times New Roman"/>
          <w:sz w:val="24"/>
          <w:szCs w:val="24"/>
        </w:rPr>
        <w:t>, however further work is required to elucidate the</w:t>
      </w:r>
      <w:r w:rsidR="00DD6B71">
        <w:rPr>
          <w:rFonts w:ascii="Times New Roman" w:hAnsi="Times New Roman" w:cs="Times New Roman"/>
          <w:sz w:val="24"/>
          <w:szCs w:val="24"/>
        </w:rPr>
        <w:t xml:space="preserve"> roles of </w:t>
      </w:r>
      <w:proofErr w:type="spellStart"/>
      <w:r w:rsidR="00DD6B71">
        <w:rPr>
          <w:rFonts w:ascii="Times New Roman" w:hAnsi="Times New Roman" w:cs="Times New Roman"/>
          <w:sz w:val="24"/>
          <w:szCs w:val="24"/>
        </w:rPr>
        <w:t>hnRNPK</w:t>
      </w:r>
      <w:proofErr w:type="spellEnd"/>
      <w:r w:rsidR="00DD6B71">
        <w:rPr>
          <w:rFonts w:ascii="Times New Roman" w:hAnsi="Times New Roman" w:cs="Times New Roman"/>
          <w:sz w:val="24"/>
          <w:szCs w:val="24"/>
        </w:rPr>
        <w:t xml:space="preserve"> in metastasis </w:t>
      </w:r>
      <w:r w:rsidR="00DD6B71">
        <w:rPr>
          <w:rFonts w:ascii="Times New Roman" w:hAnsi="Times New Roman" w:cs="Times New Roman"/>
          <w:sz w:val="24"/>
          <w:szCs w:val="24"/>
        </w:rPr>
        <w:fldChar w:fldCharType="begin">
          <w:fldData xml:space="preserve">PEVuZE5vdGU+PENpdGU+PEF1dGhvcj5Ob3Rhcmk8L0F1dGhvcj48WWVhcj4yMDA2PC9ZZWFyPjxS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==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PEVuZE5vdGU+PENpdGU+PEF1dGhvcj5Ob3Rhcmk8L0F1dGhvcj48WWVhcj4yMDA2PC9ZZWFyPjxS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==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00DD6B71">
        <w:rPr>
          <w:rFonts w:ascii="Times New Roman" w:hAnsi="Times New Roman" w:cs="Times New Roman"/>
          <w:sz w:val="24"/>
          <w:szCs w:val="24"/>
        </w:rPr>
      </w:r>
      <w:r w:rsidR="00DD6B71">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23" w:tooltip="Habelhah, 2001 #277" w:history="1">
        <w:r w:rsidR="00035725">
          <w:rPr>
            <w:rFonts w:ascii="Times New Roman" w:hAnsi="Times New Roman" w:cs="Times New Roman"/>
            <w:noProof/>
            <w:sz w:val="24"/>
            <w:szCs w:val="24"/>
          </w:rPr>
          <w:t>Habelhah</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2001</w:t>
        </w:r>
      </w:hyperlink>
      <w:r w:rsidR="00DD6B71">
        <w:rPr>
          <w:rFonts w:ascii="Times New Roman" w:hAnsi="Times New Roman" w:cs="Times New Roman"/>
          <w:noProof/>
          <w:sz w:val="24"/>
          <w:szCs w:val="24"/>
        </w:rPr>
        <w:t xml:space="preserve">; </w:t>
      </w:r>
      <w:hyperlink w:anchor="_ENREF_54" w:tooltip="Notari, 2006 #276" w:history="1">
        <w:r w:rsidR="00035725">
          <w:rPr>
            <w:rFonts w:ascii="Times New Roman" w:hAnsi="Times New Roman" w:cs="Times New Roman"/>
            <w:noProof/>
            <w:sz w:val="24"/>
            <w:szCs w:val="24"/>
          </w:rPr>
          <w:t>Notari</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2006</w:t>
        </w:r>
      </w:hyperlink>
      <w:r w:rsidR="00DD6B71">
        <w:rPr>
          <w:rFonts w:ascii="Times New Roman" w:hAnsi="Times New Roman" w:cs="Times New Roman"/>
          <w:noProof/>
          <w:sz w:val="24"/>
          <w:szCs w:val="24"/>
        </w:rPr>
        <w:t>)</w:t>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Additionally,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is commonly found in EVs secreted from various cancer types, including late stage bladder, advanced prostate, metastatic colorectal and advanced brain cancers </w:t>
      </w:r>
      <w:r w:rsidRPr="00314898">
        <w:rPr>
          <w:rFonts w:ascii="Times New Roman" w:hAnsi="Times New Roman" w:cs="Times New Roman"/>
          <w:sz w:val="24"/>
          <w:szCs w:val="24"/>
        </w:rPr>
        <w:fldChar w:fldCharType="begin">
          <w:fldData xml:space="preserve">PEVuZE5vdGU+PENpdGU+PEF1dGhvcj5KaTwvQXV0aG9yPjxZZWFyPjIwMTM8L1llYXI+PFJlY051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PEVuZE5vdGU+PENpdGU+PEF1dGhvcj5KaTwvQXV0aG9yPjxZZWFyPjIwMTM8L1llYXI+PFJlY051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71" w:tooltip="Welton, 2010 #268" w:history="1">
        <w:r w:rsidR="00035725">
          <w:rPr>
            <w:rFonts w:ascii="Times New Roman" w:hAnsi="Times New Roman" w:cs="Times New Roman"/>
            <w:noProof/>
            <w:sz w:val="24"/>
            <w:szCs w:val="24"/>
          </w:rPr>
          <w:t>Welton</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2010</w:t>
        </w:r>
      </w:hyperlink>
      <w:r w:rsidR="00DD6B71">
        <w:rPr>
          <w:rFonts w:ascii="Times New Roman" w:hAnsi="Times New Roman" w:cs="Times New Roman"/>
          <w:noProof/>
          <w:sz w:val="24"/>
          <w:szCs w:val="24"/>
        </w:rPr>
        <w:t xml:space="preserve">; </w:t>
      </w:r>
      <w:hyperlink w:anchor="_ENREF_36" w:tooltip="Ji, 2013 #267" w:history="1">
        <w:r w:rsidR="00035725">
          <w:rPr>
            <w:rFonts w:ascii="Times New Roman" w:hAnsi="Times New Roman" w:cs="Times New Roman"/>
            <w:noProof/>
            <w:sz w:val="24"/>
            <w:szCs w:val="24"/>
          </w:rPr>
          <w:t>Ji</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2013</w:t>
        </w:r>
      </w:hyperlink>
      <w:r w:rsidR="00DD6B71">
        <w:rPr>
          <w:rFonts w:ascii="Times New Roman" w:hAnsi="Times New Roman" w:cs="Times New Roman"/>
          <w:noProof/>
          <w:sz w:val="24"/>
          <w:szCs w:val="24"/>
        </w:rPr>
        <w:t xml:space="preserve">; </w:t>
      </w:r>
      <w:hyperlink w:anchor="_ENREF_61" w:tooltip="Ramteke, 2015 #178" w:history="1">
        <w:r w:rsidR="00035725">
          <w:rPr>
            <w:rFonts w:ascii="Times New Roman" w:hAnsi="Times New Roman" w:cs="Times New Roman"/>
            <w:noProof/>
            <w:sz w:val="24"/>
            <w:szCs w:val="24"/>
          </w:rPr>
          <w:t>Ramteke et al. 2015</w:t>
        </w:r>
      </w:hyperlink>
      <w:r w:rsidR="00DD6B71">
        <w:rPr>
          <w:rFonts w:ascii="Times New Roman" w:hAnsi="Times New Roman" w:cs="Times New Roman"/>
          <w:noProof/>
          <w:sz w:val="24"/>
          <w:szCs w:val="24"/>
        </w:rPr>
        <w:t xml:space="preserve">; </w:t>
      </w:r>
      <w:hyperlink w:anchor="_ENREF_75" w:tooltip="Zhang, 2015 #269" w:history="1">
        <w:r w:rsidR="00035725">
          <w:rPr>
            <w:rFonts w:ascii="Times New Roman" w:hAnsi="Times New Roman" w:cs="Times New Roman"/>
            <w:noProof/>
            <w:sz w:val="24"/>
            <w:szCs w:val="24"/>
          </w:rPr>
          <w:t>Zhang</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2015</w:t>
        </w:r>
      </w:hyperlink>
      <w:r w:rsidR="00DD6B71">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Yet, the significance and function of EV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these cancers is unknown. Hereby, identifying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as a major mediator of EV miRNA content perhaps establishes a novel role and function of EV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advanced cancers</w:t>
      </w:r>
      <w:r w:rsidR="00316ED4">
        <w:rPr>
          <w:rFonts w:ascii="Times New Roman" w:hAnsi="Times New Roman" w:cs="Times New Roman"/>
          <w:sz w:val="24"/>
          <w:szCs w:val="24"/>
        </w:rPr>
        <w:t xml:space="preserve"> and elucidates</w:t>
      </w:r>
      <w:r w:rsidR="000F01C6">
        <w:rPr>
          <w:rFonts w:ascii="Times New Roman" w:hAnsi="Times New Roman" w:cs="Times New Roman"/>
          <w:sz w:val="24"/>
          <w:szCs w:val="24"/>
        </w:rPr>
        <w:t xml:space="preserve"> some of the unknowns related to miRNA regulation</w:t>
      </w:r>
      <w:r w:rsidR="00316ED4">
        <w:rPr>
          <w:rFonts w:ascii="Times New Roman" w:hAnsi="Times New Roman" w:cs="Times New Roman"/>
          <w:sz w:val="24"/>
          <w:szCs w:val="24"/>
        </w:rPr>
        <w:t xml:space="preserve"> via subcellular compartmentalisation</w:t>
      </w:r>
      <w:r w:rsidRPr="00314898">
        <w:rPr>
          <w:rFonts w:ascii="Times New Roman" w:hAnsi="Times New Roman" w:cs="Times New Roman"/>
          <w:sz w:val="24"/>
          <w:szCs w:val="24"/>
        </w:rPr>
        <w:t xml:space="preserve">. </w:t>
      </w:r>
    </w:p>
    <w:p w14:paraId="1BBDA03C" w14:textId="5C1F2398"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lastRenderedPageBreak/>
        <w:t xml:space="preserve">Following the identification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as a candidate, we decided to investigate the activity of this protein. While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is reported to be predominately nuclear based, due to the nuclear localization signal, with cytoplasmic shuttling ability, several studies had observed that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tumour cells pos</w:t>
      </w:r>
      <w:r w:rsidR="0011298A">
        <w:rPr>
          <w:rFonts w:ascii="Times New Roman" w:hAnsi="Times New Roman" w:cs="Times New Roman"/>
          <w:sz w:val="24"/>
          <w:szCs w:val="24"/>
        </w:rPr>
        <w:t xml:space="preserve">sess aberrant localization </w:t>
      </w:r>
      <w:r w:rsidR="0011298A">
        <w:rPr>
          <w:rFonts w:ascii="Times New Roman" w:hAnsi="Times New Roman" w:cs="Times New Roman"/>
          <w:sz w:val="24"/>
          <w:szCs w:val="24"/>
        </w:rPr>
        <w:fldChar w:fldCharType="begin">
          <w:fldData xml:space="preserve">PEVuZE5vdGU+PENpdGU+PEF1dGhvcj5Qcm9lcHBlcjwvQXV0aG9yPjxZZWFyPjIwMTE8L1llYXI+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</w:fldData>
        </w:fldChar>
      </w:r>
      <w:r w:rsidR="0011298A">
        <w:rPr>
          <w:rFonts w:ascii="Times New Roman" w:hAnsi="Times New Roman" w:cs="Times New Roman"/>
          <w:sz w:val="24"/>
          <w:szCs w:val="24"/>
        </w:rPr>
        <w:instrText xml:space="preserve"> ADDIN EN.CITE </w:instrText>
      </w:r>
      <w:r w:rsidR="0011298A">
        <w:rPr>
          <w:rFonts w:ascii="Times New Roman" w:hAnsi="Times New Roman" w:cs="Times New Roman"/>
          <w:sz w:val="24"/>
          <w:szCs w:val="24"/>
        </w:rPr>
        <w:fldChar w:fldCharType="begin">
          <w:fldData xml:space="preserve">PEVuZE5vdGU+PENpdGU+PEF1dGhvcj5Qcm9lcHBlcjwvQXV0aG9yPjxZZWFyPjIwMTE8L1llYXI+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</w:fldData>
        </w:fldChar>
      </w:r>
      <w:r w:rsidR="0011298A">
        <w:rPr>
          <w:rFonts w:ascii="Times New Roman" w:hAnsi="Times New Roman" w:cs="Times New Roman"/>
          <w:sz w:val="24"/>
          <w:szCs w:val="24"/>
        </w:rPr>
        <w:instrText xml:space="preserve"> ADDIN EN.CITE.DATA </w:instrText>
      </w:r>
      <w:r w:rsidR="0011298A">
        <w:rPr>
          <w:rFonts w:ascii="Times New Roman" w:hAnsi="Times New Roman" w:cs="Times New Roman"/>
          <w:sz w:val="24"/>
          <w:szCs w:val="24"/>
        </w:rPr>
      </w:r>
      <w:r w:rsidR="0011298A">
        <w:rPr>
          <w:rFonts w:ascii="Times New Roman" w:hAnsi="Times New Roman" w:cs="Times New Roman"/>
          <w:sz w:val="24"/>
          <w:szCs w:val="24"/>
        </w:rPr>
        <w:fldChar w:fldCharType="end"/>
      </w:r>
      <w:r w:rsidR="0011298A">
        <w:rPr>
          <w:rFonts w:ascii="Times New Roman" w:hAnsi="Times New Roman" w:cs="Times New Roman"/>
          <w:sz w:val="24"/>
          <w:szCs w:val="24"/>
        </w:rPr>
      </w:r>
      <w:r w:rsidR="0011298A">
        <w:rPr>
          <w:rFonts w:ascii="Times New Roman" w:hAnsi="Times New Roman" w:cs="Times New Roman"/>
          <w:sz w:val="24"/>
          <w:szCs w:val="24"/>
        </w:rPr>
        <w:fldChar w:fldCharType="separate"/>
      </w:r>
      <w:r w:rsidR="0011298A">
        <w:rPr>
          <w:rFonts w:ascii="Times New Roman" w:hAnsi="Times New Roman" w:cs="Times New Roman"/>
          <w:noProof/>
          <w:sz w:val="24"/>
          <w:szCs w:val="24"/>
        </w:rPr>
        <w:t>(</w:t>
      </w:r>
      <w:hyperlink w:anchor="_ENREF_60" w:tooltip="Proepper, 2011 #280" w:history="1">
        <w:r w:rsidR="00035725">
          <w:rPr>
            <w:rFonts w:ascii="Times New Roman" w:hAnsi="Times New Roman" w:cs="Times New Roman"/>
            <w:noProof/>
            <w:sz w:val="24"/>
            <w:szCs w:val="24"/>
          </w:rPr>
          <w:t>Proepper</w:t>
        </w:r>
        <w:r w:rsidR="00035725" w:rsidRPr="0011298A">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2011</w:t>
        </w:r>
      </w:hyperlink>
      <w:r w:rsidR="0011298A">
        <w:rPr>
          <w:rFonts w:ascii="Times New Roman" w:hAnsi="Times New Roman" w:cs="Times New Roman"/>
          <w:noProof/>
          <w:sz w:val="24"/>
          <w:szCs w:val="24"/>
        </w:rPr>
        <w:t xml:space="preserve">; </w:t>
      </w:r>
      <w:hyperlink w:anchor="_ENREF_4" w:tooltip="Barboro, 2014 #281" w:history="1">
        <w:r w:rsidR="00035725">
          <w:rPr>
            <w:rFonts w:ascii="Times New Roman" w:hAnsi="Times New Roman" w:cs="Times New Roman"/>
            <w:noProof/>
            <w:sz w:val="24"/>
            <w:szCs w:val="24"/>
          </w:rPr>
          <w:t>Barboro</w:t>
        </w:r>
        <w:r w:rsidR="00035725" w:rsidRPr="0011298A">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2014</w:t>
        </w:r>
      </w:hyperlink>
      <w:r w:rsidR="0011298A">
        <w:rPr>
          <w:rFonts w:ascii="Times New Roman" w:hAnsi="Times New Roman" w:cs="Times New Roman"/>
          <w:noProof/>
          <w:sz w:val="24"/>
          <w:szCs w:val="24"/>
        </w:rPr>
        <w:t>)</w:t>
      </w:r>
      <w:r w:rsidR="0011298A">
        <w:rPr>
          <w:rFonts w:ascii="Times New Roman" w:hAnsi="Times New Roman" w:cs="Times New Roman"/>
          <w:sz w:val="24"/>
          <w:szCs w:val="24"/>
        </w:rPr>
        <w:fldChar w:fldCharType="end"/>
      </w:r>
      <w:r w:rsidRPr="00314898">
        <w:rPr>
          <w:rFonts w:ascii="Times New Roman" w:hAnsi="Times New Roman" w:cs="Times New Roman"/>
          <w:sz w:val="24"/>
          <w:szCs w:val="24"/>
        </w:rPr>
        <w:t xml:space="preserve">. For example,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advanced colorectal cancer possesses increased cytoplasmic accumulation and limited nuclear localization whereas the healthy counterpart is predominately nuclear </w:t>
      </w:r>
      <w:r w:rsidRPr="00314898">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&lt;EndNote&gt;&lt;Cite&gt;&lt;Author&gt;Hope&lt;/Author&gt;&lt;Year&gt;2011&lt;/Year&gt;&lt;RecNum&gt;271&lt;/RecNum&gt;&lt;DisplayText&gt;(Hope and Murray 2011)&lt;/DisplayText&gt;&lt;record&gt;&lt;rec-number&gt;271&lt;/rec-number&gt;&lt;foreign-keys&gt;&lt;key app="EN" db-id="fvaw9vd5rrfez2epavc5exebz02xt0vvvwrs" timestamp="1476264074"&gt;271&lt;/key&gt;&lt;/foreign-keys&gt;&lt;ref-type name="Journal Article"&gt;17&lt;/ref-type&gt;&lt;contributors&gt;&lt;authors&gt;&lt;author&gt;Hope, Nicholas R.&lt;/author&gt;&lt;author&gt;Murray, Graeme I.&lt;/author&gt;&lt;/authors&gt;&lt;/contributors&gt;&lt;titles&gt;&lt;title&gt;The expression profile of RNA-binding proteins in primary and metastatic colorectal cancer: relationship of heterogeneous nuclear ribonucleoproteins with prognosis&lt;/title&gt;&lt;secondary-title&gt;Human Pathology&lt;/secondary-title&gt;&lt;/titles&gt;&lt;periodical&gt;&lt;full-title&gt;Human Pathology&lt;/full-title&gt;&lt;/periodical&gt;&lt;pages&gt;393-402&lt;/pages&gt;&lt;volume&gt;42&lt;/volume&gt;&lt;number&gt;3&lt;/number&gt;&lt;keywords&gt;&lt;keyword&gt;Colorectal cancer&lt;/keyword&gt;&lt;keyword&gt;Heterogeneous nuclear ribonucleoprotein&lt;/keyword&gt;&lt;keyword&gt;Immunohistochemistry&lt;/keyword&gt;&lt;keyword&gt;Prognosis&lt;/keyword&gt;&lt;keyword&gt;Ribonucleoprotein&lt;/keyword&gt;&lt;keyword&gt;Rna-binding protein&lt;/keyword&gt;&lt;keyword&gt;Tissue microarray&lt;/keyword&gt;&lt;/keywords&gt;&lt;dates&gt;&lt;year&gt;2011&lt;/year&gt;&lt;pub-dates&gt;&lt;date&gt;3//&lt;/date&gt;&lt;/pub-dates&gt;&lt;/dates&gt;&lt;isbn&gt;0046-8177&lt;/isbn&gt;&lt;urls&gt;&lt;related-urls&gt;&lt;url&gt;http://www.sciencedirect.com/science/article/pii/S0046817710003102&lt;/url&gt;&lt;/related-urls&gt;&lt;/urls&gt;&lt;electronic-resource-num&gt;http://dx.doi.org/10.1016/j.humpath.2010.08.006&lt;/electronic-resource-num&gt;&lt;/record&gt;&lt;/Cite&gt;&lt;/EndNote&gt;</w:instrText>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29" w:tooltip="Hope, 2011 #271" w:history="1">
        <w:r w:rsidR="00035725">
          <w:rPr>
            <w:rFonts w:ascii="Times New Roman" w:hAnsi="Times New Roman" w:cs="Times New Roman"/>
            <w:noProof/>
            <w:sz w:val="24"/>
            <w:szCs w:val="24"/>
          </w:rPr>
          <w:t>Hope and Murray 2011</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This is consistent with the observed localizati</w:t>
      </w:r>
      <w:r w:rsidR="0011298A">
        <w:rPr>
          <w:rFonts w:ascii="Times New Roman" w:hAnsi="Times New Roman" w:cs="Times New Roman"/>
          <w:sz w:val="24"/>
          <w:szCs w:val="24"/>
        </w:rPr>
        <w:t>on in the PC3-GFP cells (Fig. 7b</w:t>
      </w:r>
      <w:r w:rsidRPr="00314898">
        <w:rPr>
          <w:rFonts w:ascii="Times New Roman" w:hAnsi="Times New Roman" w:cs="Times New Roman"/>
          <w:sz w:val="24"/>
          <w:szCs w:val="24"/>
        </w:rPr>
        <w:t xml:space="preserve">), however the cytoplasmic accumulation includes compartmentalization into forming EVs, particularly the multivesicular bodies. As the proteomic data detected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EVs and past research consistently demonstrates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presence in cancer-derived exosomes, its presence in the MVBs was </w:t>
      </w:r>
      <w:r w:rsidR="00316ED4">
        <w:rPr>
          <w:rFonts w:ascii="Times New Roman" w:hAnsi="Times New Roman" w:cs="Times New Roman"/>
          <w:sz w:val="24"/>
          <w:szCs w:val="24"/>
        </w:rPr>
        <w:t>inferred</w:t>
      </w:r>
      <w:r w:rsidRPr="00314898">
        <w:rPr>
          <w:rFonts w:ascii="Times New Roman" w:hAnsi="Times New Roman" w:cs="Times New Roman"/>
          <w:sz w:val="24"/>
          <w:szCs w:val="24"/>
        </w:rPr>
        <w:t xml:space="preserve">. However, this is the first study to demonstrate MVB localization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Interestingly, the PC3-cavin-1 cell lines depict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predominately in the endoplasmic reticulum (ER). While this indicates that cavin-1 expression inflicts a change in subcellular localization,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has not been detected in the ER previously. Cavin-1 in PC3 cells may be inducing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localization dissimilar to its usual phenotype. As the ER is primarily the site of protein maturation and folding, perhaps cavin-1 is preventing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transport to its usual localization following translation thus retaining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the ER</w:t>
      </w:r>
      <w:r w:rsidR="0011298A">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&lt;EndNote&gt;&lt;Cite&gt;&lt;Author&gt;Kincaid&lt;/Author&gt;&lt;Year&gt;2007&lt;/Year&gt;&lt;RecNum&gt;282&lt;/RecNum&gt;&lt;DisplayText&gt;(Kincaid and Cooper 2007)&lt;/DisplayText&gt;&lt;record&gt;&lt;rec-number&gt;282&lt;/rec-number&gt;&lt;foreign-keys&gt;&lt;key app="EN" db-id="fvaw9vd5rrfez2epavc5exebz02xt0vvvwrs" timestamp="1476599354"&gt;282&lt;/key&gt;&lt;/foreign-keys&gt;&lt;ref-type name="Journal Article"&gt;17&lt;/ref-type&gt;&lt;contributors&gt;&lt;authors&gt;&lt;author&gt;Kincaid, Margaret M.&lt;/author&gt;&lt;author&gt;Cooper, Antony A.&lt;/author&gt;&lt;/authors&gt;&lt;/contributors&gt;&lt;titles&gt;&lt;title&gt;Misfolded Proteins Traffic from the Endoplasmic Reticulum (ER) Due to ER Export Signals&lt;/title&gt;&lt;secondary-title&gt;Molecular Biology of the Cell&lt;/secondary-title&gt;&lt;/titles&gt;&lt;periodical&gt;&lt;full-title&gt;Mol Biol Cell&lt;/full-title&gt;&lt;abbr-1&gt;Molecular biology of the cell&lt;/abbr-1&gt;&lt;/periodical&gt;&lt;pages&gt;455-463&lt;/pages&gt;&lt;volume&gt;18&lt;/volume&gt;&lt;number&gt;2&lt;/number&gt;&lt;dates&gt;&lt;year&gt;2007&lt;/year&gt;&lt;pub-dates&gt;&lt;date&gt;08/10/received&amp;#xD;10/16/revised&amp;#xD;11/01/accepted&lt;/date&gt;&lt;/pub-dates&gt;&lt;/dates&gt;&lt;publisher&gt;The American Society for Cell Biology&lt;/publisher&gt;&lt;isbn&gt;1059-1524&lt;/isbn&gt;&lt;accession-num&gt;PMC1783784&lt;/accession-num&gt;&lt;urls&gt;&lt;related-urls&gt;&lt;url&gt;http://www.ncbi.nlm.nih.gov/pmc/articles/PMC1783784/&lt;/url&gt;&lt;/related-urls&gt;&lt;/urls&gt;&lt;electronic-resource-num&gt;10.1091/mbc.E06-08-0696&lt;/electronic-resource-num&gt;&lt;remote-database-name&gt;PMC&lt;/remote-database-name&gt;&lt;/record&gt;&lt;/Cite&gt;&lt;/EndNote&gt;</w:instrText>
      </w:r>
      <w:r w:rsidR="00185399">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38" w:tooltip="Kincaid, 2007 #282" w:history="1">
        <w:r w:rsidR="00035725">
          <w:rPr>
            <w:rFonts w:ascii="Times New Roman" w:hAnsi="Times New Roman" w:cs="Times New Roman"/>
            <w:noProof/>
            <w:sz w:val="24"/>
            <w:szCs w:val="24"/>
          </w:rPr>
          <w:t>Kincaid and Cooper 2007</w:t>
        </w:r>
      </w:hyperlink>
      <w:r w:rsidR="00035725">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xml:space="preserve">. Retention to the ER would explain the reduction of EV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upon cavin-1 expression, though how cavin-1 induces this phenotype is unknown. Observations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healthy prostate cells, such as the RWPE-1 cell line which expresses caveolin-1 and cavin-1, would determine whether this ER retention is a common function of cavin-1 or an abnormality found in only PC3-cavin-1 cell lines. Nonetheless, this suggests that subcellular</w:t>
      </w:r>
      <w:r w:rsidR="00E874F4">
        <w:rPr>
          <w:rFonts w:ascii="Times New Roman" w:hAnsi="Times New Roman" w:cs="Times New Roman"/>
          <w:sz w:val="24"/>
          <w:szCs w:val="24"/>
        </w:rPr>
        <w:t xml:space="preserve"> localization of </w:t>
      </w:r>
      <w:proofErr w:type="spellStart"/>
      <w:r w:rsidR="00E874F4">
        <w:rPr>
          <w:rFonts w:ascii="Times New Roman" w:hAnsi="Times New Roman" w:cs="Times New Roman"/>
          <w:sz w:val="24"/>
          <w:szCs w:val="24"/>
        </w:rPr>
        <w:t>hnRNPK</w:t>
      </w:r>
      <w:proofErr w:type="spellEnd"/>
      <w:r w:rsidR="00E874F4">
        <w:rPr>
          <w:rFonts w:ascii="Times New Roman" w:hAnsi="Times New Roman" w:cs="Times New Roman"/>
          <w:sz w:val="24"/>
          <w:szCs w:val="24"/>
        </w:rPr>
        <w:t xml:space="preserve"> mediated by cavin-1 is the major mediator of</w:t>
      </w:r>
      <w:r w:rsidRPr="00314898">
        <w:rPr>
          <w:rFonts w:ascii="Times New Roman" w:hAnsi="Times New Roman" w:cs="Times New Roman"/>
          <w:sz w:val="24"/>
          <w:szCs w:val="24"/>
        </w:rPr>
        <w:t xml:space="preserve"> the miRNA EV content.                 </w:t>
      </w:r>
    </w:p>
    <w:p w14:paraId="54B8CDC0" w14:textId="7D9C37B5"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lastRenderedPageBreak/>
        <w:t xml:space="preserve">Consistent with the hypothesis,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co-localizes with selectively exported miRNA, miR-148a in the PC3 cell line at punctate cytoplasmic structures. This supports the predicted interaction between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selectively exported miRNAs found by the binding motif and correlative evidence. However, while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changed localization in the ca</w:t>
      </w:r>
      <w:r w:rsidR="00E874F4">
        <w:rPr>
          <w:rFonts w:ascii="Times New Roman" w:hAnsi="Times New Roman" w:cs="Times New Roman"/>
          <w:sz w:val="24"/>
          <w:szCs w:val="24"/>
        </w:rPr>
        <w:t>vin-1 positive cells, the miR-148a</w:t>
      </w:r>
      <w:r w:rsidRPr="00314898">
        <w:rPr>
          <w:rFonts w:ascii="Times New Roman" w:hAnsi="Times New Roman" w:cs="Times New Roman"/>
          <w:sz w:val="24"/>
          <w:szCs w:val="24"/>
        </w:rPr>
        <w:t xml:space="preserve"> didn’t co-localize with it. This may suggest that cavin-1 is inflicting changes that prevents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from interacting with miR-148a and its other targets, by inhibiting binding ability or spatial distribution. Nonetheless the lack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the MVB and simultaneous lack of miR-148a is consistent with the proteomic, RNA-</w:t>
      </w:r>
      <w:proofErr w:type="spellStart"/>
      <w:r w:rsidRPr="00314898">
        <w:rPr>
          <w:rFonts w:ascii="Times New Roman" w:hAnsi="Times New Roman" w:cs="Times New Roman"/>
          <w:sz w:val="24"/>
          <w:szCs w:val="24"/>
        </w:rPr>
        <w:t>seq</w:t>
      </w:r>
      <w:proofErr w:type="spellEnd"/>
      <w:r w:rsidRPr="00314898">
        <w:rPr>
          <w:rFonts w:ascii="Times New Roman" w:hAnsi="Times New Roman" w:cs="Times New Roman"/>
          <w:sz w:val="24"/>
          <w:szCs w:val="24"/>
        </w:rPr>
        <w:t xml:space="preserve"> and RT-qPCR data and thus suggests that the lack of the export protein in MVBs is limiting miRNA export in cavin-1-PC3 cells. Furthermore,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was not observed mediating the export of sampled miRNA, miR-589 in either cell line. </w:t>
      </w:r>
      <w:proofErr w:type="gramStart"/>
      <w:r w:rsidRPr="00314898">
        <w:rPr>
          <w:rFonts w:ascii="Times New Roman" w:hAnsi="Times New Roman" w:cs="Times New Roman"/>
          <w:sz w:val="24"/>
          <w:szCs w:val="24"/>
        </w:rPr>
        <w:t>miR-589</w:t>
      </w:r>
      <w:proofErr w:type="gramEnd"/>
      <w:r w:rsidRPr="00314898">
        <w:rPr>
          <w:rFonts w:ascii="Times New Roman" w:hAnsi="Times New Roman" w:cs="Times New Roman"/>
          <w:sz w:val="24"/>
          <w:szCs w:val="24"/>
        </w:rPr>
        <w:t xml:space="preserve"> was analysed as its export did not change upon cavin-1 expression and does not contain the export motif and therefore should not bind to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or be found in punctate structures. This reflects the null hypothesis of sampling, as the diffuse cytoplasmic miR-589 would simply be enveloped by forming EVs due to proximity. </w:t>
      </w:r>
      <w:commentRangeStart w:id="28"/>
      <w:r w:rsidRPr="00314898">
        <w:rPr>
          <w:rFonts w:ascii="Times New Roman" w:hAnsi="Times New Roman" w:cs="Times New Roman"/>
          <w:sz w:val="24"/>
          <w:szCs w:val="24"/>
        </w:rPr>
        <w:t xml:space="preserve">Therefore </w:t>
      </w:r>
      <w:commentRangeEnd w:id="28"/>
      <w:r w:rsidR="00E874F4">
        <w:rPr>
          <w:rStyle w:val="CommentReference"/>
        </w:rPr>
        <w:commentReference w:id="28"/>
      </w:r>
      <w:r w:rsidRPr="00314898">
        <w:rPr>
          <w:rFonts w:ascii="Times New Roman" w:hAnsi="Times New Roman" w:cs="Times New Roman"/>
          <w:sz w:val="24"/>
          <w:szCs w:val="24"/>
        </w:rPr>
        <w:t xml:space="preserve">this study elucidated some of the underlying activity of the selective export miRNA mechanism and demonstrated the miRNA cellular distribution required for sampling. </w:t>
      </w:r>
    </w:p>
    <w:p w14:paraId="50BA222E" w14:textId="02CEC78C"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While the link between cavin-1 expression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activity is </w:t>
      </w:r>
      <w:r w:rsidR="003075B4">
        <w:rPr>
          <w:rFonts w:ascii="Times New Roman" w:hAnsi="Times New Roman" w:cs="Times New Roman"/>
          <w:sz w:val="24"/>
          <w:szCs w:val="24"/>
        </w:rPr>
        <w:t>still unknown, several hypothese</w:t>
      </w:r>
      <w:r w:rsidRPr="00314898">
        <w:rPr>
          <w:rFonts w:ascii="Times New Roman" w:hAnsi="Times New Roman" w:cs="Times New Roman"/>
          <w:sz w:val="24"/>
          <w:szCs w:val="24"/>
        </w:rPr>
        <w:t xml:space="preserve">s were formed to explain the change in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activity and potential links. From this study, we identified that the major regulator of miRNA export is the presence or absence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the MVB, where cavin-1 expression modulates this through changing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subcellular localization. Commonly, localization changes occur though modifications of localization signals, often achieved through post translational modification </w:t>
      </w:r>
      <w:r w:rsidRPr="00314898">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&lt;EndNote&gt;&lt;Cite&gt;&lt;Author&gt;Eisenhaber&lt;/Author&gt;&lt;Year&gt;2007&lt;/Year&gt;&lt;RecNum&gt;275&lt;/RecNum&gt;&lt;DisplayText&gt;(Eisenhaber and Eisenhaber 2007)&lt;/DisplayText&gt;&lt;record&gt;&lt;rec-number&gt;275&lt;/rec-number&gt;&lt;foreign-keys&gt;&lt;key app="EN" db-id="fvaw9vd5rrfez2epavc5exebz02xt0vvvwrs" timestamp="1476574828"&gt;275&lt;/key&gt;&lt;/foreign-keys&gt;&lt;ref-type name="Journal Article"&gt;17&lt;/ref-type&gt;&lt;contributors&gt;&lt;authors&gt;&lt;author&gt;Eisenhaber, B.&lt;/author&gt;&lt;author&gt;Eisenhaber, F.&lt;/author&gt;&lt;/authors&gt;&lt;/contributors&gt;&lt;auth-address&gt;Research Institute of Molecular Pathology (IMP), Dr. Bohr-Gasse 7, A-1030 Vienna, Austria. Birgit.Eisenhaber@imp.univie.ac.at&lt;/auth-address&gt;&lt;titles&gt;&lt;title&gt;Posttranslational modifications and subcellular localization signals: indicators of sequence regions without inherent 3D structure?&lt;/title&gt;&lt;secondary-title&gt;Curr Protein Pept Sci&lt;/secondary-title&gt;&lt;alt-title&gt;Current protein &amp;amp; peptide science&lt;/alt-title&gt;&lt;/titles&gt;&lt;periodical&gt;&lt;full-title&gt;Curr Protein Pept Sci&lt;/full-title&gt;&lt;abbr-1&gt;Current protein &amp;amp; peptide science&lt;/abbr-1&gt;&lt;/periodical&gt;&lt;alt-periodical&gt;&lt;full-title&gt;Curr Protein Pept Sci&lt;/full-title&gt;&lt;abbr-1&gt;Current protein &amp;amp; peptide science&lt;/abbr-1&gt;&lt;/alt-periodical&gt;&lt;pages&gt;197-203&lt;/pages&gt;&lt;volume&gt;8&lt;/volume&gt;&lt;number&gt;2&lt;/number&gt;&lt;edition&gt;2007/04/14&lt;/edition&gt;&lt;keywords&gt;&lt;keyword&gt;Amino Acid Sequence&lt;/keyword&gt;&lt;keyword&gt;Molecular Sequence Data&lt;/keyword&gt;&lt;keyword&gt;Protein Conformation&lt;/keyword&gt;&lt;keyword&gt;*Protein Processing, Post-Translational&lt;/keyword&gt;&lt;keyword&gt;Proteins/chemistry&lt;/keyword&gt;&lt;keyword&gt;*Signal Transduction&lt;/keyword&gt;&lt;keyword&gt;Subcellular Fractions/chemistry&lt;/keyword&gt;&lt;/keywords&gt;&lt;dates&gt;&lt;year&gt;2007&lt;/year&gt;&lt;pub-dates&gt;&lt;date&gt;Apr&lt;/date&gt;&lt;/pub-dates&gt;&lt;/dates&gt;&lt;isbn&gt;1389-2037 (Print)&amp;#xD;1389-2037&lt;/isbn&gt;&lt;accession-num&gt;17430201&lt;/accession-num&gt;&lt;urls&gt;&lt;/urls&gt;&lt;remote-database-provider&gt;Nlm&lt;/remote-database-provider&gt;&lt;language&gt;eng&lt;/language&gt;&lt;/record&gt;&lt;/Cite&gt;&lt;/EndNote&gt;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15" w:tooltip="Eisenhaber, 2007 #275" w:history="1">
        <w:r w:rsidR="00035725">
          <w:rPr>
            <w:rFonts w:ascii="Times New Roman" w:hAnsi="Times New Roman" w:cs="Times New Roman"/>
            <w:noProof/>
            <w:sz w:val="24"/>
            <w:szCs w:val="24"/>
          </w:rPr>
          <w:t>Eisenhaber and Eisenhaber 2007</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When investigated,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many of the members of the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family undergo </w:t>
      </w:r>
      <w:proofErr w:type="spellStart"/>
      <w:r w:rsidRPr="00314898">
        <w:rPr>
          <w:rFonts w:ascii="Times New Roman" w:hAnsi="Times New Roman" w:cs="Times New Roman"/>
          <w:sz w:val="24"/>
          <w:szCs w:val="24"/>
        </w:rPr>
        <w:t>SUMOylation</w:t>
      </w:r>
      <w:proofErr w:type="spellEnd"/>
      <w:r w:rsidRPr="00314898">
        <w:rPr>
          <w:rFonts w:ascii="Times New Roman" w:hAnsi="Times New Roman" w:cs="Times New Roman"/>
          <w:sz w:val="24"/>
          <w:szCs w:val="24"/>
        </w:rPr>
        <w:t xml:space="preserve"> where this modification alters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nuclear </w:t>
      </w:r>
      <w:r w:rsidRPr="00314898">
        <w:rPr>
          <w:rFonts w:ascii="Times New Roman" w:hAnsi="Times New Roman" w:cs="Times New Roman"/>
          <w:sz w:val="24"/>
          <w:szCs w:val="24"/>
        </w:rPr>
        <w:lastRenderedPageBreak/>
        <w:t xml:space="preserve">translocation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&lt;EndNote&gt;&lt;Cite&gt;&lt;Author&gt;Lee&lt;/Author&gt;&lt;Year&gt;2012&lt;/Year&gt;&lt;RecNum&gt;272&lt;/RecNum&gt;&lt;DisplayText&gt;(Lee&lt;style face="italic"&gt; et al.&lt;/style&gt; 2012)&lt;/DisplayText&gt;&lt;record&gt;&lt;rec-number&gt;272&lt;/rec-number&gt;&lt;foreign-keys&gt;&lt;key app="EN" db-id="fvaw9vd5rrfez2epavc5exebz02xt0vvvwrs" timestamp="1476489807"&gt;272&lt;/key&gt;&lt;/foreign-keys&gt;&lt;ref-type name="Journal Article"&gt;17&lt;/ref-type&gt;&lt;contributors&gt;&lt;authors&gt;&lt;author&gt;Lee, Seong Won&lt;/author&gt;&lt;author&gt;Lee, Moon Hee&lt;/author&gt;&lt;author&gt;Park, Jong Ho&lt;/author&gt;&lt;author&gt;Kang, Sung Hwan&lt;/author&gt;&lt;author&gt;Yoo, Hee Min&lt;/author&gt;&lt;author&gt;Ka, Seung Hyun&lt;/author&gt;&lt;author&gt;Oh, Young Mi&lt;/author&gt;&lt;author&gt;Jeon, Young Joo&lt;/author&gt;&lt;author&gt;Chung, Chin Ha&lt;/author&gt;&lt;/authors&gt;&lt;/contributors&gt;&lt;titles&gt;&lt;title&gt;SUMOylation of hnRNP-K is required for p53-mediated cell-cycle arrest in response to DNA damage&lt;/title&gt;&lt;secondary-title&gt;The EMBO Journal&lt;/secondary-title&gt;&lt;/titles&gt;&lt;periodical&gt;&lt;full-title&gt;The EMBO Journal&lt;/full-title&gt;&lt;/periodical&gt;&lt;pages&gt;4441-4452&lt;/pages&gt;&lt;volume&gt;31&lt;/volume&gt;&lt;number&gt;23&lt;/number&gt;&lt;dates&gt;&lt;year&gt;2012&lt;/year&gt;&lt;pub-dates&gt;&lt;date&gt;10/23&amp;#xD;06/08/received&amp;#xD;10/08/accepted&lt;/date&gt;&lt;/pub-dates&gt;&lt;/dates&gt;&lt;publisher&gt;Nature Publishing Group&lt;/publisher&gt;&lt;isbn&gt;0261-4189&amp;#xD;1460-2075&lt;/isbn&gt;&lt;accession-num&gt;PMC3512394&lt;/accession-num&gt;&lt;urls&gt;&lt;related-urls&gt;&lt;url&gt;http://www.ncbi.nlm.nih.gov/pmc/articles/PMC3512394/&lt;/url&gt;&lt;/related-urls&gt;&lt;/urls&gt;&lt;electronic-resource-num&gt;10.1038/emboj.2012.293&lt;/electronic-resource-num&gt;&lt;remote-database-name&gt;PMC&lt;/remote-database-name&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43" w:tooltip="Lee, 2012 #272" w:history="1">
        <w:r w:rsidR="00035725" w:rsidRPr="00314898">
          <w:rPr>
            <w:rFonts w:ascii="Times New Roman" w:hAnsi="Times New Roman" w:cs="Times New Roman"/>
            <w:noProof/>
            <w:sz w:val="24"/>
            <w:szCs w:val="24"/>
          </w:rPr>
          <w:t>Lee</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2012</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The site of </w:t>
      </w:r>
      <w:proofErr w:type="spellStart"/>
      <w:r w:rsidRPr="00314898">
        <w:rPr>
          <w:rFonts w:ascii="Times New Roman" w:hAnsi="Times New Roman" w:cs="Times New Roman"/>
          <w:sz w:val="24"/>
          <w:szCs w:val="24"/>
        </w:rPr>
        <w:t>SUMOylation</w:t>
      </w:r>
      <w:proofErr w:type="spellEnd"/>
      <w:r w:rsidRPr="00314898">
        <w:rPr>
          <w:rFonts w:ascii="Times New Roman" w:hAnsi="Times New Roman" w:cs="Times New Roman"/>
          <w:sz w:val="24"/>
          <w:szCs w:val="24"/>
        </w:rPr>
        <w:t xml:space="preserve">, Lys422, overlaps with the third K-homology domain, one of four RNA-binding sites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(3 KH domains and 1 RGG-box)</w:t>
      </w:r>
      <w:r w:rsidR="00035725">
        <w:rPr>
          <w:rFonts w:ascii="Times New Roman" w:hAnsi="Times New Roman" w:cs="Times New Roman"/>
          <w:sz w:val="24"/>
          <w:szCs w:val="24"/>
        </w:rPr>
        <w:t xml:space="preserve"> </w:t>
      </w:r>
      <w:r w:rsidR="00035725">
        <w:rPr>
          <w:rFonts w:ascii="Times New Roman" w:hAnsi="Times New Roman" w:cs="Times New Roman"/>
          <w:sz w:val="24"/>
          <w:szCs w:val="24"/>
        </w:rPr>
        <w:fldChar w:fldCharType="begin">
          <w:fldData xml:space="preserve">PEVuZE5vdGU+PENpdGU+PEF1dGhvcj5QYXppZXdza2E8L0F1dGhvcj48WWVhcj4yMDA0PC9ZZWFy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PEVuZE5vdGU+PENpdGU+PEF1dGhvcj5QYXppZXdza2E8L0F1dGhvcj48WWVhcj4yMDA0PC9ZZWFy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00035725">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56" w:tooltip="Paziewska, 2004 #289" w:history="1">
        <w:r w:rsidR="00035725">
          <w:rPr>
            <w:rFonts w:ascii="Times New Roman" w:hAnsi="Times New Roman" w:cs="Times New Roman"/>
            <w:noProof/>
            <w:sz w:val="24"/>
            <w:szCs w:val="24"/>
          </w:rPr>
          <w:t>Paziewska</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2004</w:t>
        </w:r>
      </w:hyperlink>
      <w:r w:rsidR="00035725">
        <w:rPr>
          <w:rFonts w:ascii="Times New Roman" w:hAnsi="Times New Roman" w:cs="Times New Roman"/>
          <w:noProof/>
          <w:sz w:val="24"/>
          <w:szCs w:val="24"/>
        </w:rPr>
        <w:t xml:space="preserve">; </w:t>
      </w:r>
      <w:hyperlink w:anchor="_ENREF_43" w:tooltip="Lee, 2012 #272" w:history="1">
        <w:r w:rsidR="00035725">
          <w:rPr>
            <w:rFonts w:ascii="Times New Roman" w:hAnsi="Times New Roman" w:cs="Times New Roman"/>
            <w:noProof/>
            <w:sz w:val="24"/>
            <w:szCs w:val="24"/>
          </w:rPr>
          <w:t>Lee et al. 2012</w:t>
        </w:r>
      </w:hyperlink>
      <w:r w:rsidR="00035725">
        <w:rPr>
          <w:rFonts w:ascii="Times New Roman" w:hAnsi="Times New Roman" w:cs="Times New Roman"/>
          <w:noProof/>
          <w:sz w:val="24"/>
          <w:szCs w:val="24"/>
        </w:rPr>
        <w:t>)</w:t>
      </w:r>
      <w:r w:rsidR="00035725">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This may potentially serve as the reason that both subcellular localization and reduced interaction is occurring between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miR-148a in the cavin-1 PC3 cells. Furthermore, </w:t>
      </w:r>
      <w:proofErr w:type="spellStart"/>
      <w:r w:rsidRPr="00314898">
        <w:rPr>
          <w:rFonts w:ascii="Times New Roman" w:hAnsi="Times New Roman" w:cs="Times New Roman"/>
          <w:sz w:val="24"/>
          <w:szCs w:val="24"/>
        </w:rPr>
        <w:t>Villarroya-Beltri</w:t>
      </w:r>
      <w:proofErr w:type="spellEnd"/>
      <w:r w:rsidRPr="00314898">
        <w:rPr>
          <w:rFonts w:ascii="Times New Roman" w:hAnsi="Times New Roman" w:cs="Times New Roman"/>
          <w:sz w:val="24"/>
          <w:szCs w:val="24"/>
        </w:rPr>
        <w:t xml:space="preserve"> </w:t>
      </w:r>
      <w:r w:rsidRPr="00314898">
        <w:rPr>
          <w:rFonts w:ascii="Times New Roman" w:hAnsi="Times New Roman" w:cs="Times New Roman"/>
          <w:i/>
          <w:sz w:val="24"/>
          <w:szCs w:val="24"/>
        </w:rPr>
        <w:t xml:space="preserve">et al </w:t>
      </w:r>
      <w:r w:rsidRPr="00314898">
        <w:rPr>
          <w:rFonts w:ascii="Times New Roman" w:hAnsi="Times New Roman" w:cs="Times New Roman"/>
          <w:sz w:val="24"/>
          <w:szCs w:val="24"/>
        </w:rPr>
        <w:t xml:space="preserve">(2013) found that the interaction between their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protein and miRNA binding affinity was dependant on </w:t>
      </w:r>
      <w:proofErr w:type="spellStart"/>
      <w:r w:rsidRPr="00314898">
        <w:rPr>
          <w:rFonts w:ascii="Times New Roman" w:hAnsi="Times New Roman" w:cs="Times New Roman"/>
          <w:sz w:val="24"/>
          <w:szCs w:val="24"/>
        </w:rPr>
        <w:t>SUMOlyation</w:t>
      </w:r>
      <w:proofErr w:type="spellEnd"/>
      <w:r w:rsidRPr="00314898">
        <w:rPr>
          <w:rFonts w:ascii="Times New Roman" w:hAnsi="Times New Roman" w:cs="Times New Roman"/>
          <w:sz w:val="24"/>
          <w:szCs w:val="24"/>
        </w:rPr>
        <w:t xml:space="preserve">. Though, to our knowledge no direct link is found between cavin-1 and </w:t>
      </w:r>
      <w:proofErr w:type="spellStart"/>
      <w:r w:rsidRPr="00314898">
        <w:rPr>
          <w:rFonts w:ascii="Times New Roman" w:hAnsi="Times New Roman" w:cs="Times New Roman"/>
          <w:sz w:val="24"/>
          <w:szCs w:val="24"/>
        </w:rPr>
        <w:t>SUMOlyation</w:t>
      </w:r>
      <w:proofErr w:type="spellEnd"/>
      <w:r w:rsidRPr="00314898">
        <w:rPr>
          <w:rFonts w:ascii="Times New Roman" w:hAnsi="Times New Roman" w:cs="Times New Roman"/>
          <w:sz w:val="24"/>
          <w:szCs w:val="24"/>
        </w:rPr>
        <w:t xml:space="preserve">. For these reasons, identifying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post translational modifications may be beneficial in understanding the regulation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the EVs and the miRNA export. </w:t>
      </w:r>
    </w:p>
    <w:p w14:paraId="0FBE19FA" w14:textId="6D7169C9"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A potential link between cavin-1 expression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function may lie in lipid raft composition. Lipid rafts are </w:t>
      </w:r>
      <w:proofErr w:type="spellStart"/>
      <w:r w:rsidRPr="00314898">
        <w:rPr>
          <w:rFonts w:ascii="Times New Roman" w:hAnsi="Times New Roman" w:cs="Times New Roman"/>
          <w:sz w:val="24"/>
          <w:szCs w:val="24"/>
        </w:rPr>
        <w:t>microdomains</w:t>
      </w:r>
      <w:proofErr w:type="spellEnd"/>
      <w:r w:rsidRPr="00314898">
        <w:rPr>
          <w:rFonts w:ascii="Times New Roman" w:hAnsi="Times New Roman" w:cs="Times New Roman"/>
          <w:sz w:val="24"/>
          <w:szCs w:val="24"/>
        </w:rPr>
        <w:t xml:space="preserve"> that are </w:t>
      </w:r>
      <w:r w:rsidR="00035725">
        <w:rPr>
          <w:rFonts w:ascii="Times New Roman" w:hAnsi="Times New Roman" w:cs="Times New Roman"/>
          <w:sz w:val="24"/>
          <w:szCs w:val="24"/>
        </w:rPr>
        <w:t>enriched in specific lipids</w:t>
      </w:r>
      <w:r w:rsidRPr="00314898">
        <w:rPr>
          <w:rFonts w:ascii="Times New Roman" w:hAnsi="Times New Roman" w:cs="Times New Roman"/>
          <w:sz w:val="24"/>
          <w:szCs w:val="24"/>
        </w:rPr>
        <w:t>, such as cholesterol, ceramide and sphingolipid, where this composition dictates protein composition</w:t>
      </w:r>
      <w:r w:rsidR="003075B4">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185399">
        <w:rPr>
          <w:rFonts w:ascii="Times New Roman" w:hAnsi="Times New Roman" w:cs="Times New Roman"/>
          <w:sz w:val="24"/>
          <w:szCs w:val="24"/>
        </w:rPr>
        <w:instrText xml:space="preserve"> ADDIN EN.CITE &lt;EndNote&gt;&lt;Cite&gt;&lt;Author&gt;Harder&lt;/Author&gt;&lt;Year&gt;1998&lt;/Year&gt;&lt;RecNum&gt;283&lt;/RecNum&gt;&lt;DisplayText&gt;(Harder&lt;style face="italic"&gt; et al.&lt;/style&gt; 1998)&lt;/DisplayText&gt;&lt;record&gt;&lt;rec-number&gt;283&lt;/rec-number&gt;&lt;foreign-keys&gt;&lt;key app="EN" db-id="fvaw9vd5rrfez2epavc5exebz02xt0vvvwrs" timestamp="1476599707"&gt;283&lt;/key&gt;&lt;/foreign-keys&gt;&lt;ref-type name="Journal Article"&gt;17&lt;/ref-type&gt;&lt;contributors&gt;&lt;authors&gt;&lt;author&gt;Harder, Thomas&lt;/author&gt;&lt;author&gt;Scheiffele, Peter&lt;/author&gt;&lt;author&gt;Verkade, Paul&lt;/author&gt;&lt;author&gt;Simons, Kai&lt;/author&gt;&lt;/authors&gt;&lt;/contributors&gt;&lt;titles&gt;&lt;title&gt;Lipid Domain Structure of the Plasma Membrane Revealed by Patching of Membrane Components&lt;/title&gt;&lt;secondary-title&gt;The Journal of Cell Biology&lt;/secondary-title&gt;&lt;/titles&gt;&lt;periodical&gt;&lt;full-title&gt;The Journal of Cell Biology&lt;/full-title&gt;&lt;/periodical&gt;&lt;pages&gt;929-942&lt;/pages&gt;&lt;volume&gt;141&lt;/volume&gt;&lt;number&gt;4&lt;/number&gt;&lt;dates&gt;&lt;year&gt;1998&lt;/year&gt;&lt;pub-dates&gt;&lt;date&gt;11/04/received&amp;#xD;04/02/revised&lt;/date&gt;&lt;/pub-dates&gt;&lt;/dates&gt;&lt;publisher&gt;The Rockefeller University Press&lt;/publisher&gt;&lt;isbn&gt;0021-9525&amp;#xD;1540-8140&lt;/isbn&gt;&lt;accession-num&gt;PMC2132776&lt;/accession-num&gt;&lt;urls&gt;&lt;related-urls&gt;&lt;url&gt;http://www.ncbi.nlm.nih.gov/pmc/articles/PMC2132776/&lt;/url&gt;&lt;/related-urls&gt;&lt;/urls&gt;&lt;remote-database-name&gt;PMC&lt;/remote-database-name&gt;&lt;/record&gt;&lt;/Cite&gt;&lt;/EndNote&gt;</w:instrText>
      </w:r>
      <w:r w:rsidR="00185399">
        <w:rPr>
          <w:rFonts w:ascii="Times New Roman" w:hAnsi="Times New Roman" w:cs="Times New Roman"/>
          <w:sz w:val="24"/>
          <w:szCs w:val="24"/>
        </w:rPr>
        <w:fldChar w:fldCharType="separate"/>
      </w:r>
      <w:r w:rsidR="00185399">
        <w:rPr>
          <w:rFonts w:ascii="Times New Roman" w:hAnsi="Times New Roman" w:cs="Times New Roman"/>
          <w:noProof/>
          <w:sz w:val="24"/>
          <w:szCs w:val="24"/>
        </w:rPr>
        <w:t>(</w:t>
      </w:r>
      <w:hyperlink w:anchor="_ENREF_25" w:tooltip="Harder, 1998 #283" w:history="1">
        <w:r w:rsidR="00035725">
          <w:rPr>
            <w:rFonts w:ascii="Times New Roman" w:hAnsi="Times New Roman" w:cs="Times New Roman"/>
            <w:noProof/>
            <w:sz w:val="24"/>
            <w:szCs w:val="24"/>
          </w:rPr>
          <w:t>Harder</w:t>
        </w:r>
        <w:r w:rsidR="00035725" w:rsidRPr="00185399">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1998</w:t>
        </w:r>
      </w:hyperlink>
      <w:r w:rsidR="00185399">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These rafts can be found in EVs, the membrane of the ER, Golgi bodies and in the plasma membrane</w:t>
      </w:r>
      <w:r w:rsidR="003E7B01">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&lt;EndNote&gt;&lt;Cite&gt;&lt;Author&gt;Alonso&lt;/Author&gt;&lt;Year&gt;2001&lt;/Year&gt;&lt;RecNum&gt;284&lt;/RecNum&gt;&lt;DisplayText&gt;(Alonso and Millán 2001)&lt;/DisplayText&gt;&lt;record&gt;&lt;rec-number&gt;284&lt;/rec-number&gt;&lt;foreign-keys&gt;&lt;key app="EN" db-id="fvaw9vd5rrfez2epavc5exebz02xt0vvvwrs" timestamp="1476600101"&gt;284&lt;/key&gt;&lt;/foreign-keys&gt;&lt;ref-type name="Journal Article"&gt;17&lt;/ref-type&gt;&lt;contributors&gt;&lt;authors&gt;&lt;author&gt;Alonso, Miguel A.&lt;/author&gt;&lt;author&gt;Millán, Jaime&lt;/author&gt;&lt;/authors&gt;&lt;/contributors&gt;&lt;titles&gt;&lt;title&gt;The role of lipid rafts in signalling and membrane trafficking in T lymphocytes&lt;/title&gt;&lt;secondary-title&gt;Journal of Cell Science&lt;/secondary-title&gt;&lt;/titles&gt;&lt;periodical&gt;&lt;full-title&gt;Journal of Cell Science&lt;/full-title&gt;&lt;/periodical&gt;&lt;pages&gt;3957&lt;/pages&gt;&lt;volume&gt;114&lt;/volume&gt;&lt;number&gt;22&lt;/number&gt;&lt;dates&gt;&lt;year&gt;2001&lt;/year&gt;&lt;/dates&gt;&lt;urls&gt;&lt;related-urls&gt;&lt;url&gt;http://jcs.biologists.org/content/114/22/3957.abstract&lt;/url&gt;&lt;/related-urls&gt;&lt;/urls&gt;&lt;/record&gt;&lt;/Cite&gt;&lt;/EndNote&gt;</w:instrText>
      </w:r>
      <w:r w:rsidR="00185399">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1" w:tooltip="Alonso, 2001 #284" w:history="1">
        <w:r w:rsidR="00035725">
          <w:rPr>
            <w:rFonts w:ascii="Times New Roman" w:hAnsi="Times New Roman" w:cs="Times New Roman"/>
            <w:noProof/>
            <w:sz w:val="24"/>
            <w:szCs w:val="24"/>
          </w:rPr>
          <w:t>Alonso and Millán 2001</w:t>
        </w:r>
      </w:hyperlink>
      <w:r w:rsidR="00035725">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xml:space="preserve">. Earlier studies revealed that expression of cavin-1 in PC3 cell lines reduces the amount of cholesterol found in lipid rafts, resulting in a change in lipid and protein composition </w:t>
      </w:r>
      <w:r w:rsidRPr="00314898">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52" w:tooltip="Moon, 2014 #10" w:history="1">
        <w:r w:rsidR="00035725">
          <w:rPr>
            <w:rFonts w:ascii="Times New Roman" w:hAnsi="Times New Roman" w:cs="Times New Roman"/>
            <w:noProof/>
            <w:sz w:val="24"/>
            <w:szCs w:val="24"/>
          </w:rPr>
          <w:t xml:space="preserve">Moon </w:t>
        </w:r>
        <w:r w:rsidR="00035725" w:rsidRPr="000555D6">
          <w:rPr>
            <w:rFonts w:ascii="Times New Roman" w:hAnsi="Times New Roman" w:cs="Times New Roman"/>
            <w:i/>
            <w:noProof/>
            <w:sz w:val="24"/>
            <w:szCs w:val="24"/>
          </w:rPr>
          <w:t>et al</w:t>
        </w:r>
        <w:r w:rsidR="00035725">
          <w:rPr>
            <w:rFonts w:ascii="Times New Roman" w:hAnsi="Times New Roman" w:cs="Times New Roman"/>
            <w:noProof/>
            <w:sz w:val="24"/>
            <w:szCs w:val="24"/>
          </w:rPr>
          <w:t>. 2014</w:t>
        </w:r>
      </w:hyperlink>
      <w:r w:rsidR="00DD6B71">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This included modulation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recruitment to these </w:t>
      </w:r>
      <w:proofErr w:type="spellStart"/>
      <w:r w:rsidRPr="00314898">
        <w:rPr>
          <w:rFonts w:ascii="Times New Roman" w:hAnsi="Times New Roman" w:cs="Times New Roman"/>
          <w:sz w:val="24"/>
          <w:szCs w:val="24"/>
        </w:rPr>
        <w:t>microdomains</w:t>
      </w:r>
      <w:proofErr w:type="spellEnd"/>
      <w:r w:rsidRPr="00314898">
        <w:rPr>
          <w:rFonts w:ascii="Times New Roman" w:hAnsi="Times New Roman" w:cs="Times New Roman"/>
          <w:sz w:val="24"/>
          <w:szCs w:val="24"/>
        </w:rPr>
        <w:t xml:space="preserve"> </w:t>
      </w:r>
      <w:r w:rsidRPr="00314898">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314898">
        <w:rPr>
          <w:rFonts w:ascii="Times New Roman" w:hAnsi="Times New Roman" w:cs="Times New Roman"/>
          <w:sz w:val="24"/>
          <w:szCs w:val="24"/>
        </w:rPr>
        <w:instrText xml:space="preserve"> ADDIN EN.CITE </w:instrText>
      </w:r>
      <w:r w:rsidRPr="00314898">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314898">
        <w:rPr>
          <w:rFonts w:ascii="Times New Roman" w:hAnsi="Times New Roman" w:cs="Times New Roman"/>
          <w:sz w:val="24"/>
          <w:szCs w:val="24"/>
        </w:rPr>
        <w:instrText xml:space="preserve"> ADDIN EN.CITE.DATA </w:instrText>
      </w:r>
      <w:r w:rsidRPr="00314898">
        <w:rPr>
          <w:rFonts w:ascii="Times New Roman" w:hAnsi="Times New Roman" w:cs="Times New Roman"/>
          <w:sz w:val="24"/>
          <w:szCs w:val="24"/>
        </w:rPr>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52" w:tooltip="Moon, 2014 #10" w:history="1">
        <w:r w:rsidR="00035725" w:rsidRPr="00314898">
          <w:rPr>
            <w:rFonts w:ascii="Times New Roman" w:hAnsi="Times New Roman" w:cs="Times New Roman"/>
            <w:noProof/>
            <w:sz w:val="24"/>
            <w:szCs w:val="24"/>
          </w:rPr>
          <w:t xml:space="preserve">Moon </w:t>
        </w:r>
        <w:r w:rsidR="00035725" w:rsidRPr="000555D6">
          <w:rPr>
            <w:rFonts w:ascii="Times New Roman" w:hAnsi="Times New Roman" w:cs="Times New Roman"/>
            <w:i/>
            <w:noProof/>
            <w:sz w:val="24"/>
            <w:szCs w:val="24"/>
          </w:rPr>
          <w:t>et al.</w:t>
        </w:r>
        <w:r w:rsidR="00035725" w:rsidRPr="00314898">
          <w:rPr>
            <w:rFonts w:ascii="Times New Roman" w:hAnsi="Times New Roman" w:cs="Times New Roman"/>
            <w:noProof/>
            <w:sz w:val="24"/>
            <w:szCs w:val="24"/>
          </w:rPr>
          <w:t xml:space="preserve"> 2014</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Perhaps, this included recruitment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extracellular vesicle lipid rafts in PC3 cells. As the cavin-1 reduced the association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lipid rafts, this may explain the reduced affinity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the MVBs and therefore exosomes. Hereby, lipid raft modifications inflicted by cavin-1 expression could be controlling the subcellular loca</w:t>
      </w:r>
      <w:r w:rsidR="00FF43B7">
        <w:rPr>
          <w:rFonts w:ascii="Times New Roman" w:hAnsi="Times New Roman" w:cs="Times New Roman"/>
          <w:sz w:val="24"/>
          <w:szCs w:val="24"/>
        </w:rPr>
        <w:t xml:space="preserve">lization of </w:t>
      </w:r>
      <w:proofErr w:type="spellStart"/>
      <w:r w:rsidR="00FF43B7">
        <w:rPr>
          <w:rFonts w:ascii="Times New Roman" w:hAnsi="Times New Roman" w:cs="Times New Roman"/>
          <w:sz w:val="24"/>
          <w:szCs w:val="24"/>
        </w:rPr>
        <w:t>hnRNPK</w:t>
      </w:r>
      <w:proofErr w:type="spellEnd"/>
      <w:r w:rsidR="00FF43B7">
        <w:rPr>
          <w:rFonts w:ascii="Times New Roman" w:hAnsi="Times New Roman" w:cs="Times New Roman"/>
          <w:sz w:val="24"/>
          <w:szCs w:val="24"/>
        </w:rPr>
        <w:t>. Future studies are required</w:t>
      </w:r>
      <w:r w:rsidRPr="00314898">
        <w:rPr>
          <w:rFonts w:ascii="Times New Roman" w:hAnsi="Times New Roman" w:cs="Times New Roman"/>
          <w:sz w:val="24"/>
          <w:szCs w:val="24"/>
        </w:rPr>
        <w:t xml:space="preserve"> to identify the link between cavin-1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w:t>
      </w:r>
    </w:p>
    <w:p w14:paraId="0AF74871" w14:textId="5E78B11C"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It should also be noted that while this study analysed the mixed population of EVs, the localization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seems to indicate a preference for MVBs which precede the formation of exosomes. The lack of recruitment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the plasma membrane </w:t>
      </w:r>
      <w:r w:rsidRPr="00314898">
        <w:rPr>
          <w:rFonts w:ascii="Times New Roman" w:hAnsi="Times New Roman" w:cs="Times New Roman"/>
          <w:sz w:val="24"/>
          <w:szCs w:val="24"/>
        </w:rPr>
        <w:lastRenderedPageBreak/>
        <w:t xml:space="preserve">suggests that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export may be predominately through exosome release rather than </w:t>
      </w:r>
      <w:proofErr w:type="spellStart"/>
      <w:r w:rsidRPr="00314898">
        <w:rPr>
          <w:rFonts w:ascii="Times New Roman" w:hAnsi="Times New Roman" w:cs="Times New Roman"/>
          <w:sz w:val="24"/>
          <w:szCs w:val="24"/>
        </w:rPr>
        <w:t>microvesicles</w:t>
      </w:r>
      <w:proofErr w:type="spellEnd"/>
      <w:r w:rsidRPr="00314898">
        <w:rPr>
          <w:rFonts w:ascii="Times New Roman" w:hAnsi="Times New Roman" w:cs="Times New Roman"/>
          <w:sz w:val="24"/>
          <w:szCs w:val="24"/>
        </w:rPr>
        <w:t xml:space="preserve">. This distinction is important in vesicle research to define differences between EV subpopulations where some studies state subpopulations may have varying roles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&lt;EndNote&gt;&lt;Cite&gt;&lt;Author&gt;Evans-Osses&lt;/Author&gt;&lt;Year&gt;2015&lt;/Year&gt;&lt;RecNum&gt;270&lt;/RecNum&gt;&lt;DisplayText&gt;(Evans-Osses&lt;style face="italic"&gt; et al.&lt;/style&gt; 2015)&lt;/DisplayText&gt;&lt;record&gt;&lt;rec-number&gt;270&lt;/rec-number&gt;&lt;foreign-keys&gt;&lt;key app="EN" db-id="fvaw9vd5rrfez2epavc5exebz02xt0vvvwrs" timestamp="1476262510"&gt;270&lt;/key&gt;&lt;/foreign-keys&gt;&lt;ref-type name="Journal Article"&gt;17&lt;/ref-type&gt;&lt;contributors&gt;&lt;authors&gt;&lt;author&gt;Evans-Osses, I.&lt;/author&gt;&lt;author&gt;Reichembach, L. H.&lt;/author&gt;&lt;author&gt;Ramirez, M. I.&lt;/author&gt;&lt;/authors&gt;&lt;/contributors&gt;&lt;auth-address&gt;Instituto Oswaldo Cruz, Rio de Janeiro, RJ, Brazil.&lt;/auth-address&gt;&lt;titles&gt;&lt;title&gt;Exosomes or microvesicles? Two kinds of extracellular vesicles with different routes to modify protozoan-host cell interaction&lt;/title&gt;&lt;secondary-title&gt;Parasitol Res&lt;/secondary-title&gt;&lt;alt-title&gt;Parasitology research&lt;/alt-title&gt;&lt;/titles&gt;&lt;periodical&gt;&lt;full-title&gt;Parasitol Res&lt;/full-title&gt;&lt;abbr-1&gt;Parasitology research&lt;/abbr-1&gt;&lt;/periodical&gt;&lt;alt-periodical&gt;&lt;full-title&gt;Parasitol Res&lt;/full-title&gt;&lt;abbr-1&gt;Parasitology research&lt;/abbr-1&gt;&lt;/alt-periodical&gt;&lt;pages&gt;3567-75&lt;/pages&gt;&lt;volume&gt;114&lt;/volume&gt;&lt;number&gt;10&lt;/number&gt;&lt;edition&gt;2015/08/15&lt;/edition&gt;&lt;keywords&gt;&lt;keyword&gt;Animals&lt;/keyword&gt;&lt;keyword&gt;*Exosomes&lt;/keyword&gt;&lt;keyword&gt;*Extracellular Vesicles&lt;/keyword&gt;&lt;keyword&gt;Host-Parasite Interactions&lt;/keyword&gt;&lt;keyword&gt;Humans&lt;/keyword&gt;&lt;keyword&gt;Parasites/*cytology/physiology&lt;/keyword&gt;&lt;/keywords&gt;&lt;dates&gt;&lt;year&gt;2015&lt;/year&gt;&lt;pub-dates&gt;&lt;date&gt;Oct&lt;/date&gt;&lt;/pub-dates&gt;&lt;/dates&gt;&lt;isbn&gt;0932-0113&lt;/isbn&gt;&lt;accession-num&gt;26272631&lt;/accession-num&gt;&lt;urls&gt;&lt;/urls&gt;&lt;electronic-resource-num&gt;10.1007/s00436-015-4659-9&lt;/electronic-resource-num&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16" w:tooltip="Evans-Osses, 2015 #270" w:history="1">
        <w:r w:rsidR="00035725" w:rsidRPr="00314898">
          <w:rPr>
            <w:rFonts w:ascii="Times New Roman" w:hAnsi="Times New Roman" w:cs="Times New Roman"/>
            <w:noProof/>
            <w:sz w:val="24"/>
            <w:szCs w:val="24"/>
          </w:rPr>
          <w:t>Evans-Osses</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2015</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 2014 study determined the miRNA and protein content of EVs from colon cancer was different in different EV subpopulations </w:t>
      </w:r>
      <w:r w:rsidRPr="00314898">
        <w:rPr>
          <w:rFonts w:ascii="Times New Roman" w:hAnsi="Times New Roman" w:cs="Times New Roman"/>
          <w:sz w:val="24"/>
          <w:szCs w:val="24"/>
        </w:rPr>
        <w:fldChar w:fldCharType="begin">
          <w:fldData xml:space="preserve">PEVuZE5vdGU+PENpdGU+PEF1dGhvcj5UYXVybzwvQXV0aG9yPjxZZWFyPjIwMTM8L1llYXI+PFJl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</w:fldData>
        </w:fldChar>
      </w:r>
      <w:r w:rsidRPr="00314898">
        <w:rPr>
          <w:rFonts w:ascii="Times New Roman" w:hAnsi="Times New Roman" w:cs="Times New Roman"/>
          <w:sz w:val="24"/>
          <w:szCs w:val="24"/>
        </w:rPr>
        <w:instrText xml:space="preserve"> ADDIN EN.CITE </w:instrText>
      </w:r>
      <w:r w:rsidRPr="00314898">
        <w:rPr>
          <w:rFonts w:ascii="Times New Roman" w:hAnsi="Times New Roman" w:cs="Times New Roman"/>
          <w:sz w:val="24"/>
          <w:szCs w:val="24"/>
        </w:rPr>
        <w:fldChar w:fldCharType="begin">
          <w:fldData xml:space="preserve">PEVuZE5vdGU+PENpdGU+PEF1dGhvcj5UYXVybzwvQXV0aG9yPjxZZWFyPjIwMTM8L1llYXI+PFJl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</w:fldData>
        </w:fldChar>
      </w:r>
      <w:r w:rsidRPr="00314898">
        <w:rPr>
          <w:rFonts w:ascii="Times New Roman" w:hAnsi="Times New Roman" w:cs="Times New Roman"/>
          <w:sz w:val="24"/>
          <w:szCs w:val="24"/>
        </w:rPr>
        <w:instrText xml:space="preserve"> ADDIN EN.CITE.DATA </w:instrText>
      </w:r>
      <w:r w:rsidRPr="00314898">
        <w:rPr>
          <w:rFonts w:ascii="Times New Roman" w:hAnsi="Times New Roman" w:cs="Times New Roman"/>
          <w:sz w:val="24"/>
          <w:szCs w:val="24"/>
        </w:rPr>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66" w:tooltip="Tauro, 2013 #273" w:history="1">
        <w:r w:rsidR="00035725" w:rsidRPr="00314898">
          <w:rPr>
            <w:rFonts w:ascii="Times New Roman" w:hAnsi="Times New Roman" w:cs="Times New Roman"/>
            <w:noProof/>
            <w:sz w:val="24"/>
            <w:szCs w:val="24"/>
          </w:rPr>
          <w:t>Tauro</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2013</w:t>
        </w:r>
      </w:hyperlink>
      <w:r w:rsidRPr="00314898">
        <w:rPr>
          <w:rFonts w:ascii="Times New Roman" w:hAnsi="Times New Roman" w:cs="Times New Roman"/>
          <w:noProof/>
          <w:sz w:val="24"/>
          <w:szCs w:val="24"/>
        </w:rPr>
        <w:t xml:space="preserve">; </w:t>
      </w:r>
      <w:hyperlink w:anchor="_ENREF_35" w:tooltip="Ji, 2014 #274" w:history="1">
        <w:r w:rsidR="00035725" w:rsidRPr="00314898">
          <w:rPr>
            <w:rFonts w:ascii="Times New Roman" w:hAnsi="Times New Roman" w:cs="Times New Roman"/>
            <w:noProof/>
            <w:sz w:val="24"/>
            <w:szCs w:val="24"/>
          </w:rPr>
          <w:t>Ji</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2014</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indicating that some methods of export are specific to each vesicle type. However, the functional differ</w:t>
      </w:r>
      <w:r w:rsidR="00FF43B7">
        <w:rPr>
          <w:rFonts w:ascii="Times New Roman" w:hAnsi="Times New Roman" w:cs="Times New Roman"/>
          <w:sz w:val="24"/>
          <w:szCs w:val="24"/>
        </w:rPr>
        <w:t>ence of these different subpopulations</w:t>
      </w:r>
      <w:r w:rsidRPr="00314898">
        <w:rPr>
          <w:rFonts w:ascii="Times New Roman" w:hAnsi="Times New Roman" w:cs="Times New Roman"/>
          <w:sz w:val="24"/>
          <w:szCs w:val="24"/>
        </w:rPr>
        <w:t xml:space="preserve"> has not been identified. Still, this finding contributes to the understanding of exosome specific export mechanisms.  </w:t>
      </w:r>
    </w:p>
    <w:p w14:paraId="4BA2C881" w14:textId="572F5B7C"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While this study analysed the role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miRNA EV export, several points of evidence indicate that there may be several proteins interacting collaboratively to achieve the export of the miRNAs. The analysis of previously published proteomic data from our lab revealed 5 candidate RNA-binding proteins that may be involved in this export mechanism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was chosen as the candidate for further investigation due to matching to the selective export motif. FUS, another member of the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family, was not further analysed in this study merely for the fact that current RNA binding information is inadequate to determine accurate binding predictions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&lt;EndNote&gt;&lt;Cite&gt;&lt;Author&gt;Lerga&lt;/Author&gt;&lt;Year&gt;2001&lt;/Year&gt;&lt;RecNum&gt;262&lt;/RecNum&gt;&lt;DisplayText&gt;(Lerga&lt;style face="italic"&gt; et al.&lt;/style&gt; 2001)&lt;/DisplayText&gt;&lt;record&gt;&lt;rec-number&gt;262&lt;/rec-number&gt;&lt;foreign-keys&gt;&lt;key app="EN" db-id="fvaw9vd5rrfez2epavc5exebz02xt0vvvwrs" timestamp="1476175933"&gt;262&lt;/key&gt;&lt;/foreign-keys&gt;&lt;ref-type name="Journal Article"&gt;17&lt;/ref-type&gt;&lt;contributors&gt;&lt;authors&gt;&lt;author&gt;Lerga, Ana&lt;/author&gt;&lt;author&gt;Hallier, Marc&lt;/author&gt;&lt;author&gt;Delva, Laurent&lt;/author&gt;&lt;author&gt;Orvain, Christophe&lt;/author&gt;&lt;author&gt;Gallais, Isabelle&lt;/author&gt;&lt;author&gt;Marie, Joëlle&lt;/author&gt;&lt;author&gt;Moreau-Gachelin, Françoise&lt;/author&gt;&lt;/authors&gt;&lt;/contributors&gt;&lt;titles&gt;&lt;title&gt;Identification of an RNA Binding Specificity for the Potential Splicing Factor TLS&lt;/title&gt;&lt;secondary-title&gt;Journal of Biological Chemistry&lt;/secondary-title&gt;&lt;/titles&gt;&lt;periodical&gt;&lt;full-title&gt;Journal of Biological Chemistry&lt;/full-title&gt;&lt;/periodical&gt;&lt;pages&gt;6807-6816&lt;/pages&gt;&lt;volume&gt;276&lt;/volume&gt;&lt;number&gt;9&lt;/number&gt;&lt;dates&gt;&lt;year&gt;2001&lt;/year&gt;&lt;pub-dates&gt;&lt;date&gt;March 2, 2001&lt;/date&gt;&lt;/pub-dates&gt;&lt;/dates&gt;&lt;urls&gt;&lt;related-urls&gt;&lt;url&gt;http://www.jbc.org/content/276/9/6807.abstract&lt;/url&gt;&lt;/related-urls&gt;&lt;/urls&gt;&lt;electronic-resource-num&gt;10.1074/jbc.M008304200&lt;/electronic-resource-num&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44" w:tooltip="Lerga, 2001 #262" w:history="1">
        <w:r w:rsidR="00035725" w:rsidRPr="00314898">
          <w:rPr>
            <w:rFonts w:ascii="Times New Roman" w:hAnsi="Times New Roman" w:cs="Times New Roman"/>
            <w:noProof/>
            <w:sz w:val="24"/>
            <w:szCs w:val="24"/>
          </w:rPr>
          <w:t>Lerga</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2001</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However, considering that members of the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family usually interact in complexes, it is plausible to suggest that these proteins are working together to mediate the export </w:t>
      </w:r>
      <w:r w:rsidRPr="00314898">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&lt;EndNote&gt;&lt;Cite&gt;&lt;Author&gt;Krecic&lt;/Author&gt;&lt;Year&gt;1999&lt;/Year&gt;&lt;RecNum&gt;261&lt;/RecNum&gt;&lt;DisplayText&gt;(Krecic and Swanson 1999)&lt;/DisplayText&gt;&lt;record&gt;&lt;rec-number&gt;261&lt;/rec-number&gt;&lt;foreign-keys&gt;&lt;key app="EN" db-id="fvaw9vd5rrfez2epavc5exebz02xt0vvvwrs" timestamp="1476174049"&gt;261&lt;/key&gt;&lt;/foreign-keys&gt;&lt;ref-type name="Journal Article"&gt;17&lt;/ref-type&gt;&lt;contributors&gt;&lt;authors&gt;&lt;author&gt;Krecic, A. M.&lt;/author&gt;&lt;author&gt;Swanson, M. S.&lt;/author&gt;&lt;/authors&gt;&lt;/contributors&gt;&lt;auth-address&gt;Department of Molecular Pharmacology and Biological Chemistry, Northwestern University Medical School, 303 East Chicago Avenue, Chicago, IL 60611, USA.&lt;/auth-address&gt;&lt;titles&gt;&lt;title&gt;hnRNP complexes: composition, structure, and function&lt;/title&gt;&lt;secondary-title&gt;Curr Opin Cell Biol&lt;/secondary-title&gt;&lt;alt-title&gt;Current opinion in cell biology&lt;/alt-title&gt;&lt;/titles&gt;&lt;periodical&gt;&lt;full-title&gt;Curr Opin Cell Biol&lt;/full-title&gt;&lt;abbr-1&gt;Current opinion in cell biology&lt;/abbr-1&gt;&lt;/periodical&gt;&lt;alt-periodical&gt;&lt;full-title&gt;Curr Opin Cell Biol&lt;/full-title&gt;&lt;abbr-1&gt;Current opinion in cell biology&lt;/abbr-1&gt;&lt;/alt-periodical&gt;&lt;pages&gt;363-71&lt;/pages&gt;&lt;volume&gt;11&lt;/volume&gt;&lt;number&gt;3&lt;/number&gt;&lt;edition&gt;1999/07/08&lt;/edition&gt;&lt;keywords&gt;&lt;keyword&gt;Animals&lt;/keyword&gt;&lt;keyword&gt;Base Sequence&lt;/keyword&gt;&lt;keyword&gt;Heterogeneous-Nuclear Ribonucleoproteins&lt;/keyword&gt;&lt;keyword&gt;Humans&lt;/keyword&gt;&lt;keyword&gt;RNA Precursors/genetics&lt;/keyword&gt;&lt;keyword&gt;RNA Processing, Post-Transcriptional&lt;/keyword&gt;&lt;keyword&gt;RNA, Messenger/genetics/metabolism&lt;/keyword&gt;&lt;keyword&gt;RNA-Binding Proteins/chemistry/*physiology&lt;/keyword&gt;&lt;keyword&gt;Ribonucleoproteins/chemistry/*physiology&lt;/keyword&gt;&lt;keyword&gt;Transcription, Genetic&lt;/keyword&gt;&lt;/keywords&gt;&lt;dates&gt;&lt;year&gt;1999&lt;/year&gt;&lt;pub-dates&gt;&lt;date&gt;Jun&lt;/date&gt;&lt;/pub-dates&gt;&lt;/dates&gt;&lt;isbn&gt;0955-0674 (Print)&amp;#xD;0955-0674&lt;/isbn&gt;&lt;accession-num&gt;10395553&lt;/accession-num&gt;&lt;urls&gt;&lt;/urls&gt;&lt;electronic-resource-num&gt;10.1016/s0955-0674(99)80051-9&lt;/electronic-resource-num&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41" w:tooltip="Krecic, 1999 #261" w:history="1">
        <w:r w:rsidR="00035725">
          <w:rPr>
            <w:rFonts w:ascii="Times New Roman" w:hAnsi="Times New Roman" w:cs="Times New Roman"/>
            <w:noProof/>
            <w:sz w:val="24"/>
            <w:szCs w:val="24"/>
          </w:rPr>
          <w:t>Krecic and Swanson 1999</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Wang </w:t>
      </w:r>
      <w:r w:rsidRPr="00314898">
        <w:rPr>
          <w:rFonts w:ascii="Times New Roman" w:hAnsi="Times New Roman" w:cs="Times New Roman"/>
          <w:i/>
          <w:sz w:val="24"/>
          <w:szCs w:val="24"/>
        </w:rPr>
        <w:t>et al</w:t>
      </w:r>
      <w:r w:rsidRPr="00314898">
        <w:rPr>
          <w:rFonts w:ascii="Times New Roman" w:hAnsi="Times New Roman" w:cs="Times New Roman"/>
          <w:sz w:val="24"/>
          <w:szCs w:val="24"/>
        </w:rPr>
        <w:t xml:space="preserve"> (2014) confirmed that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FUS interact directly. Furthermore, the selective export motif identified that relates to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AGUGCA, did not correspond to all of the sel</w:t>
      </w:r>
      <w:r w:rsidR="00185399">
        <w:rPr>
          <w:rFonts w:ascii="Times New Roman" w:hAnsi="Times New Roman" w:cs="Times New Roman"/>
          <w:sz w:val="24"/>
          <w:szCs w:val="24"/>
        </w:rPr>
        <w:t>ectively exported miRNAs (Fig 5</w:t>
      </w:r>
      <w:r w:rsidRPr="00314898">
        <w:rPr>
          <w:rFonts w:ascii="Times New Roman" w:hAnsi="Times New Roman" w:cs="Times New Roman"/>
          <w:sz w:val="24"/>
          <w:szCs w:val="24"/>
        </w:rPr>
        <w:t xml:space="preserve">). Together, this suggests that multiple proteins could be working collaboratively to populate the EVs. Therefore, analysing the interaction between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FUS, miRNAs and other potential RNA-bind</w:t>
      </w:r>
      <w:r w:rsidR="00FF43B7">
        <w:rPr>
          <w:rFonts w:ascii="Times New Roman" w:hAnsi="Times New Roman" w:cs="Times New Roman"/>
          <w:sz w:val="24"/>
          <w:szCs w:val="24"/>
        </w:rPr>
        <w:t>ing</w:t>
      </w:r>
      <w:r w:rsidRPr="00314898">
        <w:rPr>
          <w:rFonts w:ascii="Times New Roman" w:hAnsi="Times New Roman" w:cs="Times New Roman"/>
          <w:sz w:val="24"/>
          <w:szCs w:val="24"/>
        </w:rPr>
        <w:t xml:space="preserve"> proteins in future research may assist in further understanding the mechanism. </w:t>
      </w:r>
    </w:p>
    <w:p w14:paraId="3EF2D235" w14:textId="69107718"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lastRenderedPageBreak/>
        <w:t xml:space="preserve">While the function of the selectively exported miRNAs were not assessed in this report, surveying the literature reveals that many of these miRNAs possess roles associated with cancer and cancer progression. Huang </w:t>
      </w:r>
      <w:r w:rsidRPr="00314898">
        <w:rPr>
          <w:rFonts w:ascii="Times New Roman" w:hAnsi="Times New Roman" w:cs="Times New Roman"/>
          <w:i/>
          <w:sz w:val="24"/>
          <w:szCs w:val="24"/>
        </w:rPr>
        <w:t>et al</w:t>
      </w:r>
      <w:r w:rsidR="00DD6B71">
        <w:rPr>
          <w:rFonts w:ascii="Times New Roman" w:hAnsi="Times New Roman" w:cs="Times New Roman"/>
          <w:i/>
          <w:sz w:val="24"/>
          <w:szCs w:val="24"/>
        </w:rPr>
        <w:t>.</w:t>
      </w:r>
      <w:r w:rsidRPr="00314898">
        <w:rPr>
          <w:rFonts w:ascii="Times New Roman" w:hAnsi="Times New Roman" w:cs="Times New Roman"/>
          <w:sz w:val="24"/>
          <w:szCs w:val="24"/>
        </w:rPr>
        <w:t xml:space="preserve"> (2014) determined that miR-98, 148b, 30e, 30a, 148a, 3615 and 20b contribute to immune response regulation in papillary thyroid carcinoma. Additionally, miR-22, 200a and 429 were found to be involved with epithelial to mesenchyme transition in various cancers</w:t>
      </w:r>
      <w:r w:rsidR="00185399">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fldData xml:space="preserve">PEVuZE5vdGU+PENpdGU+PEF1dGhvcj5ZYW48L0F1dGhvcj48WWVhcj4yMDE1PC9ZZWFyPjxSZWNO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=
</w:fldData>
        </w:fldChar>
      </w:r>
      <w:r w:rsidR="00185399">
        <w:rPr>
          <w:rFonts w:ascii="Times New Roman" w:hAnsi="Times New Roman" w:cs="Times New Roman"/>
          <w:sz w:val="24"/>
          <w:szCs w:val="24"/>
        </w:rPr>
        <w:instrText xml:space="preserve"> ADDIN EN.CITE </w:instrText>
      </w:r>
      <w:r w:rsidR="00185399">
        <w:rPr>
          <w:rFonts w:ascii="Times New Roman" w:hAnsi="Times New Roman" w:cs="Times New Roman"/>
          <w:sz w:val="24"/>
          <w:szCs w:val="24"/>
        </w:rPr>
        <w:fldChar w:fldCharType="begin">
          <w:fldData xml:space="preserve">PEVuZE5vdGU+PENpdGU+PEF1dGhvcj5ZYW48L0F1dGhvcj48WWVhcj4yMDE1PC9ZZWFyPjxSZWNO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=
</w:fldData>
        </w:fldChar>
      </w:r>
      <w:r w:rsidR="00185399">
        <w:rPr>
          <w:rFonts w:ascii="Times New Roman" w:hAnsi="Times New Roman" w:cs="Times New Roman"/>
          <w:sz w:val="24"/>
          <w:szCs w:val="24"/>
        </w:rPr>
        <w:instrText xml:space="preserve"> ADDIN EN.CITE.DATA </w:instrText>
      </w:r>
      <w:r w:rsidR="00185399">
        <w:rPr>
          <w:rFonts w:ascii="Times New Roman" w:hAnsi="Times New Roman" w:cs="Times New Roman"/>
          <w:sz w:val="24"/>
          <w:szCs w:val="24"/>
        </w:rPr>
      </w:r>
      <w:r w:rsidR="00185399">
        <w:rPr>
          <w:rFonts w:ascii="Times New Roman" w:hAnsi="Times New Roman" w:cs="Times New Roman"/>
          <w:sz w:val="24"/>
          <w:szCs w:val="24"/>
        </w:rPr>
        <w:fldChar w:fldCharType="end"/>
      </w:r>
      <w:r w:rsidR="00185399">
        <w:rPr>
          <w:rFonts w:ascii="Times New Roman" w:hAnsi="Times New Roman" w:cs="Times New Roman"/>
          <w:sz w:val="24"/>
          <w:szCs w:val="24"/>
        </w:rPr>
      </w:r>
      <w:r w:rsidR="00185399">
        <w:rPr>
          <w:rFonts w:ascii="Times New Roman" w:hAnsi="Times New Roman" w:cs="Times New Roman"/>
          <w:sz w:val="24"/>
          <w:szCs w:val="24"/>
        </w:rPr>
        <w:fldChar w:fldCharType="separate"/>
      </w:r>
      <w:r w:rsidR="00185399">
        <w:rPr>
          <w:rFonts w:ascii="Times New Roman" w:hAnsi="Times New Roman" w:cs="Times New Roman"/>
          <w:noProof/>
          <w:sz w:val="24"/>
          <w:szCs w:val="24"/>
        </w:rPr>
        <w:t>(</w:t>
      </w:r>
      <w:hyperlink w:anchor="_ENREF_59" w:tooltip="Pola, 2013 #208" w:history="1">
        <w:r w:rsidR="00035725">
          <w:rPr>
            <w:rFonts w:ascii="Times New Roman" w:hAnsi="Times New Roman" w:cs="Times New Roman"/>
            <w:noProof/>
            <w:sz w:val="24"/>
            <w:szCs w:val="24"/>
          </w:rPr>
          <w:t>Pola 2013</w:t>
        </w:r>
      </w:hyperlink>
      <w:r w:rsidR="00185399">
        <w:rPr>
          <w:rFonts w:ascii="Times New Roman" w:hAnsi="Times New Roman" w:cs="Times New Roman"/>
          <w:noProof/>
          <w:sz w:val="24"/>
          <w:szCs w:val="24"/>
        </w:rPr>
        <w:t xml:space="preserve">; </w:t>
      </w:r>
      <w:hyperlink w:anchor="_ENREF_58" w:tooltip="Pichler, 2014 #252" w:history="1">
        <w:r w:rsidR="00035725">
          <w:rPr>
            <w:rFonts w:ascii="Times New Roman" w:hAnsi="Times New Roman" w:cs="Times New Roman"/>
            <w:noProof/>
            <w:sz w:val="24"/>
            <w:szCs w:val="24"/>
          </w:rPr>
          <w:t>Pichler</w:t>
        </w:r>
        <w:r w:rsidR="00035725" w:rsidRPr="00185399">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2014</w:t>
        </w:r>
      </w:hyperlink>
      <w:r w:rsidR="00185399">
        <w:rPr>
          <w:rFonts w:ascii="Times New Roman" w:hAnsi="Times New Roman" w:cs="Times New Roman"/>
          <w:noProof/>
          <w:sz w:val="24"/>
          <w:szCs w:val="24"/>
        </w:rPr>
        <w:t xml:space="preserve">; </w:t>
      </w:r>
      <w:hyperlink w:anchor="_ENREF_74" w:tooltip="Yan, 2015 #205" w:history="1">
        <w:r w:rsidR="00035725">
          <w:rPr>
            <w:rFonts w:ascii="Times New Roman" w:hAnsi="Times New Roman" w:cs="Times New Roman"/>
            <w:noProof/>
            <w:sz w:val="24"/>
            <w:szCs w:val="24"/>
          </w:rPr>
          <w:t>Yan</w:t>
        </w:r>
        <w:r w:rsidR="00035725" w:rsidRPr="00185399">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2015</w:t>
        </w:r>
      </w:hyperlink>
      <w:r w:rsidR="00185399">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This suggests that these miRNAs play roles in modifying the tumour microenvironment and establishment of the pre-metastatic niche. This is consistent with past research</w:t>
      </w:r>
      <w:r w:rsidR="00FF43B7">
        <w:rPr>
          <w:rFonts w:ascii="Times New Roman" w:hAnsi="Times New Roman" w:cs="Times New Roman"/>
          <w:sz w:val="24"/>
          <w:szCs w:val="24"/>
        </w:rPr>
        <w:t xml:space="preserve"> that linked EV contained miRNAs with these pro-metastatic functions</w:t>
      </w:r>
      <w:r w:rsidR="00185399">
        <w:rPr>
          <w:rFonts w:ascii="Times New Roman" w:hAnsi="Times New Roman" w:cs="Times New Roman"/>
          <w:sz w:val="24"/>
          <w:szCs w:val="24"/>
        </w:rPr>
        <w:t xml:space="preserve"> </w:t>
      </w:r>
      <w:r w:rsidR="005B78BB">
        <w:rPr>
          <w:rFonts w:ascii="Times New Roman" w:hAnsi="Times New Roman" w:cs="Times New Roman"/>
          <w:sz w:val="24"/>
          <w:szCs w:val="24"/>
        </w:rPr>
        <w:fldChar w:fldCharType="begin">
          <w:fldData xml:space="preserve">PEVuZE5vdGU+PENpdGU+PEF1dGhvcj5NaWxhbmU8L0F1dGhvcj48WWVhcj4yMDE1PC9ZZWFyPjxS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</w:fldData>
        </w:fldChar>
      </w:r>
      <w:r w:rsidR="005B78BB">
        <w:rPr>
          <w:rFonts w:ascii="Times New Roman" w:hAnsi="Times New Roman" w:cs="Times New Roman"/>
          <w:sz w:val="24"/>
          <w:szCs w:val="24"/>
        </w:rPr>
        <w:instrText xml:space="preserve"> ADDIN EN.CITE </w:instrText>
      </w:r>
      <w:r w:rsidR="005B78BB">
        <w:rPr>
          <w:rFonts w:ascii="Times New Roman" w:hAnsi="Times New Roman" w:cs="Times New Roman"/>
          <w:sz w:val="24"/>
          <w:szCs w:val="24"/>
        </w:rPr>
        <w:fldChar w:fldCharType="begin">
          <w:fldData xml:space="preserve">PEVuZE5vdGU+PENpdGU+PEF1dGhvcj5NaWxhbmU8L0F1dGhvcj48WWVhcj4yMDE1PC9ZZWFyPjxS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</w:fldData>
        </w:fldChar>
      </w:r>
      <w:r w:rsidR="005B78BB">
        <w:rPr>
          <w:rFonts w:ascii="Times New Roman" w:hAnsi="Times New Roman" w:cs="Times New Roman"/>
          <w:sz w:val="24"/>
          <w:szCs w:val="24"/>
        </w:rPr>
        <w:instrText xml:space="preserve"> ADDIN EN.CITE.DATA </w:instrText>
      </w:r>
      <w:r w:rsidR="005B78BB">
        <w:rPr>
          <w:rFonts w:ascii="Times New Roman" w:hAnsi="Times New Roman" w:cs="Times New Roman"/>
          <w:sz w:val="24"/>
          <w:szCs w:val="24"/>
        </w:rPr>
      </w:r>
      <w:r w:rsidR="005B78BB">
        <w:rPr>
          <w:rFonts w:ascii="Times New Roman" w:hAnsi="Times New Roman" w:cs="Times New Roman"/>
          <w:sz w:val="24"/>
          <w:szCs w:val="24"/>
        </w:rPr>
        <w:fldChar w:fldCharType="end"/>
      </w:r>
      <w:r w:rsidR="005B78BB">
        <w:rPr>
          <w:rFonts w:ascii="Times New Roman" w:hAnsi="Times New Roman" w:cs="Times New Roman"/>
          <w:sz w:val="24"/>
          <w:szCs w:val="24"/>
        </w:rPr>
      </w:r>
      <w:r w:rsidR="005B78BB">
        <w:rPr>
          <w:rFonts w:ascii="Times New Roman" w:hAnsi="Times New Roman" w:cs="Times New Roman"/>
          <w:sz w:val="24"/>
          <w:szCs w:val="24"/>
        </w:rPr>
        <w:fldChar w:fldCharType="separate"/>
      </w:r>
      <w:r w:rsidR="005B78BB">
        <w:rPr>
          <w:rFonts w:ascii="Times New Roman" w:hAnsi="Times New Roman" w:cs="Times New Roman"/>
          <w:noProof/>
          <w:sz w:val="24"/>
          <w:szCs w:val="24"/>
        </w:rPr>
        <w:t>(</w:t>
      </w:r>
      <w:hyperlink w:anchor="_ENREF_49" w:tooltip="Milane, 2015 #285" w:history="1">
        <w:r w:rsidR="00035725">
          <w:rPr>
            <w:rFonts w:ascii="Times New Roman" w:hAnsi="Times New Roman" w:cs="Times New Roman"/>
            <w:noProof/>
            <w:sz w:val="24"/>
            <w:szCs w:val="24"/>
          </w:rPr>
          <w:t>Milane</w:t>
        </w:r>
        <w:r w:rsidR="00035725" w:rsidRPr="005B78BB">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2015</w:t>
        </w:r>
      </w:hyperlink>
      <w:r w:rsidR="005B78BB">
        <w:rPr>
          <w:rFonts w:ascii="Times New Roman" w:hAnsi="Times New Roman" w:cs="Times New Roman"/>
          <w:noProof/>
          <w:sz w:val="24"/>
          <w:szCs w:val="24"/>
        </w:rPr>
        <w:t>)</w:t>
      </w:r>
      <w:r w:rsidR="005B78BB">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Therefore this miRNA export mechanism may be key in modulating the pro-metastatic phenotype associated with EV secretion in this advanced prostate cancer cell line.   </w:t>
      </w:r>
    </w:p>
    <w:p w14:paraId="047710D3" w14:textId="59C82F83"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Several technical limitations were encountered during this study, which should be further investigated in future work. Attempts to validate the EV and cellular miRNA levels was completed using RT-qPCR. While the trends from the RNA-</w:t>
      </w:r>
      <w:proofErr w:type="spellStart"/>
      <w:r w:rsidRPr="00314898">
        <w:rPr>
          <w:rFonts w:ascii="Times New Roman" w:hAnsi="Times New Roman" w:cs="Times New Roman"/>
          <w:sz w:val="24"/>
          <w:szCs w:val="24"/>
        </w:rPr>
        <w:t>seq</w:t>
      </w:r>
      <w:proofErr w:type="spellEnd"/>
      <w:r w:rsidRPr="00314898">
        <w:rPr>
          <w:rFonts w:ascii="Times New Roman" w:hAnsi="Times New Roman" w:cs="Times New Roman"/>
          <w:sz w:val="24"/>
          <w:szCs w:val="24"/>
        </w:rPr>
        <w:t xml:space="preserve"> data was maintained for these validated miRNAs, high variation of the EV data was observed. Unfortunately, this appears to be an issue with the low quantities of miRNAs extracted from the EVs in combination with the RT-qPCR sensitivity. Ideally, repeating this experiment using more sensitive count based methods, such as the digital droplet PCR (</w:t>
      </w:r>
      <w:proofErr w:type="spellStart"/>
      <w:r w:rsidRPr="00314898">
        <w:rPr>
          <w:rFonts w:ascii="Times New Roman" w:hAnsi="Times New Roman" w:cs="Times New Roman"/>
          <w:sz w:val="24"/>
          <w:szCs w:val="24"/>
        </w:rPr>
        <w:t>ddPCR</w:t>
      </w:r>
      <w:proofErr w:type="spellEnd"/>
      <w:r w:rsidRPr="00314898">
        <w:rPr>
          <w:rFonts w:ascii="Times New Roman" w:hAnsi="Times New Roman" w:cs="Times New Roman"/>
          <w:sz w:val="24"/>
          <w:szCs w:val="24"/>
        </w:rPr>
        <w:t>) would limit this variation</w:t>
      </w:r>
      <w:r w:rsidR="005B78BB">
        <w:rPr>
          <w:rFonts w:ascii="Times New Roman" w:hAnsi="Times New Roman" w:cs="Times New Roman"/>
          <w:sz w:val="24"/>
          <w:szCs w:val="24"/>
        </w:rPr>
        <w:t xml:space="preserve"> </w:t>
      </w:r>
      <w:r w:rsidR="005B78BB">
        <w:rPr>
          <w:rFonts w:ascii="Times New Roman" w:hAnsi="Times New Roman" w:cs="Times New Roman"/>
          <w:sz w:val="24"/>
          <w:szCs w:val="24"/>
        </w:rPr>
        <w:fldChar w:fldCharType="begin"/>
      </w:r>
      <w:r w:rsidR="005B78BB">
        <w:rPr>
          <w:rFonts w:ascii="Times New Roman" w:hAnsi="Times New Roman" w:cs="Times New Roman"/>
          <w:sz w:val="24"/>
          <w:szCs w:val="24"/>
        </w:rPr>
        <w:instrText xml:space="preserve"> ADDIN EN.CITE &lt;EndNote&gt;&lt;Cite&gt;&lt;Author&gt;Chevillet&lt;/Author&gt;&lt;Year&gt;2014&lt;/Year&gt;&lt;RecNum&gt;286&lt;/RecNum&gt;&lt;DisplayText&gt;(Chevillet&lt;style face="italic"&gt; et al.&lt;/style&gt; 2014)&lt;/DisplayText&gt;&lt;record&gt;&lt;rec-number&gt;286&lt;/rec-number&gt;&lt;foreign-keys&gt;&lt;key app="EN" db-id="fvaw9vd5rrfez2epavc5exebz02xt0vvvwrs" timestamp="1476600930"&gt;286&lt;/key&gt;&lt;/foreign-keys&gt;&lt;ref-type name="Journal Article"&gt;17&lt;/ref-type&gt;&lt;contributors&gt;&lt;authors&gt;&lt;author&gt;Chevillet, John R.&lt;/author&gt;&lt;author&gt;Kang, Qing&lt;/author&gt;&lt;author&gt;Ruf, Ingrid K.&lt;/author&gt;&lt;author&gt;Briggs, Hilary A.&lt;/author&gt;&lt;author&gt;Vojtech, Lucia N.&lt;/author&gt;&lt;author&gt;Hughes, Sean M.&lt;/author&gt;&lt;author&gt;Cheng, Heather H.&lt;/author&gt;&lt;author&gt;Arroyo, Jason D.&lt;/author&gt;&lt;author&gt;Meredith, Emily K.&lt;/author&gt;&lt;author&gt;Gallichotte, Emily N.&lt;/author&gt;&lt;author&gt;Pogosova-Agadjanyan, Era L.&lt;/author&gt;&lt;author&gt;Morrissey, Colm&lt;/author&gt;&lt;author&gt;Stirewalt, Derek L.&lt;/author&gt;&lt;author&gt;Hladik, Florian&lt;/author&gt;&lt;author&gt;Yu, Evan Y.&lt;/author&gt;&lt;author&gt;Higano, Celestia S.&lt;/author&gt;&lt;author&gt;Tewari, Muneesh&lt;/author&gt;&lt;/authors&gt;&lt;/contributors&gt;&lt;titles&gt;&lt;title&gt;Quantitative and stoichiometric analysis of the microRNA content of exosomes&lt;/title&gt;&lt;secondary-title&gt;Proceedings of the National Academy of Sciences&lt;/secondary-title&gt;&lt;/titles&gt;&lt;periodical&gt;&lt;full-title&gt;Proceedings of the National Academy of Sciences&lt;/full-title&gt;&lt;/periodical&gt;&lt;pages&gt;14888-14893&lt;/pages&gt;&lt;volume&gt;111&lt;/volume&gt;&lt;number&gt;41&lt;/number&gt;&lt;dates&gt;&lt;year&gt;2014&lt;/year&gt;&lt;pub-dates&gt;&lt;date&gt;October 14, 2014&lt;/date&gt;&lt;/pub-dates&gt;&lt;/dates&gt;&lt;urls&gt;&lt;related-urls&gt;&lt;url&gt;http://www.pnas.org/content/111/41/14888.abstract&lt;/url&gt;&lt;/related-urls&gt;&lt;/urls&gt;&lt;electronic-resource-num&gt;10.1073/pnas.1408301111&lt;/electronic-resource-num&gt;&lt;/record&gt;&lt;/Cite&gt;&lt;/EndNote&gt;</w:instrText>
      </w:r>
      <w:r w:rsidR="005B78BB">
        <w:rPr>
          <w:rFonts w:ascii="Times New Roman" w:hAnsi="Times New Roman" w:cs="Times New Roman"/>
          <w:sz w:val="24"/>
          <w:szCs w:val="24"/>
        </w:rPr>
        <w:fldChar w:fldCharType="separate"/>
      </w:r>
      <w:r w:rsidR="005B78BB">
        <w:rPr>
          <w:rFonts w:ascii="Times New Roman" w:hAnsi="Times New Roman" w:cs="Times New Roman"/>
          <w:noProof/>
          <w:sz w:val="24"/>
          <w:szCs w:val="24"/>
        </w:rPr>
        <w:t>(</w:t>
      </w:r>
      <w:hyperlink w:anchor="_ENREF_9" w:tooltip="Chevillet, 2014 #286" w:history="1">
        <w:r w:rsidR="00035725">
          <w:rPr>
            <w:rFonts w:ascii="Times New Roman" w:hAnsi="Times New Roman" w:cs="Times New Roman"/>
            <w:noProof/>
            <w:sz w:val="24"/>
            <w:szCs w:val="24"/>
          </w:rPr>
          <w:t>Chevillet</w:t>
        </w:r>
        <w:r w:rsidR="00035725" w:rsidRPr="005B78BB">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2014</w:t>
        </w:r>
      </w:hyperlink>
      <w:r w:rsidR="005B78BB">
        <w:rPr>
          <w:rFonts w:ascii="Times New Roman" w:hAnsi="Times New Roman" w:cs="Times New Roman"/>
          <w:noProof/>
          <w:sz w:val="24"/>
          <w:szCs w:val="24"/>
        </w:rPr>
        <w:t>)</w:t>
      </w:r>
      <w:r w:rsidR="005B78BB">
        <w:rPr>
          <w:rFonts w:ascii="Times New Roman" w:hAnsi="Times New Roman" w:cs="Times New Roman"/>
          <w:sz w:val="24"/>
          <w:szCs w:val="24"/>
        </w:rPr>
        <w:fldChar w:fldCharType="end"/>
      </w:r>
      <w:r w:rsidRPr="00314898">
        <w:rPr>
          <w:rFonts w:ascii="Times New Roman" w:hAnsi="Times New Roman" w:cs="Times New Roman"/>
          <w:sz w:val="24"/>
          <w:szCs w:val="24"/>
        </w:rPr>
        <w:t xml:space="preserve">. Furthermore, experimental demonstration of the direct binding between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selectively exported miRNAs such as miR-148a could not be completed due to time constraints and the low yield of pulldowns. Confirming binding interaction assists in determining whether these do indeed interact as the co-localization experiments infer. Additionally, combining the pulldown with </w:t>
      </w:r>
      <w:proofErr w:type="spellStart"/>
      <w:r w:rsidRPr="00314898">
        <w:rPr>
          <w:rFonts w:ascii="Times New Roman" w:hAnsi="Times New Roman" w:cs="Times New Roman"/>
          <w:sz w:val="24"/>
          <w:szCs w:val="24"/>
        </w:rPr>
        <w:t>ddPCR</w:t>
      </w:r>
      <w:proofErr w:type="spellEnd"/>
      <w:r w:rsidRPr="00314898">
        <w:rPr>
          <w:rFonts w:ascii="Times New Roman" w:hAnsi="Times New Roman" w:cs="Times New Roman"/>
          <w:sz w:val="24"/>
          <w:szCs w:val="24"/>
        </w:rPr>
        <w:t xml:space="preserve"> and potentially sequencing can reveal whether the motif predictions were indeed correct. Given that motif discovery is a method to identify binding sites based on probabilistic models, some </w:t>
      </w:r>
      <w:r w:rsidRPr="00314898">
        <w:rPr>
          <w:rFonts w:ascii="Times New Roman" w:hAnsi="Times New Roman" w:cs="Times New Roman"/>
          <w:sz w:val="24"/>
          <w:szCs w:val="24"/>
        </w:rPr>
        <w:lastRenderedPageBreak/>
        <w:t>predictions may not be correct biologically</w:t>
      </w:r>
      <w:r w:rsidR="005B78BB">
        <w:rPr>
          <w:rFonts w:ascii="Times New Roman" w:hAnsi="Times New Roman" w:cs="Times New Roman"/>
          <w:sz w:val="24"/>
          <w:szCs w:val="24"/>
        </w:rPr>
        <w:t xml:space="preserve"> </w:t>
      </w:r>
      <w:r w:rsidR="005B78BB">
        <w:rPr>
          <w:rFonts w:ascii="Times New Roman" w:hAnsi="Times New Roman" w:cs="Times New Roman"/>
          <w:sz w:val="24"/>
          <w:szCs w:val="24"/>
        </w:rPr>
        <w:fldChar w:fldCharType="begin"/>
      </w:r>
      <w:r w:rsidR="005B78BB">
        <w:rPr>
          <w:rFonts w:ascii="Times New Roman" w:hAnsi="Times New Roman" w:cs="Times New Roman"/>
          <w:sz w:val="24"/>
          <w:szCs w:val="24"/>
        </w:rPr>
        <w:instrText xml:space="preserve"> ADDIN EN.CITE &lt;EndNote&gt;&lt;Cite&gt;&lt;Author&gt;Hu&lt;/Author&gt;&lt;Year&gt;2005&lt;/Year&gt;&lt;RecNum&gt;287&lt;/RecNum&gt;&lt;DisplayText&gt;(Hu&lt;style face="italic"&gt; et al.&lt;/style&gt; 2005)&lt;/DisplayText&gt;&lt;record&gt;&lt;rec-number&gt;287&lt;/rec-number&gt;&lt;foreign-keys&gt;&lt;key app="EN" db-id="fvaw9vd5rrfez2epavc5exebz02xt0vvvwrs" timestamp="1476601215"&gt;287&lt;/key&gt;&lt;/foreign-keys&gt;&lt;ref-type name="Journal Article"&gt;17&lt;/ref-type&gt;&lt;contributors&gt;&lt;authors&gt;&lt;author&gt;Hu, Jianjun&lt;/author&gt;&lt;author&gt;Li, Bin&lt;/author&gt;&lt;author&gt;Kihara, Daisuke&lt;/author&gt;&lt;/authors&gt;&lt;/contributors&gt;&lt;titles&gt;&lt;title&gt;Limitations and potentials of current motif discovery algorithms&lt;/title&gt;&lt;secondary-title&gt;Nucleic Acids Research&lt;/secondary-title&gt;&lt;/titles&gt;&lt;periodical&gt;&lt;full-title&gt;Nucleic Acids Research&lt;/full-title&gt;&lt;/periodical&gt;&lt;pages&gt;4899-4913&lt;/pages&gt;&lt;volume&gt;33&lt;/volume&gt;&lt;number&gt;15&lt;/number&gt;&lt;dates&gt;&lt;year&gt;2005&lt;/year&gt;&lt;pub-dates&gt;&lt;date&gt;January 1, 2005&lt;/date&gt;&lt;/pub-dates&gt;&lt;/dates&gt;&lt;urls&gt;&lt;related-urls&gt;&lt;url&gt;http://nar.oxfordjournals.org/content/33/15/4899.abstract&lt;/url&gt;&lt;/related-urls&gt;&lt;/urls&gt;&lt;electronic-resource-num&gt;10.1093/nar/gki791&lt;/electronic-resource-num&gt;&lt;/record&gt;&lt;/Cite&gt;&lt;/EndNote&gt;</w:instrText>
      </w:r>
      <w:r w:rsidR="005B78BB">
        <w:rPr>
          <w:rFonts w:ascii="Times New Roman" w:hAnsi="Times New Roman" w:cs="Times New Roman"/>
          <w:sz w:val="24"/>
          <w:szCs w:val="24"/>
        </w:rPr>
        <w:fldChar w:fldCharType="separate"/>
      </w:r>
      <w:r w:rsidR="005B78BB">
        <w:rPr>
          <w:rFonts w:ascii="Times New Roman" w:hAnsi="Times New Roman" w:cs="Times New Roman"/>
          <w:noProof/>
          <w:sz w:val="24"/>
          <w:szCs w:val="24"/>
        </w:rPr>
        <w:t>(</w:t>
      </w:r>
      <w:hyperlink w:anchor="_ENREF_30" w:tooltip="Hu, 2005 #287" w:history="1">
        <w:r w:rsidR="00035725">
          <w:rPr>
            <w:rFonts w:ascii="Times New Roman" w:hAnsi="Times New Roman" w:cs="Times New Roman"/>
            <w:noProof/>
            <w:sz w:val="24"/>
            <w:szCs w:val="24"/>
          </w:rPr>
          <w:t>Hu</w:t>
        </w:r>
        <w:r w:rsidR="00035725" w:rsidRPr="005B78BB">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2005</w:t>
        </w:r>
      </w:hyperlink>
      <w:r w:rsidR="005B78BB">
        <w:rPr>
          <w:rFonts w:ascii="Times New Roman" w:hAnsi="Times New Roman" w:cs="Times New Roman"/>
          <w:noProof/>
          <w:sz w:val="24"/>
          <w:szCs w:val="24"/>
        </w:rPr>
        <w:t>)</w:t>
      </w:r>
      <w:r w:rsidR="005B78BB">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and therefore experimental validation will be required. Ultimately, this will provide a clearer understanding of the selectivity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mediate the selective export of miRNAs.  </w:t>
      </w:r>
    </w:p>
    <w:p w14:paraId="66CD32C3" w14:textId="3253B83F"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In conclusion, this study has identified a viable export protein that can mediate the selective export of miRNAs to EVs, specifically exosomes, in prostate cancer cell lines. </w:t>
      </w:r>
      <w:proofErr w:type="spellStart"/>
      <w:proofErr w:type="gramStart"/>
      <w:r w:rsidRPr="00314898">
        <w:rPr>
          <w:rFonts w:ascii="Times New Roman" w:hAnsi="Times New Roman" w:cs="Times New Roman"/>
          <w:sz w:val="24"/>
          <w:szCs w:val="24"/>
        </w:rPr>
        <w:t>hnRNPK</w:t>
      </w:r>
      <w:proofErr w:type="spellEnd"/>
      <w:proofErr w:type="gramEnd"/>
      <w:r w:rsidRPr="00314898">
        <w:rPr>
          <w:rFonts w:ascii="Times New Roman" w:hAnsi="Times New Roman" w:cs="Times New Roman"/>
          <w:sz w:val="24"/>
          <w:szCs w:val="24"/>
        </w:rPr>
        <w:t xml:space="preserve"> was found to modulate the selective export of miR-148a, and is predicted to mediate additional miRNAs, where expression of cavin-1 prevents its appropriate MVB localization to fulfil this function. However, the underlying link between cavin-1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function/localization is currently unknown. Future efforts to identify this link and validate some of </w:t>
      </w:r>
      <w:r w:rsidR="000E4999">
        <w:rPr>
          <w:rFonts w:ascii="Times New Roman" w:hAnsi="Times New Roman" w:cs="Times New Roman"/>
          <w:sz w:val="24"/>
          <w:szCs w:val="24"/>
        </w:rPr>
        <w:t>the interactions</w:t>
      </w:r>
      <w:r w:rsidRPr="00314898">
        <w:rPr>
          <w:rFonts w:ascii="Times New Roman" w:hAnsi="Times New Roman" w:cs="Times New Roman"/>
          <w:sz w:val="24"/>
          <w:szCs w:val="24"/>
        </w:rPr>
        <w:t xml:space="preserve"> is required. Ultimately, identifying this mechanism assists in understanding how pro-oncogenic miRNAs are regulated in the EVs to facilitate their role in cancer progression.   </w:t>
      </w:r>
    </w:p>
    <w:p w14:paraId="435D957A" w14:textId="63DB5B6C" w:rsidR="00C15703" w:rsidRPr="005B78BB" w:rsidRDefault="00DD6B71" w:rsidP="005B78BB">
      <w:pPr>
        <w:ind w:left="360"/>
        <w:rPr>
          <w:rFonts w:ascii="Times New Roman" w:hAnsi="Times New Roman" w:cs="Times New Roman"/>
          <w:color w:val="FFFFFF" w:themeColor="background1"/>
          <w:sz w:val="24"/>
          <w:szCs w:val="24"/>
          <w:lang w:val="en-US"/>
        </w:rPr>
      </w:pPr>
      <w:r w:rsidRPr="005B78BB">
        <w:rPr>
          <w:rFonts w:ascii="Times New Roman" w:hAnsi="Times New Roman" w:cs="Times New Roman"/>
          <w:sz w:val="24"/>
          <w:szCs w:val="24"/>
          <w:lang w:val="en-US"/>
        </w:rPr>
        <w:br w:type="page"/>
      </w:r>
      <w:r w:rsidRPr="005B78BB">
        <w:rPr>
          <w:rFonts w:ascii="Times New Roman" w:hAnsi="Times New Roman" w:cs="Times New Roman"/>
          <w:color w:val="FFFFFF" w:themeColor="background1"/>
          <w:sz w:val="24"/>
          <w:szCs w:val="24"/>
        </w:rPr>
        <w:lastRenderedPageBreak/>
        <w:fldChar w:fldCharType="begin">
          <w:fldData xml:space="preserve">PEVuZE5vdGU+PENpdGU+PEF1dGhvcj5MdTwvQXV0aG9yPjxZZWFyPjIwMTY8L1llYXI+PFJlY051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</w:fldData>
        </w:fldChar>
      </w:r>
      <w:r w:rsidR="00035725">
        <w:rPr>
          <w:rFonts w:ascii="Times New Roman" w:hAnsi="Times New Roman" w:cs="Times New Roman"/>
          <w:color w:val="FFFFFF" w:themeColor="background1"/>
          <w:sz w:val="24"/>
          <w:szCs w:val="24"/>
        </w:rPr>
        <w:instrText xml:space="preserve"> ADDIN EN.CITE </w:instrText>
      </w:r>
      <w:r w:rsidR="00035725">
        <w:rPr>
          <w:rFonts w:ascii="Times New Roman" w:hAnsi="Times New Roman" w:cs="Times New Roman"/>
          <w:color w:val="FFFFFF" w:themeColor="background1"/>
          <w:sz w:val="24"/>
          <w:szCs w:val="24"/>
        </w:rPr>
        <w:fldChar w:fldCharType="begin">
          <w:fldData xml:space="preserve">PEVuZE5vdGU+PENpdGU+PEF1dGhvcj5MdTwvQXV0aG9yPjxZZWFyPjIwMTY8L1llYXI+PFJlY051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</w:fldData>
        </w:fldChar>
      </w:r>
      <w:r w:rsidR="00035725">
        <w:rPr>
          <w:rFonts w:ascii="Times New Roman" w:hAnsi="Times New Roman" w:cs="Times New Roman"/>
          <w:color w:val="FFFFFF" w:themeColor="background1"/>
          <w:sz w:val="24"/>
          <w:szCs w:val="24"/>
        </w:rPr>
        <w:instrText xml:space="preserve"> ADDIN EN.CITE.DATA </w:instrText>
      </w:r>
      <w:r w:rsidR="00035725">
        <w:rPr>
          <w:rFonts w:ascii="Times New Roman" w:hAnsi="Times New Roman" w:cs="Times New Roman"/>
          <w:color w:val="FFFFFF" w:themeColor="background1"/>
          <w:sz w:val="24"/>
          <w:szCs w:val="24"/>
        </w:rPr>
      </w:r>
      <w:r w:rsidR="00035725">
        <w:rPr>
          <w:rFonts w:ascii="Times New Roman" w:hAnsi="Times New Roman" w:cs="Times New Roman"/>
          <w:color w:val="FFFFFF" w:themeColor="background1"/>
          <w:sz w:val="24"/>
          <w:szCs w:val="24"/>
        </w:rPr>
        <w:fldChar w:fldCharType="end"/>
      </w:r>
      <w:r w:rsidRPr="005B78BB">
        <w:rPr>
          <w:rFonts w:ascii="Times New Roman" w:hAnsi="Times New Roman" w:cs="Times New Roman"/>
          <w:color w:val="FFFFFF" w:themeColor="background1"/>
          <w:sz w:val="24"/>
          <w:szCs w:val="24"/>
        </w:rPr>
        <w:fldChar w:fldCharType="separate"/>
      </w:r>
      <w:r w:rsidR="00035725">
        <w:rPr>
          <w:rFonts w:ascii="Times New Roman" w:hAnsi="Times New Roman" w:cs="Times New Roman"/>
          <w:noProof/>
          <w:color w:val="FFFFFF" w:themeColor="background1"/>
          <w:sz w:val="24"/>
          <w:szCs w:val="24"/>
        </w:rPr>
        <w:t>(</w:t>
      </w:r>
      <w:hyperlink w:anchor="_ENREF_31" w:tooltip="Huang, 2014 #201" w:history="1">
        <w:r w:rsidR="00035725">
          <w:rPr>
            <w:rFonts w:ascii="Times New Roman" w:hAnsi="Times New Roman" w:cs="Times New Roman"/>
            <w:noProof/>
            <w:color w:val="FFFFFF" w:themeColor="background1"/>
            <w:sz w:val="24"/>
            <w:szCs w:val="24"/>
          </w:rPr>
          <w:t>Huang</w:t>
        </w:r>
        <w:r w:rsidR="00035725" w:rsidRPr="00035725">
          <w:rPr>
            <w:rFonts w:ascii="Times New Roman" w:hAnsi="Times New Roman" w:cs="Times New Roman"/>
            <w:i/>
            <w:noProof/>
            <w:color w:val="FFFFFF" w:themeColor="background1"/>
            <w:sz w:val="24"/>
            <w:szCs w:val="24"/>
          </w:rPr>
          <w:t xml:space="preserve"> et al.</w:t>
        </w:r>
        <w:r w:rsidR="00035725">
          <w:rPr>
            <w:rFonts w:ascii="Times New Roman" w:hAnsi="Times New Roman" w:cs="Times New Roman"/>
            <w:noProof/>
            <w:color w:val="FFFFFF" w:themeColor="background1"/>
            <w:sz w:val="24"/>
            <w:szCs w:val="24"/>
          </w:rPr>
          <w:t xml:space="preserve"> 2014</w:t>
        </w:r>
      </w:hyperlink>
      <w:r w:rsidR="00035725">
        <w:rPr>
          <w:rFonts w:ascii="Times New Roman" w:hAnsi="Times New Roman" w:cs="Times New Roman"/>
          <w:noProof/>
          <w:color w:val="FFFFFF" w:themeColor="background1"/>
          <w:sz w:val="24"/>
          <w:szCs w:val="24"/>
        </w:rPr>
        <w:t xml:space="preserve">; </w:t>
      </w:r>
      <w:hyperlink w:anchor="_ENREF_70" w:tooltip="Wang, 2014 #190" w:history="1">
        <w:r w:rsidR="00035725">
          <w:rPr>
            <w:rFonts w:ascii="Times New Roman" w:hAnsi="Times New Roman" w:cs="Times New Roman"/>
            <w:noProof/>
            <w:color w:val="FFFFFF" w:themeColor="background1"/>
            <w:sz w:val="24"/>
            <w:szCs w:val="24"/>
          </w:rPr>
          <w:t>Wang</w:t>
        </w:r>
        <w:r w:rsidR="00035725" w:rsidRPr="00035725">
          <w:rPr>
            <w:rFonts w:ascii="Times New Roman" w:hAnsi="Times New Roman" w:cs="Times New Roman"/>
            <w:i/>
            <w:noProof/>
            <w:color w:val="FFFFFF" w:themeColor="background1"/>
            <w:sz w:val="24"/>
            <w:szCs w:val="24"/>
          </w:rPr>
          <w:t xml:space="preserve"> et al.</w:t>
        </w:r>
        <w:r w:rsidR="00035725">
          <w:rPr>
            <w:rFonts w:ascii="Times New Roman" w:hAnsi="Times New Roman" w:cs="Times New Roman"/>
            <w:noProof/>
            <w:color w:val="FFFFFF" w:themeColor="background1"/>
            <w:sz w:val="24"/>
            <w:szCs w:val="24"/>
          </w:rPr>
          <w:t xml:space="preserve"> 2014</w:t>
        </w:r>
      </w:hyperlink>
      <w:r w:rsidR="00035725">
        <w:rPr>
          <w:rFonts w:ascii="Times New Roman" w:hAnsi="Times New Roman" w:cs="Times New Roman"/>
          <w:noProof/>
          <w:color w:val="FFFFFF" w:themeColor="background1"/>
          <w:sz w:val="24"/>
          <w:szCs w:val="24"/>
        </w:rPr>
        <w:t xml:space="preserve">; </w:t>
      </w:r>
      <w:hyperlink w:anchor="_ENREF_45" w:tooltip="Lu, 2016 #266" w:history="1">
        <w:r w:rsidR="00035725">
          <w:rPr>
            <w:rFonts w:ascii="Times New Roman" w:hAnsi="Times New Roman" w:cs="Times New Roman"/>
            <w:noProof/>
            <w:color w:val="FFFFFF" w:themeColor="background1"/>
            <w:sz w:val="24"/>
            <w:szCs w:val="24"/>
          </w:rPr>
          <w:t>Lu and Gao 2016</w:t>
        </w:r>
      </w:hyperlink>
      <w:r w:rsidR="00035725">
        <w:rPr>
          <w:rFonts w:ascii="Times New Roman" w:hAnsi="Times New Roman" w:cs="Times New Roman"/>
          <w:noProof/>
          <w:color w:val="FFFFFF" w:themeColor="background1"/>
          <w:sz w:val="24"/>
          <w:szCs w:val="24"/>
        </w:rPr>
        <w:t>)</w:t>
      </w:r>
      <w:r w:rsidRPr="005B78BB">
        <w:rPr>
          <w:rFonts w:ascii="Times New Roman" w:hAnsi="Times New Roman" w:cs="Times New Roman"/>
          <w:color w:val="FFFFFF" w:themeColor="background1"/>
          <w:sz w:val="24"/>
          <w:szCs w:val="24"/>
        </w:rPr>
        <w:fldChar w:fldCharType="end"/>
      </w:r>
    </w:p>
    <w:p w14:paraId="0A539675" w14:textId="7C3425D9" w:rsidR="00314898" w:rsidRPr="005B78BB" w:rsidRDefault="00314898" w:rsidP="005B78BB">
      <w:pPr>
        <w:pStyle w:val="Heading1"/>
        <w:ind w:left="360"/>
        <w:rPr>
          <w:rFonts w:ascii="Times New Roman" w:hAnsi="Times New Roman" w:cs="Times New Roman"/>
          <w:szCs w:val="24"/>
          <w:lang w:val="en-US"/>
        </w:rPr>
      </w:pPr>
      <w:bookmarkStart w:id="29" w:name="_Toc464400721"/>
      <w:r w:rsidRPr="005B78BB">
        <w:rPr>
          <w:rFonts w:ascii="Times New Roman" w:hAnsi="Times New Roman" w:cs="Times New Roman"/>
          <w:szCs w:val="24"/>
          <w:lang w:val="en-US"/>
        </w:rPr>
        <w:t>References</w:t>
      </w:r>
      <w:bookmarkEnd w:id="29"/>
    </w:p>
    <w:p w14:paraId="54AF54BF" w14:textId="77777777" w:rsidR="00035725" w:rsidRPr="00035725" w:rsidRDefault="00C15703" w:rsidP="00035725">
      <w:pPr>
        <w:pStyle w:val="EndNoteBibliography"/>
      </w:pPr>
      <w:r w:rsidRPr="005B78BB">
        <w:rPr>
          <w:rFonts w:ascii="Times New Roman" w:hAnsi="Times New Roman" w:cs="Times New Roman"/>
          <w:sz w:val="24"/>
          <w:szCs w:val="24"/>
        </w:rPr>
        <w:fldChar w:fldCharType="begin"/>
      </w:r>
      <w:r w:rsidRPr="005B78BB">
        <w:rPr>
          <w:rFonts w:ascii="Times New Roman" w:hAnsi="Times New Roman" w:cs="Times New Roman"/>
          <w:sz w:val="24"/>
          <w:szCs w:val="24"/>
        </w:rPr>
        <w:instrText xml:space="preserve"> ADDIN EN.REFLIST </w:instrText>
      </w:r>
      <w:r w:rsidRPr="005B78BB">
        <w:rPr>
          <w:rFonts w:ascii="Times New Roman" w:hAnsi="Times New Roman" w:cs="Times New Roman"/>
          <w:sz w:val="24"/>
          <w:szCs w:val="24"/>
        </w:rPr>
        <w:fldChar w:fldCharType="separate"/>
      </w:r>
      <w:bookmarkStart w:id="30" w:name="_ENREF_1"/>
      <w:r w:rsidR="00035725" w:rsidRPr="00035725">
        <w:t xml:space="preserve">Alonso, M. A. and J. Millán (2001). "The role of lipid rafts in signalling and membrane trafficking in T lymphocytes." </w:t>
      </w:r>
      <w:r w:rsidR="00035725" w:rsidRPr="00035725">
        <w:rPr>
          <w:u w:val="single"/>
        </w:rPr>
        <w:t>Journal of Cell Science</w:t>
      </w:r>
      <w:r w:rsidR="00035725" w:rsidRPr="00035725">
        <w:t xml:space="preserve"> </w:t>
      </w:r>
      <w:r w:rsidR="00035725" w:rsidRPr="00035725">
        <w:rPr>
          <w:b/>
        </w:rPr>
        <w:t>114</w:t>
      </w:r>
      <w:r w:rsidR="00035725" w:rsidRPr="00035725">
        <w:t>(22): 3957.</w:t>
      </w:r>
    </w:p>
    <w:bookmarkEnd w:id="30"/>
    <w:p w14:paraId="3C0B88C5" w14:textId="77777777" w:rsidR="00035725" w:rsidRPr="00035725" w:rsidRDefault="00035725" w:rsidP="00035725">
      <w:pPr>
        <w:pStyle w:val="EndNoteBibliography"/>
        <w:spacing w:after="0"/>
      </w:pPr>
    </w:p>
    <w:p w14:paraId="09AABA8A" w14:textId="77777777" w:rsidR="00035725" w:rsidRPr="00035725" w:rsidRDefault="00035725" w:rsidP="00035725">
      <w:pPr>
        <w:pStyle w:val="EndNoteBibliography"/>
      </w:pPr>
      <w:bookmarkStart w:id="31" w:name="_ENREF_2"/>
      <w:r w:rsidRPr="00035725">
        <w:t xml:space="preserve">Aung, C. S., M. M. Hill, M. Bastiani, R. G. Parton and M. O. Parat (2011). "PTRF-cavin-1 expression decreases the migration of PC3 prostate cancer cells: role of matrix metalloprotease 9." </w:t>
      </w:r>
      <w:r w:rsidRPr="00035725">
        <w:rPr>
          <w:u w:val="single"/>
        </w:rPr>
        <w:t>Eur J Cell Biol</w:t>
      </w:r>
      <w:r w:rsidRPr="00035725">
        <w:t xml:space="preserve"> </w:t>
      </w:r>
      <w:r w:rsidRPr="00035725">
        <w:rPr>
          <w:b/>
        </w:rPr>
        <w:t>90</w:t>
      </w:r>
      <w:r w:rsidRPr="00035725">
        <w:t>(2-3): 136-42.</w:t>
      </w:r>
    </w:p>
    <w:bookmarkEnd w:id="31"/>
    <w:p w14:paraId="54AC2676" w14:textId="77777777" w:rsidR="00035725" w:rsidRPr="00035725" w:rsidRDefault="00035725" w:rsidP="00035725">
      <w:pPr>
        <w:pStyle w:val="EndNoteBibliography"/>
        <w:spacing w:after="0"/>
      </w:pPr>
    </w:p>
    <w:p w14:paraId="5DBBC914" w14:textId="77777777" w:rsidR="00035725" w:rsidRPr="00035725" w:rsidRDefault="00035725" w:rsidP="00035725">
      <w:pPr>
        <w:pStyle w:val="EndNoteBibliography"/>
      </w:pPr>
      <w:bookmarkStart w:id="32" w:name="_ENREF_3"/>
      <w:r w:rsidRPr="00035725">
        <w:t xml:space="preserve">Balcells, I., S. Cirera and P. K. Busk (2011). "Specific and sensitive quantitative RT-PCR of miRNAs with DNA primers." </w:t>
      </w:r>
      <w:r w:rsidRPr="00035725">
        <w:rPr>
          <w:u w:val="single"/>
        </w:rPr>
        <w:t>BMC Biotechnology</w:t>
      </w:r>
      <w:r w:rsidRPr="00035725">
        <w:t xml:space="preserve"> </w:t>
      </w:r>
      <w:r w:rsidRPr="00035725">
        <w:rPr>
          <w:b/>
        </w:rPr>
        <w:t>11</w:t>
      </w:r>
      <w:r w:rsidRPr="00035725">
        <w:t>(1): 1-11.</w:t>
      </w:r>
    </w:p>
    <w:bookmarkEnd w:id="32"/>
    <w:p w14:paraId="003CDCB0" w14:textId="77777777" w:rsidR="00035725" w:rsidRPr="00035725" w:rsidRDefault="00035725" w:rsidP="00035725">
      <w:pPr>
        <w:pStyle w:val="EndNoteBibliography"/>
        <w:spacing w:after="0"/>
      </w:pPr>
    </w:p>
    <w:p w14:paraId="05F6A6F6" w14:textId="77777777" w:rsidR="00035725" w:rsidRPr="00035725" w:rsidRDefault="00035725" w:rsidP="00035725">
      <w:pPr>
        <w:pStyle w:val="EndNoteBibliography"/>
      </w:pPr>
      <w:bookmarkStart w:id="33" w:name="_ENREF_4"/>
      <w:r w:rsidRPr="00035725">
        <w:t xml:space="preserve">Barboro, P., N. Ferrari and C. Balbi (2014). "Emerging roles of heterogeneous nuclear ribonucleoprotein K (hnRNP K) in cancer progression." </w:t>
      </w:r>
      <w:r w:rsidRPr="00035725">
        <w:rPr>
          <w:u w:val="single"/>
        </w:rPr>
        <w:t>Cancer Letters</w:t>
      </w:r>
      <w:r w:rsidRPr="00035725">
        <w:t xml:space="preserve"> </w:t>
      </w:r>
      <w:r w:rsidRPr="00035725">
        <w:rPr>
          <w:b/>
        </w:rPr>
        <w:t>352</w:t>
      </w:r>
      <w:r w:rsidRPr="00035725">
        <w:t>(2): 152-9.</w:t>
      </w:r>
    </w:p>
    <w:bookmarkEnd w:id="33"/>
    <w:p w14:paraId="7B76B719" w14:textId="77777777" w:rsidR="00035725" w:rsidRPr="00035725" w:rsidRDefault="00035725" w:rsidP="00035725">
      <w:pPr>
        <w:pStyle w:val="EndNoteBibliography"/>
        <w:spacing w:after="0"/>
      </w:pPr>
    </w:p>
    <w:p w14:paraId="3E1EED79" w14:textId="77777777" w:rsidR="00035725" w:rsidRPr="00035725" w:rsidRDefault="00035725" w:rsidP="00035725">
      <w:pPr>
        <w:pStyle w:val="EndNoteBibliography"/>
      </w:pPr>
      <w:bookmarkStart w:id="34" w:name="_ENREF_5"/>
      <w:r w:rsidRPr="00035725">
        <w:t xml:space="preserve">Brown, G. T. and G. I. Murray (2015). "Current mechanistic insights into the roles of matrix metalloproteinases in tumour invasion and metastasis." </w:t>
      </w:r>
      <w:r w:rsidRPr="00035725">
        <w:rPr>
          <w:u w:val="single"/>
        </w:rPr>
        <w:t>J Pathol</w:t>
      </w:r>
      <w:r w:rsidRPr="00035725">
        <w:t xml:space="preserve"> </w:t>
      </w:r>
      <w:r w:rsidRPr="00035725">
        <w:rPr>
          <w:b/>
        </w:rPr>
        <w:t>237</w:t>
      </w:r>
      <w:r w:rsidRPr="00035725">
        <w:t>(3): 273-81.</w:t>
      </w:r>
    </w:p>
    <w:bookmarkEnd w:id="34"/>
    <w:p w14:paraId="7AC7C09C" w14:textId="77777777" w:rsidR="00035725" w:rsidRPr="00035725" w:rsidRDefault="00035725" w:rsidP="00035725">
      <w:pPr>
        <w:pStyle w:val="EndNoteBibliography"/>
        <w:spacing w:after="0"/>
      </w:pPr>
    </w:p>
    <w:p w14:paraId="117DB645" w14:textId="77777777" w:rsidR="00035725" w:rsidRPr="00035725" w:rsidRDefault="00035725" w:rsidP="00035725">
      <w:pPr>
        <w:pStyle w:val="EndNoteBibliography"/>
      </w:pPr>
      <w:bookmarkStart w:id="35" w:name="_ENREF_6"/>
      <w:r w:rsidRPr="00035725">
        <w:t xml:space="preserve">Bubendorf, L., A. Schöpfer, U. Wagner, G. Sauter, H. Moch, N. Willi, T. C. Gasser and M. J. Mihatsch (2000). "Metastatic patterns of prostate cancer: An autopsy study of 1,589 patients." </w:t>
      </w:r>
      <w:r w:rsidRPr="00035725">
        <w:rPr>
          <w:u w:val="single"/>
        </w:rPr>
        <w:t>Human Pathology</w:t>
      </w:r>
      <w:r w:rsidRPr="00035725">
        <w:t xml:space="preserve"> </w:t>
      </w:r>
      <w:r w:rsidRPr="00035725">
        <w:rPr>
          <w:b/>
        </w:rPr>
        <w:t>31</w:t>
      </w:r>
      <w:r w:rsidRPr="00035725">
        <w:t>(5): 578-83.</w:t>
      </w:r>
    </w:p>
    <w:bookmarkEnd w:id="35"/>
    <w:p w14:paraId="36D402B7" w14:textId="77777777" w:rsidR="00035725" w:rsidRPr="00035725" w:rsidRDefault="00035725" w:rsidP="00035725">
      <w:pPr>
        <w:pStyle w:val="EndNoteBibliography"/>
        <w:spacing w:after="0"/>
      </w:pPr>
    </w:p>
    <w:p w14:paraId="0C66012A" w14:textId="77777777" w:rsidR="00035725" w:rsidRPr="00035725" w:rsidRDefault="00035725" w:rsidP="00035725">
      <w:pPr>
        <w:pStyle w:val="EndNoteBibliography"/>
      </w:pPr>
      <w:bookmarkStart w:id="36" w:name="_ENREF_7"/>
      <w:r w:rsidRPr="00035725">
        <w:t xml:space="preserve">Chatterjee, M., E. Ben-Josef, D. G. Thomas, M. A. Morgan, M. M. Zalupski, G. Khan, C. Andrew Robinson, K. A. Griffith, C.-S. Chen, T. Ludwig, T. Bekaii-Saab, A. Chakravarti and T. M. Williams (2015). "Caveolin-1 is Associated with Tumor Progression and Confers a Multi-Modality Resistance Phenotype in Pancreatic Cancer." </w:t>
      </w:r>
      <w:r w:rsidRPr="00035725">
        <w:rPr>
          <w:u w:val="single"/>
        </w:rPr>
        <w:t>Scientific Reports</w:t>
      </w:r>
      <w:r w:rsidRPr="00035725">
        <w:t xml:space="preserve"> </w:t>
      </w:r>
      <w:r w:rsidRPr="00035725">
        <w:rPr>
          <w:b/>
        </w:rPr>
        <w:t>5</w:t>
      </w:r>
      <w:r w:rsidRPr="00035725">
        <w:t>: 10867.</w:t>
      </w:r>
    </w:p>
    <w:bookmarkEnd w:id="36"/>
    <w:p w14:paraId="0D9138B7" w14:textId="77777777" w:rsidR="00035725" w:rsidRPr="00035725" w:rsidRDefault="00035725" w:rsidP="00035725">
      <w:pPr>
        <w:pStyle w:val="EndNoteBibliography"/>
        <w:spacing w:after="0"/>
      </w:pPr>
    </w:p>
    <w:p w14:paraId="016844CE" w14:textId="77777777" w:rsidR="00035725" w:rsidRPr="00035725" w:rsidRDefault="00035725" w:rsidP="00035725">
      <w:pPr>
        <w:pStyle w:val="EndNoteBibliography"/>
      </w:pPr>
      <w:bookmarkStart w:id="37" w:name="_ENREF_8"/>
      <w:r w:rsidRPr="00035725">
        <w:t xml:space="preserve">Cheng, P., C. Chen, H. B. He, R. Hu, H. D. Zhou, H. Xie, W. Zhu, R. C. Dai, X. P. Wu, E. Y. Liao and X. H. Luo (2013). "miR-148a regulates osteoclastogenesis by targeting V-maf musculoaponeurotic fibrosarcoma oncogene homolog B." </w:t>
      </w:r>
      <w:r w:rsidRPr="00035725">
        <w:rPr>
          <w:u w:val="single"/>
        </w:rPr>
        <w:t>J Bone Miner Res</w:t>
      </w:r>
      <w:r w:rsidRPr="00035725">
        <w:t xml:space="preserve"> </w:t>
      </w:r>
      <w:r w:rsidRPr="00035725">
        <w:rPr>
          <w:b/>
        </w:rPr>
        <w:t>28</w:t>
      </w:r>
      <w:r w:rsidRPr="00035725">
        <w:t>(5): 1180-90.</w:t>
      </w:r>
    </w:p>
    <w:bookmarkEnd w:id="37"/>
    <w:p w14:paraId="41262E32" w14:textId="77777777" w:rsidR="00035725" w:rsidRPr="00035725" w:rsidRDefault="00035725" w:rsidP="00035725">
      <w:pPr>
        <w:pStyle w:val="EndNoteBibliography"/>
        <w:spacing w:after="0"/>
      </w:pPr>
    </w:p>
    <w:p w14:paraId="4A2566E0" w14:textId="77777777" w:rsidR="00035725" w:rsidRPr="00035725" w:rsidRDefault="00035725" w:rsidP="00035725">
      <w:pPr>
        <w:pStyle w:val="EndNoteBibliography"/>
      </w:pPr>
      <w:bookmarkStart w:id="38" w:name="_ENREF_9"/>
      <w:r w:rsidRPr="00035725">
        <w:t xml:space="preserve">Chevillet, J. R., Q. Kang, I. K. Ruf, H. A. Briggs, L. N. Vojtech, S. M. Hughes, H. H. Cheng, J. D. Arroyo, E. K. Meredith, E. N. Gallichotte, E. L. Pogosova-Agadjanyan, C. Morrissey, D. L. Stirewalt, F. Hladik, E. Y. Yu, C. S. Higano and M. Tewari (2014). "Quantitative and stoichiometric analysis of the microRNA content of exosomes." </w:t>
      </w:r>
      <w:r w:rsidRPr="00035725">
        <w:rPr>
          <w:u w:val="single"/>
        </w:rPr>
        <w:t>Proceedings of the National Academy of Sciences</w:t>
      </w:r>
      <w:r w:rsidRPr="00035725">
        <w:t xml:space="preserve"> </w:t>
      </w:r>
      <w:r w:rsidRPr="00035725">
        <w:rPr>
          <w:b/>
        </w:rPr>
        <w:t>111</w:t>
      </w:r>
      <w:r w:rsidRPr="00035725">
        <w:t>(41): 14888-93.</w:t>
      </w:r>
    </w:p>
    <w:bookmarkEnd w:id="38"/>
    <w:p w14:paraId="4F592F44" w14:textId="77777777" w:rsidR="00035725" w:rsidRPr="00035725" w:rsidRDefault="00035725" w:rsidP="00035725">
      <w:pPr>
        <w:pStyle w:val="EndNoteBibliography"/>
        <w:spacing w:after="0"/>
      </w:pPr>
    </w:p>
    <w:p w14:paraId="2476045A" w14:textId="77777777" w:rsidR="00035725" w:rsidRPr="00035725" w:rsidRDefault="00035725" w:rsidP="00035725">
      <w:pPr>
        <w:pStyle w:val="EndNoteBibliography"/>
      </w:pPr>
      <w:bookmarkStart w:id="39" w:name="_ENREF_10"/>
      <w:r w:rsidRPr="00035725">
        <w:t xml:space="preserve">Choi, D. S., J. Lee, G. Go, Y. K. Kim and Y. S. Gho (2013). "Circulating extracellular vesicles in cancer diagnosis and monitoring: an appraisal of clinical potential." </w:t>
      </w:r>
      <w:r w:rsidRPr="00035725">
        <w:rPr>
          <w:u w:val="single"/>
        </w:rPr>
        <w:t>Mol Diagn Ther</w:t>
      </w:r>
      <w:r w:rsidRPr="00035725">
        <w:t xml:space="preserve"> </w:t>
      </w:r>
      <w:r w:rsidRPr="00035725">
        <w:rPr>
          <w:b/>
        </w:rPr>
        <w:t>17</w:t>
      </w:r>
      <w:r w:rsidRPr="00035725">
        <w:t>(5): 265-71.</w:t>
      </w:r>
    </w:p>
    <w:bookmarkEnd w:id="39"/>
    <w:p w14:paraId="154B328A" w14:textId="77777777" w:rsidR="00035725" w:rsidRPr="00035725" w:rsidRDefault="00035725" w:rsidP="00035725">
      <w:pPr>
        <w:pStyle w:val="EndNoteBibliography"/>
        <w:spacing w:after="0"/>
      </w:pPr>
    </w:p>
    <w:p w14:paraId="7303C74E" w14:textId="77777777" w:rsidR="00035725" w:rsidRPr="00035725" w:rsidRDefault="00035725" w:rsidP="00035725">
      <w:pPr>
        <w:pStyle w:val="EndNoteBibliography"/>
      </w:pPr>
      <w:bookmarkStart w:id="40" w:name="_ENREF_11"/>
      <w:r w:rsidRPr="00035725">
        <w:t xml:space="preserve">Costa-Silva, B., N. M. Aiello, A. J. Ocean, S. Singh, H. Zhang, B. K. Thakur, A. Becker, A. Hoshino, M. T. Mark, H. Molina, J. Xiang, T. Zhang, T.-M. Theilen, G. Garcia-Santos, C. Williams, Y. Ararso, Y. Huang, G. Rodrigues, T.-L. Shen, K. J. Labori, I. M. B. Lothe, E. H. Kure, J. Hernandez, A. Doussot, S. H. Ebbesen, P. M. Grandgenett, M. A. Hollingsworth, M. Jain, K. Mallya, S. K. Batra, W. R. Jarnagin, R. E. </w:t>
      </w:r>
      <w:r w:rsidRPr="00035725">
        <w:lastRenderedPageBreak/>
        <w:t xml:space="preserve">Schwartz, I. Matei, H. Peinado, B. Z. Stanger, J. Bromberg and D. Lyden (2015). "Pancreatic cancer exosomes initiate pre-metastatic niche formation in the liver." </w:t>
      </w:r>
      <w:r w:rsidRPr="00035725">
        <w:rPr>
          <w:u w:val="single"/>
        </w:rPr>
        <w:t>Nat Cell Biol</w:t>
      </w:r>
      <w:r w:rsidRPr="00035725">
        <w:t xml:space="preserve"> </w:t>
      </w:r>
      <w:r w:rsidRPr="00035725">
        <w:rPr>
          <w:b/>
        </w:rPr>
        <w:t>17</w:t>
      </w:r>
      <w:r w:rsidRPr="00035725">
        <w:t>(6): 816-26.</w:t>
      </w:r>
    </w:p>
    <w:bookmarkEnd w:id="40"/>
    <w:p w14:paraId="2B726D9B" w14:textId="77777777" w:rsidR="00035725" w:rsidRPr="00035725" w:rsidRDefault="00035725" w:rsidP="00035725">
      <w:pPr>
        <w:pStyle w:val="EndNoteBibliography"/>
        <w:spacing w:after="0"/>
      </w:pPr>
    </w:p>
    <w:p w14:paraId="495ED835" w14:textId="77777777" w:rsidR="00035725" w:rsidRPr="00035725" w:rsidRDefault="00035725" w:rsidP="00035725">
      <w:pPr>
        <w:pStyle w:val="EndNoteBibliography"/>
      </w:pPr>
      <w:bookmarkStart w:id="41" w:name="_ENREF_12"/>
      <w:r w:rsidRPr="00035725">
        <w:t xml:space="preserve">Djuranovic, S., A. Nahvi and R. Green (2012). "miRNA-Mediated Gene Silencing by Translational Repression Followed by mRNA Deadenylation and Decay." </w:t>
      </w:r>
      <w:r w:rsidRPr="00035725">
        <w:rPr>
          <w:u w:val="single"/>
        </w:rPr>
        <w:t>Science</w:t>
      </w:r>
      <w:r w:rsidRPr="00035725">
        <w:t xml:space="preserve"> </w:t>
      </w:r>
      <w:r w:rsidRPr="00035725">
        <w:rPr>
          <w:b/>
        </w:rPr>
        <w:t>336</w:t>
      </w:r>
      <w:r w:rsidRPr="00035725">
        <w:t>(6078): 237-40.</w:t>
      </w:r>
    </w:p>
    <w:bookmarkEnd w:id="41"/>
    <w:p w14:paraId="4F4E314C" w14:textId="77777777" w:rsidR="00035725" w:rsidRPr="00035725" w:rsidRDefault="00035725" w:rsidP="00035725">
      <w:pPr>
        <w:pStyle w:val="EndNoteBibliography"/>
        <w:spacing w:after="0"/>
      </w:pPr>
    </w:p>
    <w:p w14:paraId="7D2B42E7" w14:textId="77777777" w:rsidR="00035725" w:rsidRPr="00035725" w:rsidRDefault="00035725" w:rsidP="00035725">
      <w:pPr>
        <w:pStyle w:val="EndNoteBibliography"/>
      </w:pPr>
      <w:bookmarkStart w:id="42" w:name="_ENREF_13"/>
      <w:r w:rsidRPr="00035725">
        <w:t xml:space="preserve">Dovrat, S., M. Caspi, A. Zilberberg, L. Lahav, A. Firsow, H. Gur and R. Rosin-Arbesfeld (2014). "14-3-3 and β-catenin are secreted on extracellular vesicles to activate the oncogenic Wnt pathway." </w:t>
      </w:r>
      <w:r w:rsidRPr="00035725">
        <w:rPr>
          <w:u w:val="single"/>
        </w:rPr>
        <w:t>Molecular Oncology</w:t>
      </w:r>
      <w:r w:rsidRPr="00035725">
        <w:t xml:space="preserve"> </w:t>
      </w:r>
      <w:r w:rsidRPr="00035725">
        <w:rPr>
          <w:b/>
        </w:rPr>
        <w:t>8</w:t>
      </w:r>
      <w:r w:rsidRPr="00035725">
        <w:t>(5): 894-911.</w:t>
      </w:r>
    </w:p>
    <w:bookmarkEnd w:id="42"/>
    <w:p w14:paraId="7FCDC2AA" w14:textId="77777777" w:rsidR="00035725" w:rsidRPr="00035725" w:rsidRDefault="00035725" w:rsidP="00035725">
      <w:pPr>
        <w:pStyle w:val="EndNoteBibliography"/>
        <w:spacing w:after="0"/>
      </w:pPr>
    </w:p>
    <w:p w14:paraId="2A091739" w14:textId="77777777" w:rsidR="00035725" w:rsidRPr="00035725" w:rsidRDefault="00035725" w:rsidP="00035725">
      <w:pPr>
        <w:pStyle w:val="EndNoteBibliography"/>
      </w:pPr>
      <w:bookmarkStart w:id="43" w:name="_ENREF_14"/>
      <w:r w:rsidRPr="00035725">
        <w:t xml:space="preserve">Dreyfuss, G., V. N. Kim and N. Kataoka (2002). "Messenger-RNA-binding proteins and the messages they carry." </w:t>
      </w:r>
      <w:r w:rsidRPr="00035725">
        <w:rPr>
          <w:u w:val="single"/>
        </w:rPr>
        <w:t>Nat Rev Mol Cell Biol</w:t>
      </w:r>
      <w:r w:rsidRPr="00035725">
        <w:t xml:space="preserve"> </w:t>
      </w:r>
      <w:r w:rsidRPr="00035725">
        <w:rPr>
          <w:b/>
        </w:rPr>
        <w:t>3</w:t>
      </w:r>
      <w:r w:rsidRPr="00035725">
        <w:t>(3): 195-205.</w:t>
      </w:r>
    </w:p>
    <w:bookmarkEnd w:id="43"/>
    <w:p w14:paraId="7CF76562" w14:textId="77777777" w:rsidR="00035725" w:rsidRPr="00035725" w:rsidRDefault="00035725" w:rsidP="00035725">
      <w:pPr>
        <w:pStyle w:val="EndNoteBibliography"/>
        <w:spacing w:after="0"/>
      </w:pPr>
    </w:p>
    <w:p w14:paraId="28DFD6A3" w14:textId="77777777" w:rsidR="00035725" w:rsidRPr="00035725" w:rsidRDefault="00035725" w:rsidP="00035725">
      <w:pPr>
        <w:pStyle w:val="EndNoteBibliography"/>
      </w:pPr>
      <w:bookmarkStart w:id="44" w:name="_ENREF_15"/>
      <w:r w:rsidRPr="00035725">
        <w:t xml:space="preserve">Eisenhaber, B. and F. Eisenhaber (2007). "Posttranslational modifications and subcellular localization signals: indicators of sequence regions without inherent 3D structure?" </w:t>
      </w:r>
      <w:r w:rsidRPr="00035725">
        <w:rPr>
          <w:u w:val="single"/>
        </w:rPr>
        <w:t>Curr Protein Pept Sci</w:t>
      </w:r>
      <w:r w:rsidRPr="00035725">
        <w:t xml:space="preserve"> </w:t>
      </w:r>
      <w:r w:rsidRPr="00035725">
        <w:rPr>
          <w:b/>
        </w:rPr>
        <w:t>8</w:t>
      </w:r>
      <w:r w:rsidRPr="00035725">
        <w:t>(2): 197-203.</w:t>
      </w:r>
    </w:p>
    <w:bookmarkEnd w:id="44"/>
    <w:p w14:paraId="7F7CA2D0" w14:textId="77777777" w:rsidR="00035725" w:rsidRPr="00035725" w:rsidRDefault="00035725" w:rsidP="00035725">
      <w:pPr>
        <w:pStyle w:val="EndNoteBibliography"/>
        <w:spacing w:after="0"/>
      </w:pPr>
    </w:p>
    <w:p w14:paraId="5CBFDFA3" w14:textId="77777777" w:rsidR="00035725" w:rsidRPr="00035725" w:rsidRDefault="00035725" w:rsidP="00035725">
      <w:pPr>
        <w:pStyle w:val="EndNoteBibliography"/>
      </w:pPr>
      <w:bookmarkStart w:id="45" w:name="_ENREF_16"/>
      <w:r w:rsidRPr="00035725">
        <w:t xml:space="preserve">Evans-Osses, I., L. H. Reichembach and M. I. Ramirez (2015). "Exosomes or microvesicles? Two kinds of extracellular vesicles with different routes to modify protozoan-host cell interaction." </w:t>
      </w:r>
      <w:r w:rsidRPr="00035725">
        <w:rPr>
          <w:u w:val="single"/>
        </w:rPr>
        <w:t>Parasitol Res</w:t>
      </w:r>
      <w:r w:rsidRPr="00035725">
        <w:t xml:space="preserve"> </w:t>
      </w:r>
      <w:r w:rsidRPr="00035725">
        <w:rPr>
          <w:b/>
        </w:rPr>
        <w:t>114</w:t>
      </w:r>
      <w:r w:rsidRPr="00035725">
        <w:t>(10): 3567-75.</w:t>
      </w:r>
    </w:p>
    <w:bookmarkEnd w:id="45"/>
    <w:p w14:paraId="5AF9D1EE" w14:textId="77777777" w:rsidR="00035725" w:rsidRPr="00035725" w:rsidRDefault="00035725" w:rsidP="00035725">
      <w:pPr>
        <w:pStyle w:val="EndNoteBibliography"/>
        <w:spacing w:after="0"/>
      </w:pPr>
    </w:p>
    <w:p w14:paraId="505DBF5E" w14:textId="77777777" w:rsidR="00035725" w:rsidRPr="00035725" w:rsidRDefault="00035725" w:rsidP="00035725">
      <w:pPr>
        <w:pStyle w:val="EndNoteBibliography"/>
      </w:pPr>
      <w:bookmarkStart w:id="46" w:name="_ENREF_17"/>
      <w:r w:rsidRPr="00035725">
        <w:t xml:space="preserve">Fan, B., F. X. Sutandy, G. D. Syu, S. Middleton, G. Yi, K. Y. Lu, C. S. Chen and C. C. Kao (2015). "Heterogeneous Ribonucleoprotein K (hnRNP K) Binds miR-122, a Mature Liver-Specific MicroRNA Required for Hepatitis C Virus Replication." </w:t>
      </w:r>
      <w:r w:rsidRPr="00035725">
        <w:rPr>
          <w:u w:val="single"/>
        </w:rPr>
        <w:t>Mol Cell Proteomics</w:t>
      </w:r>
      <w:r w:rsidRPr="00035725">
        <w:t xml:space="preserve"> </w:t>
      </w:r>
      <w:r w:rsidRPr="00035725">
        <w:rPr>
          <w:b/>
        </w:rPr>
        <w:t>14</w:t>
      </w:r>
      <w:r w:rsidRPr="00035725">
        <w:t>(11): 2878-86.</w:t>
      </w:r>
    </w:p>
    <w:bookmarkEnd w:id="46"/>
    <w:p w14:paraId="44CB7D4E" w14:textId="77777777" w:rsidR="00035725" w:rsidRPr="00035725" w:rsidRDefault="00035725" w:rsidP="00035725">
      <w:pPr>
        <w:pStyle w:val="EndNoteBibliography"/>
        <w:spacing w:after="0"/>
      </w:pPr>
    </w:p>
    <w:p w14:paraId="0744B1DE" w14:textId="77777777" w:rsidR="00035725" w:rsidRPr="00035725" w:rsidRDefault="00035725" w:rsidP="00035725">
      <w:pPr>
        <w:pStyle w:val="EndNoteBibliography"/>
      </w:pPr>
      <w:bookmarkStart w:id="47" w:name="_ENREF_18"/>
      <w:r w:rsidRPr="00035725">
        <w:t xml:space="preserve">Friedman, R. C., K. K. Farh, C. B. Burge and D. P. Bartel (2009). "Most mammalian mRNAs are conserved targets of microRNAs." </w:t>
      </w:r>
      <w:r w:rsidRPr="00035725">
        <w:rPr>
          <w:u w:val="single"/>
        </w:rPr>
        <w:t>Genome Res</w:t>
      </w:r>
      <w:r w:rsidRPr="00035725">
        <w:t xml:space="preserve"> </w:t>
      </w:r>
      <w:r w:rsidRPr="00035725">
        <w:rPr>
          <w:b/>
        </w:rPr>
        <w:t>19</w:t>
      </w:r>
      <w:r w:rsidRPr="00035725">
        <w:t>(1): 92-105.</w:t>
      </w:r>
    </w:p>
    <w:bookmarkEnd w:id="47"/>
    <w:p w14:paraId="49B4BCD6" w14:textId="77777777" w:rsidR="00035725" w:rsidRPr="00035725" w:rsidRDefault="00035725" w:rsidP="00035725">
      <w:pPr>
        <w:pStyle w:val="EndNoteBibliography"/>
        <w:spacing w:after="0"/>
      </w:pPr>
    </w:p>
    <w:p w14:paraId="4B5C9A87" w14:textId="77777777" w:rsidR="00035725" w:rsidRPr="00035725" w:rsidRDefault="00035725" w:rsidP="00035725">
      <w:pPr>
        <w:pStyle w:val="EndNoteBibliography"/>
      </w:pPr>
      <w:bookmarkStart w:id="48" w:name="_ENREF_19"/>
      <w:r w:rsidRPr="00035725">
        <w:t xml:space="preserve">Gao, R., Y. Yu, A. Inoue, N. Widodo, S. C. Kaul and R. Wadhwa (2013). "Heterogeneous nuclear ribonucleoprotein K (hnRNP-K) promotes tumor metastasis by induction of genes involved in extracellular matrix, cell movement, and angiogenesis." </w:t>
      </w:r>
      <w:r w:rsidRPr="00035725">
        <w:rPr>
          <w:u w:val="single"/>
        </w:rPr>
        <w:t>J Biol Chem</w:t>
      </w:r>
      <w:r w:rsidRPr="00035725">
        <w:t xml:space="preserve"> </w:t>
      </w:r>
      <w:r w:rsidRPr="00035725">
        <w:rPr>
          <w:b/>
        </w:rPr>
        <w:t>288</w:t>
      </w:r>
      <w:r w:rsidRPr="00035725">
        <w:t>(21): 15046-56.</w:t>
      </w:r>
    </w:p>
    <w:bookmarkEnd w:id="48"/>
    <w:p w14:paraId="4F5DF497" w14:textId="77777777" w:rsidR="00035725" w:rsidRPr="00035725" w:rsidRDefault="00035725" w:rsidP="00035725">
      <w:pPr>
        <w:pStyle w:val="EndNoteBibliography"/>
        <w:spacing w:after="0"/>
      </w:pPr>
    </w:p>
    <w:p w14:paraId="1B6B9668" w14:textId="77777777" w:rsidR="00035725" w:rsidRPr="00035725" w:rsidRDefault="00035725" w:rsidP="00035725">
      <w:pPr>
        <w:pStyle w:val="EndNoteBibliography"/>
      </w:pPr>
      <w:bookmarkStart w:id="49" w:name="_ENREF_20"/>
      <w:r w:rsidRPr="00035725">
        <w:t xml:space="preserve">Grande-García, A., A. Echarri, J. de Rooij, N. B. Alderson, C. M. Waterman-Storer, J. M. Valdivielso and M. A. del Pozo (2007). "Caveolin-1 regulates cell polarization and directional migration through Src kinase and Rho GTPases." </w:t>
      </w:r>
      <w:r w:rsidRPr="00035725">
        <w:rPr>
          <w:u w:val="single"/>
        </w:rPr>
        <w:t>The Journal of Cell Biology</w:t>
      </w:r>
      <w:r w:rsidRPr="00035725">
        <w:t xml:space="preserve"> </w:t>
      </w:r>
      <w:r w:rsidRPr="00035725">
        <w:rPr>
          <w:b/>
        </w:rPr>
        <w:t>177</w:t>
      </w:r>
      <w:r w:rsidRPr="00035725">
        <w:t>(4): 683-94.</w:t>
      </w:r>
    </w:p>
    <w:bookmarkEnd w:id="49"/>
    <w:p w14:paraId="09555F07" w14:textId="77777777" w:rsidR="00035725" w:rsidRPr="00035725" w:rsidRDefault="00035725" w:rsidP="00035725">
      <w:pPr>
        <w:pStyle w:val="EndNoteBibliography"/>
        <w:spacing w:after="0"/>
      </w:pPr>
    </w:p>
    <w:p w14:paraId="31424585" w14:textId="77777777" w:rsidR="00035725" w:rsidRPr="00035725" w:rsidRDefault="00035725" w:rsidP="00035725">
      <w:pPr>
        <w:pStyle w:val="EndNoteBibliography"/>
      </w:pPr>
      <w:bookmarkStart w:id="50" w:name="_ENREF_21"/>
      <w:r w:rsidRPr="00035725">
        <w:t xml:space="preserve">Gumulec, J., J. Sochor, M. Hlavna, M. Sztalmachova, S. Krizkova, P. Babula, R. Hrabec, A. Rovny, V. Adam, T. Eckschlager, R. Kizek and M. Masarik (2012). "Caveolin-1 as a potential high-risk prostate cancer biomarker." </w:t>
      </w:r>
      <w:r w:rsidRPr="00035725">
        <w:rPr>
          <w:u w:val="single"/>
        </w:rPr>
        <w:t>Oncology Reports</w:t>
      </w:r>
      <w:r w:rsidRPr="00035725">
        <w:t xml:space="preserve"> </w:t>
      </w:r>
      <w:r w:rsidRPr="00035725">
        <w:rPr>
          <w:b/>
        </w:rPr>
        <w:t>27</w:t>
      </w:r>
      <w:r w:rsidRPr="00035725">
        <w:t>(3): 831-41.</w:t>
      </w:r>
    </w:p>
    <w:bookmarkEnd w:id="50"/>
    <w:p w14:paraId="689645D9" w14:textId="77777777" w:rsidR="00035725" w:rsidRPr="00035725" w:rsidRDefault="00035725" w:rsidP="00035725">
      <w:pPr>
        <w:pStyle w:val="EndNoteBibliography"/>
        <w:spacing w:after="0"/>
      </w:pPr>
    </w:p>
    <w:p w14:paraId="4388285E" w14:textId="77777777" w:rsidR="00035725" w:rsidRPr="00035725" w:rsidRDefault="00035725" w:rsidP="00035725">
      <w:pPr>
        <w:pStyle w:val="EndNoteBibliography"/>
      </w:pPr>
      <w:bookmarkStart w:id="51" w:name="_ENREF_22"/>
      <w:r w:rsidRPr="00035725">
        <w:t xml:space="preserve">Ha, M. and V. N. Kim (2014). "Regulation of microRNA biogenesis." </w:t>
      </w:r>
      <w:r w:rsidRPr="00035725">
        <w:rPr>
          <w:u w:val="single"/>
        </w:rPr>
        <w:t>Nat Rev Mol Cell Biol</w:t>
      </w:r>
      <w:r w:rsidRPr="00035725">
        <w:t xml:space="preserve"> </w:t>
      </w:r>
      <w:r w:rsidRPr="00035725">
        <w:rPr>
          <w:b/>
        </w:rPr>
        <w:t>15</w:t>
      </w:r>
      <w:r w:rsidRPr="00035725">
        <w:t>(8): 509-24.</w:t>
      </w:r>
    </w:p>
    <w:bookmarkEnd w:id="51"/>
    <w:p w14:paraId="576C1081" w14:textId="77777777" w:rsidR="00035725" w:rsidRPr="00035725" w:rsidRDefault="00035725" w:rsidP="00035725">
      <w:pPr>
        <w:pStyle w:val="EndNoteBibliography"/>
        <w:spacing w:after="0"/>
      </w:pPr>
    </w:p>
    <w:p w14:paraId="37F59998" w14:textId="77777777" w:rsidR="00035725" w:rsidRPr="00035725" w:rsidRDefault="00035725" w:rsidP="00035725">
      <w:pPr>
        <w:pStyle w:val="EndNoteBibliography"/>
      </w:pPr>
      <w:bookmarkStart w:id="52" w:name="_ENREF_23"/>
      <w:r w:rsidRPr="00035725">
        <w:lastRenderedPageBreak/>
        <w:t xml:space="preserve">Habelhah, H., K. Shah, L. Huang, A. Ostareck-Lederer, A. L. Burlingame, K. M. Shokat, M. W. Hentze and Z. e. Ronai (2001). "ERK phosphorylation drives cytoplasmic accumulation of hnRNP-K and inhibition of mRNA translation." </w:t>
      </w:r>
      <w:r w:rsidRPr="00035725">
        <w:rPr>
          <w:u w:val="single"/>
        </w:rPr>
        <w:t>Nat Cell Biol</w:t>
      </w:r>
      <w:r w:rsidRPr="00035725">
        <w:t xml:space="preserve"> </w:t>
      </w:r>
      <w:r w:rsidRPr="00035725">
        <w:rPr>
          <w:b/>
        </w:rPr>
        <w:t>3</w:t>
      </w:r>
      <w:r w:rsidRPr="00035725">
        <w:t>(3): 325-30.</w:t>
      </w:r>
    </w:p>
    <w:bookmarkEnd w:id="52"/>
    <w:p w14:paraId="26359737" w14:textId="77777777" w:rsidR="00035725" w:rsidRPr="00035725" w:rsidRDefault="00035725" w:rsidP="00035725">
      <w:pPr>
        <w:pStyle w:val="EndNoteBibliography"/>
        <w:spacing w:after="0"/>
      </w:pPr>
    </w:p>
    <w:p w14:paraId="518DADB4" w14:textId="77777777" w:rsidR="00035725" w:rsidRPr="00035725" w:rsidRDefault="00035725" w:rsidP="00035725">
      <w:pPr>
        <w:pStyle w:val="EndNoteBibliography"/>
      </w:pPr>
      <w:bookmarkStart w:id="53" w:name="_ENREF_24"/>
      <w:r w:rsidRPr="00035725">
        <w:t xml:space="preserve">Hansen, C. G., N. A. Bright, G. Howard and B. J. Nichols (2009). "SDPR induces membrane curvature and functions in the formation of caveolae." </w:t>
      </w:r>
      <w:r w:rsidRPr="00035725">
        <w:rPr>
          <w:u w:val="single"/>
        </w:rPr>
        <w:t>Nature Cell Biology</w:t>
      </w:r>
      <w:r w:rsidRPr="00035725">
        <w:t xml:space="preserve"> </w:t>
      </w:r>
      <w:r w:rsidRPr="00035725">
        <w:rPr>
          <w:b/>
        </w:rPr>
        <w:t>11</w:t>
      </w:r>
      <w:r w:rsidRPr="00035725">
        <w:t>(7): 807-14.</w:t>
      </w:r>
    </w:p>
    <w:bookmarkEnd w:id="53"/>
    <w:p w14:paraId="18BDA39D" w14:textId="77777777" w:rsidR="00035725" w:rsidRPr="00035725" w:rsidRDefault="00035725" w:rsidP="00035725">
      <w:pPr>
        <w:pStyle w:val="EndNoteBibliography"/>
        <w:spacing w:after="0"/>
      </w:pPr>
    </w:p>
    <w:p w14:paraId="34A38C70" w14:textId="77777777" w:rsidR="00035725" w:rsidRPr="00035725" w:rsidRDefault="00035725" w:rsidP="00035725">
      <w:pPr>
        <w:pStyle w:val="EndNoteBibliography"/>
      </w:pPr>
      <w:bookmarkStart w:id="54" w:name="_ENREF_25"/>
      <w:r w:rsidRPr="00035725">
        <w:t xml:space="preserve">Harder, T., P. Scheiffele, P. Verkade and K. Simons (1998). "Lipid Domain Structure of the Plasma Membrane Revealed by Patching of Membrane Components." </w:t>
      </w:r>
      <w:r w:rsidRPr="00035725">
        <w:rPr>
          <w:u w:val="single"/>
        </w:rPr>
        <w:t>The Journal of Cell Biology</w:t>
      </w:r>
      <w:r w:rsidRPr="00035725">
        <w:t xml:space="preserve"> </w:t>
      </w:r>
      <w:r w:rsidRPr="00035725">
        <w:rPr>
          <w:b/>
        </w:rPr>
        <w:t>141</w:t>
      </w:r>
      <w:r w:rsidRPr="00035725">
        <w:t>(4): 929-42.</w:t>
      </w:r>
    </w:p>
    <w:bookmarkEnd w:id="54"/>
    <w:p w14:paraId="5EFE3203" w14:textId="77777777" w:rsidR="00035725" w:rsidRPr="00035725" w:rsidRDefault="00035725" w:rsidP="00035725">
      <w:pPr>
        <w:pStyle w:val="EndNoteBibliography"/>
        <w:spacing w:after="0"/>
      </w:pPr>
    </w:p>
    <w:p w14:paraId="282F20D5" w14:textId="77777777" w:rsidR="00035725" w:rsidRPr="00035725" w:rsidRDefault="00035725" w:rsidP="00035725">
      <w:pPr>
        <w:pStyle w:val="EndNoteBibliography"/>
      </w:pPr>
      <w:bookmarkStart w:id="55" w:name="_ENREF_26"/>
      <w:r w:rsidRPr="00035725">
        <w:t xml:space="preserve">Hayashi, T., T. Ichimura, N. Yaegashi, T. Shiozawa and I. Konishi (2015). "Expression of CAVEOLIN 1 in uterine mesenchymal tumors: No relationship between malignancy and CAVEOLIN 1 expression." </w:t>
      </w:r>
      <w:r w:rsidRPr="00035725">
        <w:rPr>
          <w:u w:val="single"/>
        </w:rPr>
        <w:t>Biochemical and Biophysical Research Communications</w:t>
      </w:r>
      <w:r w:rsidRPr="00035725">
        <w:t xml:space="preserve"> </w:t>
      </w:r>
      <w:r w:rsidRPr="00035725">
        <w:rPr>
          <w:b/>
        </w:rPr>
        <w:t>463</w:t>
      </w:r>
      <w:r w:rsidRPr="00035725">
        <w:t>(4): 982-7.</w:t>
      </w:r>
    </w:p>
    <w:bookmarkEnd w:id="55"/>
    <w:p w14:paraId="528B1CD0" w14:textId="77777777" w:rsidR="00035725" w:rsidRPr="00035725" w:rsidRDefault="00035725" w:rsidP="00035725">
      <w:pPr>
        <w:pStyle w:val="EndNoteBibliography"/>
        <w:spacing w:after="0"/>
      </w:pPr>
    </w:p>
    <w:p w14:paraId="1FFD7FEB" w14:textId="77777777" w:rsidR="00035725" w:rsidRPr="00035725" w:rsidRDefault="00035725" w:rsidP="00035725">
      <w:pPr>
        <w:pStyle w:val="EndNoteBibliography"/>
      </w:pPr>
      <w:bookmarkStart w:id="56" w:name="_ENREF_27"/>
      <w:r w:rsidRPr="00035725">
        <w:t xml:space="preserve">Hedlund, M., O. Nagaeva, D. Kargl, V. Baranov and L. Mincheva-Nilsson (2011). "Thermal- and Oxidative Stress Causes Enhanced Release of NKG2D Ligand-Bearing Immunosuppressive Exosomes in Leukemia/Lymphoma T and B Cells." </w:t>
      </w:r>
      <w:r w:rsidRPr="00035725">
        <w:rPr>
          <w:u w:val="single"/>
        </w:rPr>
        <w:t>PLoS ONE</w:t>
      </w:r>
      <w:r w:rsidRPr="00035725">
        <w:t xml:space="preserve"> </w:t>
      </w:r>
      <w:r w:rsidRPr="00035725">
        <w:rPr>
          <w:b/>
        </w:rPr>
        <w:t>6</w:t>
      </w:r>
      <w:r w:rsidRPr="00035725">
        <w:t>(2): e16899.</w:t>
      </w:r>
    </w:p>
    <w:bookmarkEnd w:id="56"/>
    <w:p w14:paraId="1E900A55" w14:textId="77777777" w:rsidR="00035725" w:rsidRPr="00035725" w:rsidRDefault="00035725" w:rsidP="00035725">
      <w:pPr>
        <w:pStyle w:val="EndNoteBibliography"/>
        <w:spacing w:after="0"/>
      </w:pPr>
    </w:p>
    <w:p w14:paraId="5BA4929E" w14:textId="77777777" w:rsidR="00035725" w:rsidRPr="00035725" w:rsidRDefault="00035725" w:rsidP="00035725">
      <w:pPr>
        <w:pStyle w:val="EndNoteBibliography"/>
      </w:pPr>
      <w:bookmarkStart w:id="57" w:name="_ENREF_28"/>
      <w:r w:rsidRPr="00035725">
        <w:t xml:space="preserve">Hill, M. M., M. Bastiani, R. Luetterforst, M. Kirkham, A. Kirkham, S. J. Nixon, P. Walser, D. Abankwa, V. M. J. Oorschot, S. Martin, J. F. Hancock and R. G. Parton (2008). "PTRF-Cavin, a Conserved Cytoplasmic Protein Required for Caveola Formation and Function." </w:t>
      </w:r>
      <w:r w:rsidRPr="00035725">
        <w:rPr>
          <w:u w:val="single"/>
        </w:rPr>
        <w:t>Cell</w:t>
      </w:r>
      <w:r w:rsidRPr="00035725">
        <w:t xml:space="preserve"> </w:t>
      </w:r>
      <w:r w:rsidRPr="00035725">
        <w:rPr>
          <w:b/>
        </w:rPr>
        <w:t>132</w:t>
      </w:r>
      <w:r w:rsidRPr="00035725">
        <w:t>(1): 113-24.</w:t>
      </w:r>
    </w:p>
    <w:bookmarkEnd w:id="57"/>
    <w:p w14:paraId="4648B89D" w14:textId="77777777" w:rsidR="00035725" w:rsidRPr="00035725" w:rsidRDefault="00035725" w:rsidP="00035725">
      <w:pPr>
        <w:pStyle w:val="EndNoteBibliography"/>
        <w:spacing w:after="0"/>
      </w:pPr>
    </w:p>
    <w:p w14:paraId="33E5E2BA" w14:textId="77777777" w:rsidR="00035725" w:rsidRPr="00035725" w:rsidRDefault="00035725" w:rsidP="00035725">
      <w:pPr>
        <w:pStyle w:val="EndNoteBibliography"/>
      </w:pPr>
      <w:bookmarkStart w:id="58" w:name="_ENREF_29"/>
      <w:r w:rsidRPr="00035725">
        <w:t xml:space="preserve">Hope, N. R. and G. I. Murray (2011). "The expression profile of RNA-binding proteins in primary and metastatic colorectal cancer: relationship of heterogeneous nuclear ribonucleoproteins with prognosis." </w:t>
      </w:r>
      <w:r w:rsidRPr="00035725">
        <w:rPr>
          <w:u w:val="single"/>
        </w:rPr>
        <w:t>Human Pathology</w:t>
      </w:r>
      <w:r w:rsidRPr="00035725">
        <w:t xml:space="preserve"> </w:t>
      </w:r>
      <w:r w:rsidRPr="00035725">
        <w:rPr>
          <w:b/>
        </w:rPr>
        <w:t>42</w:t>
      </w:r>
      <w:r w:rsidRPr="00035725">
        <w:t>(3): 393-402.</w:t>
      </w:r>
    </w:p>
    <w:bookmarkEnd w:id="58"/>
    <w:p w14:paraId="16327D4C" w14:textId="77777777" w:rsidR="00035725" w:rsidRPr="00035725" w:rsidRDefault="00035725" w:rsidP="00035725">
      <w:pPr>
        <w:pStyle w:val="EndNoteBibliography"/>
        <w:spacing w:after="0"/>
      </w:pPr>
    </w:p>
    <w:p w14:paraId="00AB5530" w14:textId="77777777" w:rsidR="00035725" w:rsidRPr="00035725" w:rsidRDefault="00035725" w:rsidP="00035725">
      <w:pPr>
        <w:pStyle w:val="EndNoteBibliography"/>
      </w:pPr>
      <w:bookmarkStart w:id="59" w:name="_ENREF_30"/>
      <w:r w:rsidRPr="00035725">
        <w:t xml:space="preserve">Hu, J., B. Li and D. Kihara (2005). "Limitations and potentials of current motif discovery algorithms." </w:t>
      </w:r>
      <w:r w:rsidRPr="00035725">
        <w:rPr>
          <w:u w:val="single"/>
        </w:rPr>
        <w:t>Nucleic Acids Research</w:t>
      </w:r>
      <w:r w:rsidRPr="00035725">
        <w:t xml:space="preserve"> </w:t>
      </w:r>
      <w:r w:rsidRPr="00035725">
        <w:rPr>
          <w:b/>
        </w:rPr>
        <w:t>33</w:t>
      </w:r>
      <w:r w:rsidRPr="00035725">
        <w:t>(15): 4899-913.</w:t>
      </w:r>
    </w:p>
    <w:bookmarkEnd w:id="59"/>
    <w:p w14:paraId="56A1FB7F" w14:textId="77777777" w:rsidR="00035725" w:rsidRPr="00035725" w:rsidRDefault="00035725" w:rsidP="00035725">
      <w:pPr>
        <w:pStyle w:val="EndNoteBibliography"/>
        <w:spacing w:after="0"/>
      </w:pPr>
    </w:p>
    <w:p w14:paraId="3588A403" w14:textId="77777777" w:rsidR="00035725" w:rsidRPr="00035725" w:rsidRDefault="00035725" w:rsidP="00035725">
      <w:pPr>
        <w:pStyle w:val="EndNoteBibliography"/>
      </w:pPr>
      <w:bookmarkStart w:id="60" w:name="_ENREF_31"/>
      <w:r w:rsidRPr="00035725">
        <w:t xml:space="preserve">Huang, C.-T., Y.-J. Oyang, H.-C. Huang and H.-F. Juan (2014). "MicroRNA-mediated networks underlie immune response regulation in papillary thyroid carcinoma." </w:t>
      </w:r>
      <w:r w:rsidRPr="00035725">
        <w:rPr>
          <w:u w:val="single"/>
        </w:rPr>
        <w:t>Scientific Reports</w:t>
      </w:r>
      <w:r w:rsidRPr="00035725">
        <w:t xml:space="preserve"> </w:t>
      </w:r>
      <w:r w:rsidRPr="00035725">
        <w:rPr>
          <w:b/>
        </w:rPr>
        <w:t>4</w:t>
      </w:r>
      <w:r w:rsidRPr="00035725">
        <w:t>: 6495.</w:t>
      </w:r>
    </w:p>
    <w:bookmarkEnd w:id="60"/>
    <w:p w14:paraId="2BE69070" w14:textId="77777777" w:rsidR="00035725" w:rsidRPr="00035725" w:rsidRDefault="00035725" w:rsidP="00035725">
      <w:pPr>
        <w:pStyle w:val="EndNoteBibliography"/>
        <w:spacing w:after="0"/>
      </w:pPr>
    </w:p>
    <w:p w14:paraId="442F9E12" w14:textId="77777777" w:rsidR="00035725" w:rsidRPr="00035725" w:rsidRDefault="00035725" w:rsidP="00035725">
      <w:pPr>
        <w:pStyle w:val="EndNoteBibliography"/>
      </w:pPr>
      <w:bookmarkStart w:id="61" w:name="_ENREF_32"/>
      <w:r w:rsidRPr="00035725">
        <w:t xml:space="preserve">Hunter, M. P., N. Ismail, X. Zhang, B. D. Aguda, E. J. Lee, L. Yu, T. Xiao, J. Schafer, M.-L. T. Lee, T. D. Schmittgen, S. P. Nana-Sinkam, D. Jarjoura and C. B. Marsh (2008). "Detection of microRNA Expression in Human Peripheral Blood Microvesicles." </w:t>
      </w:r>
      <w:r w:rsidRPr="00035725">
        <w:rPr>
          <w:u w:val="single"/>
        </w:rPr>
        <w:t>PLoS ONE</w:t>
      </w:r>
      <w:r w:rsidRPr="00035725">
        <w:t xml:space="preserve"> </w:t>
      </w:r>
      <w:r w:rsidRPr="00035725">
        <w:rPr>
          <w:b/>
        </w:rPr>
        <w:t>3</w:t>
      </w:r>
      <w:r w:rsidRPr="00035725">
        <w:t>(11): e3694.</w:t>
      </w:r>
    </w:p>
    <w:bookmarkEnd w:id="61"/>
    <w:p w14:paraId="516446FB" w14:textId="77777777" w:rsidR="00035725" w:rsidRPr="00035725" w:rsidRDefault="00035725" w:rsidP="00035725">
      <w:pPr>
        <w:pStyle w:val="EndNoteBibliography"/>
        <w:spacing w:after="0"/>
      </w:pPr>
    </w:p>
    <w:p w14:paraId="3CBD94C4" w14:textId="77777777" w:rsidR="00035725" w:rsidRPr="00035725" w:rsidRDefault="00035725" w:rsidP="00035725">
      <w:pPr>
        <w:pStyle w:val="EndNoteBibliography"/>
      </w:pPr>
      <w:bookmarkStart w:id="62" w:name="_ENREF_33"/>
      <w:r w:rsidRPr="00035725">
        <w:t xml:space="preserve">Inder, K. L., J. E. Ruelcke, L. Petelin, H. Moon, E. Choi, J. Rae, A. Blumenthal, D. Hutmacher, N. A. Saunders, J. L. Stow, R. G. Parton and M. M. Hill (2014). "Cavin-1/PTRF alters prostate cancer cell-derived extracellular vesicle content and internalization to attenuate extracellular vesicle-mediated osteoclastogenesis and osteoblast proliferation." </w:t>
      </w:r>
      <w:r w:rsidRPr="00035725">
        <w:rPr>
          <w:u w:val="single"/>
        </w:rPr>
        <w:t>J Extracell Vesicles</w:t>
      </w:r>
      <w:r w:rsidRPr="00035725">
        <w:t xml:space="preserve"> </w:t>
      </w:r>
      <w:r w:rsidRPr="00035725">
        <w:rPr>
          <w:b/>
        </w:rPr>
        <w:t>3</w:t>
      </w:r>
      <w:r w:rsidRPr="00035725">
        <w:t>.</w:t>
      </w:r>
    </w:p>
    <w:bookmarkEnd w:id="62"/>
    <w:p w14:paraId="526B2FFC" w14:textId="77777777" w:rsidR="00035725" w:rsidRPr="00035725" w:rsidRDefault="00035725" w:rsidP="00035725">
      <w:pPr>
        <w:pStyle w:val="EndNoteBibliography"/>
        <w:spacing w:after="0"/>
      </w:pPr>
    </w:p>
    <w:p w14:paraId="6C1EE2FD" w14:textId="77777777" w:rsidR="00035725" w:rsidRPr="00035725" w:rsidRDefault="00035725" w:rsidP="00035725">
      <w:pPr>
        <w:pStyle w:val="EndNoteBibliography"/>
      </w:pPr>
      <w:bookmarkStart w:id="63" w:name="_ENREF_34"/>
      <w:r w:rsidRPr="00035725">
        <w:t xml:space="preserve">Inder, K. L., Y. Z. Zheng, M. J. Davis, H. Moon, D. Loo, H. Nguyen, J. A. Clements, R. G. Parton, L. J. Foster and M. M. Hill (2012). "Expression of PTRF in PC-3 Cells modulates cholesterol dynamics and the actin cytoskeleton impacting secretion pathways." </w:t>
      </w:r>
      <w:r w:rsidRPr="00035725">
        <w:rPr>
          <w:u w:val="single"/>
        </w:rPr>
        <w:t>Mol Cell Proteomics</w:t>
      </w:r>
      <w:r w:rsidRPr="00035725">
        <w:t xml:space="preserve"> </w:t>
      </w:r>
      <w:r w:rsidRPr="00035725">
        <w:rPr>
          <w:b/>
        </w:rPr>
        <w:t>11</w:t>
      </w:r>
      <w:r w:rsidRPr="00035725">
        <w:t>(2): M111.012245.</w:t>
      </w:r>
    </w:p>
    <w:bookmarkEnd w:id="63"/>
    <w:p w14:paraId="56CDC7AA" w14:textId="77777777" w:rsidR="00035725" w:rsidRPr="00035725" w:rsidRDefault="00035725" w:rsidP="00035725">
      <w:pPr>
        <w:pStyle w:val="EndNoteBibliography"/>
        <w:spacing w:after="0"/>
      </w:pPr>
    </w:p>
    <w:p w14:paraId="664BD963" w14:textId="77777777" w:rsidR="00035725" w:rsidRPr="00035725" w:rsidRDefault="00035725" w:rsidP="00035725">
      <w:pPr>
        <w:pStyle w:val="EndNoteBibliography"/>
      </w:pPr>
      <w:bookmarkStart w:id="64" w:name="_ENREF_35"/>
      <w:r w:rsidRPr="00035725">
        <w:t xml:space="preserve">Ji, H., M. Chen, D. W. Greening, W. He, A. Rai, W. Zhang and R. J. Simpson (2014). "Deep Sequencing of RNA from Three Different Extracellular Vesicle (EV) Subtypes Released from the Human LIM1863 Colon Cancer Cell Line Uncovers Distinct Mirna-Enrichment Signatures." </w:t>
      </w:r>
      <w:r w:rsidRPr="00035725">
        <w:rPr>
          <w:u w:val="single"/>
        </w:rPr>
        <w:t>PLoS ONE</w:t>
      </w:r>
      <w:r w:rsidRPr="00035725">
        <w:t xml:space="preserve"> </w:t>
      </w:r>
      <w:r w:rsidRPr="00035725">
        <w:rPr>
          <w:b/>
        </w:rPr>
        <w:t>9</w:t>
      </w:r>
      <w:r w:rsidRPr="00035725">
        <w:t>(10): e110314.</w:t>
      </w:r>
    </w:p>
    <w:bookmarkEnd w:id="64"/>
    <w:p w14:paraId="4A71E7ED" w14:textId="77777777" w:rsidR="00035725" w:rsidRPr="00035725" w:rsidRDefault="00035725" w:rsidP="00035725">
      <w:pPr>
        <w:pStyle w:val="EndNoteBibliography"/>
        <w:spacing w:after="0"/>
      </w:pPr>
    </w:p>
    <w:p w14:paraId="34D8896D" w14:textId="77777777" w:rsidR="00035725" w:rsidRPr="00035725" w:rsidRDefault="00035725" w:rsidP="00035725">
      <w:pPr>
        <w:pStyle w:val="EndNoteBibliography"/>
      </w:pPr>
      <w:bookmarkStart w:id="65" w:name="_ENREF_36"/>
      <w:r w:rsidRPr="00035725">
        <w:t xml:space="preserve">Ji, H., D. W. Greening, T. W. Barnes, J. W. Lim, B. J. Tauro, A. Rai, R. Xu, C. Adda, S. Mathivanan, W. Zhao, Y. Xue, T. Xu, H.-J. Zhu and R. J. Simpson (2013). "Proteome profiling of exosomes derived from human primary and metastatic colorectal cancer cells reveal differential expression of key metastatic factors and signal transduction components." </w:t>
      </w:r>
      <w:r w:rsidRPr="00035725">
        <w:rPr>
          <w:u w:val="single"/>
        </w:rPr>
        <w:t>PROTEOMICS</w:t>
      </w:r>
      <w:r w:rsidRPr="00035725">
        <w:t xml:space="preserve"> </w:t>
      </w:r>
      <w:r w:rsidRPr="00035725">
        <w:rPr>
          <w:b/>
        </w:rPr>
        <w:t>13</w:t>
      </w:r>
      <w:r w:rsidRPr="00035725">
        <w:t>(10-11): 1672-86.</w:t>
      </w:r>
    </w:p>
    <w:bookmarkEnd w:id="65"/>
    <w:p w14:paraId="5B7E427F" w14:textId="77777777" w:rsidR="00035725" w:rsidRPr="00035725" w:rsidRDefault="00035725" w:rsidP="00035725">
      <w:pPr>
        <w:pStyle w:val="EndNoteBibliography"/>
        <w:spacing w:after="0"/>
      </w:pPr>
    </w:p>
    <w:p w14:paraId="3EC2D61C" w14:textId="77777777" w:rsidR="00035725" w:rsidRPr="00035725" w:rsidRDefault="00035725" w:rsidP="00035725">
      <w:pPr>
        <w:pStyle w:val="EndNoteBibliography"/>
      </w:pPr>
      <w:bookmarkStart w:id="66" w:name="_ENREF_37"/>
      <w:r w:rsidRPr="00035725">
        <w:t xml:space="preserve">Kharmate, G., E. Hosseini-Beheshti, J. Caradec, M. Y. Chin and E. S. Tomlinson Guns (2016). "Epidermal Growth Factor Receptor in Prostate Cancer Derived Exosomes." </w:t>
      </w:r>
      <w:r w:rsidRPr="00035725">
        <w:rPr>
          <w:u w:val="single"/>
        </w:rPr>
        <w:t>PLoS ONE</w:t>
      </w:r>
      <w:r w:rsidRPr="00035725">
        <w:t xml:space="preserve"> </w:t>
      </w:r>
      <w:r w:rsidRPr="00035725">
        <w:rPr>
          <w:b/>
        </w:rPr>
        <w:t>11</w:t>
      </w:r>
      <w:r w:rsidRPr="00035725">
        <w:t>(5): e0154967.</w:t>
      </w:r>
    </w:p>
    <w:bookmarkEnd w:id="66"/>
    <w:p w14:paraId="401E70D9" w14:textId="77777777" w:rsidR="00035725" w:rsidRPr="00035725" w:rsidRDefault="00035725" w:rsidP="00035725">
      <w:pPr>
        <w:pStyle w:val="EndNoteBibliography"/>
        <w:spacing w:after="0"/>
      </w:pPr>
    </w:p>
    <w:p w14:paraId="7D7AD183" w14:textId="77777777" w:rsidR="00035725" w:rsidRPr="00035725" w:rsidRDefault="00035725" w:rsidP="00035725">
      <w:pPr>
        <w:pStyle w:val="EndNoteBibliography"/>
      </w:pPr>
      <w:bookmarkStart w:id="67" w:name="_ENREF_38"/>
      <w:r w:rsidRPr="00035725">
        <w:t xml:space="preserve">Kincaid, M. M. and A. A. Cooper (2007). "Misfolded Proteins Traffic from the Endoplasmic Reticulum (ER) Due to ER Export Signals." </w:t>
      </w:r>
      <w:r w:rsidRPr="00035725">
        <w:rPr>
          <w:u w:val="single"/>
        </w:rPr>
        <w:t>Mol Biol Cell</w:t>
      </w:r>
      <w:r w:rsidRPr="00035725">
        <w:t xml:space="preserve"> </w:t>
      </w:r>
      <w:r w:rsidRPr="00035725">
        <w:rPr>
          <w:b/>
        </w:rPr>
        <w:t>18</w:t>
      </w:r>
      <w:r w:rsidRPr="00035725">
        <w:t>(2): 455-63.</w:t>
      </w:r>
    </w:p>
    <w:bookmarkEnd w:id="67"/>
    <w:p w14:paraId="6E0E7A6B" w14:textId="77777777" w:rsidR="00035725" w:rsidRPr="00035725" w:rsidRDefault="00035725" w:rsidP="00035725">
      <w:pPr>
        <w:pStyle w:val="EndNoteBibliography"/>
        <w:spacing w:after="0"/>
      </w:pPr>
    </w:p>
    <w:p w14:paraId="63A6B68B" w14:textId="77777777" w:rsidR="00035725" w:rsidRPr="00035725" w:rsidRDefault="00035725" w:rsidP="00035725">
      <w:pPr>
        <w:pStyle w:val="EndNoteBibliography"/>
      </w:pPr>
      <w:bookmarkStart w:id="68" w:name="_ENREF_39"/>
      <w:r w:rsidRPr="00035725">
        <w:t xml:space="preserve">Klimek-Tomczak, K., L. S. Wyrwicz, S. Jain, K. Bomsztyk and J. Ostrowski (2004). "Characterization of hnRNP K protein-RNA interactions." </w:t>
      </w:r>
      <w:r w:rsidRPr="00035725">
        <w:rPr>
          <w:u w:val="single"/>
        </w:rPr>
        <w:t>J Mol Biol</w:t>
      </w:r>
      <w:r w:rsidRPr="00035725">
        <w:t xml:space="preserve"> </w:t>
      </w:r>
      <w:r w:rsidRPr="00035725">
        <w:rPr>
          <w:b/>
        </w:rPr>
        <w:t>342</w:t>
      </w:r>
      <w:r w:rsidRPr="00035725">
        <w:t>(4): 1131-41.</w:t>
      </w:r>
    </w:p>
    <w:bookmarkEnd w:id="68"/>
    <w:p w14:paraId="15D3C9BB" w14:textId="77777777" w:rsidR="00035725" w:rsidRPr="00035725" w:rsidRDefault="00035725" w:rsidP="00035725">
      <w:pPr>
        <w:pStyle w:val="EndNoteBibliography"/>
        <w:spacing w:after="0"/>
      </w:pPr>
    </w:p>
    <w:p w14:paraId="1515A3CB" w14:textId="77777777" w:rsidR="00035725" w:rsidRPr="00035725" w:rsidRDefault="00035725" w:rsidP="00035725">
      <w:pPr>
        <w:pStyle w:val="EndNoteBibliography"/>
      </w:pPr>
      <w:bookmarkStart w:id="69" w:name="_ENREF_40"/>
      <w:r w:rsidRPr="00035725">
        <w:t xml:space="preserve">Kosaka, N., H. Iguchi, Y. Yoshioka, F. Takeshita, Y. Matsuki and T. Ochiya (2010). "Secretory mechanisms and intercellular transfer of microRNAs in living cells." </w:t>
      </w:r>
      <w:r w:rsidRPr="00035725">
        <w:rPr>
          <w:u w:val="single"/>
        </w:rPr>
        <w:t>J Biol Chem</w:t>
      </w:r>
      <w:r w:rsidRPr="00035725">
        <w:t xml:space="preserve"> </w:t>
      </w:r>
      <w:r w:rsidRPr="00035725">
        <w:rPr>
          <w:b/>
        </w:rPr>
        <w:t>285</w:t>
      </w:r>
      <w:r w:rsidRPr="00035725">
        <w:t>(23): 17442-52.</w:t>
      </w:r>
    </w:p>
    <w:bookmarkEnd w:id="69"/>
    <w:p w14:paraId="05209536" w14:textId="77777777" w:rsidR="00035725" w:rsidRPr="00035725" w:rsidRDefault="00035725" w:rsidP="00035725">
      <w:pPr>
        <w:pStyle w:val="EndNoteBibliography"/>
        <w:spacing w:after="0"/>
      </w:pPr>
    </w:p>
    <w:p w14:paraId="1C231CC7" w14:textId="77777777" w:rsidR="00035725" w:rsidRPr="00035725" w:rsidRDefault="00035725" w:rsidP="00035725">
      <w:pPr>
        <w:pStyle w:val="EndNoteBibliography"/>
      </w:pPr>
      <w:bookmarkStart w:id="70" w:name="_ENREF_41"/>
      <w:r w:rsidRPr="00035725">
        <w:t xml:space="preserve">Krecic, A. M. and M. S. Swanson (1999). "hnRNP complexes: composition, structure, and function." </w:t>
      </w:r>
      <w:r w:rsidRPr="00035725">
        <w:rPr>
          <w:u w:val="single"/>
        </w:rPr>
        <w:t>Curr Opin Cell Biol</w:t>
      </w:r>
      <w:r w:rsidRPr="00035725">
        <w:t xml:space="preserve"> </w:t>
      </w:r>
      <w:r w:rsidRPr="00035725">
        <w:rPr>
          <w:b/>
        </w:rPr>
        <w:t>11</w:t>
      </w:r>
      <w:r w:rsidRPr="00035725">
        <w:t>(3): 363-71.</w:t>
      </w:r>
    </w:p>
    <w:bookmarkEnd w:id="70"/>
    <w:p w14:paraId="319778BB" w14:textId="77777777" w:rsidR="00035725" w:rsidRPr="00035725" w:rsidRDefault="00035725" w:rsidP="00035725">
      <w:pPr>
        <w:pStyle w:val="EndNoteBibliography"/>
        <w:spacing w:after="0"/>
      </w:pPr>
    </w:p>
    <w:p w14:paraId="27F9935F" w14:textId="77777777" w:rsidR="00035725" w:rsidRPr="00035725" w:rsidRDefault="00035725" w:rsidP="00035725">
      <w:pPr>
        <w:pStyle w:val="EndNoteBibliography"/>
      </w:pPr>
      <w:bookmarkStart w:id="71" w:name="_ENREF_42"/>
      <w:r w:rsidRPr="00035725">
        <w:t xml:space="preserve">Lee, J. T. Y., W. H. Tsang and K. L. Chow (2011). "Simple Modifications to Standard TRIzol® Protocol Allow High-Yield RNA Extraction from Cells on Resorbable Materials." </w:t>
      </w:r>
      <w:r w:rsidRPr="00035725">
        <w:rPr>
          <w:u w:val="single"/>
        </w:rPr>
        <w:t>Journal of Biomaterials and Nanobiotechnology</w:t>
      </w:r>
      <w:r w:rsidRPr="00035725">
        <w:t xml:space="preserve"> </w:t>
      </w:r>
      <w:r w:rsidRPr="00035725">
        <w:rPr>
          <w:b/>
        </w:rPr>
        <w:t>02</w:t>
      </w:r>
      <w:r w:rsidRPr="00035725">
        <w:t>(01): 41-8.</w:t>
      </w:r>
    </w:p>
    <w:bookmarkEnd w:id="71"/>
    <w:p w14:paraId="49BF423B" w14:textId="77777777" w:rsidR="00035725" w:rsidRPr="00035725" w:rsidRDefault="00035725" w:rsidP="00035725">
      <w:pPr>
        <w:pStyle w:val="EndNoteBibliography"/>
        <w:spacing w:after="0"/>
      </w:pPr>
    </w:p>
    <w:p w14:paraId="0334AD54" w14:textId="77777777" w:rsidR="00035725" w:rsidRPr="00035725" w:rsidRDefault="00035725" w:rsidP="00035725">
      <w:pPr>
        <w:pStyle w:val="EndNoteBibliography"/>
      </w:pPr>
      <w:bookmarkStart w:id="72" w:name="_ENREF_43"/>
      <w:r w:rsidRPr="00035725">
        <w:t xml:space="preserve">Lee, S. W., M. H. Lee, J. H. Park, S. H. Kang, H. M. Yoo, S. H. Ka, Y. M. Oh, Y. J. Jeon and C. H. Chung (2012). "SUMOylation of hnRNP-K is required for p53-mediated cell-cycle arrest in response to DNA damage." </w:t>
      </w:r>
      <w:r w:rsidRPr="00035725">
        <w:rPr>
          <w:u w:val="single"/>
        </w:rPr>
        <w:t>The EMBO Journal</w:t>
      </w:r>
      <w:r w:rsidRPr="00035725">
        <w:t xml:space="preserve"> </w:t>
      </w:r>
      <w:r w:rsidRPr="00035725">
        <w:rPr>
          <w:b/>
        </w:rPr>
        <w:t>31</w:t>
      </w:r>
      <w:r w:rsidRPr="00035725">
        <w:t>(23): 4441-52.</w:t>
      </w:r>
    </w:p>
    <w:bookmarkEnd w:id="72"/>
    <w:p w14:paraId="31472530" w14:textId="77777777" w:rsidR="00035725" w:rsidRPr="00035725" w:rsidRDefault="00035725" w:rsidP="00035725">
      <w:pPr>
        <w:pStyle w:val="EndNoteBibliography"/>
        <w:spacing w:after="0"/>
      </w:pPr>
    </w:p>
    <w:p w14:paraId="05541F72" w14:textId="77777777" w:rsidR="00035725" w:rsidRPr="00035725" w:rsidRDefault="00035725" w:rsidP="00035725">
      <w:pPr>
        <w:pStyle w:val="EndNoteBibliography"/>
      </w:pPr>
      <w:bookmarkStart w:id="73" w:name="_ENREF_44"/>
      <w:r w:rsidRPr="00035725">
        <w:t xml:space="preserve">Lerga, A., M. Hallier, L. Delva, C. Orvain, I. Gallais, J. Marie and F. Moreau-Gachelin (2001). "Identification of an RNA Binding Specificity for the Potential Splicing Factor TLS." </w:t>
      </w:r>
      <w:r w:rsidRPr="00035725">
        <w:rPr>
          <w:u w:val="single"/>
        </w:rPr>
        <w:t>Journal of Biological Chemistry</w:t>
      </w:r>
      <w:r w:rsidRPr="00035725">
        <w:t xml:space="preserve"> </w:t>
      </w:r>
      <w:r w:rsidRPr="00035725">
        <w:rPr>
          <w:b/>
        </w:rPr>
        <w:t>276</w:t>
      </w:r>
      <w:r w:rsidRPr="00035725">
        <w:t>(9): 6807-16.</w:t>
      </w:r>
    </w:p>
    <w:bookmarkEnd w:id="73"/>
    <w:p w14:paraId="4C3B3484" w14:textId="77777777" w:rsidR="00035725" w:rsidRPr="00035725" w:rsidRDefault="00035725" w:rsidP="00035725">
      <w:pPr>
        <w:pStyle w:val="EndNoteBibliography"/>
        <w:spacing w:after="0"/>
      </w:pPr>
    </w:p>
    <w:p w14:paraId="5B8B2DC3" w14:textId="77777777" w:rsidR="00035725" w:rsidRPr="00035725" w:rsidRDefault="00035725" w:rsidP="00035725">
      <w:pPr>
        <w:pStyle w:val="EndNoteBibliography"/>
      </w:pPr>
      <w:bookmarkStart w:id="74" w:name="_ENREF_45"/>
      <w:r w:rsidRPr="00035725">
        <w:t xml:space="preserve">Lu, J. and F. H. Gao (2016). "Role and molecular mechanism of heterogeneous nuclear ribonucleoprotein K in tumor development and progression." </w:t>
      </w:r>
      <w:r w:rsidRPr="00035725">
        <w:rPr>
          <w:u w:val="single"/>
        </w:rPr>
        <w:t>Biomed Rep</w:t>
      </w:r>
      <w:r w:rsidRPr="00035725">
        <w:t xml:space="preserve"> </w:t>
      </w:r>
      <w:r w:rsidRPr="00035725">
        <w:rPr>
          <w:b/>
        </w:rPr>
        <w:t>4</w:t>
      </w:r>
      <w:r w:rsidRPr="00035725">
        <w:t>(6): 657-63.</w:t>
      </w:r>
    </w:p>
    <w:bookmarkEnd w:id="74"/>
    <w:p w14:paraId="6F40F9D9" w14:textId="77777777" w:rsidR="00035725" w:rsidRPr="00035725" w:rsidRDefault="00035725" w:rsidP="00035725">
      <w:pPr>
        <w:pStyle w:val="EndNoteBibliography"/>
        <w:spacing w:after="0"/>
      </w:pPr>
    </w:p>
    <w:p w14:paraId="2D0D646B" w14:textId="77777777" w:rsidR="00035725" w:rsidRPr="00035725" w:rsidRDefault="00035725" w:rsidP="00035725">
      <w:pPr>
        <w:pStyle w:val="EndNoteBibliography"/>
      </w:pPr>
      <w:bookmarkStart w:id="75" w:name="_ENREF_46"/>
      <w:r w:rsidRPr="00035725">
        <w:t xml:space="preserve">Luz, M. A. and A. G. Aprikian (2010). "Preventing bone complications in advanced prostate cancer." </w:t>
      </w:r>
      <w:r w:rsidRPr="00035725">
        <w:rPr>
          <w:u w:val="single"/>
        </w:rPr>
        <w:t>Current Oncology</w:t>
      </w:r>
      <w:r w:rsidRPr="00035725">
        <w:t xml:space="preserve"> </w:t>
      </w:r>
      <w:r w:rsidRPr="00035725">
        <w:rPr>
          <w:b/>
        </w:rPr>
        <w:t>17</w:t>
      </w:r>
      <w:r w:rsidRPr="00035725">
        <w:t>(Suppl 2): S65-S71.</w:t>
      </w:r>
    </w:p>
    <w:bookmarkEnd w:id="75"/>
    <w:p w14:paraId="1BC07ED8" w14:textId="77777777" w:rsidR="00035725" w:rsidRPr="00035725" w:rsidRDefault="00035725" w:rsidP="00035725">
      <w:pPr>
        <w:pStyle w:val="EndNoteBibliography"/>
        <w:spacing w:after="0"/>
      </w:pPr>
    </w:p>
    <w:p w14:paraId="172A8EF7" w14:textId="77777777" w:rsidR="00035725" w:rsidRPr="00035725" w:rsidRDefault="00035725" w:rsidP="00035725">
      <w:pPr>
        <w:pStyle w:val="EndNoteBibliography"/>
      </w:pPr>
      <w:bookmarkStart w:id="76" w:name="_ENREF_47"/>
      <w:r w:rsidRPr="00035725">
        <w:lastRenderedPageBreak/>
        <w:t xml:space="preserve">McKechnie, N. M., B. C. R. King, E. Fletcher and G. Braun (2006). "Fas-ligand is stored in secretory lysosomes of ocular barrier epithelia and released with microvesicles." </w:t>
      </w:r>
      <w:r w:rsidRPr="00035725">
        <w:rPr>
          <w:u w:val="single"/>
        </w:rPr>
        <w:t>Experimental Eye Research</w:t>
      </w:r>
      <w:r w:rsidRPr="00035725">
        <w:t xml:space="preserve"> </w:t>
      </w:r>
      <w:r w:rsidRPr="00035725">
        <w:rPr>
          <w:b/>
        </w:rPr>
        <w:t>83</w:t>
      </w:r>
      <w:r w:rsidRPr="00035725">
        <w:t>(2): 304-14.</w:t>
      </w:r>
    </w:p>
    <w:bookmarkEnd w:id="76"/>
    <w:p w14:paraId="6AE3F80B" w14:textId="77777777" w:rsidR="00035725" w:rsidRPr="00035725" w:rsidRDefault="00035725" w:rsidP="00035725">
      <w:pPr>
        <w:pStyle w:val="EndNoteBibliography"/>
        <w:spacing w:after="0"/>
      </w:pPr>
    </w:p>
    <w:p w14:paraId="4B4AC6E8" w14:textId="77777777" w:rsidR="00035725" w:rsidRPr="00035725" w:rsidRDefault="00035725" w:rsidP="00035725">
      <w:pPr>
        <w:pStyle w:val="EndNoteBibliography"/>
      </w:pPr>
      <w:bookmarkStart w:id="77" w:name="_ENREF_48"/>
      <w:r w:rsidRPr="00035725">
        <w:t xml:space="preserve">McMahon, K.-A., H. Zajicek, W.-P. Li, M. J. Peyton, J. D. Minna, V. J. Hernandez, K. Luby-Phelps and R. G. W. Anderson (2009). "SRBC/cavin-3 is a caveolin adapter protein that regulates caveolae function." </w:t>
      </w:r>
      <w:r w:rsidRPr="00035725">
        <w:rPr>
          <w:u w:val="single"/>
        </w:rPr>
        <w:t>The EMBO Journal</w:t>
      </w:r>
      <w:r w:rsidRPr="00035725">
        <w:t xml:space="preserve"> </w:t>
      </w:r>
      <w:r w:rsidRPr="00035725">
        <w:rPr>
          <w:b/>
        </w:rPr>
        <w:t>28</w:t>
      </w:r>
      <w:r w:rsidRPr="00035725">
        <w:t>(8): 1001-15.</w:t>
      </w:r>
    </w:p>
    <w:bookmarkEnd w:id="77"/>
    <w:p w14:paraId="1B1C7743" w14:textId="77777777" w:rsidR="00035725" w:rsidRPr="00035725" w:rsidRDefault="00035725" w:rsidP="00035725">
      <w:pPr>
        <w:pStyle w:val="EndNoteBibliography"/>
        <w:spacing w:after="0"/>
      </w:pPr>
    </w:p>
    <w:p w14:paraId="724835F8" w14:textId="77777777" w:rsidR="00035725" w:rsidRPr="00035725" w:rsidRDefault="00035725" w:rsidP="00035725">
      <w:pPr>
        <w:pStyle w:val="EndNoteBibliography"/>
      </w:pPr>
      <w:bookmarkStart w:id="78" w:name="_ENREF_49"/>
      <w:r w:rsidRPr="00035725">
        <w:t xml:space="preserve">Milane, L., A. Singh, G. Mattheolabakis, M. Suresh and M. M. Amiji (2015). "Exosome mediated communication within the tumor microenvironment." </w:t>
      </w:r>
      <w:r w:rsidRPr="00035725">
        <w:rPr>
          <w:u w:val="single"/>
        </w:rPr>
        <w:t>J Control Release</w:t>
      </w:r>
      <w:r w:rsidRPr="00035725">
        <w:t xml:space="preserve"> </w:t>
      </w:r>
      <w:r w:rsidRPr="00035725">
        <w:rPr>
          <w:b/>
        </w:rPr>
        <w:t>219</w:t>
      </w:r>
      <w:r w:rsidRPr="00035725">
        <w:t>: 278-94.</w:t>
      </w:r>
    </w:p>
    <w:bookmarkEnd w:id="78"/>
    <w:p w14:paraId="01A28855" w14:textId="77777777" w:rsidR="00035725" w:rsidRPr="00035725" w:rsidRDefault="00035725" w:rsidP="00035725">
      <w:pPr>
        <w:pStyle w:val="EndNoteBibliography"/>
        <w:spacing w:after="0"/>
      </w:pPr>
    </w:p>
    <w:p w14:paraId="69302103" w14:textId="77777777" w:rsidR="00035725" w:rsidRPr="00035725" w:rsidRDefault="00035725" w:rsidP="00035725">
      <w:pPr>
        <w:pStyle w:val="EndNoteBibliography"/>
      </w:pPr>
      <w:bookmarkStart w:id="79" w:name="_ENREF_50"/>
      <w:r w:rsidRPr="00035725">
        <w:t xml:space="preserve">Mili, S., H. J. Shu, Y. Zhao and S. Pinol-Roma (2001). "Distinct RNP complexes of shuttling hnRNP proteins with pre-mRNA and mRNA: candidate intermediates in formation and export of mRNA." </w:t>
      </w:r>
      <w:r w:rsidRPr="00035725">
        <w:rPr>
          <w:u w:val="single"/>
        </w:rPr>
        <w:t>Mol Cell Biol</w:t>
      </w:r>
      <w:r w:rsidRPr="00035725">
        <w:t xml:space="preserve"> </w:t>
      </w:r>
      <w:r w:rsidRPr="00035725">
        <w:rPr>
          <w:b/>
        </w:rPr>
        <w:t>21</w:t>
      </w:r>
      <w:r w:rsidRPr="00035725">
        <w:t>(21): 7307-19.</w:t>
      </w:r>
    </w:p>
    <w:bookmarkEnd w:id="79"/>
    <w:p w14:paraId="2A6213DF" w14:textId="77777777" w:rsidR="00035725" w:rsidRPr="00035725" w:rsidRDefault="00035725" w:rsidP="00035725">
      <w:pPr>
        <w:pStyle w:val="EndNoteBibliography"/>
        <w:spacing w:after="0"/>
      </w:pPr>
    </w:p>
    <w:p w14:paraId="2C94DF27" w14:textId="77777777" w:rsidR="00035725" w:rsidRPr="00035725" w:rsidRDefault="00035725" w:rsidP="00035725">
      <w:pPr>
        <w:pStyle w:val="EndNoteBibliography"/>
      </w:pPr>
      <w:bookmarkStart w:id="80" w:name="_ENREF_51"/>
      <w:r w:rsidRPr="00035725">
        <w:t xml:space="preserve">Montecalvo, A., A. T. Larregina, W. J. Shufesky, D. B. Stolz, M. L. Sullivan, J. M. Karlsson, C. J. Baty, G. A. Gibson, G. Erdos, Z. Wang, J. Milosevic, O. A. Tkacheva, S. J. Divito, R. Jordan, J. Lyons-Weiler, S. C. Watkins and A. E. Morelli (2012). "Mechanism of transfer of functional microRNAs between mouse dendritic cells via exosomes." </w:t>
      </w:r>
      <w:r w:rsidRPr="00035725">
        <w:rPr>
          <w:u w:val="single"/>
        </w:rPr>
        <w:t>Blood</w:t>
      </w:r>
      <w:r w:rsidRPr="00035725">
        <w:t xml:space="preserve"> </w:t>
      </w:r>
      <w:r w:rsidRPr="00035725">
        <w:rPr>
          <w:b/>
        </w:rPr>
        <w:t>119</w:t>
      </w:r>
      <w:r w:rsidRPr="00035725">
        <w:t>(3): 756-66.</w:t>
      </w:r>
    </w:p>
    <w:bookmarkEnd w:id="80"/>
    <w:p w14:paraId="7FC7568B" w14:textId="77777777" w:rsidR="00035725" w:rsidRPr="00035725" w:rsidRDefault="00035725" w:rsidP="00035725">
      <w:pPr>
        <w:pStyle w:val="EndNoteBibliography"/>
        <w:spacing w:after="0"/>
      </w:pPr>
    </w:p>
    <w:p w14:paraId="0F860B63" w14:textId="77777777" w:rsidR="00035725" w:rsidRPr="00035725" w:rsidRDefault="00035725" w:rsidP="00035725">
      <w:pPr>
        <w:pStyle w:val="EndNoteBibliography"/>
      </w:pPr>
      <w:bookmarkStart w:id="81" w:name="_ENREF_52"/>
      <w:r w:rsidRPr="00035725">
        <w:t xml:space="preserve">Moon, H., C. S. Lee, K. L. Inder, S. Sharma, E. Choi, D. M. Black, K. A. Le Cao, C. Winterford, J. I. Coward, M. T. Ling, D. J. Craik, R. G. Parton, P. J. Russell and M. M. Hill (2014). "PTRF/cavin-1 neutralizes non-caveolar caveolin-1 microdomains in prostate cancer." </w:t>
      </w:r>
      <w:r w:rsidRPr="00035725">
        <w:rPr>
          <w:u w:val="single"/>
        </w:rPr>
        <w:t>Oncogene</w:t>
      </w:r>
      <w:r w:rsidRPr="00035725">
        <w:t xml:space="preserve"> </w:t>
      </w:r>
      <w:r w:rsidRPr="00035725">
        <w:rPr>
          <w:b/>
        </w:rPr>
        <w:t>33</w:t>
      </w:r>
      <w:r w:rsidRPr="00035725">
        <w:t>(27): 3561-70.</w:t>
      </w:r>
    </w:p>
    <w:bookmarkEnd w:id="81"/>
    <w:p w14:paraId="687B6A12" w14:textId="77777777" w:rsidR="00035725" w:rsidRPr="00035725" w:rsidRDefault="00035725" w:rsidP="00035725">
      <w:pPr>
        <w:pStyle w:val="EndNoteBibliography"/>
        <w:spacing w:after="0"/>
      </w:pPr>
    </w:p>
    <w:p w14:paraId="40CF8C67" w14:textId="77777777" w:rsidR="00035725" w:rsidRPr="00035725" w:rsidRDefault="00035725" w:rsidP="00035725">
      <w:pPr>
        <w:pStyle w:val="EndNoteBibliography"/>
      </w:pPr>
      <w:bookmarkStart w:id="82" w:name="_ENREF_53"/>
      <w:r w:rsidRPr="00035725">
        <w:t xml:space="preserve">Moumita, C., B.-J. Edgar, G. T. Dafydd, A. M. Meredith, M. Z. Mark, K. Gazala, R. Charles Andrew, A. G. Kent, C. Ching-Shih, L. Thomas, B.-S. Tanios, C. Arnab and M. W. Terence (2015). "Caveolin-1 is Associated with Tumor Progression and Confers a Multi-Modality Resistance Phenotype in Pancreatic Cancer." </w:t>
      </w:r>
      <w:r w:rsidRPr="00035725">
        <w:rPr>
          <w:u w:val="single"/>
        </w:rPr>
        <w:t>Scientific Reports</w:t>
      </w:r>
      <w:r w:rsidRPr="00035725">
        <w:t xml:space="preserve"> </w:t>
      </w:r>
      <w:r w:rsidRPr="00035725">
        <w:rPr>
          <w:b/>
        </w:rPr>
        <w:t>5</w:t>
      </w:r>
      <w:r w:rsidRPr="00035725">
        <w:t>.</w:t>
      </w:r>
    </w:p>
    <w:bookmarkEnd w:id="82"/>
    <w:p w14:paraId="3A7E0FE3" w14:textId="77777777" w:rsidR="00035725" w:rsidRPr="00035725" w:rsidRDefault="00035725" w:rsidP="00035725">
      <w:pPr>
        <w:pStyle w:val="EndNoteBibliography"/>
        <w:spacing w:after="0"/>
      </w:pPr>
    </w:p>
    <w:p w14:paraId="1B3B2C4F" w14:textId="77777777" w:rsidR="00035725" w:rsidRPr="00035725" w:rsidRDefault="00035725" w:rsidP="00035725">
      <w:pPr>
        <w:pStyle w:val="EndNoteBibliography"/>
      </w:pPr>
      <w:bookmarkStart w:id="83" w:name="_ENREF_54"/>
      <w:r w:rsidRPr="00035725">
        <w:t xml:space="preserve">Notari, M., P. Neviani, R. Santhanam, B. W. Blaser, J. S. Chang, A. Galietta, A. E. Willis, D. C. Roy, M. A. Caligiuri, G. Marcucci and D. Perrotti (2006). "A MAPK/HNRPK pathway controls BCR/ABL oncogenic potential by regulating MYC mRNA translation." </w:t>
      </w:r>
      <w:r w:rsidRPr="00035725">
        <w:rPr>
          <w:u w:val="single"/>
        </w:rPr>
        <w:t>Blood</w:t>
      </w:r>
      <w:r w:rsidRPr="00035725">
        <w:t xml:space="preserve"> </w:t>
      </w:r>
      <w:r w:rsidRPr="00035725">
        <w:rPr>
          <w:b/>
        </w:rPr>
        <w:t>107</w:t>
      </w:r>
      <w:r w:rsidRPr="00035725">
        <w:t>(6): 2507-16.</w:t>
      </w:r>
    </w:p>
    <w:bookmarkEnd w:id="83"/>
    <w:p w14:paraId="7D26159C" w14:textId="77777777" w:rsidR="00035725" w:rsidRPr="00035725" w:rsidRDefault="00035725" w:rsidP="00035725">
      <w:pPr>
        <w:pStyle w:val="EndNoteBibliography"/>
        <w:spacing w:after="0"/>
      </w:pPr>
    </w:p>
    <w:p w14:paraId="74096329" w14:textId="77777777" w:rsidR="00035725" w:rsidRPr="00035725" w:rsidRDefault="00035725" w:rsidP="00035725">
      <w:pPr>
        <w:pStyle w:val="EndNoteBibliography"/>
      </w:pPr>
      <w:bookmarkStart w:id="84" w:name="_ENREF_55"/>
      <w:r w:rsidRPr="00035725">
        <w:t xml:space="preserve">Palma, J., S. C. Yaddanapudi, L. Pigati, M. A. Havens, S. Jeong, G. A. Weiner, K. M. E. Weimer, B. Stern, M. L. Hastings and D. M. Duelli (2012). "MicroRNAs are exported from malignant cells in customized particles." </w:t>
      </w:r>
      <w:r w:rsidRPr="00035725">
        <w:rPr>
          <w:u w:val="single"/>
        </w:rPr>
        <w:t>Nucleic Acids Research</w:t>
      </w:r>
      <w:r w:rsidRPr="00035725">
        <w:t xml:space="preserve"> </w:t>
      </w:r>
      <w:r w:rsidRPr="00035725">
        <w:rPr>
          <w:b/>
        </w:rPr>
        <w:t>40</w:t>
      </w:r>
      <w:r w:rsidRPr="00035725">
        <w:t>(18): 9125-38.</w:t>
      </w:r>
    </w:p>
    <w:bookmarkEnd w:id="84"/>
    <w:p w14:paraId="2C2A1D29" w14:textId="77777777" w:rsidR="00035725" w:rsidRPr="00035725" w:rsidRDefault="00035725" w:rsidP="00035725">
      <w:pPr>
        <w:pStyle w:val="EndNoteBibliography"/>
        <w:spacing w:after="0"/>
      </w:pPr>
    </w:p>
    <w:p w14:paraId="1C214C10" w14:textId="77777777" w:rsidR="00035725" w:rsidRPr="00035725" w:rsidRDefault="00035725" w:rsidP="00035725">
      <w:pPr>
        <w:pStyle w:val="EndNoteBibliography"/>
      </w:pPr>
      <w:bookmarkStart w:id="85" w:name="_ENREF_56"/>
      <w:r w:rsidRPr="00035725">
        <w:t xml:space="preserve">Paziewska, A., L. S. Wyrwicz, J. M. Bujnicki, K. Bomsztyk and J. Ostrowski (2004). "Cooperative binding of the hnRNP K three KH domains to mRNA targets." </w:t>
      </w:r>
      <w:r w:rsidRPr="00035725">
        <w:rPr>
          <w:u w:val="single"/>
        </w:rPr>
        <w:t>FEBS letters</w:t>
      </w:r>
      <w:r w:rsidRPr="00035725">
        <w:t xml:space="preserve"> </w:t>
      </w:r>
      <w:r w:rsidRPr="00035725">
        <w:rPr>
          <w:b/>
        </w:rPr>
        <w:t>577</w:t>
      </w:r>
      <w:r w:rsidRPr="00035725">
        <w:t>(1–2): 134-40.</w:t>
      </w:r>
    </w:p>
    <w:bookmarkEnd w:id="85"/>
    <w:p w14:paraId="1147B2FB" w14:textId="77777777" w:rsidR="00035725" w:rsidRPr="00035725" w:rsidRDefault="00035725" w:rsidP="00035725">
      <w:pPr>
        <w:pStyle w:val="EndNoteBibliography"/>
        <w:spacing w:after="0"/>
      </w:pPr>
    </w:p>
    <w:p w14:paraId="1CDB1BD5" w14:textId="77777777" w:rsidR="00035725" w:rsidRPr="00035725" w:rsidRDefault="00035725" w:rsidP="00035725">
      <w:pPr>
        <w:pStyle w:val="EndNoteBibliography"/>
      </w:pPr>
      <w:bookmarkStart w:id="86" w:name="_ENREF_57"/>
      <w:r w:rsidRPr="00035725">
        <w:t xml:space="preserve">Pegtel, D. M., L. Peferoen and S. Amor (2014). "Extracellular vesicles as modulators of cell-to-cell communication in the healthy and diseased brain." </w:t>
      </w:r>
      <w:r w:rsidRPr="00035725">
        <w:rPr>
          <w:u w:val="single"/>
        </w:rPr>
        <w:t>Philosophical Transactions of the Royal Society B: Biological Sciences</w:t>
      </w:r>
      <w:r w:rsidRPr="00035725">
        <w:t xml:space="preserve"> </w:t>
      </w:r>
      <w:r w:rsidRPr="00035725">
        <w:rPr>
          <w:b/>
        </w:rPr>
        <w:t>369</w:t>
      </w:r>
      <w:r w:rsidRPr="00035725">
        <w:t>(1652): 20130516.</w:t>
      </w:r>
    </w:p>
    <w:bookmarkEnd w:id="86"/>
    <w:p w14:paraId="29AE9DA8" w14:textId="77777777" w:rsidR="00035725" w:rsidRPr="00035725" w:rsidRDefault="00035725" w:rsidP="00035725">
      <w:pPr>
        <w:pStyle w:val="EndNoteBibliography"/>
        <w:spacing w:after="0"/>
      </w:pPr>
    </w:p>
    <w:p w14:paraId="444EDA6F" w14:textId="77777777" w:rsidR="00035725" w:rsidRPr="00035725" w:rsidRDefault="00035725" w:rsidP="00035725">
      <w:pPr>
        <w:pStyle w:val="EndNoteBibliography"/>
      </w:pPr>
      <w:bookmarkStart w:id="87" w:name="_ENREF_58"/>
      <w:r w:rsidRPr="00035725">
        <w:lastRenderedPageBreak/>
        <w:t xml:space="preserve">Pichler, M., A. L. Ress, E. Winter, V. Stiegelbauer, M. Karbiener, D. Schwarzenbacher, M. Scheideler, C. Ivan, S. W. Jahn, T. Kiesslich, A. Gerger, T. Bauernhofer, G. A. Calin and G. Hoefler (2014). "MiR-200a regulates epithelial to mesenchymal transition-related gene expression and determines prognosis in colorectal cancer patients." </w:t>
      </w:r>
      <w:r w:rsidRPr="00035725">
        <w:rPr>
          <w:u w:val="single"/>
        </w:rPr>
        <w:t>Br J Cancer</w:t>
      </w:r>
      <w:r w:rsidRPr="00035725">
        <w:t xml:space="preserve"> </w:t>
      </w:r>
      <w:r w:rsidRPr="00035725">
        <w:rPr>
          <w:b/>
        </w:rPr>
        <w:t>110</w:t>
      </w:r>
      <w:r w:rsidRPr="00035725">
        <w:t>(6): 1614-21.</w:t>
      </w:r>
    </w:p>
    <w:bookmarkEnd w:id="87"/>
    <w:p w14:paraId="517170EF" w14:textId="77777777" w:rsidR="00035725" w:rsidRPr="00035725" w:rsidRDefault="00035725" w:rsidP="00035725">
      <w:pPr>
        <w:pStyle w:val="EndNoteBibliography"/>
        <w:spacing w:after="0"/>
      </w:pPr>
    </w:p>
    <w:p w14:paraId="764CC360" w14:textId="77777777" w:rsidR="00035725" w:rsidRPr="00035725" w:rsidRDefault="00035725" w:rsidP="00035725">
      <w:pPr>
        <w:pStyle w:val="EndNoteBibliography"/>
      </w:pPr>
      <w:bookmarkStart w:id="88" w:name="_ENREF_59"/>
      <w:r w:rsidRPr="00035725">
        <w:t xml:space="preserve">Pola, C. (2013). "Cancer: miR-22 attacks on several fronts." </w:t>
      </w:r>
      <w:r w:rsidRPr="00035725">
        <w:rPr>
          <w:u w:val="single"/>
        </w:rPr>
        <w:t>Nat Med</w:t>
      </w:r>
      <w:r w:rsidRPr="00035725">
        <w:t xml:space="preserve"> </w:t>
      </w:r>
      <w:r w:rsidRPr="00035725">
        <w:rPr>
          <w:b/>
        </w:rPr>
        <w:t>19</w:t>
      </w:r>
      <w:r w:rsidRPr="00035725">
        <w:t>(8): 980-.</w:t>
      </w:r>
    </w:p>
    <w:bookmarkEnd w:id="88"/>
    <w:p w14:paraId="0F8967AC" w14:textId="77777777" w:rsidR="00035725" w:rsidRPr="00035725" w:rsidRDefault="00035725" w:rsidP="00035725">
      <w:pPr>
        <w:pStyle w:val="EndNoteBibliography"/>
        <w:spacing w:after="0"/>
      </w:pPr>
    </w:p>
    <w:p w14:paraId="044635D7" w14:textId="77777777" w:rsidR="00035725" w:rsidRPr="00035725" w:rsidRDefault="00035725" w:rsidP="00035725">
      <w:pPr>
        <w:pStyle w:val="EndNoteBibliography"/>
      </w:pPr>
      <w:bookmarkStart w:id="89" w:name="_ENREF_60"/>
      <w:r w:rsidRPr="00035725">
        <w:t xml:space="preserve">Proepper, C., K. Steinestel, M. J. Schmeisser, J. Heinrich, J. Steinestel, J. Bockmann, S. Liebau and T. M. Boeckers (2011). "Heterogeneous Nuclear Ribonucleoprotein K Interacts with Abi-1 at Postsynaptic Sites and Modulates Dendritic Spine Morphology." </w:t>
      </w:r>
      <w:r w:rsidRPr="00035725">
        <w:rPr>
          <w:u w:val="single"/>
        </w:rPr>
        <w:t>PLoS ONE</w:t>
      </w:r>
      <w:r w:rsidRPr="00035725">
        <w:t xml:space="preserve"> </w:t>
      </w:r>
      <w:r w:rsidRPr="00035725">
        <w:rPr>
          <w:b/>
        </w:rPr>
        <w:t>6</w:t>
      </w:r>
      <w:r w:rsidRPr="00035725">
        <w:t>(11): e27045.</w:t>
      </w:r>
    </w:p>
    <w:bookmarkEnd w:id="89"/>
    <w:p w14:paraId="5FF908E9" w14:textId="77777777" w:rsidR="00035725" w:rsidRPr="00035725" w:rsidRDefault="00035725" w:rsidP="00035725">
      <w:pPr>
        <w:pStyle w:val="EndNoteBibliography"/>
        <w:spacing w:after="0"/>
      </w:pPr>
    </w:p>
    <w:p w14:paraId="682F26F6" w14:textId="77777777" w:rsidR="00035725" w:rsidRPr="00035725" w:rsidRDefault="00035725" w:rsidP="00035725">
      <w:pPr>
        <w:pStyle w:val="EndNoteBibliography"/>
      </w:pPr>
      <w:bookmarkStart w:id="90" w:name="_ENREF_61"/>
      <w:r w:rsidRPr="00035725">
        <w:t xml:space="preserve">Ramteke, A., H. Ting, C. Agarwal, S. Mateen, R. Somasagara, A. Hussain, M. Graner, B. Frederick, R. Agarwal and G. Deep (2015). "Exosomes secreted under hypoxia enhance invasiveness and stemness of prostate cancer cells by targeting adherens junction molecules." </w:t>
      </w:r>
      <w:r w:rsidRPr="00035725">
        <w:rPr>
          <w:u w:val="single"/>
        </w:rPr>
        <w:t>Mol Carcinog</w:t>
      </w:r>
      <w:r w:rsidRPr="00035725">
        <w:t xml:space="preserve"> </w:t>
      </w:r>
      <w:r w:rsidRPr="00035725">
        <w:rPr>
          <w:b/>
        </w:rPr>
        <w:t>54</w:t>
      </w:r>
      <w:r w:rsidRPr="00035725">
        <w:t>(7): 554-65.</w:t>
      </w:r>
    </w:p>
    <w:bookmarkEnd w:id="90"/>
    <w:p w14:paraId="559FFA0F" w14:textId="77777777" w:rsidR="00035725" w:rsidRPr="00035725" w:rsidRDefault="00035725" w:rsidP="00035725">
      <w:pPr>
        <w:pStyle w:val="EndNoteBibliography"/>
        <w:spacing w:after="0"/>
      </w:pPr>
    </w:p>
    <w:p w14:paraId="0C62A5EF" w14:textId="77777777" w:rsidR="00035725" w:rsidRPr="00035725" w:rsidRDefault="00035725" w:rsidP="00035725">
      <w:pPr>
        <w:pStyle w:val="EndNoteBibliography"/>
      </w:pPr>
      <w:bookmarkStart w:id="91" w:name="_ENREF_62"/>
      <w:r w:rsidRPr="00035725">
        <w:t xml:space="preserve">Reddi, K. K. and J. F. Holland (1976). "Elevated serum ribonuclease in patients with pancreatic cancer." </w:t>
      </w:r>
      <w:r w:rsidRPr="00035725">
        <w:rPr>
          <w:u w:val="single"/>
        </w:rPr>
        <w:t>Proceedings of the National Academy of Sciences</w:t>
      </w:r>
      <w:r w:rsidRPr="00035725">
        <w:t xml:space="preserve"> </w:t>
      </w:r>
      <w:r w:rsidRPr="00035725">
        <w:rPr>
          <w:b/>
        </w:rPr>
        <w:t>73</w:t>
      </w:r>
      <w:r w:rsidRPr="00035725">
        <w:t>(7): 2308-10.</w:t>
      </w:r>
    </w:p>
    <w:bookmarkEnd w:id="91"/>
    <w:p w14:paraId="57F0D881" w14:textId="77777777" w:rsidR="00035725" w:rsidRPr="00035725" w:rsidRDefault="00035725" w:rsidP="00035725">
      <w:pPr>
        <w:pStyle w:val="EndNoteBibliography"/>
        <w:spacing w:after="0"/>
      </w:pPr>
    </w:p>
    <w:p w14:paraId="22E4F95F" w14:textId="77777777" w:rsidR="00035725" w:rsidRPr="00035725" w:rsidRDefault="00035725" w:rsidP="00035725">
      <w:pPr>
        <w:pStyle w:val="EndNoteBibliography"/>
      </w:pPr>
      <w:bookmarkStart w:id="92" w:name="_ENREF_63"/>
      <w:r w:rsidRPr="00035725">
        <w:t xml:space="preserve">Revil, T., J. Pelletier, J. Toutant, A. Cloutier and B. Chabot (2009). "Heterogeneous Nuclear Ribonucleoprotein K Represses the Production of Pro-apoptotic Bcl-x(S) Splice Isoform." </w:t>
      </w:r>
      <w:r w:rsidRPr="00035725">
        <w:rPr>
          <w:u w:val="single"/>
        </w:rPr>
        <w:t>J Biol Chem</w:t>
      </w:r>
      <w:r w:rsidRPr="00035725">
        <w:t xml:space="preserve"> </w:t>
      </w:r>
      <w:r w:rsidRPr="00035725">
        <w:rPr>
          <w:b/>
        </w:rPr>
        <w:t>284</w:t>
      </w:r>
      <w:r w:rsidRPr="00035725">
        <w:t>(32): 21458-67.</w:t>
      </w:r>
    </w:p>
    <w:bookmarkEnd w:id="92"/>
    <w:p w14:paraId="2EAA11B6" w14:textId="77777777" w:rsidR="00035725" w:rsidRPr="00035725" w:rsidRDefault="00035725" w:rsidP="00035725">
      <w:pPr>
        <w:pStyle w:val="EndNoteBibliography"/>
        <w:spacing w:after="0"/>
      </w:pPr>
    </w:p>
    <w:p w14:paraId="7BF9E27C" w14:textId="77777777" w:rsidR="00035725" w:rsidRPr="00035725" w:rsidRDefault="00035725" w:rsidP="00035725">
      <w:pPr>
        <w:pStyle w:val="EndNoteBibliography"/>
      </w:pPr>
      <w:bookmarkStart w:id="93" w:name="_ENREF_64"/>
      <w:r w:rsidRPr="00035725">
        <w:t xml:space="preserve">Ritland Politz, J. C., E. M. Hogan and T. Pederson (2009). "MicroRNAs with a nucleolar location." </w:t>
      </w:r>
      <w:r w:rsidRPr="00035725">
        <w:rPr>
          <w:u w:val="single"/>
        </w:rPr>
        <w:t>RNA</w:t>
      </w:r>
      <w:r w:rsidRPr="00035725">
        <w:t xml:space="preserve"> </w:t>
      </w:r>
      <w:r w:rsidRPr="00035725">
        <w:rPr>
          <w:b/>
        </w:rPr>
        <w:t>15</w:t>
      </w:r>
      <w:r w:rsidRPr="00035725">
        <w:t>(9): 1705-15.</w:t>
      </w:r>
    </w:p>
    <w:bookmarkEnd w:id="93"/>
    <w:p w14:paraId="143BD8B6" w14:textId="77777777" w:rsidR="00035725" w:rsidRPr="00035725" w:rsidRDefault="00035725" w:rsidP="00035725">
      <w:pPr>
        <w:pStyle w:val="EndNoteBibliography"/>
        <w:spacing w:after="0"/>
      </w:pPr>
    </w:p>
    <w:p w14:paraId="6A49AE3B" w14:textId="77777777" w:rsidR="00035725" w:rsidRPr="00035725" w:rsidRDefault="00035725" w:rsidP="00035725">
      <w:pPr>
        <w:pStyle w:val="EndNoteBibliography"/>
      </w:pPr>
      <w:bookmarkStart w:id="94" w:name="_ENREF_65"/>
      <w:r w:rsidRPr="00035725">
        <w:t xml:space="preserve">Song, X., Y. Ding, G. Liu, X. Yang, R. Zhao, Y. Zhang, X. Zhao, G. J. Anderson and G. Nie (2016). "Cancer Cell-Derived Exosomes Induce Mitogen-Activated Protein Kinase-Dependent Monocyte Survival by Transport of Functional Receptor Tyrosine Kinases." </w:t>
      </w:r>
      <w:r w:rsidRPr="00035725">
        <w:rPr>
          <w:u w:val="single"/>
        </w:rPr>
        <w:t>Journal of Biological Chemistry</w:t>
      </w:r>
      <w:r w:rsidRPr="00035725">
        <w:t>.</w:t>
      </w:r>
    </w:p>
    <w:bookmarkEnd w:id="94"/>
    <w:p w14:paraId="5A11C61C" w14:textId="77777777" w:rsidR="00035725" w:rsidRPr="00035725" w:rsidRDefault="00035725" w:rsidP="00035725">
      <w:pPr>
        <w:pStyle w:val="EndNoteBibliography"/>
        <w:spacing w:after="0"/>
      </w:pPr>
    </w:p>
    <w:p w14:paraId="01AD7B56" w14:textId="77777777" w:rsidR="00035725" w:rsidRPr="00035725" w:rsidRDefault="00035725" w:rsidP="00035725">
      <w:pPr>
        <w:pStyle w:val="EndNoteBibliography"/>
      </w:pPr>
      <w:bookmarkStart w:id="95" w:name="_ENREF_66"/>
      <w:r w:rsidRPr="00035725">
        <w:t xml:space="preserve">Tauro, B. J., D. W. Greening, R. A. Mathias, S. Mathivanan, H. Ji and R. J. Simpson (2013). "Two Distinct Populations of Exosomes Are Released from LIM1863 Colon Carcinoma Cell-derived Organoids." </w:t>
      </w:r>
      <w:r w:rsidRPr="00035725">
        <w:rPr>
          <w:u w:val="single"/>
        </w:rPr>
        <w:t>Mol Cell Proteomics</w:t>
      </w:r>
      <w:r w:rsidRPr="00035725">
        <w:t xml:space="preserve"> </w:t>
      </w:r>
      <w:r w:rsidRPr="00035725">
        <w:rPr>
          <w:b/>
        </w:rPr>
        <w:t>12</w:t>
      </w:r>
      <w:r w:rsidRPr="00035725">
        <w:t>(3): 587-98.</w:t>
      </w:r>
    </w:p>
    <w:bookmarkEnd w:id="95"/>
    <w:p w14:paraId="6A380FF4" w14:textId="77777777" w:rsidR="00035725" w:rsidRPr="00035725" w:rsidRDefault="00035725" w:rsidP="00035725">
      <w:pPr>
        <w:pStyle w:val="EndNoteBibliography"/>
        <w:spacing w:after="0"/>
      </w:pPr>
    </w:p>
    <w:p w14:paraId="51774936" w14:textId="77777777" w:rsidR="00035725" w:rsidRPr="00035725" w:rsidRDefault="00035725" w:rsidP="00035725">
      <w:pPr>
        <w:pStyle w:val="EndNoteBibliography"/>
      </w:pPr>
      <w:bookmarkStart w:id="96" w:name="_ENREF_67"/>
      <w:r w:rsidRPr="00035725">
        <w:t xml:space="preserve">Towbin, H., T. Staehelin and J. Gordon (1979). "Electrophoretic transfer of proteins from polyacrylamide gels to nitrocellulose sheets: procedure and some applications." </w:t>
      </w:r>
      <w:r w:rsidRPr="00035725">
        <w:rPr>
          <w:u w:val="single"/>
        </w:rPr>
        <w:t>Proc Natl Acad Sci U S A</w:t>
      </w:r>
      <w:r w:rsidRPr="00035725">
        <w:t xml:space="preserve"> </w:t>
      </w:r>
      <w:r w:rsidRPr="00035725">
        <w:rPr>
          <w:b/>
        </w:rPr>
        <w:t>76</w:t>
      </w:r>
      <w:r w:rsidRPr="00035725">
        <w:t>(9): 4350-4.</w:t>
      </w:r>
    </w:p>
    <w:bookmarkEnd w:id="96"/>
    <w:p w14:paraId="0A5E0B94" w14:textId="77777777" w:rsidR="00035725" w:rsidRPr="00035725" w:rsidRDefault="00035725" w:rsidP="00035725">
      <w:pPr>
        <w:pStyle w:val="EndNoteBibliography"/>
        <w:spacing w:after="0"/>
      </w:pPr>
    </w:p>
    <w:p w14:paraId="4B7FE5DE" w14:textId="77777777" w:rsidR="00035725" w:rsidRPr="00035725" w:rsidRDefault="00035725" w:rsidP="00035725">
      <w:pPr>
        <w:pStyle w:val="EndNoteBibliography"/>
      </w:pPr>
      <w:bookmarkStart w:id="97" w:name="_ENREF_68"/>
      <w:r w:rsidRPr="00035725">
        <w:t xml:space="preserve">Tsui, N. B., E. K. Ng and Y. M. Lo (2002). "Stability of endogenous and added RNA in blood specimens, serum, and plasma." </w:t>
      </w:r>
      <w:r w:rsidRPr="00035725">
        <w:rPr>
          <w:u w:val="single"/>
        </w:rPr>
        <w:t>Clin Chem</w:t>
      </w:r>
      <w:r w:rsidRPr="00035725">
        <w:t xml:space="preserve"> </w:t>
      </w:r>
      <w:r w:rsidRPr="00035725">
        <w:rPr>
          <w:b/>
        </w:rPr>
        <w:t>48</w:t>
      </w:r>
      <w:r w:rsidRPr="00035725">
        <w:t>(10): 1647-53.</w:t>
      </w:r>
    </w:p>
    <w:bookmarkEnd w:id="97"/>
    <w:p w14:paraId="6300F25F" w14:textId="77777777" w:rsidR="00035725" w:rsidRPr="00035725" w:rsidRDefault="00035725" w:rsidP="00035725">
      <w:pPr>
        <w:pStyle w:val="EndNoteBibliography"/>
        <w:spacing w:after="0"/>
      </w:pPr>
    </w:p>
    <w:p w14:paraId="5B8BABDC" w14:textId="77777777" w:rsidR="00035725" w:rsidRPr="00035725" w:rsidRDefault="00035725" w:rsidP="00035725">
      <w:pPr>
        <w:pStyle w:val="EndNoteBibliography"/>
      </w:pPr>
      <w:bookmarkStart w:id="98" w:name="_ENREF_69"/>
      <w:r w:rsidRPr="00035725">
        <w:t xml:space="preserve">Villarroya-Beltri, C., C. Gutiérrez-Vázquez, F. Sánchez-Cabo, D. Pérez-Hernández, J. Vázquez, N. Martin-Cofreces, D. J. Martinez-Herrera, A. Pascual-Montano, M. Mittelbrunn and F. Sánchez-Madrid (2013). "Sumoylated hnRNPA2B1 controls the sorting of miRNAs into exosomes through binding to specific motifs." </w:t>
      </w:r>
      <w:r w:rsidRPr="00035725">
        <w:rPr>
          <w:u w:val="single"/>
        </w:rPr>
        <w:t>Nat Commun</w:t>
      </w:r>
      <w:r w:rsidRPr="00035725">
        <w:t xml:space="preserve"> </w:t>
      </w:r>
      <w:r w:rsidRPr="00035725">
        <w:rPr>
          <w:b/>
        </w:rPr>
        <w:t>4</w:t>
      </w:r>
      <w:r w:rsidRPr="00035725">
        <w:t>.</w:t>
      </w:r>
    </w:p>
    <w:bookmarkEnd w:id="98"/>
    <w:p w14:paraId="5ECDCBB2" w14:textId="77777777" w:rsidR="00035725" w:rsidRPr="00035725" w:rsidRDefault="00035725" w:rsidP="00035725">
      <w:pPr>
        <w:pStyle w:val="EndNoteBibliography"/>
        <w:spacing w:after="0"/>
      </w:pPr>
    </w:p>
    <w:p w14:paraId="0D53DE7A" w14:textId="77777777" w:rsidR="00035725" w:rsidRPr="00035725" w:rsidRDefault="00035725" w:rsidP="00035725">
      <w:pPr>
        <w:pStyle w:val="EndNoteBibliography"/>
      </w:pPr>
      <w:bookmarkStart w:id="99" w:name="_ENREF_70"/>
      <w:r w:rsidRPr="00035725">
        <w:t xml:space="preserve">Wang, R., Z. Li, H. Guo, W. Shi, Y. Xin, W. Chang and T. Huang (2014). "Caveolin 1 knockdown inhibits the proliferation, migration and invasion of human breast cancer BT474 cells." </w:t>
      </w:r>
      <w:r w:rsidRPr="00035725">
        <w:rPr>
          <w:u w:val="single"/>
        </w:rPr>
        <w:t>Mol Med Rep</w:t>
      </w:r>
      <w:r w:rsidRPr="00035725">
        <w:t xml:space="preserve"> </w:t>
      </w:r>
      <w:r w:rsidRPr="00035725">
        <w:rPr>
          <w:b/>
        </w:rPr>
        <w:t>9</w:t>
      </w:r>
      <w:r w:rsidRPr="00035725">
        <w:t>(5): 1723-8.</w:t>
      </w:r>
    </w:p>
    <w:bookmarkEnd w:id="99"/>
    <w:p w14:paraId="139BB334" w14:textId="77777777" w:rsidR="00035725" w:rsidRPr="00035725" w:rsidRDefault="00035725" w:rsidP="00035725">
      <w:pPr>
        <w:pStyle w:val="EndNoteBibliography"/>
        <w:spacing w:after="0"/>
      </w:pPr>
    </w:p>
    <w:p w14:paraId="4513CFFD" w14:textId="77777777" w:rsidR="00035725" w:rsidRPr="00035725" w:rsidRDefault="00035725" w:rsidP="00035725">
      <w:pPr>
        <w:pStyle w:val="EndNoteBibliography"/>
      </w:pPr>
      <w:bookmarkStart w:id="100" w:name="_ENREF_71"/>
      <w:r w:rsidRPr="00035725">
        <w:t xml:space="preserve">Welton, J. L., S. Khanna, P. J. Giles, P. Brennan, I. A. Brewis, J. Staffurth, M. D. Mason and A. Clayton (2010). "Proteomics analysis of bladder cancer exosomes." </w:t>
      </w:r>
      <w:r w:rsidRPr="00035725">
        <w:rPr>
          <w:u w:val="single"/>
        </w:rPr>
        <w:t>Mol Cell Proteomics</w:t>
      </w:r>
      <w:r w:rsidRPr="00035725">
        <w:t xml:space="preserve"> </w:t>
      </w:r>
      <w:r w:rsidRPr="00035725">
        <w:rPr>
          <w:b/>
        </w:rPr>
        <w:t>9</w:t>
      </w:r>
      <w:r w:rsidRPr="00035725">
        <w:t>(6): 1324-38.</w:t>
      </w:r>
    </w:p>
    <w:bookmarkEnd w:id="100"/>
    <w:p w14:paraId="54516562" w14:textId="77777777" w:rsidR="00035725" w:rsidRPr="00035725" w:rsidRDefault="00035725" w:rsidP="00035725">
      <w:pPr>
        <w:pStyle w:val="EndNoteBibliography"/>
        <w:spacing w:after="0"/>
      </w:pPr>
    </w:p>
    <w:p w14:paraId="00CB5335" w14:textId="77777777" w:rsidR="00035725" w:rsidRPr="00035725" w:rsidRDefault="00035725" w:rsidP="00035725">
      <w:pPr>
        <w:pStyle w:val="EndNoteBibliography"/>
      </w:pPr>
      <w:bookmarkStart w:id="101" w:name="_ENREF_72"/>
      <w:r w:rsidRPr="00035725">
        <w:t xml:space="preserve">Wu, H.-C., C.-H. Chang, Y.-A. Tsou, C.-W. Tsai, C.-C. Lin and D.-T. Bau (2011). "Significant Association of Caveolin-1 (CAV1) Genotypes with Prostate Cancer Susceptibility in Taiwan." </w:t>
      </w:r>
      <w:r w:rsidRPr="00035725">
        <w:rPr>
          <w:u w:val="single"/>
        </w:rPr>
        <w:t>Anticancer Research</w:t>
      </w:r>
      <w:r w:rsidRPr="00035725">
        <w:t xml:space="preserve"> </w:t>
      </w:r>
      <w:r w:rsidRPr="00035725">
        <w:rPr>
          <w:b/>
        </w:rPr>
        <w:t>31</w:t>
      </w:r>
      <w:r w:rsidRPr="00035725">
        <w:t>(2): 745-9.</w:t>
      </w:r>
    </w:p>
    <w:bookmarkEnd w:id="101"/>
    <w:p w14:paraId="2B223427" w14:textId="77777777" w:rsidR="00035725" w:rsidRPr="00035725" w:rsidRDefault="00035725" w:rsidP="00035725">
      <w:pPr>
        <w:pStyle w:val="EndNoteBibliography"/>
        <w:spacing w:after="0"/>
      </w:pPr>
    </w:p>
    <w:p w14:paraId="1BAE59A2" w14:textId="77777777" w:rsidR="00035725" w:rsidRPr="00035725" w:rsidRDefault="00035725" w:rsidP="00035725">
      <w:pPr>
        <w:pStyle w:val="EndNoteBibliography"/>
      </w:pPr>
      <w:bookmarkStart w:id="102" w:name="_ENREF_73"/>
      <w:r w:rsidRPr="00035725">
        <w:t xml:space="preserve">Wysoczynski, M. and M. Z. Ratajczak (2009). "LUNG CANCER SECRETED MICROVESCILES: UNDERAPPRECIATED MODULATORS OF MICROENVIRONMENT IN EXPANDING TUMORS." </w:t>
      </w:r>
      <w:r w:rsidRPr="00035725">
        <w:rPr>
          <w:u w:val="single"/>
        </w:rPr>
        <w:t>International journal of cancer. Journal international du cancer</w:t>
      </w:r>
      <w:r w:rsidRPr="00035725">
        <w:t xml:space="preserve"> </w:t>
      </w:r>
      <w:r w:rsidRPr="00035725">
        <w:rPr>
          <w:b/>
        </w:rPr>
        <w:t>125</w:t>
      </w:r>
      <w:r w:rsidRPr="00035725">
        <w:t>(7): 1595-603.</w:t>
      </w:r>
    </w:p>
    <w:bookmarkEnd w:id="102"/>
    <w:p w14:paraId="523F7887" w14:textId="77777777" w:rsidR="00035725" w:rsidRPr="00035725" w:rsidRDefault="00035725" w:rsidP="00035725">
      <w:pPr>
        <w:pStyle w:val="EndNoteBibliography"/>
        <w:spacing w:after="0"/>
      </w:pPr>
    </w:p>
    <w:p w14:paraId="16E2552B" w14:textId="77777777" w:rsidR="00035725" w:rsidRPr="00035725" w:rsidRDefault="00035725" w:rsidP="00035725">
      <w:pPr>
        <w:pStyle w:val="EndNoteBibliography"/>
      </w:pPr>
      <w:bookmarkStart w:id="103" w:name="_ENREF_74"/>
      <w:r w:rsidRPr="00035725">
        <w:t xml:space="preserve">Yan, Y., Q. Wang, X.-L. Yan, Y. Zhang, W. Li, F. Tang, X. Li and P. Yang (2015). "miR‐10a controls glioma migration and invasion through regulating epithelial–mesenchymal transition via EphA8." </w:t>
      </w:r>
      <w:r w:rsidRPr="00035725">
        <w:rPr>
          <w:u w:val="single"/>
        </w:rPr>
        <w:t>FEBS letters</w:t>
      </w:r>
      <w:r w:rsidRPr="00035725">
        <w:t xml:space="preserve"> </w:t>
      </w:r>
      <w:r w:rsidRPr="00035725">
        <w:rPr>
          <w:b/>
        </w:rPr>
        <w:t>589</w:t>
      </w:r>
      <w:r w:rsidRPr="00035725">
        <w:t>(6): 756-65.</w:t>
      </w:r>
    </w:p>
    <w:bookmarkEnd w:id="103"/>
    <w:p w14:paraId="47F530D8" w14:textId="77777777" w:rsidR="00035725" w:rsidRPr="00035725" w:rsidRDefault="00035725" w:rsidP="00035725">
      <w:pPr>
        <w:pStyle w:val="EndNoteBibliography"/>
        <w:spacing w:after="0"/>
      </w:pPr>
    </w:p>
    <w:p w14:paraId="03F11A13" w14:textId="77777777" w:rsidR="00035725" w:rsidRPr="00035725" w:rsidRDefault="00035725" w:rsidP="00035725">
      <w:pPr>
        <w:pStyle w:val="EndNoteBibliography"/>
      </w:pPr>
      <w:bookmarkStart w:id="104" w:name="_ENREF_75"/>
      <w:r w:rsidRPr="00035725">
        <w:t xml:space="preserve">Zhang, P., Z. Guo, Y. Zhang, Z. Gao, N. Ji, D. Wang, L. Zou, W. Sun and L. Zhang (2015). "A preliminary quantitative proteomic analysis of glioblastoma pseudoprogression." </w:t>
      </w:r>
      <w:r w:rsidRPr="00035725">
        <w:rPr>
          <w:u w:val="single"/>
        </w:rPr>
        <w:t>Proteome science</w:t>
      </w:r>
      <w:r w:rsidRPr="00035725">
        <w:t xml:space="preserve"> </w:t>
      </w:r>
      <w:r w:rsidRPr="00035725">
        <w:rPr>
          <w:b/>
        </w:rPr>
        <w:t>13</w:t>
      </w:r>
      <w:r w:rsidRPr="00035725">
        <w:t>(1): 12.</w:t>
      </w:r>
    </w:p>
    <w:bookmarkEnd w:id="104"/>
    <w:p w14:paraId="3D4ABDF0" w14:textId="77777777" w:rsidR="00035725" w:rsidRPr="00035725" w:rsidRDefault="00035725" w:rsidP="00035725">
      <w:pPr>
        <w:pStyle w:val="EndNoteBibliography"/>
        <w:spacing w:after="0"/>
      </w:pPr>
    </w:p>
    <w:p w14:paraId="2BA49387" w14:textId="77777777" w:rsidR="00035725" w:rsidRPr="00035725" w:rsidRDefault="00035725" w:rsidP="00035725">
      <w:pPr>
        <w:pStyle w:val="EndNoteBibliography"/>
      </w:pPr>
      <w:bookmarkStart w:id="105" w:name="_ENREF_76"/>
      <w:r w:rsidRPr="00035725">
        <w:t xml:space="preserve">Zhou, W., M. Y. Fong, Y. Min, G. Somlo, L. Liu, M. R. Palomares, Y. Yu, A. Chow, S. T. F. O’Connor, A. R. Chin, Y. Yen, Y. Wang, E. G. Marcusson, P. Chu, J. Wu, X. Wu, A. X. Li, Z. Li, H. Gao, X. Ren, M. P. Boldin, P. C. Lin and S. E. Wang (2014). "Cancer-secreted miR-105 destroys vascular endothelial barriers to promote metastasis." </w:t>
      </w:r>
      <w:r w:rsidRPr="00035725">
        <w:rPr>
          <w:u w:val="single"/>
        </w:rPr>
        <w:t>Cancer Cell</w:t>
      </w:r>
      <w:r w:rsidRPr="00035725">
        <w:t xml:space="preserve"> </w:t>
      </w:r>
      <w:r w:rsidRPr="00035725">
        <w:rPr>
          <w:b/>
        </w:rPr>
        <w:t>25</w:t>
      </w:r>
      <w:r w:rsidRPr="00035725">
        <w:t>(4): 501-15.</w:t>
      </w:r>
    </w:p>
    <w:bookmarkEnd w:id="105"/>
    <w:p w14:paraId="4C4ED3CC" w14:textId="77777777" w:rsidR="00035725" w:rsidRPr="00035725" w:rsidRDefault="00035725" w:rsidP="00035725">
      <w:pPr>
        <w:pStyle w:val="EndNoteBibliography"/>
      </w:pPr>
    </w:p>
    <w:p w14:paraId="522B8746" w14:textId="63BC5D29" w:rsidR="00B057DA" w:rsidRPr="005B78BB" w:rsidRDefault="00C15703" w:rsidP="005B78BB">
      <w:pPr>
        <w:ind w:left="360"/>
        <w:rPr>
          <w:rFonts w:ascii="Times New Roman" w:hAnsi="Times New Roman" w:cs="Times New Roman"/>
          <w:sz w:val="24"/>
          <w:szCs w:val="24"/>
          <w:lang w:val="en-US"/>
        </w:rPr>
      </w:pPr>
      <w:r w:rsidRPr="005B78BB">
        <w:rPr>
          <w:rFonts w:ascii="Times New Roman" w:hAnsi="Times New Roman" w:cs="Times New Roman"/>
          <w:sz w:val="24"/>
          <w:szCs w:val="24"/>
          <w:lang w:val="en-US"/>
        </w:rPr>
        <w:fldChar w:fldCharType="end"/>
      </w:r>
    </w:p>
    <w:sectPr w:rsidR="00B057DA" w:rsidRPr="005B78BB" w:rsidSect="009A0AD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 w:author="Harley Robinson " w:date="2016-10-17T09:58:00Z" w:initials="HR">
    <w:p w14:paraId="0D214D69" w14:textId="51A3670C" w:rsidR="00035725" w:rsidRDefault="00035725" w:rsidP="00E874F4">
      <w:pPr>
        <w:pStyle w:val="CommentText"/>
      </w:pPr>
      <w:r>
        <w:rPr>
          <w:rStyle w:val="CommentReference"/>
        </w:rPr>
        <w:annotationRef/>
      </w:r>
      <w:r w:rsidRPr="00E874F4">
        <w:rPr>
          <w:color w:val="FF0000"/>
        </w:rPr>
        <w:t xml:space="preserve">Comment from Alex. </w:t>
      </w:r>
      <w:r w:rsidRPr="00E874F4">
        <w:rPr>
          <w:rStyle w:val="CommentReference"/>
          <w:color w:val="FF0000"/>
        </w:rPr>
        <w:annotationRef/>
      </w:r>
      <w:r>
        <w:t xml:space="preserve">This paragraph is where things are all </w:t>
      </w:r>
      <w:proofErr w:type="gramStart"/>
      <w:r>
        <w:t>connected .</w:t>
      </w:r>
      <w:proofErr w:type="gramEnd"/>
      <w:r>
        <w:t xml:space="preserve"> We need to make it more conceptual than just describing what we see from results. This will prepare the reader to clearly understand the model and hypothesis you’re proposed in the following final paragraphs. Easier if we have a chat about it.</w:t>
      </w:r>
    </w:p>
    <w:p w14:paraId="6EB06C2B" w14:textId="013298EC" w:rsidR="00035725" w:rsidRDefault="00035725">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B06C2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788F78" w14:textId="77777777" w:rsidR="00B6350B" w:rsidRDefault="00B6350B" w:rsidP="00DC4A17">
      <w:pPr>
        <w:spacing w:after="0" w:line="240" w:lineRule="auto"/>
      </w:pPr>
      <w:r>
        <w:separator/>
      </w:r>
    </w:p>
  </w:endnote>
  <w:endnote w:type="continuationSeparator" w:id="0">
    <w:p w14:paraId="70131D07" w14:textId="77777777" w:rsidR="00B6350B" w:rsidRDefault="00B6350B" w:rsidP="00DC4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8836480"/>
      <w:docPartObj>
        <w:docPartGallery w:val="Page Numbers (Bottom of Page)"/>
        <w:docPartUnique/>
      </w:docPartObj>
    </w:sdtPr>
    <w:sdtContent>
      <w:sdt>
        <w:sdtPr>
          <w:id w:val="969248968"/>
          <w:docPartObj>
            <w:docPartGallery w:val="Page Numbers (Top of Page)"/>
            <w:docPartUnique/>
          </w:docPartObj>
        </w:sdtPr>
        <w:sdtContent>
          <w:p w14:paraId="15DD2908" w14:textId="0C5AF08E" w:rsidR="00035725" w:rsidRDefault="0003572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5047C">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5047C">
              <w:rPr>
                <w:b/>
                <w:bCs/>
                <w:noProof/>
              </w:rPr>
              <w:t>43</w:t>
            </w:r>
            <w:r>
              <w:rPr>
                <w:b/>
                <w:bCs/>
                <w:sz w:val="24"/>
                <w:szCs w:val="24"/>
              </w:rPr>
              <w:fldChar w:fldCharType="end"/>
            </w:r>
          </w:p>
        </w:sdtContent>
      </w:sdt>
    </w:sdtContent>
  </w:sdt>
  <w:p w14:paraId="15A30F02" w14:textId="77777777" w:rsidR="00035725" w:rsidRDefault="000357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976047" w14:textId="77777777" w:rsidR="00B6350B" w:rsidRDefault="00B6350B" w:rsidP="00DC4A17">
      <w:pPr>
        <w:spacing w:after="0" w:line="240" w:lineRule="auto"/>
      </w:pPr>
      <w:r>
        <w:separator/>
      </w:r>
    </w:p>
  </w:footnote>
  <w:footnote w:type="continuationSeparator" w:id="0">
    <w:p w14:paraId="3C8394BD" w14:textId="77777777" w:rsidR="00B6350B" w:rsidRDefault="00B6350B" w:rsidP="00DC4A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F3859"/>
    <w:multiLevelType w:val="hybridMultilevel"/>
    <w:tmpl w:val="533ECC3A"/>
    <w:lvl w:ilvl="0" w:tplc="D90E7E06">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5F4ACF"/>
    <w:multiLevelType w:val="hybridMultilevel"/>
    <w:tmpl w:val="4FA83CB6"/>
    <w:lvl w:ilvl="0" w:tplc="C7C2FF64">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51E0340"/>
    <w:multiLevelType w:val="hybridMultilevel"/>
    <w:tmpl w:val="BD421DF4"/>
    <w:lvl w:ilvl="0" w:tplc="D90E7E06">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3EA0590"/>
    <w:multiLevelType w:val="hybridMultilevel"/>
    <w:tmpl w:val="E0244B14"/>
    <w:lvl w:ilvl="0" w:tplc="DB34F6FC">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elle Hill">
    <w15:presenceInfo w15:providerId="AD" w15:userId="S-1-5-21-157896902-3385474465-166438253-3230"/>
  </w15:person>
  <w15:person w15:author="Harley Robinson ">
    <w15:presenceInfo w15:providerId="AD" w15:userId="S-1-5-21-157896902-3385474465-166438253-72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nnotated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vaw9vd5rrfez2epavc5exebz02xt0vvvwrs&quot;&gt;HonoursReferences&lt;record-ids&gt;&lt;item&gt;8&lt;/item&gt;&lt;item&gt;9&lt;/item&gt;&lt;item&gt;10&lt;/item&gt;&lt;item&gt;33&lt;/item&gt;&lt;item&gt;114&lt;/item&gt;&lt;item&gt;142&lt;/item&gt;&lt;item&gt;143&lt;/item&gt;&lt;item&gt;150&lt;/item&gt;&lt;item&gt;151&lt;/item&gt;&lt;item&gt;153&lt;/item&gt;&lt;item&gt;156&lt;/item&gt;&lt;item&gt;164&lt;/item&gt;&lt;item&gt;165&lt;/item&gt;&lt;item&gt;166&lt;/item&gt;&lt;item&gt;167&lt;/item&gt;&lt;item&gt;168&lt;/item&gt;&lt;item&gt;169&lt;/item&gt;&lt;item&gt;170&lt;/item&gt;&lt;item&gt;171&lt;/item&gt;&lt;item&gt;172&lt;/item&gt;&lt;item&gt;173&lt;/item&gt;&lt;item&gt;174&lt;/item&gt;&lt;item&gt;175&lt;/item&gt;&lt;item&gt;176&lt;/item&gt;&lt;item&gt;177&lt;/item&gt;&lt;item&gt;178&lt;/item&gt;&lt;item&gt;179&lt;/item&gt;&lt;item&gt;180&lt;/item&gt;&lt;item&gt;181&lt;/item&gt;&lt;item&gt;182&lt;/item&gt;&lt;item&gt;183&lt;/item&gt;&lt;item&gt;184&lt;/item&gt;&lt;item&gt;185&lt;/item&gt;&lt;item&gt;186&lt;/item&gt;&lt;item&gt;187&lt;/item&gt;&lt;item&gt;188&lt;/item&gt;&lt;item&gt;189&lt;/item&gt;&lt;item&gt;190&lt;/item&gt;&lt;item&gt;194&lt;/item&gt;&lt;item&gt;201&lt;/item&gt;&lt;item&gt;205&lt;/item&gt;&lt;item&gt;208&lt;/item&gt;&lt;item&gt;252&lt;/item&gt;&lt;item&gt;254&lt;/item&gt;&lt;item&gt;255&lt;/item&gt;&lt;item&gt;256&lt;/item&gt;&lt;item&gt;257&lt;/item&gt;&lt;item&gt;258&lt;/item&gt;&lt;item&gt;261&lt;/item&gt;&lt;item&gt;262&lt;/item&gt;&lt;item&gt;263&lt;/item&gt;&lt;item&gt;264&lt;/item&gt;&lt;item&gt;265&lt;/item&gt;&lt;item&gt;266&lt;/item&gt;&lt;item&gt;267&lt;/item&gt;&lt;item&gt;268&lt;/item&gt;&lt;item&gt;269&lt;/item&gt;&lt;item&gt;270&lt;/item&gt;&lt;item&gt;271&lt;/item&gt;&lt;item&gt;272&lt;/item&gt;&lt;item&gt;273&lt;/item&gt;&lt;item&gt;274&lt;/item&gt;&lt;item&gt;275&lt;/item&gt;&lt;item&gt;276&lt;/item&gt;&lt;item&gt;277&lt;/item&gt;&lt;item&gt;278&lt;/item&gt;&lt;item&gt;279&lt;/item&gt;&lt;item&gt;280&lt;/item&gt;&lt;item&gt;281&lt;/item&gt;&lt;item&gt;282&lt;/item&gt;&lt;item&gt;283&lt;/item&gt;&lt;item&gt;284&lt;/item&gt;&lt;item&gt;285&lt;/item&gt;&lt;item&gt;286&lt;/item&gt;&lt;item&gt;287&lt;/item&gt;&lt;item&gt;289&lt;/item&gt;&lt;/record-ids&gt;&lt;/item&gt;&lt;/Libraries&gt;"/>
  </w:docVars>
  <w:rsids>
    <w:rsidRoot w:val="00D269F5"/>
    <w:rsid w:val="000023F2"/>
    <w:rsid w:val="00002789"/>
    <w:rsid w:val="00010321"/>
    <w:rsid w:val="000279A3"/>
    <w:rsid w:val="00027D40"/>
    <w:rsid w:val="000300CB"/>
    <w:rsid w:val="000348FB"/>
    <w:rsid w:val="00035725"/>
    <w:rsid w:val="00035CC2"/>
    <w:rsid w:val="00043118"/>
    <w:rsid w:val="00043A96"/>
    <w:rsid w:val="0004764B"/>
    <w:rsid w:val="000555D6"/>
    <w:rsid w:val="00062372"/>
    <w:rsid w:val="000641CF"/>
    <w:rsid w:val="000643A5"/>
    <w:rsid w:val="000645B4"/>
    <w:rsid w:val="000804BE"/>
    <w:rsid w:val="000860B7"/>
    <w:rsid w:val="000917AC"/>
    <w:rsid w:val="00094BB8"/>
    <w:rsid w:val="000A2505"/>
    <w:rsid w:val="000A30D4"/>
    <w:rsid w:val="000E4402"/>
    <w:rsid w:val="000E4999"/>
    <w:rsid w:val="000E4D9A"/>
    <w:rsid w:val="000E6E61"/>
    <w:rsid w:val="000F01C6"/>
    <w:rsid w:val="0011298A"/>
    <w:rsid w:val="001134B5"/>
    <w:rsid w:val="00113D1F"/>
    <w:rsid w:val="001347E3"/>
    <w:rsid w:val="00136531"/>
    <w:rsid w:val="00136C56"/>
    <w:rsid w:val="001442CB"/>
    <w:rsid w:val="001454D5"/>
    <w:rsid w:val="00155EAD"/>
    <w:rsid w:val="0016216F"/>
    <w:rsid w:val="00185399"/>
    <w:rsid w:val="001902BA"/>
    <w:rsid w:val="001A271C"/>
    <w:rsid w:val="001B23BC"/>
    <w:rsid w:val="001B4682"/>
    <w:rsid w:val="001B5720"/>
    <w:rsid w:val="001B7DC8"/>
    <w:rsid w:val="001C02BE"/>
    <w:rsid w:val="001C7F4E"/>
    <w:rsid w:val="001E35AB"/>
    <w:rsid w:val="001E3BB8"/>
    <w:rsid w:val="001E41AA"/>
    <w:rsid w:val="001F71C2"/>
    <w:rsid w:val="00201C2E"/>
    <w:rsid w:val="002170BC"/>
    <w:rsid w:val="0022148F"/>
    <w:rsid w:val="002225DD"/>
    <w:rsid w:val="0024072A"/>
    <w:rsid w:val="0024117C"/>
    <w:rsid w:val="002473C5"/>
    <w:rsid w:val="002504F5"/>
    <w:rsid w:val="00250CF6"/>
    <w:rsid w:val="00252A86"/>
    <w:rsid w:val="002744C9"/>
    <w:rsid w:val="00277D50"/>
    <w:rsid w:val="00285D59"/>
    <w:rsid w:val="002862C5"/>
    <w:rsid w:val="0028737D"/>
    <w:rsid w:val="002A1A4D"/>
    <w:rsid w:val="002A4999"/>
    <w:rsid w:val="002A553D"/>
    <w:rsid w:val="002B0591"/>
    <w:rsid w:val="002B260D"/>
    <w:rsid w:val="002C6145"/>
    <w:rsid w:val="002D33F7"/>
    <w:rsid w:val="002D3A9B"/>
    <w:rsid w:val="002D6BD5"/>
    <w:rsid w:val="002E573A"/>
    <w:rsid w:val="002F238D"/>
    <w:rsid w:val="0030456C"/>
    <w:rsid w:val="003075B4"/>
    <w:rsid w:val="00314898"/>
    <w:rsid w:val="00315510"/>
    <w:rsid w:val="00316ED4"/>
    <w:rsid w:val="00325343"/>
    <w:rsid w:val="003322E3"/>
    <w:rsid w:val="003417F1"/>
    <w:rsid w:val="0035527B"/>
    <w:rsid w:val="00360908"/>
    <w:rsid w:val="00375389"/>
    <w:rsid w:val="00383897"/>
    <w:rsid w:val="00394C43"/>
    <w:rsid w:val="00394FA6"/>
    <w:rsid w:val="00396257"/>
    <w:rsid w:val="003A122B"/>
    <w:rsid w:val="003A4606"/>
    <w:rsid w:val="003B1AAE"/>
    <w:rsid w:val="003B5B36"/>
    <w:rsid w:val="003D5B01"/>
    <w:rsid w:val="003E64B9"/>
    <w:rsid w:val="003E7B01"/>
    <w:rsid w:val="003F57D1"/>
    <w:rsid w:val="003F6584"/>
    <w:rsid w:val="00407027"/>
    <w:rsid w:val="00417F29"/>
    <w:rsid w:val="00425FC6"/>
    <w:rsid w:val="00427465"/>
    <w:rsid w:val="00445364"/>
    <w:rsid w:val="00447F02"/>
    <w:rsid w:val="00460C36"/>
    <w:rsid w:val="004734F8"/>
    <w:rsid w:val="0047413B"/>
    <w:rsid w:val="00475D4D"/>
    <w:rsid w:val="004817CB"/>
    <w:rsid w:val="004923A7"/>
    <w:rsid w:val="00494299"/>
    <w:rsid w:val="00494B06"/>
    <w:rsid w:val="004A1078"/>
    <w:rsid w:val="004A1828"/>
    <w:rsid w:val="004A214F"/>
    <w:rsid w:val="004A27A6"/>
    <w:rsid w:val="004A7530"/>
    <w:rsid w:val="004B11EC"/>
    <w:rsid w:val="004B61D4"/>
    <w:rsid w:val="004B7AEC"/>
    <w:rsid w:val="004D05EA"/>
    <w:rsid w:val="004D06C8"/>
    <w:rsid w:val="004F3EB9"/>
    <w:rsid w:val="00505F1A"/>
    <w:rsid w:val="00511A06"/>
    <w:rsid w:val="00520A5A"/>
    <w:rsid w:val="00525421"/>
    <w:rsid w:val="00541678"/>
    <w:rsid w:val="00546E8D"/>
    <w:rsid w:val="0055047C"/>
    <w:rsid w:val="00564812"/>
    <w:rsid w:val="00580FC3"/>
    <w:rsid w:val="005919CD"/>
    <w:rsid w:val="005A1261"/>
    <w:rsid w:val="005A43BD"/>
    <w:rsid w:val="005A7CDE"/>
    <w:rsid w:val="005A7E5F"/>
    <w:rsid w:val="005B5088"/>
    <w:rsid w:val="005B78BB"/>
    <w:rsid w:val="005C5C11"/>
    <w:rsid w:val="005D5ADB"/>
    <w:rsid w:val="005D63E8"/>
    <w:rsid w:val="005E60B2"/>
    <w:rsid w:val="00601ED3"/>
    <w:rsid w:val="00613B88"/>
    <w:rsid w:val="00626D65"/>
    <w:rsid w:val="00626E3B"/>
    <w:rsid w:val="00632F91"/>
    <w:rsid w:val="00634F62"/>
    <w:rsid w:val="00636DA8"/>
    <w:rsid w:val="0066460C"/>
    <w:rsid w:val="006705E5"/>
    <w:rsid w:val="00676FB6"/>
    <w:rsid w:val="00683CAA"/>
    <w:rsid w:val="006915C7"/>
    <w:rsid w:val="006A29A2"/>
    <w:rsid w:val="006A2E4E"/>
    <w:rsid w:val="006B0438"/>
    <w:rsid w:val="006B0B10"/>
    <w:rsid w:val="006B1AE1"/>
    <w:rsid w:val="006C344A"/>
    <w:rsid w:val="006D430D"/>
    <w:rsid w:val="006D5F4E"/>
    <w:rsid w:val="006E3613"/>
    <w:rsid w:val="006E3FB7"/>
    <w:rsid w:val="006E5208"/>
    <w:rsid w:val="006E73A2"/>
    <w:rsid w:val="006F1A49"/>
    <w:rsid w:val="006F3121"/>
    <w:rsid w:val="007045E6"/>
    <w:rsid w:val="00704850"/>
    <w:rsid w:val="00706A6E"/>
    <w:rsid w:val="00712621"/>
    <w:rsid w:val="00715836"/>
    <w:rsid w:val="00716E22"/>
    <w:rsid w:val="00720219"/>
    <w:rsid w:val="00726A10"/>
    <w:rsid w:val="007329CB"/>
    <w:rsid w:val="00740B7F"/>
    <w:rsid w:val="00757923"/>
    <w:rsid w:val="0076261E"/>
    <w:rsid w:val="007674B7"/>
    <w:rsid w:val="0077364C"/>
    <w:rsid w:val="00773A50"/>
    <w:rsid w:val="007A2F48"/>
    <w:rsid w:val="007A639E"/>
    <w:rsid w:val="007B134F"/>
    <w:rsid w:val="007C471C"/>
    <w:rsid w:val="007C5847"/>
    <w:rsid w:val="007C5D32"/>
    <w:rsid w:val="007D023E"/>
    <w:rsid w:val="007D3CC9"/>
    <w:rsid w:val="007D5FE8"/>
    <w:rsid w:val="007E0630"/>
    <w:rsid w:val="007E06CD"/>
    <w:rsid w:val="008059B0"/>
    <w:rsid w:val="00805D07"/>
    <w:rsid w:val="008072F7"/>
    <w:rsid w:val="00816B3C"/>
    <w:rsid w:val="008234F8"/>
    <w:rsid w:val="0083655E"/>
    <w:rsid w:val="00841A4D"/>
    <w:rsid w:val="008445C6"/>
    <w:rsid w:val="00845533"/>
    <w:rsid w:val="00876D6A"/>
    <w:rsid w:val="00877C9C"/>
    <w:rsid w:val="00880E4C"/>
    <w:rsid w:val="00881806"/>
    <w:rsid w:val="008825E5"/>
    <w:rsid w:val="00894DCB"/>
    <w:rsid w:val="008A70A1"/>
    <w:rsid w:val="008C3CF3"/>
    <w:rsid w:val="008C5AE0"/>
    <w:rsid w:val="008D22E6"/>
    <w:rsid w:val="008D6192"/>
    <w:rsid w:val="008E4812"/>
    <w:rsid w:val="008E6930"/>
    <w:rsid w:val="008E7085"/>
    <w:rsid w:val="0090637B"/>
    <w:rsid w:val="009110F6"/>
    <w:rsid w:val="009150C5"/>
    <w:rsid w:val="00923E89"/>
    <w:rsid w:val="00933319"/>
    <w:rsid w:val="00934DDB"/>
    <w:rsid w:val="0094171C"/>
    <w:rsid w:val="0094249A"/>
    <w:rsid w:val="00946032"/>
    <w:rsid w:val="00960CF3"/>
    <w:rsid w:val="00964E21"/>
    <w:rsid w:val="00973BAF"/>
    <w:rsid w:val="00983950"/>
    <w:rsid w:val="009936BE"/>
    <w:rsid w:val="00993F1C"/>
    <w:rsid w:val="009967D8"/>
    <w:rsid w:val="009A0AD7"/>
    <w:rsid w:val="009B1CC1"/>
    <w:rsid w:val="009B6B83"/>
    <w:rsid w:val="009C0CE2"/>
    <w:rsid w:val="009C332A"/>
    <w:rsid w:val="009D1B8C"/>
    <w:rsid w:val="009D2596"/>
    <w:rsid w:val="009F3165"/>
    <w:rsid w:val="009F58F0"/>
    <w:rsid w:val="00A014EB"/>
    <w:rsid w:val="00A02A0E"/>
    <w:rsid w:val="00A133CD"/>
    <w:rsid w:val="00A15EC8"/>
    <w:rsid w:val="00A16C70"/>
    <w:rsid w:val="00A202A4"/>
    <w:rsid w:val="00A277CC"/>
    <w:rsid w:val="00A35B80"/>
    <w:rsid w:val="00A50A85"/>
    <w:rsid w:val="00A52485"/>
    <w:rsid w:val="00A52994"/>
    <w:rsid w:val="00A56504"/>
    <w:rsid w:val="00A635AD"/>
    <w:rsid w:val="00A637FE"/>
    <w:rsid w:val="00A7150A"/>
    <w:rsid w:val="00A83C3A"/>
    <w:rsid w:val="00A87C65"/>
    <w:rsid w:val="00A96B25"/>
    <w:rsid w:val="00AB27A9"/>
    <w:rsid w:val="00AB3B21"/>
    <w:rsid w:val="00AC37CA"/>
    <w:rsid w:val="00AD398C"/>
    <w:rsid w:val="00AF1DF6"/>
    <w:rsid w:val="00B057DA"/>
    <w:rsid w:val="00B12BF0"/>
    <w:rsid w:val="00B31E2D"/>
    <w:rsid w:val="00B37DEF"/>
    <w:rsid w:val="00B57D19"/>
    <w:rsid w:val="00B62C7D"/>
    <w:rsid w:val="00B6350B"/>
    <w:rsid w:val="00B6458D"/>
    <w:rsid w:val="00B842A0"/>
    <w:rsid w:val="00B84DC6"/>
    <w:rsid w:val="00B955D4"/>
    <w:rsid w:val="00BA451D"/>
    <w:rsid w:val="00BA46C5"/>
    <w:rsid w:val="00BA51F5"/>
    <w:rsid w:val="00BC4634"/>
    <w:rsid w:val="00BE3A99"/>
    <w:rsid w:val="00BE4094"/>
    <w:rsid w:val="00BE4FD6"/>
    <w:rsid w:val="00C15703"/>
    <w:rsid w:val="00C16997"/>
    <w:rsid w:val="00C26E2A"/>
    <w:rsid w:val="00C34159"/>
    <w:rsid w:val="00C547B4"/>
    <w:rsid w:val="00C723EA"/>
    <w:rsid w:val="00C725BE"/>
    <w:rsid w:val="00C77B67"/>
    <w:rsid w:val="00C90099"/>
    <w:rsid w:val="00C96FD3"/>
    <w:rsid w:val="00CB378A"/>
    <w:rsid w:val="00CD0C67"/>
    <w:rsid w:val="00CE0CB5"/>
    <w:rsid w:val="00CE5661"/>
    <w:rsid w:val="00CF2693"/>
    <w:rsid w:val="00D10ABE"/>
    <w:rsid w:val="00D14595"/>
    <w:rsid w:val="00D15079"/>
    <w:rsid w:val="00D25CB9"/>
    <w:rsid w:val="00D269F5"/>
    <w:rsid w:val="00D3020A"/>
    <w:rsid w:val="00D42107"/>
    <w:rsid w:val="00D4440A"/>
    <w:rsid w:val="00D55C8E"/>
    <w:rsid w:val="00D60996"/>
    <w:rsid w:val="00D8229E"/>
    <w:rsid w:val="00D82430"/>
    <w:rsid w:val="00D858C7"/>
    <w:rsid w:val="00D928BF"/>
    <w:rsid w:val="00DA6E08"/>
    <w:rsid w:val="00DB5FE8"/>
    <w:rsid w:val="00DC4A17"/>
    <w:rsid w:val="00DC7168"/>
    <w:rsid w:val="00DD26A3"/>
    <w:rsid w:val="00DD28A2"/>
    <w:rsid w:val="00DD4EDD"/>
    <w:rsid w:val="00DD6B71"/>
    <w:rsid w:val="00DE3C36"/>
    <w:rsid w:val="00DE650A"/>
    <w:rsid w:val="00E053D5"/>
    <w:rsid w:val="00E10F8A"/>
    <w:rsid w:val="00E146DB"/>
    <w:rsid w:val="00E14C78"/>
    <w:rsid w:val="00E15E57"/>
    <w:rsid w:val="00E2550D"/>
    <w:rsid w:val="00E26679"/>
    <w:rsid w:val="00E276E7"/>
    <w:rsid w:val="00E31EF9"/>
    <w:rsid w:val="00E4052B"/>
    <w:rsid w:val="00E40F7F"/>
    <w:rsid w:val="00E52FCA"/>
    <w:rsid w:val="00E60F95"/>
    <w:rsid w:val="00E633EF"/>
    <w:rsid w:val="00E64B26"/>
    <w:rsid w:val="00E66ADB"/>
    <w:rsid w:val="00E74C40"/>
    <w:rsid w:val="00E76C95"/>
    <w:rsid w:val="00E776BE"/>
    <w:rsid w:val="00E814D2"/>
    <w:rsid w:val="00E8211C"/>
    <w:rsid w:val="00E874F4"/>
    <w:rsid w:val="00EA512B"/>
    <w:rsid w:val="00EB3FB0"/>
    <w:rsid w:val="00ED12EB"/>
    <w:rsid w:val="00ED17F6"/>
    <w:rsid w:val="00ED6845"/>
    <w:rsid w:val="00EE41F8"/>
    <w:rsid w:val="00EE7C8F"/>
    <w:rsid w:val="00F041BB"/>
    <w:rsid w:val="00F05205"/>
    <w:rsid w:val="00F2464A"/>
    <w:rsid w:val="00F37258"/>
    <w:rsid w:val="00F442BA"/>
    <w:rsid w:val="00F47390"/>
    <w:rsid w:val="00F50503"/>
    <w:rsid w:val="00F56074"/>
    <w:rsid w:val="00F66026"/>
    <w:rsid w:val="00F724F0"/>
    <w:rsid w:val="00F8100D"/>
    <w:rsid w:val="00F83A55"/>
    <w:rsid w:val="00FC24C6"/>
    <w:rsid w:val="00FC3A7C"/>
    <w:rsid w:val="00FC605A"/>
    <w:rsid w:val="00FD2859"/>
    <w:rsid w:val="00FE3113"/>
    <w:rsid w:val="00FE35A3"/>
    <w:rsid w:val="00FE45E7"/>
    <w:rsid w:val="00FE6703"/>
    <w:rsid w:val="00FE7405"/>
    <w:rsid w:val="00FF1B8E"/>
    <w:rsid w:val="00FF2A21"/>
    <w:rsid w:val="00FF43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FD5908"/>
  <w15:chartTrackingRefBased/>
  <w15:docId w15:val="{1C77E872-CAA5-438A-A4DF-4E35AD90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F5"/>
  </w:style>
  <w:style w:type="paragraph" w:styleId="Heading1">
    <w:name w:val="heading 1"/>
    <w:basedOn w:val="Normal"/>
    <w:next w:val="Normal"/>
    <w:link w:val="Heading1Char"/>
    <w:uiPriority w:val="9"/>
    <w:qFormat/>
    <w:rsid w:val="00D26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9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3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9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69F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D269F5"/>
    <w:rPr>
      <w:sz w:val="16"/>
      <w:szCs w:val="16"/>
    </w:rPr>
  </w:style>
  <w:style w:type="paragraph" w:styleId="CommentText">
    <w:name w:val="annotation text"/>
    <w:basedOn w:val="Normal"/>
    <w:link w:val="CommentTextChar"/>
    <w:uiPriority w:val="99"/>
    <w:semiHidden/>
    <w:unhideWhenUsed/>
    <w:rsid w:val="00D269F5"/>
    <w:pPr>
      <w:spacing w:line="240" w:lineRule="auto"/>
    </w:pPr>
    <w:rPr>
      <w:sz w:val="20"/>
      <w:szCs w:val="20"/>
    </w:rPr>
  </w:style>
  <w:style w:type="character" w:customStyle="1" w:styleId="CommentTextChar">
    <w:name w:val="Comment Text Char"/>
    <w:basedOn w:val="DefaultParagraphFont"/>
    <w:link w:val="CommentText"/>
    <w:uiPriority w:val="99"/>
    <w:semiHidden/>
    <w:rsid w:val="00D269F5"/>
    <w:rPr>
      <w:sz w:val="20"/>
      <w:szCs w:val="20"/>
    </w:rPr>
  </w:style>
  <w:style w:type="paragraph" w:styleId="BalloonText">
    <w:name w:val="Balloon Text"/>
    <w:basedOn w:val="Normal"/>
    <w:link w:val="BalloonTextChar"/>
    <w:uiPriority w:val="99"/>
    <w:semiHidden/>
    <w:unhideWhenUsed/>
    <w:rsid w:val="00D26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9F5"/>
    <w:rPr>
      <w:rFonts w:ascii="Segoe UI" w:hAnsi="Segoe UI" w:cs="Segoe UI"/>
      <w:sz w:val="18"/>
      <w:szCs w:val="18"/>
    </w:rPr>
  </w:style>
  <w:style w:type="table" w:styleId="TableGrid">
    <w:name w:val="Table Grid"/>
    <w:basedOn w:val="TableNormal"/>
    <w:uiPriority w:val="39"/>
    <w:rsid w:val="00315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A639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2CB"/>
    <w:pPr>
      <w:ind w:left="720"/>
      <w:contextualSpacing/>
    </w:pPr>
  </w:style>
  <w:style w:type="paragraph" w:customStyle="1" w:styleId="Default">
    <w:name w:val="Default"/>
    <w:rsid w:val="00580FC3"/>
    <w:pPr>
      <w:autoSpaceDE w:val="0"/>
      <w:autoSpaceDN w:val="0"/>
      <w:adjustRightInd w:val="0"/>
      <w:spacing w:after="0" w:line="240" w:lineRule="auto"/>
    </w:pPr>
    <w:rPr>
      <w:rFonts w:ascii="Times New Roman" w:hAnsi="Times New Roman" w:cs="Times New Roman"/>
      <w:color w:val="000000"/>
      <w:sz w:val="24"/>
      <w:szCs w:val="24"/>
    </w:rPr>
  </w:style>
  <w:style w:type="paragraph" w:styleId="CommentSubject">
    <w:name w:val="annotation subject"/>
    <w:basedOn w:val="CommentText"/>
    <w:next w:val="CommentText"/>
    <w:link w:val="CommentSubjectChar"/>
    <w:uiPriority w:val="99"/>
    <w:semiHidden/>
    <w:unhideWhenUsed/>
    <w:rsid w:val="0024117C"/>
    <w:rPr>
      <w:b/>
      <w:bCs/>
    </w:rPr>
  </w:style>
  <w:style w:type="character" w:customStyle="1" w:styleId="CommentSubjectChar">
    <w:name w:val="Comment Subject Char"/>
    <w:basedOn w:val="CommentTextChar"/>
    <w:link w:val="CommentSubject"/>
    <w:uiPriority w:val="99"/>
    <w:semiHidden/>
    <w:rsid w:val="0024117C"/>
    <w:rPr>
      <w:b/>
      <w:bCs/>
      <w:sz w:val="20"/>
      <w:szCs w:val="20"/>
    </w:rPr>
  </w:style>
  <w:style w:type="paragraph" w:customStyle="1" w:styleId="Title1">
    <w:name w:val="Title1"/>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23E89"/>
    <w:rPr>
      <w:color w:val="0000FF"/>
      <w:u w:val="single"/>
    </w:rPr>
  </w:style>
  <w:style w:type="paragraph" w:customStyle="1" w:styleId="desc">
    <w:name w:val="desc"/>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details">
    <w:name w:val="details"/>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jrnl">
    <w:name w:val="jrnl"/>
    <w:basedOn w:val="DefaultParagraphFont"/>
    <w:rsid w:val="00923E89"/>
  </w:style>
  <w:style w:type="paragraph" w:customStyle="1" w:styleId="EndNoteBibliographyTitle">
    <w:name w:val="EndNote Bibliography Title"/>
    <w:basedOn w:val="Normal"/>
    <w:link w:val="EndNoteBibliographyTitleChar"/>
    <w:rsid w:val="00C15703"/>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15703"/>
    <w:rPr>
      <w:rFonts w:ascii="Calibri" w:hAnsi="Calibri" w:cs="Calibri"/>
      <w:noProof/>
      <w:lang w:val="en-US"/>
    </w:rPr>
  </w:style>
  <w:style w:type="paragraph" w:customStyle="1" w:styleId="EndNoteBibliography">
    <w:name w:val="EndNote Bibliography"/>
    <w:basedOn w:val="Normal"/>
    <w:link w:val="EndNoteBibliographyChar"/>
    <w:rsid w:val="00C15703"/>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15703"/>
    <w:rPr>
      <w:rFonts w:ascii="Calibri" w:hAnsi="Calibri" w:cs="Calibri"/>
      <w:noProof/>
      <w:lang w:val="en-US"/>
    </w:rPr>
  </w:style>
  <w:style w:type="character" w:styleId="FollowedHyperlink">
    <w:name w:val="FollowedHyperlink"/>
    <w:basedOn w:val="DefaultParagraphFont"/>
    <w:uiPriority w:val="99"/>
    <w:semiHidden/>
    <w:unhideWhenUsed/>
    <w:rsid w:val="00E2550D"/>
    <w:rPr>
      <w:color w:val="954F72" w:themeColor="followedHyperlink"/>
      <w:u w:val="single"/>
    </w:rPr>
  </w:style>
  <w:style w:type="paragraph" w:styleId="Header">
    <w:name w:val="header"/>
    <w:basedOn w:val="Normal"/>
    <w:link w:val="HeaderChar"/>
    <w:uiPriority w:val="99"/>
    <w:unhideWhenUsed/>
    <w:rsid w:val="00DC4A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4A17"/>
  </w:style>
  <w:style w:type="paragraph" w:styleId="Footer">
    <w:name w:val="footer"/>
    <w:basedOn w:val="Normal"/>
    <w:link w:val="FooterChar"/>
    <w:uiPriority w:val="99"/>
    <w:unhideWhenUsed/>
    <w:rsid w:val="00DC4A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4A17"/>
  </w:style>
  <w:style w:type="paragraph" w:styleId="NoSpacing">
    <w:name w:val="No Spacing"/>
    <w:uiPriority w:val="1"/>
    <w:qFormat/>
    <w:rsid w:val="00F2464A"/>
    <w:pPr>
      <w:spacing w:after="0" w:line="240" w:lineRule="auto"/>
    </w:pPr>
  </w:style>
  <w:style w:type="paragraph" w:styleId="TOCHeading">
    <w:name w:val="TOC Heading"/>
    <w:basedOn w:val="Heading1"/>
    <w:next w:val="Normal"/>
    <w:uiPriority w:val="39"/>
    <w:unhideWhenUsed/>
    <w:qFormat/>
    <w:rsid w:val="00B37DEF"/>
    <w:pPr>
      <w:outlineLvl w:val="9"/>
    </w:pPr>
    <w:rPr>
      <w:lang w:val="en-US"/>
    </w:rPr>
  </w:style>
  <w:style w:type="paragraph" w:styleId="TOC1">
    <w:name w:val="toc 1"/>
    <w:basedOn w:val="Normal"/>
    <w:next w:val="Normal"/>
    <w:autoRedefine/>
    <w:uiPriority w:val="39"/>
    <w:unhideWhenUsed/>
    <w:rsid w:val="005B78BB"/>
    <w:pPr>
      <w:tabs>
        <w:tab w:val="right" w:leader="dot" w:pos="9016"/>
      </w:tabs>
      <w:spacing w:after="100" w:line="360" w:lineRule="auto"/>
    </w:pPr>
  </w:style>
  <w:style w:type="paragraph" w:styleId="TOC2">
    <w:name w:val="toc 2"/>
    <w:basedOn w:val="Normal"/>
    <w:next w:val="Normal"/>
    <w:autoRedefine/>
    <w:uiPriority w:val="39"/>
    <w:unhideWhenUsed/>
    <w:rsid w:val="00B37DE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486326">
      <w:bodyDiv w:val="1"/>
      <w:marLeft w:val="0"/>
      <w:marRight w:val="0"/>
      <w:marTop w:val="0"/>
      <w:marBottom w:val="0"/>
      <w:divBdr>
        <w:top w:val="none" w:sz="0" w:space="0" w:color="auto"/>
        <w:left w:val="none" w:sz="0" w:space="0" w:color="auto"/>
        <w:bottom w:val="none" w:sz="0" w:space="0" w:color="auto"/>
        <w:right w:val="none" w:sz="0" w:space="0" w:color="auto"/>
      </w:divBdr>
      <w:divsChild>
        <w:div w:id="1663973831">
          <w:marLeft w:val="0"/>
          <w:marRight w:val="0"/>
          <w:marTop w:val="0"/>
          <w:marBottom w:val="0"/>
          <w:divBdr>
            <w:top w:val="none" w:sz="0" w:space="0" w:color="auto"/>
            <w:left w:val="none" w:sz="0" w:space="0" w:color="auto"/>
            <w:bottom w:val="none" w:sz="0" w:space="0" w:color="auto"/>
            <w:right w:val="none" w:sz="0" w:space="0" w:color="auto"/>
          </w:divBdr>
        </w:div>
      </w:divsChild>
    </w:div>
    <w:div w:id="958607030">
      <w:bodyDiv w:val="1"/>
      <w:marLeft w:val="0"/>
      <w:marRight w:val="0"/>
      <w:marTop w:val="0"/>
      <w:marBottom w:val="0"/>
      <w:divBdr>
        <w:top w:val="none" w:sz="0" w:space="0" w:color="auto"/>
        <w:left w:val="none" w:sz="0" w:space="0" w:color="auto"/>
        <w:bottom w:val="none" w:sz="0" w:space="0" w:color="auto"/>
        <w:right w:val="none" w:sz="0" w:space="0" w:color="auto"/>
      </w:divBdr>
    </w:div>
    <w:div w:id="116543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commentsExtended" Target="commentsExtended.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9B35A-056E-4088-B4C5-D4105D25A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3498</TotalTime>
  <Pages>43</Pages>
  <Words>16497</Words>
  <Characters>94034</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UQ Diamantina Institute</Company>
  <LinksUpToDate>false</LinksUpToDate>
  <CharactersWithSpaces>110311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Robinson</dc:creator>
  <cp:keywords/>
  <dc:description/>
  <cp:lastModifiedBy>Harley Robinson </cp:lastModifiedBy>
  <cp:revision>54</cp:revision>
  <dcterms:created xsi:type="dcterms:W3CDTF">2016-09-27T03:55:00Z</dcterms:created>
  <dcterms:modified xsi:type="dcterms:W3CDTF">2016-10-17T02:27:00Z</dcterms:modified>
</cp:coreProperties>
</file>