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626160" w14:textId="0F3E5CCC" w:rsidR="00580FC3" w:rsidRDefault="00580FC3" w:rsidP="0004764B">
      <w:pPr>
        <w:pStyle w:val="Heading1"/>
        <w:rPr>
          <w:rFonts w:ascii="Times New Roman" w:hAnsi="Times New Roman" w:cs="Times New Roman"/>
        </w:rPr>
      </w:pPr>
      <w:r w:rsidRPr="0004764B">
        <w:rPr>
          <w:rFonts w:ascii="Times New Roman" w:hAnsi="Times New Roman" w:cs="Times New Roman"/>
        </w:rPr>
        <w:t>Introduction:</w:t>
      </w:r>
    </w:p>
    <w:p w14:paraId="67C3E9EC" w14:textId="77777777" w:rsidR="0004764B" w:rsidRPr="0004764B" w:rsidRDefault="0004764B" w:rsidP="0004764B"/>
    <w:p w14:paraId="42461784" w14:textId="77777777" w:rsidR="00580FC3" w:rsidRPr="0004764B" w:rsidRDefault="00580FC3" w:rsidP="00580FC3">
      <w:pPr>
        <w:tabs>
          <w:tab w:val="left" w:pos="5103"/>
        </w:tabs>
        <w:spacing w:line="480" w:lineRule="auto"/>
        <w:rPr>
          <w:rFonts w:ascii="Times New Roman" w:hAnsi="Times New Roman" w:cs="Times New Roman"/>
          <w:b/>
          <w:sz w:val="24"/>
          <w:szCs w:val="24"/>
        </w:rPr>
      </w:pPr>
      <w:r w:rsidRPr="0004764B">
        <w:rPr>
          <w:rStyle w:val="Heading2Char"/>
          <w:rFonts w:ascii="Times New Roman" w:hAnsi="Times New Roman" w:cs="Times New Roman"/>
        </w:rPr>
        <w:t>Advanced Prostate Cancer and Caveolin-1</w:t>
      </w:r>
      <w:r w:rsidRPr="0004764B">
        <w:rPr>
          <w:rFonts w:ascii="Times New Roman" w:hAnsi="Times New Roman" w:cs="Times New Roman"/>
          <w:b/>
          <w:sz w:val="24"/>
          <w:szCs w:val="24"/>
        </w:rPr>
        <w:t xml:space="preserve">: </w:t>
      </w:r>
    </w:p>
    <w:p w14:paraId="1600FFCB" w14:textId="15BE0623"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Prostate cancer is the </w:t>
      </w:r>
      <w:r w:rsidR="00BE4094">
        <w:rPr>
          <w:rFonts w:ascii="Times New Roman" w:hAnsi="Times New Roman" w:cs="Times New Roman"/>
          <w:sz w:val="24"/>
          <w:szCs w:val="24"/>
        </w:rPr>
        <w:t xml:space="preserve">second </w:t>
      </w:r>
      <w:r w:rsidRPr="0004764B">
        <w:rPr>
          <w:rFonts w:ascii="Times New Roman" w:hAnsi="Times New Roman" w:cs="Times New Roman"/>
          <w:sz w:val="24"/>
          <w:szCs w:val="24"/>
        </w:rPr>
        <w:t>most commonly diagnosed cancer in men</w:t>
      </w:r>
      <w:r w:rsidR="00BE4FD6">
        <w:rPr>
          <w:rFonts w:ascii="Times New Roman" w:hAnsi="Times New Roman" w:cs="Times New Roman"/>
          <w:sz w:val="24"/>
          <w:szCs w:val="24"/>
        </w:rPr>
        <w:t xml:space="preserve"> (Stewart &amp; Wild 2014)</w:t>
      </w:r>
      <w:r w:rsidRPr="0004764B">
        <w:rPr>
          <w:rFonts w:ascii="Times New Roman" w:hAnsi="Times New Roman" w:cs="Times New Roman"/>
          <w:sz w:val="24"/>
          <w:szCs w:val="24"/>
        </w:rPr>
        <w:t xml:space="preserve">. While the primary tumour can be treated and removed efficiently resulting in almost 99% survival, patients inflicted with metastatic prostate cancer possess a reduced 5-year survival rate of 29.3% (SEER 2016).  Bone metastasis is the most common complication </w:t>
      </w:r>
      <w:r w:rsidR="00285D59">
        <w:rPr>
          <w:rFonts w:ascii="Times New Roman" w:hAnsi="Times New Roman" w:cs="Times New Roman"/>
          <w:sz w:val="24"/>
          <w:szCs w:val="24"/>
        </w:rPr>
        <w:t>of</w:t>
      </w:r>
      <w:r w:rsidRPr="0004764B">
        <w:rPr>
          <w:rFonts w:ascii="Times New Roman" w:hAnsi="Times New Roman" w:cs="Times New Roman"/>
          <w:sz w:val="24"/>
          <w:szCs w:val="24"/>
        </w:rPr>
        <w:t xml:space="preserve"> advanced prostate cancer which severely </w:t>
      </w:r>
      <w:r w:rsidR="00285D59">
        <w:rPr>
          <w:rFonts w:ascii="Times New Roman" w:hAnsi="Times New Roman" w:cs="Times New Roman"/>
          <w:sz w:val="24"/>
          <w:szCs w:val="24"/>
        </w:rPr>
        <w:t>impacts</w:t>
      </w:r>
      <w:r w:rsidRPr="0004764B">
        <w:rPr>
          <w:rFonts w:ascii="Times New Roman" w:hAnsi="Times New Roman" w:cs="Times New Roman"/>
          <w:sz w:val="24"/>
          <w:szCs w:val="24"/>
        </w:rPr>
        <w:t xml:space="preserve"> survival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&lt;EndNote&gt;&lt;Cite&gt;&lt;Author&gt;Bubendorf&lt;/Author&gt;&lt;Year&gt;2000&lt;/Year&gt;&lt;RecNum&gt;165&lt;/RecNum&gt;&lt;DisplayText&gt;(Bubendorf&lt;style face="italic"&gt; et al.&lt;/style&gt; 2000)&lt;/DisplayText&gt;&lt;record&gt;&lt;rec-number&gt;165&lt;/rec-number&gt;&lt;foreign-keys&gt;&lt;key app="EN" db-id="fvaw9vd5rrfez2epavc5exebz02xt0vvvwrs" timestamp="1471154032"&gt;165&lt;/key&gt;&lt;/foreign-keys&gt;&lt;ref-type name="Journal Article"&gt;17&lt;/ref-type&gt;&lt;contributors&gt;&lt;authors&gt;&lt;author&gt;Bubendorf, Lukas&lt;/author&gt;&lt;author&gt;Schöpfer, Alain&lt;/author&gt;&lt;author&gt;Wagner, Urs&lt;/author&gt;&lt;author&gt;Sauter, Guido&lt;/author&gt;&lt;author&gt;Moch, Holger&lt;/author&gt;&lt;author&gt;Willi, Niels&lt;/author&gt;&lt;author&gt;Gasser, Thomas C.&lt;/author&gt;&lt;author&gt;Mihatsch, Michael J.&lt;/author&gt;&lt;/authors&gt;&lt;/contributors&gt;&lt;titles&gt;&lt;title&gt;Metastatic patterns of prostate cancer: An autopsy study of 1,589 patients&lt;/title&gt;&lt;secondary-title&gt;Human Pathology&lt;/secondary-title&gt;&lt;/titles&gt;&lt;periodical&gt;&lt;full-title&gt;Human Pathology&lt;/full-title&gt;&lt;/periodical&gt;&lt;pages&gt;578-583&lt;/pages&gt;&lt;volume&gt;31&lt;/volume&gt;&lt;number&gt;5&lt;/number&gt;&lt;keywords&gt;&lt;keyword&gt;prostate cancer&lt;/keyword&gt;&lt;keyword&gt;autopsy&lt;/keyword&gt;&lt;keyword&gt;metastasis&lt;/keyword&gt;&lt;/keywords&gt;&lt;dates&gt;&lt;year&gt;2000&lt;/year&gt;&lt;pub-dates&gt;&lt;date&gt;2000/05/01&lt;/date&gt;&lt;/pub-dates&gt;&lt;/dates&gt;&lt;isbn&gt;0046-8177&lt;/isbn&gt;&lt;urls&gt;&lt;related-urls&gt;&lt;url&gt;http://www.sciencedirect.com/science/article/pii/S0046817700800350&lt;/url&gt;&lt;/related-urls&gt;&lt;/urls&gt;&lt;electronic-resource-num&gt;http://dx.doi.org/10.1053/hp.2000.6698&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 w:tooltip="Bubendorf, 2000 #165" w:history="1">
        <w:r w:rsidR="00C15703" w:rsidRPr="0004764B">
          <w:rPr>
            <w:rFonts w:ascii="Times New Roman" w:hAnsi="Times New Roman" w:cs="Times New Roman"/>
            <w:noProof/>
            <w:sz w:val="24"/>
            <w:szCs w:val="24"/>
          </w:rPr>
          <w:t>Bubendorf</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2000</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highlights the necessity to identify therapeutic targets and underlying biological phenomena that induce the metastatic phenotype.  </w:t>
      </w:r>
    </w:p>
    <w:p w14:paraId="3F61C43F" w14:textId="54C66615"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Caveolin-1 has been linked to prostate cancer metastasis and has been a speculated biomarker for cancer progression </w: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1" w:tooltip="Gumulec, 2012 #167" w:history="1">
        <w:r w:rsidR="00C15703" w:rsidRPr="0004764B">
          <w:rPr>
            <w:rFonts w:ascii="Times New Roman" w:hAnsi="Times New Roman" w:cs="Times New Roman"/>
            <w:noProof/>
            <w:sz w:val="24"/>
            <w:szCs w:val="24"/>
          </w:rPr>
          <w:t>Gumulec</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2012</w:t>
        </w:r>
      </w:hyperlink>
      <w:proofErr w:type="gramStart"/>
      <w:r w:rsidRPr="0004764B">
        <w:rPr>
          <w:rFonts w:ascii="Times New Roman" w:hAnsi="Times New Roman" w:cs="Times New Roman"/>
          <w:noProof/>
          <w:sz w:val="24"/>
          <w:szCs w:val="24"/>
        </w:rPr>
        <w:t xml:space="preserve">; </w:t>
      </w:r>
      <w:hyperlink w:anchor="_ENREF_25" w:tooltip="Moon, 2014 #10" w:history="1">
        <w:r w:rsidR="00C15703" w:rsidRPr="0004764B">
          <w:rPr>
            <w:rFonts w:ascii="Times New Roman" w:hAnsi="Times New Roman" w:cs="Times New Roman"/>
            <w:noProof/>
            <w:sz w:val="24"/>
            <w:szCs w:val="24"/>
          </w:rPr>
          <w:t>Moon</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proofErr w:type="gramEnd"/>
      <w:r w:rsidRPr="0004764B">
        <w:rPr>
          <w:rFonts w:ascii="Times New Roman" w:hAnsi="Times New Roman" w:cs="Times New Roman"/>
          <w:noProof/>
          <w:sz w:val="24"/>
          <w:szCs w:val="24"/>
        </w:rPr>
        <w:t xml:space="preserve"> </w:t>
      </w:r>
      <w:hyperlink w:anchor="_ENREF_14" w:tooltip="Hayashi, 2015 #166" w:history="1">
        <w:r w:rsidR="00C15703" w:rsidRPr="0004764B">
          <w:rPr>
            <w:rFonts w:ascii="Times New Roman" w:hAnsi="Times New Roman" w:cs="Times New Roman"/>
            <w:noProof/>
            <w:sz w:val="24"/>
            <w:szCs w:val="24"/>
          </w:rPr>
          <w:t>Hayashi</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protein </w:t>
      </w:r>
      <w:r w:rsidR="00285D59">
        <w:rPr>
          <w:rFonts w:ascii="Times New Roman" w:hAnsi="Times New Roman" w:cs="Times New Roman"/>
          <w:sz w:val="24"/>
          <w:szCs w:val="24"/>
        </w:rPr>
        <w:t>binds cholesterol and serves as a structur</w:t>
      </w:r>
      <w:r w:rsidR="00D8229E">
        <w:rPr>
          <w:rFonts w:ascii="Times New Roman" w:hAnsi="Times New Roman" w:cs="Times New Roman"/>
          <w:sz w:val="24"/>
          <w:szCs w:val="24"/>
        </w:rPr>
        <w:t>al</w:t>
      </w:r>
      <w:r w:rsidR="00285D59">
        <w:rPr>
          <w:rFonts w:ascii="Times New Roman" w:hAnsi="Times New Roman" w:cs="Times New Roman"/>
          <w:sz w:val="24"/>
          <w:szCs w:val="24"/>
        </w:rPr>
        <w:t xml:space="preserve"> protein for the formation of caveolae through </w:t>
      </w:r>
      <w:r w:rsidRPr="0004764B">
        <w:rPr>
          <w:rFonts w:ascii="Times New Roman" w:hAnsi="Times New Roman" w:cs="Times New Roman"/>
          <w:sz w:val="24"/>
          <w:szCs w:val="24"/>
        </w:rPr>
        <w:t>interaction with cytoplasmic protein</w:t>
      </w:r>
      <w:r w:rsidR="0024117C">
        <w:rPr>
          <w:rFonts w:ascii="Times New Roman" w:hAnsi="Times New Roman" w:cs="Times New Roman"/>
          <w:sz w:val="24"/>
          <w:szCs w:val="24"/>
        </w:rPr>
        <w:t>s of the cavin family</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6" w:tooltip="Hill, 2008 #33" w:history="1">
        <w:r w:rsidR="00C15703" w:rsidRPr="0004764B">
          <w:rPr>
            <w:rFonts w:ascii="Times New Roman" w:hAnsi="Times New Roman" w:cs="Times New Roman"/>
            <w:noProof/>
            <w:sz w:val="24"/>
            <w:szCs w:val="24"/>
          </w:rPr>
          <w:t>Hill</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2008</w:t>
        </w:r>
      </w:hyperlink>
      <w:r w:rsidRPr="0004764B">
        <w:rPr>
          <w:rFonts w:ascii="Times New Roman" w:hAnsi="Times New Roman" w:cs="Times New Roman"/>
          <w:noProof/>
          <w:sz w:val="24"/>
          <w:szCs w:val="24"/>
        </w:rPr>
        <w:t xml:space="preserve">; </w:t>
      </w:r>
      <w:hyperlink w:anchor="_ENREF_25" w:tooltip="Moon, 2014 #10" w:history="1">
        <w:r w:rsidR="00C15703"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w:t>
      </w:r>
      <w:ins w:id="0" w:author="Michelle Hill" w:date="2016-09-26T21:16:00Z">
        <w:r w:rsidR="0024117C">
          <w:rPr>
            <w:rFonts w:ascii="Times New Roman" w:hAnsi="Times New Roman" w:cs="Times New Roman"/>
            <w:sz w:val="24"/>
            <w:szCs w:val="24"/>
          </w:rPr>
          <w:t xml:space="preserve"> </w:t>
        </w:r>
      </w:ins>
      <w:r w:rsidRPr="0004764B">
        <w:rPr>
          <w:rFonts w:ascii="Times New Roman" w:hAnsi="Times New Roman" w:cs="Times New Roman"/>
          <w:sz w:val="24"/>
          <w:szCs w:val="24"/>
        </w:rPr>
        <w:t xml:space="preserve"> </w:t>
      </w:r>
      <w:r w:rsidR="00923E89">
        <w:rPr>
          <w:rFonts w:ascii="Times New Roman" w:hAnsi="Times New Roman" w:cs="Times New Roman"/>
          <w:sz w:val="24"/>
          <w:szCs w:val="24"/>
        </w:rPr>
        <w:t xml:space="preserve">Cavin-1 is required for caveolae formation while cavin-2 and cavin-3 modulate caveolae endocytosis and elongation </w:t>
      </w:r>
      <w:r w:rsidR="00C15703">
        <w:rPr>
          <w:rFonts w:ascii="Times New Roman" w:hAnsi="Times New Roman" w:cs="Times New Roman"/>
          <w:sz w:val="24"/>
          <w:szCs w:val="24"/>
        </w:rPr>
        <w:fldChar w:fldCharType="begin">
          <w:fldData xml:space="preserve">PEVuZE5vdGU+PENpdGU+PEF1dGhvcj5IYW5zZW48L0F1dGhvcj48WWVhcj4yMDA5PC9ZZWFyPjxS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</w:fldData>
        </w:fldChar>
      </w:r>
      <w:r w:rsidR="00C15703">
        <w:rPr>
          <w:rFonts w:ascii="Times New Roman" w:hAnsi="Times New Roman" w:cs="Times New Roman"/>
          <w:sz w:val="24"/>
          <w:szCs w:val="24"/>
        </w:rPr>
        <w:instrText xml:space="preserve"> ADDIN EN.CITE </w:instrText>
      </w:r>
      <w:r w:rsidR="00C15703">
        <w:rPr>
          <w:rFonts w:ascii="Times New Roman" w:hAnsi="Times New Roman" w:cs="Times New Roman"/>
          <w:sz w:val="24"/>
          <w:szCs w:val="24"/>
        </w:rPr>
        <w:fldChar w:fldCharType="begin">
          <w:fldData xml:space="preserve">PEVuZE5vdGU+PENpdGU+PEF1dGhvcj5IYW5zZW48L0F1dGhvcj48WWVhcj4yMDA5PC9ZZWFyPjxS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</w:fldData>
        </w:fldChar>
      </w:r>
      <w:r w:rsidR="00C15703">
        <w:rPr>
          <w:rFonts w:ascii="Times New Roman" w:hAnsi="Times New Roman" w:cs="Times New Roman"/>
          <w:sz w:val="24"/>
          <w:szCs w:val="24"/>
        </w:rPr>
        <w:instrText xml:space="preserve"> ADDIN EN.CITE.DATA </w:instrText>
      </w:r>
      <w:r w:rsidR="00C15703">
        <w:rPr>
          <w:rFonts w:ascii="Times New Roman" w:hAnsi="Times New Roman" w:cs="Times New Roman"/>
          <w:sz w:val="24"/>
          <w:szCs w:val="24"/>
        </w:rPr>
      </w:r>
      <w:r w:rsidR="00C15703">
        <w:rPr>
          <w:rFonts w:ascii="Times New Roman" w:hAnsi="Times New Roman" w:cs="Times New Roman"/>
          <w:sz w:val="24"/>
          <w:szCs w:val="24"/>
        </w:rPr>
        <w:fldChar w:fldCharType="end"/>
      </w:r>
      <w:r w:rsidR="00C15703">
        <w:rPr>
          <w:rFonts w:ascii="Times New Roman" w:hAnsi="Times New Roman" w:cs="Times New Roman"/>
          <w:sz w:val="24"/>
          <w:szCs w:val="24"/>
        </w:rPr>
      </w:r>
      <w:r w:rsidR="00C15703">
        <w:rPr>
          <w:rFonts w:ascii="Times New Roman" w:hAnsi="Times New Roman" w:cs="Times New Roman"/>
          <w:sz w:val="24"/>
          <w:szCs w:val="24"/>
        </w:rPr>
        <w:fldChar w:fldCharType="separate"/>
      </w:r>
      <w:r w:rsidR="00C15703">
        <w:rPr>
          <w:rFonts w:ascii="Times New Roman" w:hAnsi="Times New Roman" w:cs="Times New Roman"/>
          <w:noProof/>
          <w:sz w:val="24"/>
          <w:szCs w:val="24"/>
        </w:rPr>
        <w:t>(</w:t>
      </w:r>
      <w:hyperlink w:anchor="_ENREF_13" w:tooltip="Hansen, 2009 #142" w:history="1">
        <w:r w:rsidR="00C15703">
          <w:rPr>
            <w:rFonts w:ascii="Times New Roman" w:hAnsi="Times New Roman" w:cs="Times New Roman"/>
            <w:noProof/>
            <w:sz w:val="24"/>
            <w:szCs w:val="24"/>
          </w:rPr>
          <w:t>Hansen</w:t>
        </w:r>
        <w:r w:rsidR="00C15703" w:rsidRPr="00C15703">
          <w:rPr>
            <w:rFonts w:ascii="Times New Roman" w:hAnsi="Times New Roman" w:cs="Times New Roman"/>
            <w:i/>
            <w:noProof/>
            <w:sz w:val="24"/>
            <w:szCs w:val="24"/>
          </w:rPr>
          <w:t xml:space="preserve"> et al.</w:t>
        </w:r>
        <w:r w:rsidR="00C15703">
          <w:rPr>
            <w:rFonts w:ascii="Times New Roman" w:hAnsi="Times New Roman" w:cs="Times New Roman"/>
            <w:noProof/>
            <w:sz w:val="24"/>
            <w:szCs w:val="24"/>
          </w:rPr>
          <w:t xml:space="preserve"> 2009</w:t>
        </w:r>
      </w:hyperlink>
      <w:r w:rsidR="00C15703">
        <w:rPr>
          <w:rFonts w:ascii="Times New Roman" w:hAnsi="Times New Roman" w:cs="Times New Roman"/>
          <w:noProof/>
          <w:sz w:val="24"/>
          <w:szCs w:val="24"/>
        </w:rPr>
        <w:t xml:space="preserve">; </w:t>
      </w:r>
      <w:hyperlink w:anchor="_ENREF_22" w:tooltip="McMahon, 2009 #143" w:history="1">
        <w:r w:rsidR="00C15703">
          <w:rPr>
            <w:rFonts w:ascii="Times New Roman" w:hAnsi="Times New Roman" w:cs="Times New Roman"/>
            <w:noProof/>
            <w:sz w:val="24"/>
            <w:szCs w:val="24"/>
          </w:rPr>
          <w:t>McMahon</w:t>
        </w:r>
        <w:r w:rsidR="00C15703" w:rsidRPr="00C15703">
          <w:rPr>
            <w:rFonts w:ascii="Times New Roman" w:hAnsi="Times New Roman" w:cs="Times New Roman"/>
            <w:i/>
            <w:noProof/>
            <w:sz w:val="24"/>
            <w:szCs w:val="24"/>
          </w:rPr>
          <w:t xml:space="preserve"> et al.</w:t>
        </w:r>
        <w:r w:rsidR="00C15703">
          <w:rPr>
            <w:rFonts w:ascii="Times New Roman" w:hAnsi="Times New Roman" w:cs="Times New Roman"/>
            <w:noProof/>
            <w:sz w:val="24"/>
            <w:szCs w:val="24"/>
          </w:rPr>
          <w:t xml:space="preserve"> 2009</w:t>
        </w:r>
      </w:hyperlink>
      <w:r w:rsidR="00C15703">
        <w:rPr>
          <w:rFonts w:ascii="Times New Roman" w:hAnsi="Times New Roman" w:cs="Times New Roman"/>
          <w:noProof/>
          <w:sz w:val="24"/>
          <w:szCs w:val="24"/>
        </w:rPr>
        <w:t>)</w:t>
      </w:r>
      <w:r w:rsidR="00C15703">
        <w:rPr>
          <w:rFonts w:ascii="Times New Roman" w:hAnsi="Times New Roman" w:cs="Times New Roman"/>
          <w:sz w:val="24"/>
          <w:szCs w:val="24"/>
        </w:rPr>
        <w:fldChar w:fldCharType="end"/>
      </w:r>
      <w:r w:rsidR="00923E89" w:rsidRPr="00C15703">
        <w:rPr>
          <w:rFonts w:ascii="Times New Roman" w:hAnsi="Times New Roman" w:cs="Times New Roman"/>
          <w:color w:val="FF0000"/>
          <w:sz w:val="24"/>
          <w:szCs w:val="24"/>
        </w:rPr>
        <w:t xml:space="preserve">. </w:t>
      </w:r>
      <w:r w:rsidRPr="0004764B">
        <w:rPr>
          <w:rFonts w:ascii="Times New Roman" w:hAnsi="Times New Roman" w:cs="Times New Roman"/>
          <w:sz w:val="24"/>
          <w:szCs w:val="24"/>
        </w:rPr>
        <w:t xml:space="preserve">These proteins are co-expressed and co-localised in healthy human tissue, however in the case of many cancer types only caveolin-1 is expressed </w: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4" w:tooltip="Wu, 2011 #171" w:history="1">
        <w:r w:rsidR="00C15703" w:rsidRPr="0004764B">
          <w:rPr>
            <w:rFonts w:ascii="Times New Roman" w:hAnsi="Times New Roman" w:cs="Times New Roman"/>
            <w:noProof/>
            <w:sz w:val="24"/>
            <w:szCs w:val="24"/>
          </w:rPr>
          <w:t>Wu</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2011</w:t>
        </w:r>
      </w:hyperlink>
      <w:r w:rsidRPr="0004764B">
        <w:rPr>
          <w:rFonts w:ascii="Times New Roman" w:hAnsi="Times New Roman" w:cs="Times New Roman"/>
          <w:noProof/>
          <w:sz w:val="24"/>
          <w:szCs w:val="24"/>
        </w:rPr>
        <w:t xml:space="preserve">; </w:t>
      </w:r>
      <w:hyperlink w:anchor="_ENREF_26" w:tooltip="Moumita, 2015 #168" w:history="1">
        <w:r w:rsidR="00C15703" w:rsidRPr="0004764B">
          <w:rPr>
            <w:rFonts w:ascii="Times New Roman" w:hAnsi="Times New Roman" w:cs="Times New Roman"/>
            <w:noProof/>
            <w:sz w:val="24"/>
            <w:szCs w:val="24"/>
          </w:rPr>
          <w:t>Moumita</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Increased proliferation, migration and differentiation are a result of the aberrant caveolin-1 expression, yet, the mechanism that links caveolin to these phenotypes is still actively being investigated </w: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0" w:tooltip="Grande-García, 2007 #173" w:history="1">
        <w:r w:rsidR="00C15703" w:rsidRPr="0004764B">
          <w:rPr>
            <w:rFonts w:ascii="Times New Roman" w:hAnsi="Times New Roman" w:cs="Times New Roman"/>
            <w:noProof/>
            <w:sz w:val="24"/>
            <w:szCs w:val="24"/>
          </w:rPr>
          <w:t>Grande-García</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2007</w:t>
        </w:r>
      </w:hyperlink>
      <w:r w:rsidRPr="0004764B">
        <w:rPr>
          <w:rFonts w:ascii="Times New Roman" w:hAnsi="Times New Roman" w:cs="Times New Roman"/>
          <w:noProof/>
          <w:sz w:val="24"/>
          <w:szCs w:val="24"/>
        </w:rPr>
        <w:t xml:space="preserve">; </w:t>
      </w:r>
      <w:hyperlink w:anchor="_ENREF_3" w:tooltip="Chatterjee, 2015 #172" w:history="1">
        <w:r w:rsidR="00C15703" w:rsidRPr="0004764B">
          <w:rPr>
            <w:rFonts w:ascii="Times New Roman" w:hAnsi="Times New Roman" w:cs="Times New Roman"/>
            <w:noProof/>
            <w:sz w:val="24"/>
            <w:szCs w:val="24"/>
          </w:rPr>
          <w:t>Chatterjee</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p>
    <w:p w14:paraId="24B272E4" w14:textId="2F84C856" w:rsidR="00580FC3" w:rsidRPr="0004764B" w:rsidRDefault="00580FC3" w:rsidP="0004764B">
      <w:pPr>
        <w:spacing w:line="480" w:lineRule="auto"/>
        <w:ind w:firstLine="142"/>
        <w:rPr>
          <w:rFonts w:ascii="Times New Roman" w:hAnsi="Times New Roman" w:cs="Times New Roman"/>
          <w:b/>
          <w:sz w:val="24"/>
          <w:szCs w:val="24"/>
        </w:rPr>
      </w:pPr>
      <w:r w:rsidRPr="0004764B">
        <w:rPr>
          <w:rFonts w:ascii="Times New Roman" w:hAnsi="Times New Roman" w:cs="Times New Roman"/>
          <w:sz w:val="24"/>
          <w:szCs w:val="24"/>
        </w:rPr>
        <w:t xml:space="preserve">Recent studies have shown that cavin-1 is capable of reversing the pro-metastatic action of </w:t>
      </w:r>
      <w:proofErr w:type="gramStart"/>
      <w:r w:rsidRPr="0004764B">
        <w:rPr>
          <w:rFonts w:ascii="Times New Roman" w:hAnsi="Times New Roman" w:cs="Times New Roman"/>
          <w:sz w:val="24"/>
          <w:szCs w:val="24"/>
        </w:rPr>
        <w:t>caveolin-1</w:t>
      </w:r>
      <w:proofErr w:type="gramEnd"/>
      <w:r w:rsidR="00E40F7F">
        <w:rPr>
          <w:rFonts w:ascii="Times New Roman" w:hAnsi="Times New Roman" w:cs="Times New Roman"/>
          <w:sz w:val="24"/>
          <w:szCs w:val="24"/>
        </w:rPr>
        <w:t xml:space="preserve"> in prostate cancer</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5" w:tooltip="Moon, 2014 #10" w:history="1">
        <w:r w:rsidR="00C15703"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Cavin-1 expression inhibited prostate cancer PC3 cell proliferation, migration and anchorage-independent growth </w:t>
      </w:r>
      <w:r w:rsidRPr="0004764B">
        <w:rPr>
          <w:rFonts w:ascii="Times New Roman" w:hAnsi="Times New Roman" w:cs="Times New Roman"/>
          <w:i/>
          <w:sz w:val="24"/>
          <w:szCs w:val="24"/>
        </w:rPr>
        <w:t>in vitro</w:t>
      </w:r>
      <w:r w:rsidRPr="0004764B">
        <w:rPr>
          <w:rFonts w:ascii="Times New Roman" w:hAnsi="Times New Roman" w:cs="Times New Roman"/>
          <w:sz w:val="24"/>
          <w:szCs w:val="24"/>
        </w:rPr>
        <w:t xml:space="preserve">, and tumour </w:t>
      </w:r>
      <w:r w:rsidRPr="0004764B">
        <w:rPr>
          <w:rFonts w:ascii="Times New Roman" w:hAnsi="Times New Roman" w:cs="Times New Roman"/>
          <w:sz w:val="24"/>
          <w:szCs w:val="24"/>
        </w:rPr>
        <w:lastRenderedPageBreak/>
        <w:t xml:space="preserve">growth, metastasis and angiogenesis </w:t>
      </w:r>
      <w:r w:rsidRPr="0004764B">
        <w:rPr>
          <w:rFonts w:ascii="Times New Roman" w:hAnsi="Times New Roman" w:cs="Times New Roman"/>
          <w:i/>
          <w:sz w:val="24"/>
          <w:szCs w:val="24"/>
        </w:rPr>
        <w:t>in vivo</w:t>
      </w:r>
      <w:r w:rsidR="00C15703">
        <w:rPr>
          <w:rFonts w:ascii="Times New Roman" w:hAnsi="Times New Roman" w:cs="Times New Roman"/>
          <w:i/>
          <w:sz w:val="24"/>
          <w:szCs w:val="24"/>
        </w:rPr>
        <w:t xml:space="preserve"> </w:t>
      </w:r>
      <w:r w:rsidR="00C15703">
        <w:rPr>
          <w:rFonts w:ascii="Times New Roman" w:hAnsi="Times New Roman" w:cs="Times New Roman"/>
          <w:sz w:val="24"/>
          <w:szCs w:val="24"/>
        </w:rPr>
        <w:t>(</w:t>
      </w:r>
      <w:r w:rsidR="00FE35A3">
        <w:rPr>
          <w:rFonts w:ascii="Times New Roman" w:hAnsi="Times New Roman" w:cs="Times New Roman"/>
          <w:sz w:val="24"/>
          <w:szCs w:val="24"/>
        </w:rPr>
        <w:t xml:space="preserve">Moon </w:t>
      </w:r>
      <w:r w:rsidR="00FE35A3">
        <w:rPr>
          <w:rFonts w:ascii="Times New Roman" w:hAnsi="Times New Roman" w:cs="Times New Roman"/>
          <w:i/>
          <w:sz w:val="24"/>
          <w:szCs w:val="24"/>
        </w:rPr>
        <w:t xml:space="preserve">et al. </w:t>
      </w:r>
      <w:r w:rsidR="00FE35A3">
        <w:rPr>
          <w:rFonts w:ascii="Times New Roman" w:hAnsi="Times New Roman" w:cs="Times New Roman"/>
          <w:sz w:val="24"/>
          <w:szCs w:val="24"/>
        </w:rPr>
        <w:t xml:space="preserve">2014, </w:t>
      </w:r>
      <w:proofErr w:type="spellStart"/>
      <w:r w:rsidR="00FE35A3">
        <w:rPr>
          <w:rFonts w:ascii="Times New Roman" w:hAnsi="Times New Roman" w:cs="Times New Roman"/>
          <w:sz w:val="24"/>
          <w:szCs w:val="24"/>
        </w:rPr>
        <w:t>Inder</w:t>
      </w:r>
      <w:proofErr w:type="spellEnd"/>
      <w:r w:rsidR="00FE35A3">
        <w:rPr>
          <w:rFonts w:ascii="Times New Roman" w:hAnsi="Times New Roman" w:cs="Times New Roman"/>
          <w:sz w:val="24"/>
          <w:szCs w:val="24"/>
        </w:rPr>
        <w:t xml:space="preserve"> </w:t>
      </w:r>
      <w:r w:rsidR="00FE35A3">
        <w:rPr>
          <w:rFonts w:ascii="Times New Roman" w:hAnsi="Times New Roman" w:cs="Times New Roman"/>
          <w:i/>
          <w:sz w:val="24"/>
          <w:szCs w:val="24"/>
        </w:rPr>
        <w:t>et al.</w:t>
      </w:r>
      <w:r w:rsidR="00FE35A3">
        <w:rPr>
          <w:rFonts w:ascii="Times New Roman" w:hAnsi="Times New Roman" w:cs="Times New Roman"/>
          <w:sz w:val="24"/>
          <w:szCs w:val="24"/>
        </w:rPr>
        <w:t xml:space="preserve"> 2012</w:t>
      </w:r>
      <w:r w:rsidR="00C15703">
        <w:rPr>
          <w:rFonts w:ascii="Times New Roman" w:hAnsi="Times New Roman" w:cs="Times New Roman"/>
          <w:sz w:val="24"/>
          <w:szCs w:val="24"/>
        </w:rPr>
        <w:t>)</w:t>
      </w:r>
      <w:r w:rsidRPr="0004764B">
        <w:rPr>
          <w:rFonts w:ascii="Times New Roman" w:hAnsi="Times New Roman" w:cs="Times New Roman"/>
          <w:sz w:val="24"/>
          <w:szCs w:val="24"/>
        </w:rPr>
        <w:t xml:space="preserve">. Mechanistically, cavin-1 expression altered the tumour microenvironment, including reduction of </w:t>
      </w:r>
      <w:r w:rsidR="00923E89">
        <w:rPr>
          <w:rFonts w:ascii="Times New Roman" w:hAnsi="Times New Roman" w:cs="Times New Roman"/>
          <w:sz w:val="24"/>
          <w:szCs w:val="24"/>
        </w:rPr>
        <w:t xml:space="preserve">stromal </w:t>
      </w:r>
      <w:r w:rsidRPr="0004764B">
        <w:rPr>
          <w:rFonts w:ascii="Times New Roman" w:hAnsi="Times New Roman" w:cs="Times New Roman"/>
          <w:sz w:val="24"/>
          <w:szCs w:val="24"/>
        </w:rPr>
        <w:t>fibroblasts</w:t>
      </w:r>
      <w:r w:rsidR="00923E89">
        <w:rPr>
          <w:rFonts w:ascii="Times New Roman" w:hAnsi="Times New Roman" w:cs="Times New Roman"/>
          <w:sz w:val="24"/>
          <w:szCs w:val="24"/>
        </w:rPr>
        <w:t xml:space="preserve">, </w:t>
      </w:r>
      <w:r w:rsidRPr="0004764B">
        <w:rPr>
          <w:rFonts w:ascii="Times New Roman" w:hAnsi="Times New Roman" w:cs="Times New Roman"/>
          <w:sz w:val="24"/>
          <w:szCs w:val="24"/>
        </w:rPr>
        <w:t xml:space="preserve">secretion of </w:t>
      </w:r>
      <w:r w:rsidR="00923E89">
        <w:rPr>
          <w:rFonts w:ascii="Times New Roman" w:hAnsi="Times New Roman" w:cs="Times New Roman"/>
          <w:sz w:val="24"/>
          <w:szCs w:val="24"/>
        </w:rPr>
        <w:t>matrix metalloprotein-9 (</w:t>
      </w:r>
      <w:commentRangeStart w:id="1"/>
      <w:r w:rsidR="00923E89">
        <w:rPr>
          <w:rFonts w:ascii="Times New Roman" w:hAnsi="Times New Roman" w:cs="Times New Roman"/>
          <w:sz w:val="24"/>
          <w:szCs w:val="24"/>
        </w:rPr>
        <w:t>RE</w:t>
      </w:r>
      <w:commentRangeEnd w:id="1"/>
      <w:r w:rsidR="00923E89">
        <w:rPr>
          <w:rStyle w:val="CommentReference"/>
        </w:rPr>
        <w:commentReference w:id="1"/>
      </w:r>
      <w:r w:rsidR="00923E89">
        <w:rPr>
          <w:rFonts w:ascii="Times New Roman" w:hAnsi="Times New Roman" w:cs="Times New Roman"/>
          <w:sz w:val="24"/>
          <w:szCs w:val="24"/>
        </w:rPr>
        <w:t>F Aung et al.</w:t>
      </w:r>
      <w:ins w:id="2" w:author="Microsoft account" w:date="2016-10-01T11:35:00Z">
        <w:r w:rsidR="00D8229E">
          <w:rPr>
            <w:rFonts w:ascii="Times New Roman" w:hAnsi="Times New Roman" w:cs="Times New Roman"/>
            <w:sz w:val="24"/>
            <w:szCs w:val="24"/>
          </w:rPr>
          <w:t xml:space="preserve"> 2011</w:t>
        </w:r>
      </w:ins>
      <w:r w:rsidR="00923E89">
        <w:rPr>
          <w:rFonts w:ascii="Times New Roman" w:hAnsi="Times New Roman" w:cs="Times New Roman"/>
          <w:sz w:val="24"/>
          <w:szCs w:val="24"/>
        </w:rPr>
        <w:t xml:space="preserve">) and </w:t>
      </w:r>
      <w:r w:rsidRPr="0004764B">
        <w:rPr>
          <w:rFonts w:ascii="Times New Roman" w:hAnsi="Times New Roman" w:cs="Times New Roman"/>
          <w:sz w:val="24"/>
          <w:szCs w:val="24"/>
        </w:rPr>
        <w:t>IL-6 (Moon 2012). Th</w:t>
      </w:r>
      <w:r w:rsidR="00923E89">
        <w:rPr>
          <w:rFonts w:ascii="Times New Roman" w:hAnsi="Times New Roman" w:cs="Times New Roman"/>
          <w:sz w:val="24"/>
          <w:szCs w:val="24"/>
        </w:rPr>
        <w:t>e</w:t>
      </w:r>
      <w:r w:rsidRPr="0004764B">
        <w:rPr>
          <w:rFonts w:ascii="Times New Roman" w:hAnsi="Times New Roman" w:cs="Times New Roman"/>
          <w:sz w:val="24"/>
          <w:szCs w:val="24"/>
        </w:rPr>
        <w:t xml:space="preserve"> reduced IL-6 secretion was determined to be through extracellular vesicle (EV) release (</w:t>
      </w:r>
      <w:proofErr w:type="spellStart"/>
      <w:r w:rsidRPr="0004764B">
        <w:rPr>
          <w:rFonts w:ascii="Times New Roman" w:hAnsi="Times New Roman" w:cs="Times New Roman"/>
          <w:sz w:val="24"/>
          <w:szCs w:val="24"/>
        </w:rPr>
        <w:t>Inder</w:t>
      </w:r>
      <w:proofErr w:type="spellEnd"/>
      <w:r w:rsidRPr="0004764B">
        <w:rPr>
          <w:rFonts w:ascii="Times New Roman" w:hAnsi="Times New Roman" w:cs="Times New Roman"/>
          <w:sz w:val="24"/>
          <w:szCs w:val="24"/>
        </w:rPr>
        <w:t xml:space="preserve">). Intriguingly, cavin-1 expression also attenuated the EV-mediated release of microRNA-148a, which was previously reported to mediate bone metastasis through </w:t>
      </w:r>
      <w:proofErr w:type="spellStart"/>
      <w:r w:rsidRPr="0004764B">
        <w:rPr>
          <w:rFonts w:ascii="Times New Roman" w:hAnsi="Times New Roman" w:cs="Times New Roman"/>
          <w:sz w:val="24"/>
          <w:szCs w:val="24"/>
        </w:rPr>
        <w:t>osteoclastogenesis</w:t>
      </w:r>
      <w:proofErr w:type="spellEnd"/>
      <w:ins w:id="3" w:author="Michelle Hill" w:date="2016-09-26T21:28:00Z">
        <w:r w:rsidR="00923E89">
          <w:rPr>
            <w:rFonts w:ascii="Times New Roman" w:hAnsi="Times New Roman" w:cs="Times New Roman"/>
            <w:sz w:val="24"/>
            <w:szCs w:val="24"/>
          </w:rPr>
          <w:t xml:space="preserve"> (REF)</w:t>
        </w:r>
      </w:ins>
      <w:r w:rsidRPr="0004764B">
        <w:rPr>
          <w:rFonts w:ascii="Times New Roman" w:hAnsi="Times New Roman" w:cs="Times New Roman"/>
          <w:sz w:val="24"/>
          <w:szCs w:val="24"/>
        </w:rPr>
        <w:t xml:space="preserve">. These </w:t>
      </w:r>
      <w:r w:rsidR="005D5ADB">
        <w:rPr>
          <w:rFonts w:ascii="Times New Roman" w:hAnsi="Times New Roman" w:cs="Times New Roman"/>
          <w:sz w:val="24"/>
          <w:szCs w:val="24"/>
        </w:rPr>
        <w:t>results</w:t>
      </w:r>
      <w:r w:rsidRPr="0004764B">
        <w:rPr>
          <w:rFonts w:ascii="Times New Roman" w:hAnsi="Times New Roman" w:cs="Times New Roman"/>
          <w:sz w:val="24"/>
          <w:szCs w:val="24"/>
        </w:rPr>
        <w:t xml:space="preserve"> suggest that </w:t>
      </w:r>
      <w:r w:rsidR="00923E89">
        <w:rPr>
          <w:rFonts w:ascii="Times New Roman" w:hAnsi="Times New Roman" w:cs="Times New Roman"/>
          <w:sz w:val="24"/>
          <w:szCs w:val="24"/>
        </w:rPr>
        <w:t xml:space="preserve">one mechanism of </w:t>
      </w:r>
      <w:r w:rsidRPr="0004764B">
        <w:rPr>
          <w:rFonts w:ascii="Times New Roman" w:hAnsi="Times New Roman" w:cs="Times New Roman"/>
          <w:sz w:val="24"/>
          <w:szCs w:val="24"/>
        </w:rPr>
        <w:t xml:space="preserve">cavin-1 </w:t>
      </w:r>
      <w:r w:rsidR="00923E89">
        <w:rPr>
          <w:rFonts w:ascii="Times New Roman" w:hAnsi="Times New Roman" w:cs="Times New Roman"/>
          <w:sz w:val="24"/>
          <w:szCs w:val="24"/>
        </w:rPr>
        <w:t>tumour suppression</w:t>
      </w:r>
      <w:r w:rsidR="005D5ADB">
        <w:rPr>
          <w:rFonts w:ascii="Times New Roman" w:hAnsi="Times New Roman" w:cs="Times New Roman"/>
          <w:sz w:val="24"/>
          <w:szCs w:val="24"/>
        </w:rPr>
        <w:t xml:space="preserve"> in prostate cancer occurs partly </w:t>
      </w:r>
      <w:r w:rsidRPr="0004764B">
        <w:rPr>
          <w:rFonts w:ascii="Times New Roman" w:hAnsi="Times New Roman" w:cs="Times New Roman"/>
          <w:sz w:val="24"/>
          <w:szCs w:val="24"/>
        </w:rPr>
        <w:t>by modulating EV microRNA content.</w:t>
      </w:r>
      <w:r w:rsidRPr="0004764B">
        <w:rPr>
          <w:rFonts w:ascii="Times New Roman" w:hAnsi="Times New Roman" w:cs="Times New Roman"/>
          <w:b/>
          <w:sz w:val="24"/>
          <w:szCs w:val="24"/>
        </w:rPr>
        <w:t xml:space="preserve"> </w:t>
      </w:r>
    </w:p>
    <w:p w14:paraId="6CEE4BAC" w14:textId="77777777" w:rsidR="00580FC3" w:rsidRPr="0004764B" w:rsidRDefault="00580FC3" w:rsidP="0004764B">
      <w:pPr>
        <w:pStyle w:val="Heading2"/>
        <w:spacing w:line="480" w:lineRule="auto"/>
        <w:rPr>
          <w:rFonts w:ascii="Times New Roman" w:hAnsi="Times New Roman" w:cs="Times New Roman"/>
        </w:rPr>
      </w:pPr>
      <w:r w:rsidRPr="0004764B">
        <w:rPr>
          <w:rFonts w:ascii="Times New Roman" w:hAnsi="Times New Roman" w:cs="Times New Roman"/>
        </w:rPr>
        <w:t xml:space="preserve">Horizontal Transfer of microRNAs via Extracellular Vesicles: </w:t>
      </w:r>
    </w:p>
    <w:p w14:paraId="0CDA0431" w14:textId="4C6DD609" w:rsidR="00580FC3" w:rsidRPr="0004764B" w:rsidRDefault="00580FC3" w:rsidP="0004764B">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Secreted membrane-bound vesicles, called extracellular vesicles, are important mediators of intercellular communication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&lt;EndNote&gt;&lt;Cite&gt;&lt;Author&gt;Pegtel&lt;/Author&gt;&lt;Year&gt;2014&lt;/Year&gt;&lt;RecNum&gt;174&lt;/RecNum&gt;&lt;DisplayText&gt;(Pegtel&lt;style face="italic"&gt; et al.&lt;/style&gt; 2014)&lt;/DisplayText&gt;&lt;record&gt;&lt;rec-number&gt;174&lt;/rec-number&gt;&lt;foreign-keys&gt;&lt;key app="EN" db-id="fvaw9vd5rrfez2epavc5exebz02xt0vvvwrs" timestamp="1471311287"&gt;174&lt;/key&gt;&lt;/foreign-keys&gt;&lt;ref-type name="Journal Article"&gt;17&lt;/ref-type&gt;&lt;contributors&gt;&lt;authors&gt;&lt;author&gt;Pegtel, D. M.&lt;/author&gt;&lt;author&gt;Peferoen, L.&lt;/author&gt;&lt;author&gt;Amor, S.&lt;/author&gt;&lt;/authors&gt;&lt;/contributors&gt;&lt;titles&gt;&lt;title&gt;Extracellular vesicles as modulators of cell-to-cell communication in the healthy and diseased brain&lt;/title&gt;&lt;secondary-title&gt;Philosophical Transactions of the Royal Society B: Biological Sciences&lt;/secondary-title&gt;&lt;/titles&gt;&lt;periodical&gt;&lt;full-title&gt;Philosophical Transactions of the Royal Society B: Biological Sciences&lt;/full-title&gt;&lt;/periodical&gt;&lt;pages&gt;20130516&lt;/pages&gt;&lt;volume&gt;369&lt;/volume&gt;&lt;number&gt;1652&lt;/number&gt;&lt;dates&gt;&lt;year&gt;2014&lt;/year&gt;&lt;/dates&gt;&lt;publisher&gt;The Royal Society&lt;/publisher&gt;&lt;isbn&gt;0962-8436&amp;#xD;1471-2970&lt;/isbn&gt;&lt;accession-num&gt;PMC4142037&lt;/accession-num&gt;&lt;urls&gt;&lt;related-urls&gt;&lt;url&gt;http://www.ncbi.nlm.nih.gov/pmc/articles/PMC4142037/&lt;/url&gt;&lt;/related-urls&gt;&lt;/urls&gt;&lt;electronic-resource-num&gt;10.1098/rstb.2013.0516&lt;/electronic-resource-num&gt;&lt;remote-database-name&gt;PMC&lt;/remote-database-nam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8" w:tooltip="Pegtel, 2014 #174" w:history="1">
        <w:r w:rsidR="00C15703" w:rsidRPr="0004764B">
          <w:rPr>
            <w:rFonts w:ascii="Times New Roman" w:hAnsi="Times New Roman" w:cs="Times New Roman"/>
            <w:noProof/>
            <w:sz w:val="24"/>
            <w:szCs w:val="24"/>
          </w:rPr>
          <w:t>Pegtel</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5D5ADB">
        <w:rPr>
          <w:rFonts w:ascii="Times New Roman" w:hAnsi="Times New Roman" w:cs="Times New Roman"/>
          <w:sz w:val="24"/>
          <w:szCs w:val="24"/>
        </w:rPr>
        <w:t xml:space="preserve">EVs are comprised of vesicles from two difference sources, exosomes and </w:t>
      </w:r>
      <w:proofErr w:type="spellStart"/>
      <w:r w:rsidR="005D5ADB">
        <w:rPr>
          <w:rFonts w:ascii="Times New Roman" w:hAnsi="Times New Roman" w:cs="Times New Roman"/>
          <w:sz w:val="24"/>
          <w:szCs w:val="24"/>
        </w:rPr>
        <w:t>microvesicles</w:t>
      </w:r>
      <w:proofErr w:type="spellEnd"/>
      <w:r w:rsidR="005D5ADB">
        <w:rPr>
          <w:rFonts w:ascii="Times New Roman" w:hAnsi="Times New Roman" w:cs="Times New Roman"/>
          <w:sz w:val="24"/>
          <w:szCs w:val="24"/>
        </w:rPr>
        <w:t xml:space="preserve"> (</w:t>
      </w:r>
      <w:r w:rsidR="005D5ADB" w:rsidRPr="00520A5A">
        <w:rPr>
          <w:rFonts w:ascii="Times New Roman" w:hAnsi="Times New Roman" w:cs="Times New Roman"/>
          <w:color w:val="FF0000"/>
          <w:sz w:val="24"/>
          <w:szCs w:val="24"/>
          <w:rPrChange w:id="4" w:author="Harley Robinson " w:date="2016-09-29T10:40:00Z">
            <w:rPr>
              <w:rFonts w:ascii="Times New Roman" w:hAnsi="Times New Roman" w:cs="Times New Roman"/>
              <w:sz w:val="24"/>
              <w:szCs w:val="24"/>
            </w:rPr>
          </w:rPrChange>
        </w:rPr>
        <w:t>FIGURE</w:t>
      </w:r>
      <w:r w:rsidR="005D5ADB">
        <w:rPr>
          <w:rFonts w:ascii="Times New Roman" w:hAnsi="Times New Roman" w:cs="Times New Roman"/>
          <w:sz w:val="24"/>
          <w:szCs w:val="24"/>
        </w:rPr>
        <w:t xml:space="preserve">). </w:t>
      </w:r>
      <w:r w:rsidRPr="0004764B">
        <w:rPr>
          <w:rFonts w:ascii="Times New Roman" w:hAnsi="Times New Roman" w:cs="Times New Roman"/>
          <w:sz w:val="24"/>
          <w:szCs w:val="24"/>
        </w:rPr>
        <w:t>Exosomes are defined as 40-100nm diameter extracellular vesicles which are released upon fusion of the multivesicular bodies with the plasma membrane (</w:t>
      </w:r>
      <w:proofErr w:type="spellStart"/>
      <w:r w:rsidRPr="0004764B">
        <w:rPr>
          <w:rFonts w:ascii="Times New Roman" w:hAnsi="Times New Roman" w:cs="Times New Roman"/>
          <w:sz w:val="24"/>
          <w:szCs w:val="24"/>
        </w:rPr>
        <w:t>Gu</w:t>
      </w:r>
      <w:proofErr w:type="spellEnd"/>
      <w:r w:rsidRPr="0004764B">
        <w:rPr>
          <w:rFonts w:ascii="Times New Roman" w:hAnsi="Times New Roman" w:cs="Times New Roman"/>
          <w:sz w:val="24"/>
          <w:szCs w:val="24"/>
        </w:rPr>
        <w:t xml:space="preserve">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 xml:space="preserve">2014). Whilst similar in function and biochemical markers, </w:t>
      </w:r>
      <w:proofErr w:type="spellStart"/>
      <w:r w:rsidRPr="0004764B">
        <w:rPr>
          <w:rFonts w:ascii="Times New Roman" w:hAnsi="Times New Roman" w:cs="Times New Roman"/>
          <w:sz w:val="24"/>
          <w:szCs w:val="24"/>
        </w:rPr>
        <w:t>microvesicles</w:t>
      </w:r>
      <w:proofErr w:type="spellEnd"/>
      <w:r w:rsidRPr="0004764B">
        <w:rPr>
          <w:rFonts w:ascii="Times New Roman" w:hAnsi="Times New Roman" w:cs="Times New Roman"/>
          <w:sz w:val="24"/>
          <w:szCs w:val="24"/>
        </w:rPr>
        <w:t xml:space="preserve"> (≥100nm) differ from exosomes by being released from budding of the plasma membrane (</w:t>
      </w:r>
      <w:proofErr w:type="spellStart"/>
      <w:r w:rsidRPr="0004764B">
        <w:rPr>
          <w:rFonts w:ascii="Times New Roman" w:hAnsi="Times New Roman" w:cs="Times New Roman"/>
          <w:sz w:val="24"/>
          <w:szCs w:val="24"/>
        </w:rPr>
        <w:t>Minciacchi</w:t>
      </w:r>
      <w:proofErr w:type="spellEnd"/>
      <w:r w:rsidRPr="0004764B">
        <w:rPr>
          <w:rFonts w:ascii="Times New Roman" w:hAnsi="Times New Roman" w:cs="Times New Roman"/>
          <w:sz w:val="24"/>
          <w:szCs w:val="24"/>
        </w:rPr>
        <w:t xml:space="preserve">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2015</w:t>
      </w:r>
      <w:r w:rsidRPr="00520A5A">
        <w:rPr>
          <w:rFonts w:ascii="Times New Roman" w:hAnsi="Times New Roman" w:cs="Times New Roman"/>
          <w:sz w:val="24"/>
          <w:szCs w:val="24"/>
        </w:rPr>
        <w:t>).</w:t>
      </w:r>
      <w:r w:rsidR="0077364C" w:rsidRPr="00520A5A">
        <w:rPr>
          <w:rFonts w:ascii="Times New Roman" w:hAnsi="Times New Roman" w:cs="Times New Roman"/>
          <w:sz w:val="24"/>
          <w:szCs w:val="24"/>
        </w:rPr>
        <w:t xml:space="preserve"> </w:t>
      </w:r>
      <w:r w:rsidR="0077364C" w:rsidRPr="00520A5A">
        <w:rPr>
          <w:rFonts w:ascii="Times New Roman" w:hAnsi="Times New Roman" w:cs="Times New Roman"/>
          <w:sz w:val="24"/>
          <w:szCs w:val="24"/>
          <w:rPrChange w:id="5" w:author="Harley Robinson " w:date="2016-09-29T10:40:00Z">
            <w:rPr>
              <w:rFonts w:ascii="Times New Roman" w:hAnsi="Times New Roman" w:cs="Times New Roman"/>
              <w:color w:val="FF0000"/>
              <w:sz w:val="24"/>
              <w:szCs w:val="24"/>
            </w:rPr>
          </w:rPrChange>
        </w:rPr>
        <w:t>This report focused on a</w:t>
      </w:r>
      <w:r w:rsidR="00277D50" w:rsidRPr="00520A5A">
        <w:rPr>
          <w:rFonts w:ascii="Times New Roman" w:hAnsi="Times New Roman" w:cs="Times New Roman"/>
          <w:sz w:val="24"/>
          <w:szCs w:val="24"/>
          <w:rPrChange w:id="6" w:author="Harley Robinson " w:date="2016-09-29T10:40:00Z">
            <w:rPr>
              <w:rFonts w:ascii="Times New Roman" w:hAnsi="Times New Roman" w:cs="Times New Roman"/>
              <w:color w:val="FF0000"/>
              <w:sz w:val="24"/>
              <w:szCs w:val="24"/>
            </w:rPr>
          </w:rPrChange>
        </w:rPr>
        <w:t xml:space="preserve"> mixed population of EVs as past </w:t>
      </w:r>
      <w:r w:rsidR="0077364C" w:rsidRPr="00520A5A">
        <w:rPr>
          <w:rFonts w:ascii="Times New Roman" w:hAnsi="Times New Roman" w:cs="Times New Roman"/>
          <w:sz w:val="24"/>
          <w:szCs w:val="24"/>
          <w:rPrChange w:id="7" w:author="Harley Robinson " w:date="2016-09-29T10:40:00Z">
            <w:rPr>
              <w:rFonts w:ascii="Times New Roman" w:hAnsi="Times New Roman" w:cs="Times New Roman"/>
              <w:color w:val="FF0000"/>
              <w:sz w:val="24"/>
              <w:szCs w:val="24"/>
            </w:rPr>
          </w:rPrChange>
        </w:rPr>
        <w:t xml:space="preserve">research </w:t>
      </w:r>
      <w:r w:rsidR="00277D50" w:rsidRPr="00520A5A">
        <w:rPr>
          <w:rFonts w:ascii="Times New Roman" w:hAnsi="Times New Roman" w:cs="Times New Roman"/>
          <w:sz w:val="24"/>
          <w:szCs w:val="24"/>
          <w:rPrChange w:id="8" w:author="Harley Robinson " w:date="2016-09-29T10:40:00Z">
            <w:rPr>
              <w:rFonts w:ascii="Times New Roman" w:hAnsi="Times New Roman" w:cs="Times New Roman"/>
              <w:color w:val="FF0000"/>
              <w:sz w:val="24"/>
              <w:szCs w:val="24"/>
            </w:rPr>
          </w:rPrChange>
        </w:rPr>
        <w:t xml:space="preserve">also </w:t>
      </w:r>
      <w:r w:rsidR="0077364C" w:rsidRPr="00520A5A">
        <w:rPr>
          <w:rFonts w:ascii="Times New Roman" w:hAnsi="Times New Roman" w:cs="Times New Roman"/>
          <w:sz w:val="24"/>
          <w:szCs w:val="24"/>
          <w:rPrChange w:id="9" w:author="Harley Robinson " w:date="2016-09-29T10:40:00Z">
            <w:rPr>
              <w:rFonts w:ascii="Times New Roman" w:hAnsi="Times New Roman" w:cs="Times New Roman"/>
              <w:color w:val="FF0000"/>
              <w:sz w:val="24"/>
              <w:szCs w:val="24"/>
            </w:rPr>
          </w:rPrChange>
        </w:rPr>
        <w:t>utilized mixed populations</w:t>
      </w:r>
      <w:r w:rsidR="0077364C" w:rsidRPr="00520A5A">
        <w:rPr>
          <w:rFonts w:ascii="Times New Roman" w:hAnsi="Times New Roman" w:cs="Times New Roman"/>
          <w:sz w:val="24"/>
          <w:szCs w:val="24"/>
        </w:rPr>
        <w:t>.</w:t>
      </w:r>
      <w:r w:rsidRPr="00520A5A">
        <w:rPr>
          <w:rFonts w:ascii="Times New Roman" w:hAnsi="Times New Roman" w:cs="Times New Roman"/>
          <w:sz w:val="24"/>
          <w:szCs w:val="24"/>
        </w:rPr>
        <w:t xml:space="preserve"> </w:t>
      </w:r>
      <w:r w:rsidRPr="0004764B">
        <w:rPr>
          <w:rFonts w:ascii="Times New Roman" w:hAnsi="Times New Roman" w:cs="Times New Roman"/>
          <w:sz w:val="24"/>
          <w:szCs w:val="24"/>
        </w:rPr>
        <w:t xml:space="preserve">EV cargo consists of cytoplasmic material, functional RNA and proteins where uptake of this content had been reported to influence a range of biological processes, such as the selective export of cytokines in immunological responses, mediating homeostasis and stress response </w:t>
      </w:r>
      <w:r w:rsidRPr="0004764B">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aXRhbGljIj4gZXQgYWwuPC9zdHlsZT4gMjAwNjsgV3lzb2N6eW5za2k8c3R5bGUgZmFjZT0iaXRh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</w:fldData>
        </w:fldChar>
      </w:r>
      <w:r w:rsidR="00C15703">
        <w:rPr>
          <w:rFonts w:ascii="Times New Roman" w:hAnsi="Times New Roman" w:cs="Times New Roman"/>
          <w:sz w:val="24"/>
          <w:szCs w:val="24"/>
        </w:rPr>
        <w:instrText xml:space="preserve"> ADDIN EN.CITE </w:instrText>
      </w:r>
      <w:r w:rsidR="00C15703">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aXRhbGljIj4gZXQgYWwuPC9zdHlsZT4gMjAwNjsgV3lzb2N6eW5za2k8c3R5bGUgZmFjZT0iaXRh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</w:fldData>
        </w:fldChar>
      </w:r>
      <w:r w:rsidR="00C15703">
        <w:rPr>
          <w:rFonts w:ascii="Times New Roman" w:hAnsi="Times New Roman" w:cs="Times New Roman"/>
          <w:sz w:val="24"/>
          <w:szCs w:val="24"/>
        </w:rPr>
        <w:instrText xml:space="preserve"> ADDIN EN.CITE.DATA </w:instrText>
      </w:r>
      <w:r w:rsidR="00C15703">
        <w:rPr>
          <w:rFonts w:ascii="Times New Roman" w:hAnsi="Times New Roman" w:cs="Times New Roman"/>
          <w:sz w:val="24"/>
          <w:szCs w:val="24"/>
        </w:rPr>
      </w:r>
      <w:r w:rsidR="00C15703">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C15703">
        <w:rPr>
          <w:rFonts w:ascii="Times New Roman" w:hAnsi="Times New Roman" w:cs="Times New Roman"/>
          <w:noProof/>
          <w:sz w:val="24"/>
          <w:szCs w:val="24"/>
        </w:rPr>
        <w:t>(</w:t>
      </w:r>
      <w:hyperlink w:anchor="_ENREF_21" w:tooltip="McKechnie, 2006 #169" w:history="1">
        <w:r w:rsidR="00C15703">
          <w:rPr>
            <w:rFonts w:ascii="Times New Roman" w:hAnsi="Times New Roman" w:cs="Times New Roman"/>
            <w:noProof/>
            <w:sz w:val="24"/>
            <w:szCs w:val="24"/>
          </w:rPr>
          <w:t>McKechnie</w:t>
        </w:r>
        <w:r w:rsidR="00C15703" w:rsidRPr="00C15703">
          <w:rPr>
            <w:rFonts w:ascii="Times New Roman" w:hAnsi="Times New Roman" w:cs="Times New Roman"/>
            <w:i/>
            <w:noProof/>
            <w:sz w:val="24"/>
            <w:szCs w:val="24"/>
          </w:rPr>
          <w:t xml:space="preserve"> et al.</w:t>
        </w:r>
        <w:r w:rsidR="00C15703">
          <w:rPr>
            <w:rFonts w:ascii="Times New Roman" w:hAnsi="Times New Roman" w:cs="Times New Roman"/>
            <w:noProof/>
            <w:sz w:val="24"/>
            <w:szCs w:val="24"/>
          </w:rPr>
          <w:t xml:space="preserve"> 2006</w:t>
        </w:r>
      </w:hyperlink>
      <w:r w:rsidR="00C15703">
        <w:rPr>
          <w:rFonts w:ascii="Times New Roman" w:hAnsi="Times New Roman" w:cs="Times New Roman"/>
          <w:noProof/>
          <w:sz w:val="24"/>
          <w:szCs w:val="24"/>
        </w:rPr>
        <w:t xml:space="preserve">; </w:t>
      </w:r>
      <w:hyperlink w:anchor="_ENREF_35" w:tooltip="Wysoczynski, 2009 #176" w:history="1">
        <w:r w:rsidR="00C15703">
          <w:rPr>
            <w:rFonts w:ascii="Times New Roman" w:hAnsi="Times New Roman" w:cs="Times New Roman"/>
            <w:noProof/>
            <w:sz w:val="24"/>
            <w:szCs w:val="24"/>
          </w:rPr>
          <w:t>Wysoczynski</w:t>
        </w:r>
        <w:r w:rsidR="00C15703" w:rsidRPr="00C15703">
          <w:rPr>
            <w:rFonts w:ascii="Times New Roman" w:hAnsi="Times New Roman" w:cs="Times New Roman"/>
            <w:i/>
            <w:noProof/>
            <w:sz w:val="24"/>
            <w:szCs w:val="24"/>
          </w:rPr>
          <w:t xml:space="preserve"> et al.</w:t>
        </w:r>
        <w:r w:rsidR="00C15703">
          <w:rPr>
            <w:rFonts w:ascii="Times New Roman" w:hAnsi="Times New Roman" w:cs="Times New Roman"/>
            <w:noProof/>
            <w:sz w:val="24"/>
            <w:szCs w:val="24"/>
          </w:rPr>
          <w:t xml:space="preserve"> 2009</w:t>
        </w:r>
      </w:hyperlink>
      <w:r w:rsidR="00C15703">
        <w:rPr>
          <w:rFonts w:ascii="Times New Roman" w:hAnsi="Times New Roman" w:cs="Times New Roman"/>
          <w:noProof/>
          <w:sz w:val="24"/>
          <w:szCs w:val="24"/>
        </w:rPr>
        <w:t xml:space="preserve">; </w:t>
      </w:r>
      <w:hyperlink w:anchor="_ENREF_15" w:tooltip="Hedlund, 2011 #175" w:history="1">
        <w:r w:rsidR="00C15703">
          <w:rPr>
            <w:rFonts w:ascii="Times New Roman" w:hAnsi="Times New Roman" w:cs="Times New Roman"/>
            <w:noProof/>
            <w:sz w:val="24"/>
            <w:szCs w:val="24"/>
          </w:rPr>
          <w:t>Hedlund</w:t>
        </w:r>
        <w:r w:rsidR="00C15703" w:rsidRPr="00C15703">
          <w:rPr>
            <w:rFonts w:ascii="Times New Roman" w:hAnsi="Times New Roman" w:cs="Times New Roman"/>
            <w:i/>
            <w:noProof/>
            <w:sz w:val="24"/>
            <w:szCs w:val="24"/>
          </w:rPr>
          <w:t xml:space="preserve"> et al.</w:t>
        </w:r>
        <w:r w:rsidR="00C15703">
          <w:rPr>
            <w:rFonts w:ascii="Times New Roman" w:hAnsi="Times New Roman" w:cs="Times New Roman"/>
            <w:noProof/>
            <w:sz w:val="24"/>
            <w:szCs w:val="24"/>
          </w:rPr>
          <w:t xml:space="preserve"> 2011</w:t>
        </w:r>
      </w:hyperlink>
      <w:r w:rsidR="00C15703">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5D5ADB">
        <w:rPr>
          <w:rFonts w:ascii="Times New Roman" w:hAnsi="Times New Roman" w:cs="Times New Roman"/>
          <w:sz w:val="24"/>
          <w:szCs w:val="24"/>
        </w:rPr>
        <w:t>R</w:t>
      </w:r>
      <w:r w:rsidRPr="0004764B">
        <w:rPr>
          <w:rFonts w:ascii="Times New Roman" w:hAnsi="Times New Roman" w:cs="Times New Roman"/>
          <w:sz w:val="24"/>
          <w:szCs w:val="24"/>
        </w:rPr>
        <w:t xml:space="preserve">ecent studies have </w:t>
      </w:r>
      <w:r w:rsidR="005D5ADB">
        <w:rPr>
          <w:rFonts w:ascii="Times New Roman" w:hAnsi="Times New Roman" w:cs="Times New Roman"/>
          <w:sz w:val="24"/>
          <w:szCs w:val="24"/>
        </w:rPr>
        <w:t xml:space="preserve">reported </w:t>
      </w:r>
      <w:r w:rsidRPr="0004764B">
        <w:rPr>
          <w:rFonts w:ascii="Times New Roman" w:hAnsi="Times New Roman" w:cs="Times New Roman"/>
          <w:sz w:val="24"/>
          <w:szCs w:val="24"/>
        </w:rPr>
        <w:t>that cancer-derived EVs absorbed into recipient cells are able to induce the establishment of the pre-metastatic niche in cancer progression</w:t>
      </w:r>
      <w:r w:rsidR="0077364C" w:rsidRPr="0004764B">
        <w:rPr>
          <w:rFonts w:ascii="Times New Roman" w:hAnsi="Times New Roman" w:cs="Times New Roman"/>
          <w:sz w:val="24"/>
          <w:szCs w:val="24"/>
        </w:rPr>
        <w:t xml:space="preserve"> and tumour microenvironment modifications</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 w:tooltip="Costa-Silva, 2015 #177" w:history="1">
        <w:r w:rsidR="00C15703" w:rsidRPr="0004764B">
          <w:rPr>
            <w:rFonts w:ascii="Times New Roman" w:hAnsi="Times New Roman" w:cs="Times New Roman"/>
            <w:noProof/>
            <w:sz w:val="24"/>
            <w:szCs w:val="24"/>
          </w:rPr>
          <w:t>Costa-Silva</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 xml:space="preserve">; </w:t>
      </w:r>
      <w:hyperlink w:anchor="_ENREF_29" w:tooltip="Ramteke, 2015 #178" w:history="1">
        <w:r w:rsidR="00C15703" w:rsidRPr="0004764B">
          <w:rPr>
            <w:rFonts w:ascii="Times New Roman" w:hAnsi="Times New Roman" w:cs="Times New Roman"/>
            <w:noProof/>
            <w:sz w:val="24"/>
            <w:szCs w:val="24"/>
          </w:rPr>
          <w:t>Ramteke</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Primarily this is attributed to the proteomic </w:t>
      </w:r>
      <w:r w:rsidRPr="0004764B">
        <w:rPr>
          <w:rFonts w:ascii="Times New Roman" w:hAnsi="Times New Roman" w:cs="Times New Roman"/>
          <w:sz w:val="24"/>
          <w:szCs w:val="24"/>
        </w:rPr>
        <w:lastRenderedPageBreak/>
        <w:t xml:space="preserve">EV content being introduced into the endogenous population of the target cell, such as introduction of beta-catenin, epidermal growth factor receptor and major elements of the MAPK pathway </w: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7" w:tooltip="Dovrat, 2014 #180" w:history="1">
        <w:r w:rsidR="00C15703" w:rsidRPr="0004764B">
          <w:rPr>
            <w:rFonts w:ascii="Times New Roman" w:hAnsi="Times New Roman" w:cs="Times New Roman"/>
            <w:noProof/>
            <w:sz w:val="24"/>
            <w:szCs w:val="24"/>
          </w:rPr>
          <w:t>Dovrat</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18" w:tooltip="Kharmate, 2016 #181" w:history="1">
        <w:r w:rsidR="00C15703" w:rsidRPr="0004764B">
          <w:rPr>
            <w:rFonts w:ascii="Times New Roman" w:hAnsi="Times New Roman" w:cs="Times New Roman"/>
            <w:noProof/>
            <w:sz w:val="24"/>
            <w:szCs w:val="24"/>
          </w:rPr>
          <w:t>Kharmate</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 xml:space="preserve">; </w:t>
      </w:r>
      <w:hyperlink w:anchor="_ENREF_31" w:tooltip="Song, 2016 #179" w:history="1">
        <w:r w:rsidR="00C15703" w:rsidRPr="0004764B">
          <w:rPr>
            <w:rFonts w:ascii="Times New Roman" w:hAnsi="Times New Roman" w:cs="Times New Roman"/>
            <w:noProof/>
            <w:sz w:val="24"/>
            <w:szCs w:val="24"/>
          </w:rPr>
          <w:t>Song</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Yet, more intriguing is the</w:t>
      </w:r>
      <w:r w:rsidR="009F3165" w:rsidRPr="0004764B">
        <w:rPr>
          <w:rFonts w:ascii="Times New Roman" w:hAnsi="Times New Roman" w:cs="Times New Roman"/>
          <w:sz w:val="24"/>
          <w:szCs w:val="24"/>
        </w:rPr>
        <w:t xml:space="preserve"> discovery that exported microRNAs </w:t>
      </w:r>
      <w:r w:rsidRPr="0004764B">
        <w:rPr>
          <w:rFonts w:ascii="Times New Roman" w:hAnsi="Times New Roman" w:cs="Times New Roman"/>
          <w:sz w:val="24"/>
          <w:szCs w:val="24"/>
        </w:rPr>
        <w:t xml:space="preserve">may be associated with this function. </w:t>
      </w:r>
    </w:p>
    <w:p w14:paraId="22DF8546" w14:textId="2E993CD4" w:rsidR="00580FC3" w:rsidRPr="0004764B" w:rsidRDefault="00580FC3" w:rsidP="0077364C">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MicroRNAs (miRNAs, </w:t>
      </w:r>
      <w:proofErr w:type="spellStart"/>
      <w:r w:rsidRPr="0004764B">
        <w:rPr>
          <w:rFonts w:ascii="Times New Roman" w:hAnsi="Times New Roman" w:cs="Times New Roman"/>
          <w:sz w:val="24"/>
          <w:szCs w:val="24"/>
        </w:rPr>
        <w:t>miRs</w:t>
      </w:r>
      <w:proofErr w:type="spellEnd"/>
      <w:r w:rsidRPr="0004764B">
        <w:rPr>
          <w:rFonts w:ascii="Times New Roman" w:hAnsi="Times New Roman" w:cs="Times New Roman"/>
          <w:sz w:val="24"/>
          <w:szCs w:val="24"/>
        </w:rPr>
        <w:t xml:space="preserve">) are small non-coding RNAs found to be involved in most developmental and pathological processes due to its ubiquitous gene regulatory function. The functional miRNA sequences (~19-24 </w:t>
      </w:r>
      <w:proofErr w:type="spellStart"/>
      <w:r w:rsidRPr="0004764B">
        <w:rPr>
          <w:rFonts w:ascii="Times New Roman" w:hAnsi="Times New Roman" w:cs="Times New Roman"/>
          <w:sz w:val="24"/>
          <w:szCs w:val="24"/>
        </w:rPr>
        <w:t>nt</w:t>
      </w:r>
      <w:proofErr w:type="spellEnd"/>
      <w:r w:rsidRPr="0004764B">
        <w:rPr>
          <w:rFonts w:ascii="Times New Roman" w:hAnsi="Times New Roman" w:cs="Times New Roman"/>
          <w:sz w:val="24"/>
          <w:szCs w:val="24"/>
        </w:rPr>
        <w:t xml:space="preserve">) are derived from longer transcripts that undergo processing and shuttling events to give rise to functional mature sequences, known to induce RNA degradation </w:t>
      </w:r>
      <w:r w:rsidRPr="0004764B">
        <w:rPr>
          <w:rFonts w:ascii="Times New Roman" w:hAnsi="Times New Roman" w:cs="Times New Roman"/>
          <w:sz w:val="24"/>
          <w:szCs w:val="24"/>
        </w:rPr>
        <w:fldChar w:fldCharType="begin"/>
      </w:r>
      <w:r w:rsidR="00C15703">
        <w:rPr>
          <w:rFonts w:ascii="Times New Roman" w:hAnsi="Times New Roman" w:cs="Times New Roman"/>
          <w:sz w:val="24"/>
          <w:szCs w:val="24"/>
        </w:rPr>
        <w:instrText xml:space="preserve"> ADDIN EN.CITE &lt;EndNote&gt;&lt;Cite&gt;&lt;Author&gt;Ha&lt;/Author&gt;&lt;Year&gt;2014&lt;/Year&gt;&lt;RecNum&gt;151&lt;/RecNum&gt;&lt;DisplayText&gt;(Ha&lt;style face="italic"&gt; et al.&lt;/style&gt; 2014)&lt;/DisplayText&gt;&lt;record&gt;&lt;rec-number&gt;151&lt;/rec-number&gt;&lt;foreign-keys&gt;&lt;key app="EN" db-id="fvaw9vd5rrfez2epavc5exebz02xt0vvvwrs" timestamp="1458105691"&gt;151&lt;/key&gt;&lt;/foreign-keys&gt;&lt;ref-type name="Journal Article"&gt;17&lt;/ref-type&gt;&lt;contributors&gt;&lt;authors&gt;&lt;author&gt;Ha, Minju&lt;/author&gt;&lt;author&gt;Kim, V. Narry&lt;/author&gt;&lt;/authors&gt;&lt;/contributors&gt;&lt;titles&gt;&lt;title&gt;Regulation of microRNA biogenesis&lt;/title&gt;&lt;secondary-title&gt;Nat Rev Mol Cell Biol&lt;/secondary-title&gt;&lt;/titles&gt;&lt;periodical&gt;&lt;full-title&gt;Nat Rev Mol Cell Biol&lt;/full-title&gt;&lt;/periodical&gt;&lt;pages&gt;509-524&lt;/pages&gt;&lt;volume&gt;15&lt;/volume&gt;&lt;number&gt;8&lt;/number&gt;&lt;dates&gt;&lt;year&gt;2014&lt;/year&gt;&lt;pub-dates&gt;&lt;date&gt;08//print&lt;/date&gt;&lt;/pub-dates&gt;&lt;/dates&gt;&lt;publisher&gt;Nature Publishing Group, a division of Macmillan Publishers Limited. All Rights Reserved.&lt;/publisher&gt;&lt;isbn&gt;1471-0072&lt;/isbn&gt;&lt;work-type&gt;Review&lt;/work-type&gt;&lt;urls&gt;&lt;related-urls&gt;&lt;url&gt;http://dx.doi.org/10.1038/nrm3838&lt;/url&gt;&lt;/related-urls&gt;&lt;/urls&gt;&lt;electronic-resource-num&gt;10.1038/nrm3838&lt;/electronic-resource-num&gt;&lt;/record&gt;&lt;/Cite&gt;&lt;/EndNote&gt;</w:instrText>
      </w:r>
      <w:r w:rsidRPr="0004764B">
        <w:rPr>
          <w:rFonts w:ascii="Times New Roman" w:hAnsi="Times New Roman" w:cs="Times New Roman"/>
          <w:sz w:val="24"/>
          <w:szCs w:val="24"/>
        </w:rPr>
        <w:fldChar w:fldCharType="separate"/>
      </w:r>
      <w:r w:rsidR="00C15703">
        <w:rPr>
          <w:rFonts w:ascii="Times New Roman" w:hAnsi="Times New Roman" w:cs="Times New Roman"/>
          <w:noProof/>
          <w:sz w:val="24"/>
          <w:szCs w:val="24"/>
        </w:rPr>
        <w:t>(</w:t>
      </w:r>
      <w:hyperlink w:anchor="_ENREF_12" w:tooltip="Ha, 2014 #151" w:history="1">
        <w:r w:rsidR="00C15703">
          <w:rPr>
            <w:rFonts w:ascii="Times New Roman" w:hAnsi="Times New Roman" w:cs="Times New Roman"/>
            <w:noProof/>
            <w:sz w:val="24"/>
            <w:szCs w:val="24"/>
          </w:rPr>
          <w:t>Ha</w:t>
        </w:r>
        <w:r w:rsidR="00C15703" w:rsidRPr="00C15703">
          <w:rPr>
            <w:rFonts w:ascii="Times New Roman" w:hAnsi="Times New Roman" w:cs="Times New Roman"/>
            <w:i/>
            <w:noProof/>
            <w:sz w:val="24"/>
            <w:szCs w:val="24"/>
          </w:rPr>
          <w:t xml:space="preserve"> et al.</w:t>
        </w:r>
        <w:r w:rsidR="00C15703">
          <w:rPr>
            <w:rFonts w:ascii="Times New Roman" w:hAnsi="Times New Roman" w:cs="Times New Roman"/>
            <w:noProof/>
            <w:sz w:val="24"/>
            <w:szCs w:val="24"/>
          </w:rPr>
          <w:t xml:space="preserve"> 2014</w:t>
        </w:r>
      </w:hyperlink>
      <w:r w:rsidR="00C15703">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Typically, the mature miRNA sequence interact with the 3’ untranslated region (3’-UTR) of its target transcripts and guides a multi-protein RNA induced silencing complex (RISC) to destine these molecules for degradation or translational inhibition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&lt;EndNote&gt;&lt;Cite&gt;&lt;Author&gt;Djuranovic&lt;/Author&gt;&lt;Year&gt;2012&lt;/Year&gt;&lt;RecNum&gt;150&lt;/RecNum&gt;&lt;DisplayText&gt;(Djuranovic&lt;style face="italic"&gt; et al.&lt;/style&gt; 2012)&lt;/DisplayText&gt;&lt;record&gt;&lt;rec-number&gt;150&lt;/rec-number&gt;&lt;foreign-keys&gt;&lt;key app="EN" db-id="fvaw9vd5rrfez2epavc5exebz02xt0vvvwrs" timestamp="1458105152"&gt;150&lt;/key&gt;&lt;/foreign-keys&gt;&lt;ref-type name="Journal Article"&gt;17&lt;/ref-type&gt;&lt;contributors&gt;&lt;authors&gt;&lt;author&gt;Djuranovic, Sergej&lt;/author&gt;&lt;author&gt;Nahvi, Ali&lt;/author&gt;&lt;author&gt;Green, Rachel&lt;/author&gt;&lt;/authors&gt;&lt;/contributors&gt;&lt;titles&gt;&lt;title&gt;miRNA-Mediated Gene Silencing by Translational Repression Followed by mRNA Deadenylation and Decay&lt;/title&gt;&lt;secondary-title&gt;Science&lt;/secondary-title&gt;&lt;/titles&gt;&lt;periodical&gt;&lt;full-title&gt;Science&lt;/full-title&gt;&lt;/periodical&gt;&lt;pages&gt;237-240&lt;/pages&gt;&lt;volume&gt;336&lt;/volume&gt;&lt;number&gt;6078&lt;/number&gt;&lt;dates&gt;&lt;year&gt;2012&lt;/year&gt;&lt;pub-dates&gt;&lt;date&gt;2012-04-13 00:00:00&lt;/date&gt;&lt;/pub-dates&gt;&lt;/dates&gt;&lt;urls&gt;&lt;related-urls&gt;&lt;url&gt;http://science.sciencemag.org/content/sci/336/6078/237.full.pdf&lt;/url&gt;&lt;/related-urls&gt;&lt;/urls&gt;&lt;electronic-resource-num&gt;10.1126/science.1215691&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6" w:tooltip="Djuranovic, 2012 #150" w:history="1">
        <w:r w:rsidR="00C15703" w:rsidRPr="0004764B">
          <w:rPr>
            <w:rFonts w:ascii="Times New Roman" w:hAnsi="Times New Roman" w:cs="Times New Roman"/>
            <w:noProof/>
            <w:sz w:val="24"/>
            <w:szCs w:val="24"/>
          </w:rPr>
          <w:t>Djuranovic</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A 2009 estimate predicted that approximately 60% of the mammalian genome are able to be directly mediated by the miRNA RISC mechanism where a single miRNA can target hundreds of transcripts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&lt;EndNote&gt;&lt;Cite&gt;&lt;Author&gt;Friedman&lt;/Author&gt;&lt;Year&gt;2009&lt;/Year&gt;&lt;RecNum&gt;153&lt;/RecNum&gt;&lt;DisplayText&gt;(Friedman&lt;style face="italic"&gt; et al.&lt;/style&gt; 2009)&lt;/DisplayText&gt;&lt;record&gt;&lt;rec-number&gt;153&lt;/rec-number&gt;&lt;foreign-keys&gt;&lt;key app="EN" db-id="fvaw9vd5rrfez2epavc5exebz02xt0vvvwrs" timestamp="1458128147"&gt;153&lt;/key&gt;&lt;/foreign-keys&gt;&lt;ref-type name="Journal Article"&gt;17&lt;/ref-type&gt;&lt;contributors&gt;&lt;authors&gt;&lt;author&gt;Friedman, R. C.&lt;/author&gt;&lt;author&gt;Farh, K. K.&lt;/author&gt;&lt;author&gt;Burge, C. B.&lt;/author&gt;&lt;author&gt;Bartel, D. P.&lt;/author&gt;&lt;/authors&gt;&lt;/contributors&gt;&lt;auth-address&gt;Department of Biology, Massachusetts Institute of Technology, Cambridge, Massachusetts 02139, USA.&lt;/auth-address&gt;&lt;titles&gt;&lt;title&gt;Most mammalian mRNAs are conserved targets of microRNAs&lt;/title&gt;&lt;secondary-title&gt;Genome Res&lt;/secondary-title&gt;&lt;alt-title&gt;Genome research&lt;/alt-title&gt;&lt;/titles&gt;&lt;periodical&gt;&lt;full-title&gt;Genome Res&lt;/full-title&gt;&lt;/periodical&gt;&lt;pages&gt;92-105&lt;/pages&gt;&lt;volume&gt;19&lt;/volume&gt;&lt;number&gt;1&lt;/number&gt;&lt;edition&gt;2008/10/29&lt;/edition&gt;&lt;keywords&gt;&lt;keyword&gt;3&amp;apos; Untranslated Regions&lt;/keyword&gt;&lt;keyword&gt;Animals&lt;/keyword&gt;&lt;keyword&gt;Base Sequence&lt;/keyword&gt;&lt;keyword&gt;Conserved Sequence&lt;/keyword&gt;&lt;keyword&gt;Evolution, Molecular&lt;/keyword&gt;&lt;keyword&gt;Humans&lt;/keyword&gt;&lt;keyword&gt;Mammals/*genetics&lt;/keyword&gt;&lt;keyword&gt;MicroRNAs/*genetics&lt;/keyword&gt;&lt;keyword&gt;Phylogeny&lt;/keyword&gt;&lt;keyword&gt;RNA, Messenger/*genetics&lt;/keyword&gt;&lt;keyword&gt;Sequence Alignment&lt;/keyword&gt;&lt;keyword&gt;Sequence Homology, Nucleic Acid&lt;/keyword&gt;&lt;/keywords&gt;&lt;dates&gt;&lt;year&gt;2009&lt;/year&gt;&lt;pub-dates&gt;&lt;date&gt;Jan&lt;/date&gt;&lt;/pub-dates&gt;&lt;/dates&gt;&lt;isbn&gt;1088-9051 (Print)&amp;#xD;1088-9051&lt;/isbn&gt;&lt;accession-num&gt;18955434&lt;/accession-num&gt;&lt;urls&gt;&lt;/urls&gt;&lt;custom2&gt;Pmc2612969&lt;/custom2&gt;&lt;electronic-resource-num&gt;10.1101/gr.082701.108&lt;/electronic-resource-num&gt;&lt;remote-database-provider&gt;Nlm&lt;/remote-database-provider&gt;&lt;language&gt;eng&lt;/languag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9" w:tooltip="Friedman, 2009 #153" w:history="1">
        <w:r w:rsidR="00C15703" w:rsidRPr="0004764B">
          <w:rPr>
            <w:rFonts w:ascii="Times New Roman" w:hAnsi="Times New Roman" w:cs="Times New Roman"/>
            <w:noProof/>
            <w:sz w:val="24"/>
            <w:szCs w:val="24"/>
          </w:rPr>
          <w:t>Friedman</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2009</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indicates the necessity of tight temporal and spatial control over </w:t>
      </w:r>
      <w:proofErr w:type="spellStart"/>
      <w:r w:rsidRPr="0004764B">
        <w:rPr>
          <w:rFonts w:ascii="Times New Roman" w:hAnsi="Times New Roman" w:cs="Times New Roman"/>
          <w:sz w:val="24"/>
          <w:szCs w:val="24"/>
        </w:rPr>
        <w:t>miRs</w:t>
      </w:r>
      <w:proofErr w:type="spellEnd"/>
      <w:r w:rsidRPr="0004764B">
        <w:rPr>
          <w:rFonts w:ascii="Times New Roman" w:hAnsi="Times New Roman" w:cs="Times New Roman"/>
          <w:sz w:val="24"/>
          <w:szCs w:val="24"/>
        </w:rPr>
        <w:t xml:space="preserve"> to prevent dysregulation of vital pathways.</w:t>
      </w:r>
      <w:r w:rsidR="008825E5">
        <w:rPr>
          <w:rFonts w:ascii="Times New Roman" w:hAnsi="Times New Roman" w:cs="Times New Roman"/>
          <w:sz w:val="24"/>
          <w:szCs w:val="24"/>
        </w:rPr>
        <w:t xml:space="preserve"> The content of miRNA in the extracellular space was expected to be controlled by t</w:t>
      </w:r>
      <w:r w:rsidRPr="0004764B">
        <w:rPr>
          <w:rFonts w:ascii="Times New Roman" w:hAnsi="Times New Roman" w:cs="Times New Roman"/>
          <w:sz w:val="24"/>
          <w:szCs w:val="24"/>
        </w:rPr>
        <w:t xml:space="preserve">he high content of RNases in the extracellular </w:t>
      </w:r>
      <w:r w:rsidR="008825E5">
        <w:rPr>
          <w:rFonts w:ascii="Times New Roman" w:hAnsi="Times New Roman" w:cs="Times New Roman"/>
          <w:sz w:val="24"/>
          <w:szCs w:val="24"/>
        </w:rPr>
        <w:t>space</w:t>
      </w:r>
      <w:r w:rsidR="00520A5A">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PEVuZE5vdGU+PENpdGU+PEF1dGhvcj5SZWRkaTwvQXV0aG9yPjxZZWFyPjE5NzY8L1llYXI+PFJl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</w:fldData>
        </w:fldChar>
      </w:r>
      <w:r w:rsidR="00C15703">
        <w:rPr>
          <w:rFonts w:ascii="Times New Roman" w:hAnsi="Times New Roman" w:cs="Times New Roman"/>
          <w:sz w:val="24"/>
          <w:szCs w:val="24"/>
        </w:rPr>
        <w:instrText xml:space="preserve"> ADDIN EN.CITE </w:instrText>
      </w:r>
      <w:r w:rsidR="00C15703">
        <w:rPr>
          <w:rFonts w:ascii="Times New Roman" w:hAnsi="Times New Roman" w:cs="Times New Roman"/>
          <w:sz w:val="24"/>
          <w:szCs w:val="24"/>
        </w:rPr>
        <w:fldChar w:fldCharType="begin">
          <w:fldData xml:space="preserve">PEVuZE5vdGU+PENpdGU+PEF1dGhvcj5SZWRkaTwvQXV0aG9yPjxZZWFyPjE5NzY8L1llYXI+PFJl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</w:fldData>
        </w:fldChar>
      </w:r>
      <w:r w:rsidR="00C15703">
        <w:rPr>
          <w:rFonts w:ascii="Times New Roman" w:hAnsi="Times New Roman" w:cs="Times New Roman"/>
          <w:sz w:val="24"/>
          <w:szCs w:val="24"/>
        </w:rPr>
        <w:instrText xml:space="preserve"> ADDIN EN.CITE.DATA </w:instrText>
      </w:r>
      <w:r w:rsidR="00C15703">
        <w:rPr>
          <w:rFonts w:ascii="Times New Roman" w:hAnsi="Times New Roman" w:cs="Times New Roman"/>
          <w:sz w:val="24"/>
          <w:szCs w:val="24"/>
        </w:rPr>
      </w:r>
      <w:r w:rsidR="00C15703">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C15703">
        <w:rPr>
          <w:rFonts w:ascii="Times New Roman" w:hAnsi="Times New Roman" w:cs="Times New Roman"/>
          <w:noProof/>
          <w:sz w:val="24"/>
          <w:szCs w:val="24"/>
        </w:rPr>
        <w:t>(</w:t>
      </w:r>
      <w:hyperlink w:anchor="_ENREF_30" w:tooltip="Reddi, 1976 #156" w:history="1">
        <w:r w:rsidR="00C15703">
          <w:rPr>
            <w:rFonts w:ascii="Times New Roman" w:hAnsi="Times New Roman" w:cs="Times New Roman"/>
            <w:noProof/>
            <w:sz w:val="24"/>
            <w:szCs w:val="24"/>
          </w:rPr>
          <w:t>Reddi</w:t>
        </w:r>
        <w:r w:rsidR="00C15703" w:rsidRPr="00C15703">
          <w:rPr>
            <w:rFonts w:ascii="Times New Roman" w:hAnsi="Times New Roman" w:cs="Times New Roman"/>
            <w:i/>
            <w:noProof/>
            <w:sz w:val="24"/>
            <w:szCs w:val="24"/>
          </w:rPr>
          <w:t xml:space="preserve"> et al.</w:t>
        </w:r>
        <w:r w:rsidR="00C15703">
          <w:rPr>
            <w:rFonts w:ascii="Times New Roman" w:hAnsi="Times New Roman" w:cs="Times New Roman"/>
            <w:noProof/>
            <w:sz w:val="24"/>
            <w:szCs w:val="24"/>
          </w:rPr>
          <w:t xml:space="preserve"> 1976</w:t>
        </w:r>
      </w:hyperlink>
      <w:r w:rsidR="00C15703">
        <w:rPr>
          <w:rFonts w:ascii="Times New Roman" w:hAnsi="Times New Roman" w:cs="Times New Roman"/>
          <w:noProof/>
          <w:sz w:val="24"/>
          <w:szCs w:val="24"/>
        </w:rPr>
        <w:t xml:space="preserve">; </w:t>
      </w:r>
      <w:hyperlink w:anchor="_ENREF_32" w:tooltip="Tsui, 2002 #182" w:history="1">
        <w:r w:rsidR="00C15703">
          <w:rPr>
            <w:rFonts w:ascii="Times New Roman" w:hAnsi="Times New Roman" w:cs="Times New Roman"/>
            <w:noProof/>
            <w:sz w:val="24"/>
            <w:szCs w:val="24"/>
          </w:rPr>
          <w:t>Tsui</w:t>
        </w:r>
        <w:r w:rsidR="00C15703" w:rsidRPr="00C15703">
          <w:rPr>
            <w:rFonts w:ascii="Times New Roman" w:hAnsi="Times New Roman" w:cs="Times New Roman"/>
            <w:i/>
            <w:noProof/>
            <w:sz w:val="24"/>
            <w:szCs w:val="24"/>
          </w:rPr>
          <w:t xml:space="preserve"> et al.</w:t>
        </w:r>
        <w:r w:rsidR="00C15703">
          <w:rPr>
            <w:rFonts w:ascii="Times New Roman" w:hAnsi="Times New Roman" w:cs="Times New Roman"/>
            <w:noProof/>
            <w:sz w:val="24"/>
            <w:szCs w:val="24"/>
          </w:rPr>
          <w:t xml:space="preserve"> 2002</w:t>
        </w:r>
      </w:hyperlink>
      <w:r w:rsidR="00C15703">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However, </w:t>
      </w:r>
      <w:r w:rsidR="008825E5">
        <w:rPr>
          <w:rFonts w:ascii="Times New Roman" w:hAnsi="Times New Roman" w:cs="Times New Roman"/>
          <w:sz w:val="24"/>
          <w:szCs w:val="24"/>
        </w:rPr>
        <w:t xml:space="preserve">recent studies show that </w:t>
      </w:r>
      <w:r w:rsidRPr="0004764B">
        <w:rPr>
          <w:rFonts w:ascii="Times New Roman" w:hAnsi="Times New Roman" w:cs="Times New Roman"/>
          <w:sz w:val="24"/>
          <w:szCs w:val="24"/>
        </w:rPr>
        <w:t xml:space="preserve">EV-contained miRNAs </w:t>
      </w:r>
      <w:r w:rsidR="008825E5">
        <w:rPr>
          <w:rFonts w:ascii="Times New Roman" w:hAnsi="Times New Roman" w:cs="Times New Roman"/>
          <w:sz w:val="24"/>
          <w:szCs w:val="24"/>
        </w:rPr>
        <w:t>are protected from</w:t>
      </w:r>
      <w:r w:rsidRPr="0004764B">
        <w:rPr>
          <w:rFonts w:ascii="Times New Roman" w:hAnsi="Times New Roman" w:cs="Times New Roman"/>
          <w:sz w:val="24"/>
          <w:szCs w:val="24"/>
        </w:rPr>
        <w:t xml:space="preserve"> degradation</w:t>
      </w:r>
      <w:r w:rsidR="008825E5">
        <w:rPr>
          <w:rFonts w:ascii="Times New Roman" w:hAnsi="Times New Roman" w:cs="Times New Roman"/>
          <w:sz w:val="24"/>
          <w:szCs w:val="24"/>
        </w:rPr>
        <w:t xml:space="preserve"> and are </w:t>
      </w:r>
      <w:r w:rsidRPr="0004764B">
        <w:rPr>
          <w:rFonts w:ascii="Times New Roman" w:hAnsi="Times New Roman" w:cs="Times New Roman"/>
          <w:sz w:val="24"/>
          <w:szCs w:val="24"/>
        </w:rPr>
        <w:t>absor</w:t>
      </w:r>
      <w:r w:rsidR="008825E5">
        <w:rPr>
          <w:rFonts w:ascii="Times New Roman" w:hAnsi="Times New Roman" w:cs="Times New Roman"/>
          <w:sz w:val="24"/>
          <w:szCs w:val="24"/>
        </w:rPr>
        <w:t>bed</w:t>
      </w:r>
      <w:r w:rsidRPr="0004764B">
        <w:rPr>
          <w:rFonts w:ascii="Times New Roman" w:hAnsi="Times New Roman" w:cs="Times New Roman"/>
          <w:sz w:val="24"/>
          <w:szCs w:val="24"/>
        </w:rPr>
        <w:t xml:space="preserve"> into recipient cells, thus evoking their canonical function in a potentially diverse cell type </w: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9" w:tooltip="Kosaka, 2010 #183" w:history="1">
        <w:r w:rsidR="00C15703" w:rsidRPr="0004764B">
          <w:rPr>
            <w:rFonts w:ascii="Times New Roman" w:hAnsi="Times New Roman" w:cs="Times New Roman"/>
            <w:noProof/>
            <w:sz w:val="24"/>
            <w:szCs w:val="24"/>
          </w:rPr>
          <w:t>Kosaka</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2010</w:t>
        </w:r>
      </w:hyperlink>
      <w:r w:rsidRPr="0004764B">
        <w:rPr>
          <w:rFonts w:ascii="Times New Roman" w:hAnsi="Times New Roman" w:cs="Times New Roman"/>
          <w:noProof/>
          <w:sz w:val="24"/>
          <w:szCs w:val="24"/>
        </w:rPr>
        <w:t xml:space="preserve">; </w:t>
      </w:r>
      <w:hyperlink w:anchor="_ENREF_24" w:tooltip="Montecalvo, 2012 #184" w:history="1">
        <w:r w:rsidR="00C15703" w:rsidRPr="0004764B">
          <w:rPr>
            <w:rFonts w:ascii="Times New Roman" w:hAnsi="Times New Roman" w:cs="Times New Roman"/>
            <w:noProof/>
            <w:sz w:val="24"/>
            <w:szCs w:val="24"/>
          </w:rPr>
          <w:t>Montecalvo</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p>
    <w:p w14:paraId="74088E1E" w14:textId="77A9429C" w:rsidR="00580FC3" w:rsidRPr="0004764B" w:rsidRDefault="00580FC3" w:rsidP="00845533">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Earlier work from our lab utilizes the caveolin-1/cavin-1 system to investigate the role of caveolin-1 in prostate cancer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7" w:tooltip="Inder, 2014 #9" w:history="1">
        <w:r w:rsidR="00C15703" w:rsidRPr="0004764B">
          <w:rPr>
            <w:rFonts w:ascii="Times New Roman" w:hAnsi="Times New Roman" w:cs="Times New Roman"/>
            <w:noProof/>
            <w:sz w:val="24"/>
            <w:szCs w:val="24"/>
          </w:rPr>
          <w:t>Inder</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Interestingly, the</w:t>
      </w:r>
      <w:r w:rsidR="008445C6">
        <w:rPr>
          <w:rFonts w:ascii="Times New Roman" w:hAnsi="Times New Roman" w:cs="Times New Roman"/>
          <w:sz w:val="24"/>
          <w:szCs w:val="24"/>
        </w:rPr>
        <w:t xml:space="preserve"> addition of</w:t>
      </w:r>
      <w:r w:rsidRPr="0004764B">
        <w:rPr>
          <w:rFonts w:ascii="Times New Roman" w:hAnsi="Times New Roman" w:cs="Times New Roman"/>
          <w:sz w:val="24"/>
          <w:szCs w:val="24"/>
        </w:rPr>
        <w:t xml:space="preserve"> cavin-1</w:t>
      </w:r>
      <w:r w:rsidR="008445C6">
        <w:rPr>
          <w:rFonts w:ascii="Times New Roman" w:hAnsi="Times New Roman" w:cs="Times New Roman"/>
          <w:sz w:val="24"/>
          <w:szCs w:val="24"/>
        </w:rPr>
        <w:t xml:space="preserve"> to PC3</w:t>
      </w:r>
      <w:ins w:id="10" w:author="Microsoft account" w:date="2016-10-01T12:04:00Z">
        <w:r w:rsidR="008445C6">
          <w:rPr>
            <w:rFonts w:ascii="Times New Roman" w:hAnsi="Times New Roman" w:cs="Times New Roman"/>
            <w:sz w:val="24"/>
            <w:szCs w:val="24"/>
          </w:rPr>
          <w:t xml:space="preserve"> </w:t>
        </w:r>
      </w:ins>
      <w:r w:rsidRPr="0004764B">
        <w:rPr>
          <w:rFonts w:ascii="Times New Roman" w:hAnsi="Times New Roman" w:cs="Times New Roman"/>
          <w:sz w:val="24"/>
          <w:szCs w:val="24"/>
        </w:rPr>
        <w:t xml:space="preserve">cells modified extracellular vesicle (EV) content, a pathway unrelated to the </w:t>
      </w:r>
      <w:r w:rsidR="00A635AD">
        <w:rPr>
          <w:rFonts w:ascii="Times New Roman" w:hAnsi="Times New Roman" w:cs="Times New Roman"/>
          <w:sz w:val="24"/>
          <w:szCs w:val="24"/>
        </w:rPr>
        <w:t xml:space="preserve">canonical </w:t>
      </w:r>
      <w:r w:rsidRPr="0004764B">
        <w:rPr>
          <w:rFonts w:ascii="Times New Roman" w:hAnsi="Times New Roman" w:cs="Times New Roman"/>
          <w:sz w:val="24"/>
          <w:szCs w:val="24"/>
        </w:rPr>
        <w:t xml:space="preserve">function of caveolin or cavin-1. In addition to limiting adhesion independent growth, hyper-proliferation and EV protein content of PC3 cells, the ectopic expression of putative tumour </w:t>
      </w:r>
      <w:r w:rsidRPr="0004764B">
        <w:rPr>
          <w:rFonts w:ascii="Times New Roman" w:hAnsi="Times New Roman" w:cs="Times New Roman"/>
          <w:sz w:val="24"/>
          <w:szCs w:val="24"/>
        </w:rPr>
        <w:lastRenderedPageBreak/>
        <w:t xml:space="preserve">suppressor, cavin-1, modified miRNAs found within EVs; specifically miR-148a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7" w:tooltip="Inder, 2014 #9" w:history="1">
        <w:r w:rsidR="00C15703" w:rsidRPr="0004764B">
          <w:rPr>
            <w:rFonts w:ascii="Times New Roman" w:hAnsi="Times New Roman" w:cs="Times New Roman"/>
            <w:noProof/>
            <w:sz w:val="24"/>
            <w:szCs w:val="24"/>
          </w:rPr>
          <w:t>Inder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Expression of miR-148a in bone marrow was reported to induce </w:t>
      </w:r>
      <w:proofErr w:type="spellStart"/>
      <w:r w:rsidRPr="0004764B">
        <w:rPr>
          <w:rFonts w:ascii="Times New Roman" w:hAnsi="Times New Roman" w:cs="Times New Roman"/>
          <w:sz w:val="24"/>
          <w:szCs w:val="24"/>
        </w:rPr>
        <w:t>osteoclastogenesis</w:t>
      </w:r>
      <w:proofErr w:type="spellEnd"/>
      <w:r w:rsidRPr="0004764B">
        <w:rPr>
          <w:rFonts w:ascii="Times New Roman" w:hAnsi="Times New Roman" w:cs="Times New Roman"/>
          <w:sz w:val="24"/>
          <w:szCs w:val="24"/>
        </w:rPr>
        <w:t xml:space="preserve"> by targeting an inhibitory transcription factor, MAFB, of the RANKL-induced </w:t>
      </w:r>
      <w:proofErr w:type="spellStart"/>
      <w:r w:rsidRPr="0004764B">
        <w:rPr>
          <w:rFonts w:ascii="Times New Roman" w:hAnsi="Times New Roman" w:cs="Times New Roman"/>
          <w:sz w:val="24"/>
          <w:szCs w:val="24"/>
        </w:rPr>
        <w:t>osteoclastogenesis</w:t>
      </w:r>
      <w:proofErr w:type="spellEnd"/>
      <w:r w:rsidRPr="0004764B">
        <w:rPr>
          <w:rFonts w:ascii="Times New Roman" w:hAnsi="Times New Roman" w:cs="Times New Roman"/>
          <w:sz w:val="24"/>
          <w:szCs w:val="24"/>
        </w:rPr>
        <w:t xml:space="preserve"> pathway, where the inverse was observed upon miR-148a inhibition </w:t>
      </w:r>
      <w:r w:rsidRPr="0004764B">
        <w:rPr>
          <w:rFonts w:ascii="Times New Roman" w:hAnsi="Times New Roman" w:cs="Times New Roman"/>
          <w:sz w:val="24"/>
          <w:szCs w:val="24"/>
        </w:rPr>
        <w:fldChar w:fldCharType="begin">
          <w:fldData xml:space="preserve">PEVuZE5vdGU+PENpdGU+PEF1dGhvcj5DaGVuZzwvQXV0aG9yPjxZZWFyPjIwMTM8L1llYXI+PFJl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PEVuZE5vdGU+PENpdGU+PEF1dGhvcj5DaGVuZzwvQXV0aG9yPjxZZWFyPjIwMTM8L1llYXI+PFJl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4" w:tooltip="Cheng, 2013 #170" w:history="1">
        <w:r w:rsidR="00C15703" w:rsidRPr="0004764B">
          <w:rPr>
            <w:rFonts w:ascii="Times New Roman" w:hAnsi="Times New Roman" w:cs="Times New Roman"/>
            <w:noProof/>
            <w:sz w:val="24"/>
            <w:szCs w:val="24"/>
          </w:rPr>
          <w:t>Cheng</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2013</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Bone fracture, pain and fragility are common co-morbidities associated with the bone metastasis-mediated prostate cancer due to increased bone resorption </w:t>
      </w:r>
      <w:r w:rsidRPr="0004764B">
        <w:rPr>
          <w:rFonts w:ascii="Times New Roman" w:hAnsi="Times New Roman" w:cs="Times New Roman"/>
          <w:sz w:val="24"/>
          <w:szCs w:val="24"/>
        </w:rPr>
        <w:fldChar w:fldCharType="begin"/>
      </w:r>
      <w:r w:rsidR="00C15703">
        <w:rPr>
          <w:rFonts w:ascii="Times New Roman" w:hAnsi="Times New Roman" w:cs="Times New Roman"/>
          <w:sz w:val="24"/>
          <w:szCs w:val="24"/>
        </w:rPr>
        <w:instrText xml:space="preserve"> ADDIN EN.CITE &lt;EndNote&gt;&lt;Cite&gt;&lt;Author&gt;Luz&lt;/Author&gt;&lt;Year&gt;2010&lt;/Year&gt;&lt;RecNum&gt;185&lt;/RecNum&gt;&lt;DisplayText&gt;(Luz&lt;style face="italic"&gt; et al.&lt;/style&gt; 2010)&lt;/DisplayText&gt;&lt;record&gt;&lt;rec-number&gt;185&lt;/rec-number&gt;&lt;foreign-keys&gt;&lt;key app="EN" db-id="fvaw9vd5rrfez2epavc5exebz02xt0vvvwrs" timestamp="1471404591"&gt;185&lt;/key&gt;&lt;/foreign-keys&gt;&lt;ref-type name="Journal Article"&gt;17&lt;/ref-type&gt;&lt;contributors&gt;&lt;authors&gt;&lt;author&gt;Luz, M. A.&lt;/author&gt;&lt;author&gt;Aprikian, A. G.&lt;/author&gt;&lt;/authors&gt;&lt;/contributors&gt;&lt;titles&gt;&lt;title&gt;Preventing bone complications in advanced prostate cancer&lt;/title&gt;&lt;secondary-title&gt;Current Oncology&lt;/secondary-title&gt;&lt;/titles&gt;&lt;periodical&gt;&lt;full-title&gt;Current Oncology&lt;/full-title&gt;&lt;/periodical&gt;&lt;pages&gt;S65-S71&lt;/pages&gt;&lt;volume&gt;17&lt;/volume&gt;&lt;number&gt;Suppl 2&lt;/number&gt;&lt;dates&gt;&lt;year&gt;2010&lt;/year&gt;&lt;/dates&gt;&lt;pub-location&gt;66 Martin St. Milton, ON, Canada L9T 2R2&lt;/pub-location&gt;&lt;publisher&gt;Multimed Inc.&lt;/publisher&gt;&lt;isbn&gt;1198-0052&amp;#xD;1718-7729&lt;/isbn&gt;&lt;accession-num&gt;PMC2935713&lt;/accession-num&gt;&lt;urls&gt;&lt;related-urls&gt;&lt;url&gt;http://www.ncbi.nlm.nih.gov/pmc/articles/PMC2935713/&lt;/url&gt;&lt;/related-urls&gt;&lt;/urls&gt;&lt;remote-database-name&gt;PMC&lt;/remote-database-name&gt;&lt;/record&gt;&lt;/Cite&gt;&lt;/EndNote&gt;</w:instrText>
      </w:r>
      <w:r w:rsidRPr="0004764B">
        <w:rPr>
          <w:rFonts w:ascii="Times New Roman" w:hAnsi="Times New Roman" w:cs="Times New Roman"/>
          <w:sz w:val="24"/>
          <w:szCs w:val="24"/>
        </w:rPr>
        <w:fldChar w:fldCharType="separate"/>
      </w:r>
      <w:r w:rsidR="00C15703">
        <w:rPr>
          <w:rFonts w:ascii="Times New Roman" w:hAnsi="Times New Roman" w:cs="Times New Roman"/>
          <w:noProof/>
          <w:sz w:val="24"/>
          <w:szCs w:val="24"/>
        </w:rPr>
        <w:t>(</w:t>
      </w:r>
      <w:hyperlink w:anchor="_ENREF_20" w:tooltip="Luz, 2010 #185" w:history="1">
        <w:r w:rsidR="00C15703">
          <w:rPr>
            <w:rFonts w:ascii="Times New Roman" w:hAnsi="Times New Roman" w:cs="Times New Roman"/>
            <w:noProof/>
            <w:sz w:val="24"/>
            <w:szCs w:val="24"/>
          </w:rPr>
          <w:t>Luz</w:t>
        </w:r>
        <w:r w:rsidR="00C15703" w:rsidRPr="00C15703">
          <w:rPr>
            <w:rFonts w:ascii="Times New Roman" w:hAnsi="Times New Roman" w:cs="Times New Roman"/>
            <w:i/>
            <w:noProof/>
            <w:sz w:val="24"/>
            <w:szCs w:val="24"/>
          </w:rPr>
          <w:t xml:space="preserve"> et al.</w:t>
        </w:r>
        <w:r w:rsidR="00C15703">
          <w:rPr>
            <w:rFonts w:ascii="Times New Roman" w:hAnsi="Times New Roman" w:cs="Times New Roman"/>
            <w:noProof/>
            <w:sz w:val="24"/>
            <w:szCs w:val="24"/>
          </w:rPr>
          <w:t xml:space="preserve"> 2010</w:t>
        </w:r>
      </w:hyperlink>
      <w:r w:rsidR="00C15703">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Therefore the export of miR-148a from pro-metastatic prostate cancer cell line is consistent with clinical findings and may be </w:t>
      </w:r>
      <w:r w:rsidR="002B260D">
        <w:rPr>
          <w:rFonts w:ascii="Times New Roman" w:hAnsi="Times New Roman" w:cs="Times New Roman"/>
          <w:sz w:val="24"/>
          <w:szCs w:val="24"/>
        </w:rPr>
        <w:t>a regulator</w:t>
      </w:r>
      <w:r w:rsidRPr="0004764B">
        <w:rPr>
          <w:rFonts w:ascii="Times New Roman" w:hAnsi="Times New Roman" w:cs="Times New Roman"/>
          <w:sz w:val="24"/>
          <w:szCs w:val="24"/>
        </w:rPr>
        <w:t xml:space="preserve"> of metastatic progression. </w:t>
      </w:r>
      <w:r w:rsidR="00740B7F">
        <w:rPr>
          <w:rFonts w:ascii="Times New Roman" w:hAnsi="Times New Roman" w:cs="Times New Roman"/>
          <w:sz w:val="24"/>
          <w:szCs w:val="24"/>
        </w:rPr>
        <w:t xml:space="preserve">Interestingly, </w:t>
      </w:r>
      <w:r w:rsidRPr="0004764B">
        <w:rPr>
          <w:rFonts w:ascii="Times New Roman" w:hAnsi="Times New Roman" w:cs="Times New Roman"/>
          <w:sz w:val="24"/>
          <w:szCs w:val="24"/>
        </w:rPr>
        <w:t xml:space="preserve">the </w:t>
      </w:r>
      <w:r w:rsidR="00740B7F">
        <w:rPr>
          <w:rFonts w:ascii="Times New Roman" w:hAnsi="Times New Roman" w:cs="Times New Roman"/>
          <w:sz w:val="24"/>
          <w:szCs w:val="24"/>
        </w:rPr>
        <w:t xml:space="preserve">expression </w:t>
      </w:r>
      <w:r w:rsidRPr="0004764B">
        <w:rPr>
          <w:rFonts w:ascii="Times New Roman" w:hAnsi="Times New Roman" w:cs="Times New Roman"/>
          <w:sz w:val="24"/>
          <w:szCs w:val="24"/>
        </w:rPr>
        <w:t>of cavin-1 does not modify</w:t>
      </w:r>
      <w:r w:rsidR="007E0630">
        <w:rPr>
          <w:rFonts w:ascii="Times New Roman" w:hAnsi="Times New Roman" w:cs="Times New Roman"/>
          <w:sz w:val="24"/>
          <w:szCs w:val="24"/>
        </w:rPr>
        <w:t xml:space="preserve"> the cellular </w:t>
      </w:r>
      <w:r w:rsidR="00740B7F">
        <w:rPr>
          <w:rFonts w:ascii="Times New Roman" w:hAnsi="Times New Roman" w:cs="Times New Roman"/>
          <w:sz w:val="24"/>
          <w:szCs w:val="24"/>
        </w:rPr>
        <w:t xml:space="preserve">level </w:t>
      </w:r>
      <w:r w:rsidRPr="0004764B">
        <w:rPr>
          <w:rFonts w:ascii="Times New Roman" w:hAnsi="Times New Roman" w:cs="Times New Roman"/>
          <w:sz w:val="24"/>
          <w:szCs w:val="24"/>
        </w:rPr>
        <w:t xml:space="preserve">of miR-148a, only the EV </w:t>
      </w:r>
      <w:r w:rsidRPr="00A635AD">
        <w:rPr>
          <w:rFonts w:ascii="Times New Roman" w:hAnsi="Times New Roman" w:cs="Times New Roman"/>
          <w:sz w:val="24"/>
          <w:szCs w:val="24"/>
        </w:rPr>
        <w:t>content</w:t>
      </w:r>
      <w:ins w:id="11" w:author="Michelle Hill" w:date="2016-09-26T21:44:00Z">
        <w:r w:rsidR="00740B7F" w:rsidRPr="00A635AD">
          <w:rPr>
            <w:rFonts w:ascii="Times New Roman" w:hAnsi="Times New Roman" w:cs="Times New Roman"/>
            <w:sz w:val="24"/>
            <w:szCs w:val="24"/>
          </w:rPr>
          <w:t xml:space="preserve"> </w:t>
        </w:r>
      </w:ins>
      <w:r w:rsidR="00A635AD" w:rsidRPr="00A635AD">
        <w:rPr>
          <w:rFonts w:ascii="Times New Roman" w:hAnsi="Times New Roman" w:cs="Times New Roman"/>
          <w:sz w:val="24"/>
          <w:szCs w:val="24"/>
        </w:rPr>
        <w:t>(</w:t>
      </w:r>
      <w:proofErr w:type="spellStart"/>
      <w:r w:rsidR="00A635AD" w:rsidRPr="00A635AD">
        <w:rPr>
          <w:rFonts w:ascii="Times New Roman" w:hAnsi="Times New Roman" w:cs="Times New Roman"/>
          <w:sz w:val="24"/>
          <w:szCs w:val="24"/>
        </w:rPr>
        <w:t>Inder</w:t>
      </w:r>
      <w:proofErr w:type="spellEnd"/>
      <w:r w:rsidR="00A635AD" w:rsidRPr="00A635AD">
        <w:rPr>
          <w:rFonts w:ascii="Times New Roman" w:hAnsi="Times New Roman" w:cs="Times New Roman"/>
          <w:sz w:val="24"/>
          <w:szCs w:val="24"/>
        </w:rPr>
        <w:t xml:space="preserve"> et al 2014</w:t>
      </w:r>
      <w:r w:rsidR="00740B7F" w:rsidRPr="00A635AD">
        <w:rPr>
          <w:rFonts w:ascii="Times New Roman" w:hAnsi="Times New Roman" w:cs="Times New Roman"/>
          <w:sz w:val="24"/>
          <w:szCs w:val="24"/>
        </w:rPr>
        <w:t>)</w:t>
      </w:r>
      <w:r w:rsidRPr="00A635AD">
        <w:rPr>
          <w:rFonts w:ascii="Times New Roman" w:hAnsi="Times New Roman" w:cs="Times New Roman"/>
          <w:sz w:val="24"/>
          <w:szCs w:val="24"/>
        </w:rPr>
        <w:t xml:space="preserve">. </w:t>
      </w:r>
      <w:r w:rsidRPr="0004764B">
        <w:rPr>
          <w:rFonts w:ascii="Times New Roman" w:hAnsi="Times New Roman" w:cs="Times New Roman"/>
          <w:sz w:val="24"/>
          <w:szCs w:val="24"/>
        </w:rPr>
        <w:t xml:space="preserve">This suggests that </w:t>
      </w:r>
      <w:r w:rsidR="00740B7F">
        <w:rPr>
          <w:rFonts w:ascii="Times New Roman" w:hAnsi="Times New Roman" w:cs="Times New Roman"/>
          <w:sz w:val="24"/>
          <w:szCs w:val="24"/>
        </w:rPr>
        <w:t xml:space="preserve">cavin-1 regulates the miRNA sorting to </w:t>
      </w:r>
      <w:r w:rsidRPr="0004764B">
        <w:rPr>
          <w:rFonts w:ascii="Times New Roman" w:hAnsi="Times New Roman" w:cs="Times New Roman"/>
          <w:sz w:val="24"/>
          <w:szCs w:val="24"/>
        </w:rPr>
        <w:t>EV</w:t>
      </w:r>
      <w:r w:rsidR="00740B7F">
        <w:rPr>
          <w:rFonts w:ascii="Times New Roman" w:hAnsi="Times New Roman" w:cs="Times New Roman"/>
          <w:sz w:val="24"/>
          <w:szCs w:val="24"/>
        </w:rPr>
        <w:t>s</w:t>
      </w:r>
      <w:r w:rsidR="00AC37CA">
        <w:rPr>
          <w:rFonts w:ascii="Times New Roman" w:hAnsi="Times New Roman" w:cs="Times New Roman"/>
          <w:sz w:val="24"/>
          <w:szCs w:val="24"/>
        </w:rPr>
        <w:t xml:space="preserve"> and therefore export</w:t>
      </w:r>
      <w:r w:rsidRPr="0004764B">
        <w:rPr>
          <w:rFonts w:ascii="Times New Roman" w:hAnsi="Times New Roman" w:cs="Times New Roman"/>
          <w:sz w:val="24"/>
          <w:szCs w:val="24"/>
        </w:rPr>
        <w:t xml:space="preserve">. Selective EV export of miRNAs had been observed in other studies, some of which links these miRNAs with disease states, particularly cancer metastasis </w: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7" w:tooltip="Palma, 2012 #186" w:history="1">
        <w:r w:rsidR="00C15703" w:rsidRPr="0004764B">
          <w:rPr>
            <w:rFonts w:ascii="Times New Roman" w:hAnsi="Times New Roman" w:cs="Times New Roman"/>
            <w:noProof/>
            <w:sz w:val="24"/>
            <w:szCs w:val="24"/>
          </w:rPr>
          <w:t>Palma</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36" w:tooltip="Zhou, 2014 #187" w:history="1">
        <w:r w:rsidR="00C15703" w:rsidRPr="0004764B">
          <w:rPr>
            <w:rFonts w:ascii="Times New Roman" w:hAnsi="Times New Roman" w:cs="Times New Roman"/>
            <w:noProof/>
            <w:sz w:val="24"/>
            <w:szCs w:val="24"/>
          </w:rPr>
          <w:t>Zhou</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Yet, the mechanism that governs this selectively is mostly unknown. </w:t>
      </w:r>
    </w:p>
    <w:p w14:paraId="0740FDE0" w14:textId="26693F16" w:rsidR="00580FC3" w:rsidRPr="0004764B" w:rsidRDefault="00580FC3" w:rsidP="00580FC3">
      <w:pPr>
        <w:pStyle w:val="Default"/>
        <w:spacing w:line="480" w:lineRule="auto"/>
        <w:ind w:firstLine="142"/>
      </w:pPr>
      <w:r w:rsidRPr="0004764B">
        <w:t xml:space="preserve">  A recent clue was provided by </w:t>
      </w:r>
      <w:proofErr w:type="spellStart"/>
      <w:r w:rsidRPr="0004764B">
        <w:t>Villarroya-Beltri</w:t>
      </w:r>
      <w:proofErr w:type="spellEnd"/>
      <w:r w:rsidRPr="0004764B">
        <w:t xml:space="preserve"> </w:t>
      </w:r>
      <w:r w:rsidRPr="0004764B">
        <w:rPr>
          <w:i/>
        </w:rPr>
        <w:t>et at</w:t>
      </w:r>
      <w:r w:rsidRPr="0004764B">
        <w:t xml:space="preserve">, who reported that </w:t>
      </w:r>
      <w:proofErr w:type="spellStart"/>
      <w:r w:rsidRPr="0004764B">
        <w:t>sumoylated</w:t>
      </w:r>
      <w:proofErr w:type="spellEnd"/>
      <w:r w:rsidRPr="0004764B">
        <w:t xml:space="preserve"> ribonucleoprotein, hnRNPA2B1 mediate the transport and subcellular localization of particular miRNAs in T-lymphocytes </w:t>
      </w:r>
      <w:r w:rsidRPr="0004764B">
        <w:fldChar w:fldCharType="begin"/>
      </w:r>
      <w:r w:rsidRPr="0004764B">
        <w:instrText xml:space="preserve"> ADDIN EN.CITE &lt;EndNote&gt;&lt;Cite&gt;&lt;Author&gt;Villarroya-Beltri&lt;/Author&gt;&lt;Year&gt;2013&lt;/Year&gt;&lt;RecNum&gt;114&lt;/RecNum&gt;&lt;DisplayText&gt;(Villarroya-Beltri&lt;style face="italic"&gt; et al.&lt;/style&gt; 2013)&lt;/DisplayText&gt;&lt;record&gt;&lt;rec-number&gt;114&lt;/rec-number&gt;&lt;foreign-keys&gt;&lt;key app="EN" db-id="fvaw9vd5rrfez2epavc5exebz02xt0vvvwrs" timestamp="1455599491"&gt;114&lt;/key&gt;&lt;/foreign-keys&gt;&lt;ref-type name="Journal Article"&gt;17&lt;/ref-type&gt;&lt;contributors&gt;&lt;authors&gt;&lt;author&gt;Villarroya-Beltri, Carolina&lt;/author&gt;&lt;author&gt;Gutiérrez-Vázquez, Cristina&lt;/author&gt;&lt;author&gt;Sánchez-Cabo, Fátima&lt;/author&gt;&lt;author&gt;Pérez-Hernández, Daniel&lt;/author&gt;&lt;author&gt;Vázquez, Jesús&lt;/author&gt;&lt;author&gt;Martin-Cofreces, Noa&lt;/author&gt;&lt;author&gt;Martinez-Herrera, Dannys Jorge&lt;/author&gt;&lt;author&gt;Pascual-Montano, Alberto&lt;/author&gt;&lt;author&gt;Mittelbrunn, María&lt;/author&gt;&lt;author&gt;Sánchez-Madrid, Francisco&lt;/author&gt;&lt;/authors&gt;&lt;/contributors&gt;&lt;titles&gt;&lt;title&gt;Sumoylated hnRNPA2B1 controls the sorting of miRNAs into exosomes through binding to specific motifs&lt;/title&gt;&lt;secondary-title&gt;Nat Commun&lt;/secondary-title&gt;&lt;/titles&gt;&lt;periodical&gt;&lt;full-title&gt;Nat Commun&lt;/full-title&gt;&lt;/periodical&gt;&lt;volume&gt;4&lt;/volume&gt;&lt;dates&gt;&lt;year&gt;2013&lt;/year&gt;&lt;pub-dates&gt;&lt;date&gt;12/20/online&lt;/date&gt;&lt;/pub-dates&gt;&lt;/dates&gt;&lt;publisher&gt;Nature Publishing Group, a division of Macmillan Publishers Limited. All Rights Reserved.&lt;/publisher&gt;&lt;work-type&gt;Article&lt;/work-type&gt;&lt;urls&gt;&lt;related-urls&gt;&lt;url&gt;http://dx.doi.org/10.1038/ncomms3980&lt;/url&gt;&lt;/related-urls&gt;&lt;/urls&gt;&lt;electronic-resource-num&gt;10.1038/ncomms3980&lt;/electronic-resource-num&gt;&lt;/record&gt;&lt;/Cite&gt;&lt;/EndNote&gt;</w:instrText>
      </w:r>
      <w:r w:rsidRPr="0004764B">
        <w:fldChar w:fldCharType="separate"/>
      </w:r>
      <w:r w:rsidRPr="0004764B">
        <w:rPr>
          <w:noProof/>
        </w:rPr>
        <w:t>(</w:t>
      </w:r>
      <w:hyperlink w:anchor="_ENREF_33" w:tooltip="Villarroya-Beltri, 2013 #114" w:history="1">
        <w:r w:rsidR="00C15703" w:rsidRPr="0004764B">
          <w:rPr>
            <w:noProof/>
          </w:rPr>
          <w:t>Villarroya-Beltri</w:t>
        </w:r>
        <w:r w:rsidR="00C15703" w:rsidRPr="0004764B">
          <w:rPr>
            <w:i/>
            <w:noProof/>
          </w:rPr>
          <w:t xml:space="preserve"> et al.</w:t>
        </w:r>
        <w:r w:rsidR="00C15703" w:rsidRPr="0004764B">
          <w:rPr>
            <w:noProof/>
          </w:rPr>
          <w:t xml:space="preserve"> 2013</w:t>
        </w:r>
      </w:hyperlink>
      <w:r w:rsidRPr="0004764B">
        <w:rPr>
          <w:noProof/>
        </w:rPr>
        <w:t>)</w:t>
      </w:r>
      <w:r w:rsidRPr="0004764B">
        <w:fldChar w:fldCharType="end"/>
      </w:r>
      <w:r w:rsidRPr="0004764B">
        <w:t xml:space="preserve">. Typically, the </w:t>
      </w:r>
      <w:proofErr w:type="spellStart"/>
      <w:r w:rsidRPr="0004764B">
        <w:t>hnRNP</w:t>
      </w:r>
      <w:proofErr w:type="spellEnd"/>
      <w:r w:rsidRPr="0004764B">
        <w:t xml:space="preserve"> family are involved in mRNA processing within the nucleus for translational control, mRNA stability and subcellular localisation, yet this is the first reported case of EV/multivesicular body localisation occurring from this mechanism and one of the first reports of its ability to bind to miRNAs </w: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 </w:instrTex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EN.CITE.DATA </w:instrText>
      </w:r>
      <w:r w:rsidRPr="0004764B">
        <w:fldChar w:fldCharType="end"/>
      </w:r>
      <w:r w:rsidRPr="0004764B">
        <w:fldChar w:fldCharType="separate"/>
      </w:r>
      <w:r w:rsidRPr="0004764B">
        <w:rPr>
          <w:noProof/>
        </w:rPr>
        <w:t>(</w:t>
      </w:r>
      <w:hyperlink w:anchor="_ENREF_23" w:tooltip="Mili, 2001 #189" w:history="1">
        <w:r w:rsidR="00C15703" w:rsidRPr="0004764B">
          <w:rPr>
            <w:noProof/>
          </w:rPr>
          <w:t>Mili</w:t>
        </w:r>
        <w:r w:rsidR="00C15703" w:rsidRPr="0004764B">
          <w:rPr>
            <w:i/>
            <w:noProof/>
          </w:rPr>
          <w:t xml:space="preserve"> et al.</w:t>
        </w:r>
        <w:r w:rsidR="00C15703" w:rsidRPr="0004764B">
          <w:rPr>
            <w:noProof/>
          </w:rPr>
          <w:t xml:space="preserve"> 2001</w:t>
        </w:r>
      </w:hyperlink>
      <w:r w:rsidRPr="0004764B">
        <w:rPr>
          <w:noProof/>
        </w:rPr>
        <w:t xml:space="preserve">; </w:t>
      </w:r>
      <w:hyperlink w:anchor="_ENREF_8" w:tooltip="Dreyfuss, 2002 #188" w:history="1">
        <w:r w:rsidR="00C15703" w:rsidRPr="0004764B">
          <w:rPr>
            <w:noProof/>
          </w:rPr>
          <w:t>Dreyfuss</w:t>
        </w:r>
        <w:r w:rsidR="00C15703" w:rsidRPr="0004764B">
          <w:rPr>
            <w:i/>
            <w:noProof/>
          </w:rPr>
          <w:t xml:space="preserve"> et al.</w:t>
        </w:r>
        <w:r w:rsidR="00C15703" w:rsidRPr="0004764B">
          <w:rPr>
            <w:noProof/>
          </w:rPr>
          <w:t xml:space="preserve"> 2002</w:t>
        </w:r>
      </w:hyperlink>
      <w:r w:rsidRPr="0004764B">
        <w:rPr>
          <w:noProof/>
        </w:rPr>
        <w:t>)</w:t>
      </w:r>
      <w:r w:rsidRPr="0004764B">
        <w:fldChar w:fldCharType="end"/>
      </w:r>
      <w:r w:rsidRPr="0004764B">
        <w:t xml:space="preserve">. Further questions arise due to this finding, such as the use of other </w:t>
      </w:r>
      <w:proofErr w:type="spellStart"/>
      <w:r w:rsidRPr="0004764B">
        <w:t>hnRNP</w:t>
      </w:r>
      <w:proofErr w:type="spellEnd"/>
      <w:r w:rsidRPr="0004764B">
        <w:t xml:space="preserve"> proteins for miRNA subcellular localization, how </w:t>
      </w:r>
      <w:proofErr w:type="spellStart"/>
      <w:r w:rsidRPr="0004764B">
        <w:t>hnRNPs</w:t>
      </w:r>
      <w:proofErr w:type="spellEnd"/>
      <w:r w:rsidRPr="0004764B">
        <w:t xml:space="preserve"> are targeted to the EVs and whether this protein family could be responsible for miRNA EV export in other cell types and stimuli. </w:t>
      </w:r>
    </w:p>
    <w:p w14:paraId="786B9681" w14:textId="0D5F6180" w:rsidR="002862C5" w:rsidRPr="0004764B" w:rsidRDefault="00580FC3" w:rsidP="00E146DB">
      <w:pPr>
        <w:pStyle w:val="Default"/>
        <w:spacing w:line="480" w:lineRule="auto"/>
        <w:ind w:firstLine="142"/>
        <w:rPr>
          <w:b/>
          <w:color w:val="auto"/>
        </w:rPr>
      </w:pPr>
      <w:r w:rsidRPr="0004764B">
        <w:rPr>
          <w:rStyle w:val="Heading2Char"/>
          <w:rFonts w:ascii="Times New Roman" w:hAnsi="Times New Roman" w:cs="Times New Roman"/>
        </w:rPr>
        <w:t>Hypothesis and Aims:</w:t>
      </w:r>
      <w:r w:rsidRPr="0004764B">
        <w:rPr>
          <w:b/>
          <w:color w:val="auto"/>
        </w:rPr>
        <w:t xml:space="preserve"> </w:t>
      </w:r>
    </w:p>
    <w:p w14:paraId="4BA6F60D" w14:textId="3E8FC7E4" w:rsidR="00580FC3" w:rsidRPr="0004764B" w:rsidRDefault="006B0438" w:rsidP="006B0438">
      <w:pPr>
        <w:spacing w:line="480" w:lineRule="auto"/>
        <w:rPr>
          <w:rFonts w:ascii="Times New Roman" w:hAnsi="Times New Roman" w:cs="Times New Roman"/>
          <w:sz w:val="24"/>
          <w:szCs w:val="24"/>
        </w:rPr>
      </w:pPr>
      <w:r w:rsidRPr="0004764B">
        <w:rPr>
          <w:rFonts w:ascii="Times New Roman" w:hAnsi="Times New Roman" w:cs="Times New Roman"/>
          <w:sz w:val="24"/>
          <w:szCs w:val="24"/>
        </w:rPr>
        <w:lastRenderedPageBreak/>
        <w:t>Based on the above, we hypothesised that c</w:t>
      </w:r>
      <w:r w:rsidR="002862C5" w:rsidRPr="0004764B">
        <w:rPr>
          <w:rFonts w:ascii="Times New Roman" w:hAnsi="Times New Roman" w:cs="Times New Roman"/>
          <w:sz w:val="24"/>
          <w:szCs w:val="24"/>
        </w:rPr>
        <w:t xml:space="preserve">avin-1 </w:t>
      </w:r>
      <w:r w:rsidR="00E146DB" w:rsidRPr="0004764B">
        <w:rPr>
          <w:rFonts w:ascii="Times New Roman" w:hAnsi="Times New Roman" w:cs="Times New Roman"/>
          <w:sz w:val="24"/>
          <w:szCs w:val="24"/>
        </w:rPr>
        <w:t xml:space="preserve">expressed in PC3 cells </w:t>
      </w:r>
      <w:r w:rsidR="002862C5" w:rsidRPr="0004764B">
        <w:rPr>
          <w:rFonts w:ascii="Times New Roman" w:hAnsi="Times New Roman" w:cs="Times New Roman"/>
          <w:sz w:val="24"/>
          <w:szCs w:val="24"/>
        </w:rPr>
        <w:t xml:space="preserve">attenuates the EV export of oncogenic miR-148a by modulating export of RNA-binding proteins, similar to </w:t>
      </w:r>
      <w:r w:rsidR="00B842A0" w:rsidRPr="0004764B">
        <w:rPr>
          <w:rFonts w:ascii="Times New Roman" w:hAnsi="Times New Roman" w:cs="Times New Roman"/>
          <w:sz w:val="24"/>
          <w:szCs w:val="24"/>
        </w:rPr>
        <w:t xml:space="preserve">the </w:t>
      </w:r>
      <w:r w:rsidR="002862C5" w:rsidRPr="0004764B">
        <w:rPr>
          <w:rFonts w:ascii="Times New Roman" w:hAnsi="Times New Roman" w:cs="Times New Roman"/>
          <w:sz w:val="24"/>
          <w:szCs w:val="24"/>
        </w:rPr>
        <w:t xml:space="preserve">mechanism identified by </w:t>
      </w:r>
      <w:proofErr w:type="spellStart"/>
      <w:r w:rsidR="002862C5" w:rsidRPr="0004764B">
        <w:rPr>
          <w:rFonts w:ascii="Times New Roman" w:hAnsi="Times New Roman" w:cs="Times New Roman"/>
          <w:sz w:val="24"/>
          <w:szCs w:val="24"/>
        </w:rPr>
        <w:t>Villarroya-Beltri</w:t>
      </w:r>
      <w:proofErr w:type="spellEnd"/>
      <w:r w:rsidR="002862C5" w:rsidRPr="0004764B">
        <w:rPr>
          <w:rFonts w:ascii="Times New Roman" w:hAnsi="Times New Roman" w:cs="Times New Roman"/>
          <w:sz w:val="24"/>
          <w:szCs w:val="24"/>
        </w:rPr>
        <w:t xml:space="preserve"> </w:t>
      </w:r>
      <w:r w:rsidR="002862C5" w:rsidRPr="002B260D">
        <w:rPr>
          <w:rFonts w:ascii="Times New Roman" w:hAnsi="Times New Roman" w:cs="Times New Roman"/>
          <w:i/>
          <w:sz w:val="24"/>
          <w:szCs w:val="24"/>
        </w:rPr>
        <w:t>et al</w:t>
      </w:r>
      <w:r w:rsidR="002862C5" w:rsidRPr="0004764B">
        <w:rPr>
          <w:rFonts w:ascii="Times New Roman" w:hAnsi="Times New Roman" w:cs="Times New Roman"/>
          <w:sz w:val="24"/>
          <w:szCs w:val="24"/>
        </w:rPr>
        <w:t xml:space="preserve"> (2014). Given that RNA-binding proteins select for targets by binding conserved RNA sequences, known as motifs, </w:t>
      </w:r>
      <w:r w:rsidR="002473C5">
        <w:rPr>
          <w:rFonts w:ascii="Times New Roman" w:hAnsi="Times New Roman" w:cs="Times New Roman"/>
          <w:sz w:val="24"/>
          <w:szCs w:val="24"/>
        </w:rPr>
        <w:t xml:space="preserve">we further hypothesize that </w:t>
      </w:r>
      <w:r w:rsidR="002862C5" w:rsidRPr="0004764B">
        <w:rPr>
          <w:rFonts w:ascii="Times New Roman" w:hAnsi="Times New Roman" w:cs="Times New Roman"/>
          <w:sz w:val="24"/>
          <w:szCs w:val="24"/>
        </w:rPr>
        <w:t xml:space="preserve">miR-148a and other RNA targets will share a motif that </w:t>
      </w:r>
      <w:r w:rsidR="002473C5">
        <w:rPr>
          <w:rFonts w:ascii="Times New Roman" w:hAnsi="Times New Roman" w:cs="Times New Roman"/>
          <w:sz w:val="24"/>
          <w:szCs w:val="24"/>
        </w:rPr>
        <w:t xml:space="preserve">enable </w:t>
      </w:r>
      <w:r w:rsidR="002862C5" w:rsidRPr="0004764B">
        <w:rPr>
          <w:rFonts w:ascii="Times New Roman" w:hAnsi="Times New Roman" w:cs="Times New Roman"/>
          <w:sz w:val="24"/>
          <w:szCs w:val="24"/>
        </w:rPr>
        <w:t>their</w:t>
      </w:r>
      <w:r w:rsidR="002473C5">
        <w:rPr>
          <w:rFonts w:ascii="Times New Roman" w:hAnsi="Times New Roman" w:cs="Times New Roman"/>
          <w:sz w:val="24"/>
          <w:szCs w:val="24"/>
        </w:rPr>
        <w:t xml:space="preserve"> selective</w:t>
      </w:r>
      <w:r w:rsidR="002862C5" w:rsidRPr="0004764B">
        <w:rPr>
          <w:rFonts w:ascii="Times New Roman" w:hAnsi="Times New Roman" w:cs="Times New Roman"/>
          <w:sz w:val="24"/>
          <w:szCs w:val="24"/>
        </w:rPr>
        <w:t xml:space="preserve"> export over other microRNAs. </w:t>
      </w:r>
      <w:r w:rsidR="00580FC3" w:rsidRPr="0004764B">
        <w:rPr>
          <w:rFonts w:ascii="Times New Roman" w:hAnsi="Times New Roman" w:cs="Times New Roman"/>
          <w:sz w:val="24"/>
          <w:szCs w:val="24"/>
        </w:rPr>
        <w:t>The following aims were devised to address th</w:t>
      </w:r>
      <w:r w:rsidR="002473C5">
        <w:rPr>
          <w:rFonts w:ascii="Times New Roman" w:hAnsi="Times New Roman" w:cs="Times New Roman"/>
          <w:sz w:val="24"/>
          <w:szCs w:val="24"/>
        </w:rPr>
        <w:t>ese</w:t>
      </w:r>
      <w:r w:rsidR="00580FC3" w:rsidRPr="0004764B">
        <w:rPr>
          <w:rFonts w:ascii="Times New Roman" w:hAnsi="Times New Roman" w:cs="Times New Roman"/>
          <w:sz w:val="24"/>
          <w:szCs w:val="24"/>
        </w:rPr>
        <w:t xml:space="preserve"> hypothes</w:t>
      </w:r>
      <w:r w:rsidR="002473C5">
        <w:rPr>
          <w:rFonts w:ascii="Times New Roman" w:hAnsi="Times New Roman" w:cs="Times New Roman"/>
          <w:sz w:val="24"/>
          <w:szCs w:val="24"/>
        </w:rPr>
        <w:t>e</w:t>
      </w:r>
      <w:r w:rsidR="00580FC3" w:rsidRPr="0004764B">
        <w:rPr>
          <w:rFonts w:ascii="Times New Roman" w:hAnsi="Times New Roman" w:cs="Times New Roman"/>
          <w:sz w:val="24"/>
          <w:szCs w:val="24"/>
        </w:rPr>
        <w:t>s:</w:t>
      </w:r>
      <w:r w:rsidR="00580FC3" w:rsidRPr="0004764B">
        <w:rPr>
          <w:rFonts w:ascii="Times New Roman" w:hAnsi="Times New Roman" w:cs="Times New Roman"/>
        </w:rPr>
        <w:t xml:space="preserve"> </w:t>
      </w:r>
    </w:p>
    <w:p w14:paraId="5F3A4024" w14:textId="0A5F50CA" w:rsidR="00580FC3" w:rsidRPr="0004764B" w:rsidRDefault="00580FC3" w:rsidP="002862C5">
      <w:pPr>
        <w:pStyle w:val="Default"/>
        <w:numPr>
          <w:ilvl w:val="0"/>
          <w:numId w:val="2"/>
        </w:numPr>
        <w:spacing w:line="480" w:lineRule="auto"/>
      </w:pPr>
      <w:r w:rsidRPr="0004764B">
        <w:t xml:space="preserve">Assess the </w:t>
      </w:r>
      <w:r w:rsidR="002473C5">
        <w:t xml:space="preserve">EV </w:t>
      </w:r>
      <w:r w:rsidRPr="0004764B">
        <w:t xml:space="preserve">microRNA species that are modified </w:t>
      </w:r>
      <w:r w:rsidR="00FE7405" w:rsidRPr="0004764B">
        <w:t>by the PC3/cavin-1</w:t>
      </w:r>
      <w:r w:rsidRPr="0004764B">
        <w:t xml:space="preserve"> model</w:t>
      </w:r>
      <w:r w:rsidR="007E0630">
        <w:t>.</w:t>
      </w:r>
    </w:p>
    <w:p w14:paraId="58BB82BD" w14:textId="77777777" w:rsidR="00580FC3" w:rsidRPr="0004764B" w:rsidRDefault="00580FC3" w:rsidP="00580FC3">
      <w:pPr>
        <w:pStyle w:val="Default"/>
        <w:numPr>
          <w:ilvl w:val="0"/>
          <w:numId w:val="2"/>
        </w:numPr>
        <w:spacing w:line="480" w:lineRule="auto"/>
      </w:pPr>
      <w:r w:rsidRPr="0004764B">
        <w:t>Identify candidate export proteins that participate in microRNA EV export.</w:t>
      </w:r>
    </w:p>
    <w:p w14:paraId="2C936873" w14:textId="77777777" w:rsidR="00580FC3" w:rsidRPr="0004764B" w:rsidRDefault="00580FC3" w:rsidP="00580FC3">
      <w:pPr>
        <w:pStyle w:val="Default"/>
        <w:numPr>
          <w:ilvl w:val="0"/>
          <w:numId w:val="2"/>
        </w:numPr>
        <w:spacing w:line="480" w:lineRule="auto"/>
      </w:pPr>
      <w:r w:rsidRPr="0004764B">
        <w:t xml:space="preserve">Verify the interaction between candidate protein and microRNA by </w:t>
      </w:r>
      <w:r w:rsidRPr="0004764B">
        <w:rPr>
          <w:i/>
        </w:rPr>
        <w:t>in situ</w:t>
      </w:r>
      <w:r w:rsidRPr="0004764B">
        <w:t xml:space="preserve"> and </w:t>
      </w:r>
      <w:r w:rsidRPr="0004764B">
        <w:rPr>
          <w:i/>
        </w:rPr>
        <w:t>ex vivo</w:t>
      </w:r>
      <w:r w:rsidRPr="0004764B">
        <w:t xml:space="preserve"> experimental methods.  </w:t>
      </w:r>
    </w:p>
    <w:p w14:paraId="1492E914" w14:textId="77777777" w:rsidR="0035527B" w:rsidRDefault="0035527B" w:rsidP="0004764B">
      <w:pPr>
        <w:rPr>
          <w:rStyle w:val="Heading1Char"/>
          <w:rFonts w:ascii="Times New Roman" w:hAnsi="Times New Roman" w:cs="Times New Roman"/>
          <w:sz w:val="28"/>
          <w:szCs w:val="24"/>
        </w:rPr>
      </w:pPr>
    </w:p>
    <w:p w14:paraId="63045E8F" w14:textId="77777777" w:rsidR="0035527B" w:rsidRDefault="0035527B" w:rsidP="0004764B">
      <w:pPr>
        <w:rPr>
          <w:rStyle w:val="Heading1Char"/>
          <w:rFonts w:ascii="Times New Roman" w:hAnsi="Times New Roman" w:cs="Times New Roman"/>
          <w:sz w:val="28"/>
          <w:szCs w:val="24"/>
        </w:rPr>
      </w:pPr>
    </w:p>
    <w:p w14:paraId="2AECB8FF" w14:textId="564E8063" w:rsidR="002862C5" w:rsidRPr="0004764B" w:rsidRDefault="0035527B" w:rsidP="0004764B">
      <w:pPr>
        <w:rPr>
          <w:rStyle w:val="Heading1Char"/>
          <w:rFonts w:ascii="Times New Roman" w:hAnsi="Times New Roman" w:cs="Times New Roman"/>
          <w:sz w:val="28"/>
          <w:szCs w:val="24"/>
        </w:rPr>
      </w:pPr>
      <w:r w:rsidRPr="0035527B">
        <w:rPr>
          <w:rStyle w:val="Heading1Char"/>
          <w:rFonts w:ascii="Times New Roman" w:hAnsi="Times New Roman" w:cs="Times New Roman"/>
          <w:color w:val="FF0000"/>
          <w:sz w:val="36"/>
          <w:szCs w:val="24"/>
        </w:rPr>
        <w:t xml:space="preserve">Will be putting in a diagram to demonstrate the hypothesis, but not finalised yet. </w:t>
      </w:r>
      <w:r w:rsidR="0004764B">
        <w:rPr>
          <w:rStyle w:val="Heading1Char"/>
          <w:rFonts w:ascii="Times New Roman" w:hAnsi="Times New Roman" w:cs="Times New Roman"/>
          <w:sz w:val="28"/>
          <w:szCs w:val="24"/>
        </w:rPr>
        <w:br w:type="page"/>
      </w:r>
    </w:p>
    <w:p w14:paraId="62553CFF" w14:textId="602ADCAF" w:rsidR="00D269F5" w:rsidRPr="0004764B" w:rsidRDefault="00D269F5">
      <w:pPr>
        <w:pStyle w:val="Heading1"/>
        <w:rPr>
          <w:sz w:val="24"/>
        </w:rPr>
        <w:pPrChange w:id="12" w:author="Harley Robinson " w:date="2016-09-27T12:34:00Z">
          <w:pPr>
            <w:spacing w:line="480" w:lineRule="auto"/>
          </w:pPr>
        </w:pPrChange>
      </w:pPr>
      <w:r w:rsidRPr="0004764B">
        <w:rPr>
          <w:rStyle w:val="Heading1Char"/>
          <w:rFonts w:ascii="Times New Roman" w:hAnsi="Times New Roman" w:cs="Times New Roman"/>
          <w:sz w:val="28"/>
          <w:szCs w:val="24"/>
        </w:rPr>
        <w:lastRenderedPageBreak/>
        <w:t>Methods and Materials</w:t>
      </w:r>
      <w:r w:rsidRPr="0004764B">
        <w:rPr>
          <w:rStyle w:val="Heading1Char"/>
          <w:rFonts w:ascii="Times New Roman" w:hAnsi="Times New Roman" w:cs="Times New Roman"/>
          <w:sz w:val="24"/>
          <w:szCs w:val="24"/>
        </w:rPr>
        <w:t>:</w:t>
      </w:r>
      <w:r w:rsidRPr="0004764B">
        <w:rPr>
          <w:sz w:val="24"/>
          <w:lang w:val="en-US"/>
        </w:rPr>
        <w:t xml:space="preserve"> </w:t>
      </w:r>
    </w:p>
    <w:p w14:paraId="7B11F0C7"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Reagents: </w:t>
      </w:r>
    </w:p>
    <w:p w14:paraId="7A4F02F1" w14:textId="7CA29C7A"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Trypsin-EDTA (</w:t>
      </w:r>
      <w:proofErr w:type="spellStart"/>
      <w:r w:rsidRPr="0004764B">
        <w:rPr>
          <w:rFonts w:ascii="Times New Roman" w:hAnsi="Times New Roman" w:cs="Times New Roman"/>
          <w:sz w:val="24"/>
          <w:szCs w:val="24"/>
          <w:lang w:val="en-US"/>
        </w:rPr>
        <w:t>Gibco</w:t>
      </w:r>
      <w:proofErr w:type="spellEnd"/>
      <w:r w:rsidRPr="0004764B">
        <w:rPr>
          <w:rFonts w:ascii="Times New Roman" w:hAnsi="Times New Roman" w:cs="Times New Roman"/>
          <w:sz w:val="24"/>
          <w:szCs w:val="24"/>
          <w:lang w:val="en-US"/>
        </w:rPr>
        <w:t>), Roswell Park Memorial Institute (RPMI) 1640 media</w:t>
      </w:r>
      <w:r w:rsidR="00712621">
        <w:rPr>
          <w:rFonts w:ascii="Times New Roman" w:hAnsi="Times New Roman" w:cs="Times New Roman"/>
          <w:sz w:val="24"/>
          <w:szCs w:val="24"/>
          <w:lang w:val="en-US"/>
        </w:rPr>
        <w:t xml:space="preserve"> (Sigma)</w:t>
      </w:r>
      <w:r w:rsidRPr="0004764B">
        <w:rPr>
          <w:rFonts w:ascii="Times New Roman" w:hAnsi="Times New Roman" w:cs="Times New Roman"/>
          <w:sz w:val="24"/>
          <w:szCs w:val="24"/>
          <w:lang w:val="en-US"/>
        </w:rPr>
        <w:t>, Fetal Bovine Serum (FBS) (</w:t>
      </w:r>
      <w:proofErr w:type="spellStart"/>
      <w:r w:rsidRPr="0004764B">
        <w:rPr>
          <w:rFonts w:ascii="Times New Roman" w:hAnsi="Times New Roman" w:cs="Times New Roman"/>
          <w:sz w:val="24"/>
          <w:szCs w:val="24"/>
          <w:lang w:val="en-US"/>
        </w:rPr>
        <w:t>Bovogen</w:t>
      </w:r>
      <w:proofErr w:type="spellEnd"/>
      <w:r w:rsidRPr="0004764B">
        <w:rPr>
          <w:rFonts w:ascii="Times New Roman" w:hAnsi="Times New Roman" w:cs="Times New Roman"/>
          <w:sz w:val="24"/>
          <w:szCs w:val="24"/>
          <w:lang w:val="en-US"/>
        </w:rPr>
        <w:t>), Phosphate Buffered Saline (PBS) (</w:t>
      </w:r>
      <w:proofErr w:type="spellStart"/>
      <w:r w:rsidRPr="0004764B">
        <w:rPr>
          <w:rFonts w:ascii="Times New Roman" w:hAnsi="Times New Roman" w:cs="Times New Roman"/>
          <w:sz w:val="24"/>
          <w:szCs w:val="24"/>
          <w:lang w:val="en-US"/>
        </w:rPr>
        <w:t>Amresco</w:t>
      </w:r>
      <w:proofErr w:type="spellEnd"/>
      <w:r w:rsidRPr="0004764B">
        <w:rPr>
          <w:rFonts w:ascii="Times New Roman" w:hAnsi="Times New Roman" w:cs="Times New Roman"/>
          <w:sz w:val="24"/>
          <w:szCs w:val="24"/>
          <w:lang w:val="en-US"/>
        </w:rPr>
        <w:t xml:space="preserve"> </w:t>
      </w:r>
      <w:proofErr w:type="spellStart"/>
      <w:r w:rsidRPr="0004764B">
        <w:rPr>
          <w:rFonts w:ascii="Times New Roman" w:hAnsi="Times New Roman" w:cs="Times New Roman"/>
          <w:sz w:val="24"/>
          <w:szCs w:val="24"/>
          <w:lang w:val="en-US"/>
        </w:rPr>
        <w:t>Inc</w:t>
      </w:r>
      <w:proofErr w:type="spellEnd"/>
      <w:r w:rsidRPr="0004764B">
        <w:rPr>
          <w:rFonts w:ascii="Times New Roman" w:hAnsi="Times New Roman" w:cs="Times New Roman"/>
          <w:sz w:val="24"/>
          <w:szCs w:val="24"/>
          <w:lang w:val="en-US"/>
        </w:rPr>
        <w:t xml:space="preserve">), </w:t>
      </w:r>
      <w:proofErr w:type="spellStart"/>
      <w:r w:rsidRPr="0004764B">
        <w:rPr>
          <w:rFonts w:ascii="Times New Roman" w:hAnsi="Times New Roman" w:cs="Times New Roman"/>
          <w:sz w:val="24"/>
          <w:szCs w:val="24"/>
          <w:lang w:val="en-US"/>
        </w:rPr>
        <w:t>Geneticin</w:t>
      </w:r>
      <w:proofErr w:type="spellEnd"/>
      <w:r w:rsidRPr="0004764B">
        <w:rPr>
          <w:rFonts w:ascii="Times New Roman" w:hAnsi="Times New Roman" w:cs="Times New Roman"/>
          <w:sz w:val="24"/>
          <w:szCs w:val="24"/>
          <w:lang w:val="en-US"/>
        </w:rPr>
        <w:t xml:space="preserve"> G418 Antibiotic (Invitrogen). </w:t>
      </w:r>
      <w:r w:rsidR="00155EAD" w:rsidRPr="0004764B">
        <w:rPr>
          <w:rFonts w:ascii="Times New Roman" w:hAnsi="Times New Roman" w:cs="Times New Roman"/>
          <w:sz w:val="24"/>
          <w:szCs w:val="24"/>
          <w:lang w:val="en-US"/>
        </w:rPr>
        <w:t>R</w:t>
      </w:r>
      <w:r w:rsidRPr="0004764B">
        <w:rPr>
          <w:rFonts w:ascii="Times New Roman" w:hAnsi="Times New Roman" w:cs="Times New Roman"/>
          <w:sz w:val="24"/>
          <w:szCs w:val="24"/>
          <w:lang w:val="en-US"/>
        </w:rPr>
        <w:t>abbit anti-</w:t>
      </w:r>
      <w:proofErr w:type="spellStart"/>
      <w:r w:rsidRPr="0004764B">
        <w:rPr>
          <w:rFonts w:ascii="Times New Roman" w:hAnsi="Times New Roman" w:cs="Times New Roman"/>
          <w:sz w:val="24"/>
          <w:szCs w:val="24"/>
          <w:lang w:val="en-US"/>
        </w:rPr>
        <w:t>hnRNP</w:t>
      </w:r>
      <w:proofErr w:type="spellEnd"/>
      <w:r w:rsidRPr="0004764B">
        <w:rPr>
          <w:rFonts w:ascii="Times New Roman" w:hAnsi="Times New Roman" w:cs="Times New Roman"/>
          <w:sz w:val="24"/>
          <w:szCs w:val="24"/>
          <w:lang w:val="en-US"/>
        </w:rPr>
        <w:t xml:space="preserve"> K (</w:t>
      </w:r>
      <w:proofErr w:type="spellStart"/>
      <w:r w:rsidRPr="0004764B">
        <w:rPr>
          <w:rFonts w:ascii="Times New Roman" w:hAnsi="Times New Roman" w:cs="Times New Roman"/>
          <w:sz w:val="24"/>
          <w:szCs w:val="24"/>
          <w:lang w:val="en-US"/>
        </w:rPr>
        <w:t>Abcam</w:t>
      </w:r>
      <w:proofErr w:type="spellEnd"/>
      <w:r w:rsidRPr="0004764B">
        <w:rPr>
          <w:rFonts w:ascii="Times New Roman" w:hAnsi="Times New Roman" w:cs="Times New Roman"/>
          <w:sz w:val="24"/>
          <w:szCs w:val="24"/>
          <w:lang w:val="en-US"/>
        </w:rPr>
        <w:t>).</w:t>
      </w:r>
    </w:p>
    <w:p w14:paraId="4430D31C"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Cell culture: </w:t>
      </w:r>
    </w:p>
    <w:p w14:paraId="201FA0E1" w14:textId="14CA7719"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Previously generated PC3 cell lines containing GFP or GFP tagged cavin-1</w:t>
      </w:r>
      <w:r w:rsidR="007045E6">
        <w:rPr>
          <w:rFonts w:ascii="Times New Roman" w:hAnsi="Times New Roman" w:cs="Times New Roman"/>
          <w:sz w:val="24"/>
          <w:szCs w:val="24"/>
          <w:lang w:val="en-US"/>
        </w:rPr>
        <w:t xml:space="preserve"> (referred to as PC3-cavin-1)</w:t>
      </w:r>
      <w:r w:rsidR="002473C5">
        <w:rPr>
          <w:rFonts w:ascii="Times New Roman" w:hAnsi="Times New Roman" w:cs="Times New Roman"/>
          <w:sz w:val="24"/>
          <w:szCs w:val="24"/>
          <w:lang w:val="en-US"/>
        </w:rPr>
        <w:t xml:space="preserve"> </w:t>
      </w:r>
      <w:r w:rsidR="002473C5" w:rsidRPr="0004764B">
        <w:rPr>
          <w:rFonts w:ascii="Times New Roman" w:hAnsi="Times New Roman" w:cs="Times New Roman"/>
          <w:sz w:val="24"/>
          <w:szCs w:val="24"/>
          <w:lang w:val="en-US"/>
        </w:rPr>
        <w:t>were cultured in 5% FBS/RPMI1640 media in a 5% CO</w:t>
      </w:r>
      <w:r w:rsidR="002473C5" w:rsidRPr="0004764B">
        <w:rPr>
          <w:rFonts w:ascii="Times New Roman" w:hAnsi="Times New Roman" w:cs="Times New Roman"/>
          <w:sz w:val="24"/>
          <w:szCs w:val="24"/>
          <w:vertAlign w:val="subscript"/>
          <w:lang w:val="en-US"/>
        </w:rPr>
        <w:t>2</w:t>
      </w:r>
      <w:r w:rsidR="002473C5" w:rsidRPr="0004764B">
        <w:rPr>
          <w:rFonts w:ascii="Times New Roman" w:hAnsi="Times New Roman" w:cs="Times New Roman"/>
          <w:sz w:val="24"/>
          <w:szCs w:val="24"/>
          <w:lang w:val="en-US"/>
        </w:rPr>
        <w:t xml:space="preserve"> incubator set to 37°C</w:t>
      </w:r>
      <w:r w:rsidR="002473C5">
        <w:rPr>
          <w:rFonts w:ascii="Times New Roman" w:hAnsi="Times New Roman" w:cs="Times New Roman"/>
          <w:sz w:val="24"/>
          <w:szCs w:val="24"/>
          <w:lang w:val="en-US"/>
        </w:rPr>
        <w:t xml:space="preserve">. Ectopic gene expression levels </w:t>
      </w:r>
      <w:r w:rsidRPr="0004764B">
        <w:rPr>
          <w:rFonts w:ascii="Times New Roman" w:hAnsi="Times New Roman" w:cs="Times New Roman"/>
          <w:sz w:val="24"/>
          <w:szCs w:val="24"/>
          <w:lang w:val="en-US"/>
        </w:rPr>
        <w:t xml:space="preserve">were </w:t>
      </w:r>
      <w:r w:rsidR="002473C5">
        <w:rPr>
          <w:rFonts w:ascii="Times New Roman" w:hAnsi="Times New Roman" w:cs="Times New Roman"/>
          <w:sz w:val="24"/>
          <w:szCs w:val="24"/>
          <w:lang w:val="en-US"/>
        </w:rPr>
        <w:t xml:space="preserve">confirmed by </w:t>
      </w:r>
      <w:r w:rsidRPr="0004764B">
        <w:rPr>
          <w:rFonts w:ascii="Times New Roman" w:hAnsi="Times New Roman" w:cs="Times New Roman"/>
          <w:sz w:val="24"/>
          <w:szCs w:val="24"/>
          <w:lang w:val="en-US"/>
        </w:rPr>
        <w:t>immunoblotting for GFP.</w:t>
      </w:r>
      <w:r w:rsidR="002473C5">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G418 antibiotic drug </w:t>
      </w:r>
      <w:r w:rsidR="002473C5">
        <w:rPr>
          <w:rFonts w:ascii="Times New Roman" w:hAnsi="Times New Roman" w:cs="Times New Roman"/>
          <w:sz w:val="24"/>
          <w:szCs w:val="24"/>
          <w:lang w:val="en-US"/>
        </w:rPr>
        <w:t xml:space="preserve">(0.1 mg/ml) </w:t>
      </w:r>
      <w:r w:rsidRPr="0004764B">
        <w:rPr>
          <w:rFonts w:ascii="Times New Roman" w:hAnsi="Times New Roman" w:cs="Times New Roman"/>
          <w:sz w:val="24"/>
          <w:szCs w:val="24"/>
          <w:lang w:val="en-US"/>
        </w:rPr>
        <w:t xml:space="preserve">was added to these cultured cells to select for GFP expressing cells. </w:t>
      </w:r>
    </w:p>
    <w:p w14:paraId="786BAB0E"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Differential miRNA expression: </w:t>
      </w:r>
    </w:p>
    <w:p w14:paraId="558E37B0" w14:textId="57FD695C" w:rsidR="00D269F5" w:rsidRPr="0004764B" w:rsidRDefault="00D269F5" w:rsidP="00D269F5">
      <w:pPr>
        <w:spacing w:line="480" w:lineRule="auto"/>
        <w:rPr>
          <w:rFonts w:ascii="Times New Roman" w:hAnsi="Times New Roman" w:cs="Times New Roman"/>
          <w:sz w:val="24"/>
          <w:szCs w:val="24"/>
          <w:lang w:val="en-US"/>
        </w:rPr>
      </w:pPr>
      <w:commentRangeStart w:id="13"/>
      <w:r w:rsidRPr="0004764B">
        <w:rPr>
          <w:rFonts w:ascii="Times New Roman" w:hAnsi="Times New Roman" w:cs="Times New Roman"/>
          <w:sz w:val="24"/>
          <w:szCs w:val="24"/>
          <w:lang w:val="en-US"/>
        </w:rPr>
        <w:t>Previously collected RNA-</w:t>
      </w:r>
      <w:proofErr w:type="spellStart"/>
      <w:r w:rsidRPr="0004764B">
        <w:rPr>
          <w:rFonts w:ascii="Times New Roman" w:hAnsi="Times New Roman" w:cs="Times New Roman"/>
          <w:sz w:val="24"/>
          <w:szCs w:val="24"/>
          <w:lang w:val="en-US"/>
        </w:rPr>
        <w:t>seq</w:t>
      </w:r>
      <w:proofErr w:type="spellEnd"/>
      <w:r w:rsidRPr="0004764B">
        <w:rPr>
          <w:rFonts w:ascii="Times New Roman" w:hAnsi="Times New Roman" w:cs="Times New Roman"/>
          <w:sz w:val="24"/>
          <w:szCs w:val="24"/>
          <w:lang w:val="en-US"/>
        </w:rPr>
        <w:t xml:space="preserve"> data for small RNAs, generated by Illumina sequencing, had been aligned and assessed for raw counts for miRNAs in cell and EVs. An R package, DESeq2, had normalized these counts to fit a negative binomial distribution and excluded microRNA data that possessed low to no counts (≤10 counts) for miRNA species across the triplicates and conditions (GFP and cavin-1), allowing for only relevant microRNAs to be assessed. Applying the function makes comparisons of expression between GFP and cavin-1 cell conditions and returns this in the form of log2 fold change (FC), Wald test p-value and a false discovery rate corrected p-value. </w:t>
      </w:r>
      <w:commentRangeEnd w:id="13"/>
      <w:r w:rsidR="005B5088">
        <w:rPr>
          <w:rStyle w:val="CommentReference"/>
        </w:rPr>
        <w:commentReference w:id="13"/>
      </w:r>
      <w:r w:rsidRPr="0004764B">
        <w:rPr>
          <w:rFonts w:ascii="Times New Roman" w:hAnsi="Times New Roman" w:cs="Times New Roman"/>
          <w:sz w:val="24"/>
          <w:szCs w:val="24"/>
          <w:lang w:val="en-US"/>
        </w:rPr>
        <w:t xml:space="preserve">This analysis was completed separately for cell and EV miRNA content. By using the log2FC values for each </w:t>
      </w:r>
      <w:proofErr w:type="spellStart"/>
      <w:r w:rsidRPr="0004764B">
        <w:rPr>
          <w:rFonts w:ascii="Times New Roman" w:hAnsi="Times New Roman" w:cs="Times New Roman"/>
          <w:sz w:val="24"/>
          <w:szCs w:val="24"/>
          <w:lang w:val="en-US"/>
        </w:rPr>
        <w:t>miR</w:t>
      </w:r>
      <w:proofErr w:type="spellEnd"/>
      <w:r w:rsidRPr="0004764B">
        <w:rPr>
          <w:rFonts w:ascii="Times New Roman" w:hAnsi="Times New Roman" w:cs="Times New Roman"/>
          <w:sz w:val="24"/>
          <w:szCs w:val="24"/>
          <w:lang w:val="en-US"/>
        </w:rPr>
        <w:t>, comparisons we</w:t>
      </w:r>
      <w:r w:rsidR="007E0630">
        <w:rPr>
          <w:rFonts w:ascii="Times New Roman" w:hAnsi="Times New Roman" w:cs="Times New Roman"/>
          <w:sz w:val="24"/>
          <w:szCs w:val="24"/>
          <w:lang w:val="en-US"/>
        </w:rPr>
        <w:t>re made between cell and EV</w:t>
      </w:r>
      <w:r w:rsidRPr="0004764B">
        <w:rPr>
          <w:rFonts w:ascii="Times New Roman" w:hAnsi="Times New Roman" w:cs="Times New Roman"/>
          <w:sz w:val="24"/>
          <w:szCs w:val="24"/>
          <w:lang w:val="en-US"/>
        </w:rPr>
        <w:t xml:space="preserve"> expression by taking the difference in the form of FC</w:t>
      </w:r>
      <w:r w:rsidRPr="0004764B">
        <w:rPr>
          <w:rFonts w:ascii="Times New Roman" w:hAnsi="Times New Roman" w:cs="Times New Roman"/>
          <w:sz w:val="24"/>
          <w:szCs w:val="24"/>
          <w:vertAlign w:val="subscript"/>
          <w:lang w:val="en-US"/>
        </w:rPr>
        <w:t>cell</w:t>
      </w:r>
      <w:r w:rsidRPr="0004764B">
        <w:rPr>
          <w:rFonts w:ascii="Times New Roman" w:hAnsi="Times New Roman" w:cs="Times New Roman"/>
          <w:sz w:val="24"/>
          <w:szCs w:val="24"/>
          <w:lang w:val="en-US"/>
        </w:rPr>
        <w:t>-FC</w:t>
      </w:r>
      <w:r w:rsidRPr="0004764B">
        <w:rPr>
          <w:rFonts w:ascii="Times New Roman" w:hAnsi="Times New Roman" w:cs="Times New Roman"/>
          <w:sz w:val="24"/>
          <w:szCs w:val="24"/>
          <w:vertAlign w:val="subscript"/>
          <w:lang w:val="en-US"/>
        </w:rPr>
        <w:t>exo</w:t>
      </w:r>
      <w:r w:rsidRPr="0004764B">
        <w:rPr>
          <w:rFonts w:ascii="Times New Roman" w:hAnsi="Times New Roman" w:cs="Times New Roman"/>
          <w:sz w:val="24"/>
          <w:szCs w:val="24"/>
          <w:lang w:val="en-US"/>
        </w:rPr>
        <w:t xml:space="preserve">. </w:t>
      </w:r>
      <w:r w:rsidR="007E0630">
        <w:rPr>
          <w:rFonts w:ascii="Times New Roman" w:hAnsi="Times New Roman" w:cs="Times New Roman"/>
          <w:sz w:val="24"/>
          <w:szCs w:val="24"/>
          <w:lang w:val="en-US"/>
        </w:rPr>
        <w:t xml:space="preserve">Frequency disruption graphs were plotted by measuring the frequency of FC-FC in increments of 0.05. </w:t>
      </w:r>
      <w:proofErr w:type="spellStart"/>
      <w:r w:rsidR="007E0630">
        <w:rPr>
          <w:rFonts w:ascii="Times New Roman" w:hAnsi="Times New Roman" w:cs="Times New Roman"/>
          <w:sz w:val="24"/>
          <w:szCs w:val="24"/>
          <w:lang w:val="en-US"/>
        </w:rPr>
        <w:t>GraphPad</w:t>
      </w:r>
      <w:proofErr w:type="spellEnd"/>
      <w:r w:rsidR="007E0630">
        <w:rPr>
          <w:rFonts w:ascii="Times New Roman" w:hAnsi="Times New Roman" w:cs="Times New Roman"/>
          <w:sz w:val="24"/>
          <w:szCs w:val="24"/>
          <w:lang w:val="en-US"/>
        </w:rPr>
        <w:t xml:space="preserve"> Prism was used to generate this graph and line of best fit added by </w:t>
      </w:r>
      <w:r w:rsidR="00F37258">
        <w:rPr>
          <w:rFonts w:ascii="Times New Roman" w:hAnsi="Times New Roman" w:cs="Times New Roman"/>
          <w:sz w:val="24"/>
          <w:szCs w:val="24"/>
          <w:lang w:val="en-US"/>
        </w:rPr>
        <w:t>analysis</w:t>
      </w:r>
      <w:r w:rsidR="007E0630">
        <w:rPr>
          <w:rFonts w:ascii="Times New Roman" w:hAnsi="Times New Roman" w:cs="Times New Roman"/>
          <w:sz w:val="24"/>
          <w:szCs w:val="24"/>
          <w:lang w:val="en-US"/>
        </w:rPr>
        <w:t xml:space="preserve"> of ‘Sum of two Gaussians’</w:t>
      </w:r>
      <w:r w:rsidR="00F37258">
        <w:rPr>
          <w:rFonts w:ascii="Times New Roman" w:hAnsi="Times New Roman" w:cs="Times New Roman"/>
          <w:sz w:val="24"/>
          <w:szCs w:val="24"/>
          <w:lang w:val="en-US"/>
        </w:rPr>
        <w:t>.</w:t>
      </w:r>
      <w:r w:rsidR="007E0630">
        <w:rPr>
          <w:rFonts w:ascii="Times New Roman" w:hAnsi="Times New Roman" w:cs="Times New Roman"/>
          <w:sz w:val="24"/>
          <w:szCs w:val="24"/>
          <w:lang w:val="en-US"/>
        </w:rPr>
        <w:t xml:space="preserve"> </w:t>
      </w:r>
    </w:p>
    <w:p w14:paraId="4BFB41AA"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lastRenderedPageBreak/>
        <w:t xml:space="preserve">Extracellular Vesicle Extraction and RNA extraction: </w:t>
      </w:r>
    </w:p>
    <w:p w14:paraId="0112F1BA" w14:textId="68E974B3"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Cells were grown to 70% confluency prior to the addition of fresh serum free RPMI1640 media on </w:t>
      </w:r>
      <w:r w:rsidRPr="00712621">
        <w:rPr>
          <w:rFonts w:ascii="Times New Roman" w:hAnsi="Times New Roman" w:cs="Times New Roman"/>
          <w:sz w:val="24"/>
          <w:szCs w:val="24"/>
          <w:lang w:val="en-US"/>
        </w:rPr>
        <w:t xml:space="preserve">15cm Petri dishes. The conditioned media was collected after 24hrs of incubation and concentrated in a 10kDa ultracentrifugation </w:t>
      </w:r>
      <w:r w:rsidRPr="0004764B">
        <w:rPr>
          <w:rFonts w:ascii="Times New Roman" w:hAnsi="Times New Roman" w:cs="Times New Roman"/>
          <w:sz w:val="24"/>
          <w:szCs w:val="24"/>
          <w:lang w:val="en-US"/>
        </w:rPr>
        <w:t xml:space="preserve">filter tube (Sigma) until 1mL of concentrated media was achieved. This was processed through an </w:t>
      </w:r>
      <w:proofErr w:type="spellStart"/>
      <w:r w:rsidRPr="0004764B">
        <w:rPr>
          <w:rFonts w:ascii="Times New Roman" w:hAnsi="Times New Roman" w:cs="Times New Roman"/>
          <w:sz w:val="24"/>
          <w:szCs w:val="24"/>
          <w:lang w:val="en-US"/>
        </w:rPr>
        <w:t>exoRNeasy</w:t>
      </w:r>
      <w:proofErr w:type="spellEnd"/>
      <w:r w:rsidRPr="0004764B">
        <w:rPr>
          <w:rFonts w:ascii="Times New Roman" w:hAnsi="Times New Roman" w:cs="Times New Roman"/>
          <w:sz w:val="24"/>
          <w:szCs w:val="24"/>
          <w:lang w:val="en-US"/>
        </w:rPr>
        <w:t xml:space="preserve"> midi kit (</w:t>
      </w:r>
      <w:proofErr w:type="spellStart"/>
      <w:r w:rsidRPr="0004764B">
        <w:rPr>
          <w:rFonts w:ascii="Times New Roman" w:hAnsi="Times New Roman" w:cs="Times New Roman"/>
          <w:sz w:val="24"/>
          <w:szCs w:val="24"/>
          <w:lang w:val="en-US"/>
        </w:rPr>
        <w:t>Qiagen</w:t>
      </w:r>
      <w:proofErr w:type="spellEnd"/>
      <w:r w:rsidRPr="0004764B">
        <w:rPr>
          <w:rFonts w:ascii="Times New Roman" w:hAnsi="Times New Roman" w:cs="Times New Roman"/>
          <w:sz w:val="24"/>
          <w:szCs w:val="24"/>
          <w:lang w:val="en-US"/>
        </w:rPr>
        <w:t>) to extract the total EV RNA</w:t>
      </w:r>
      <w:r w:rsidR="00315510" w:rsidRPr="0004764B">
        <w:rPr>
          <w:rFonts w:ascii="Times New Roman" w:hAnsi="Times New Roman" w:cs="Times New Roman"/>
          <w:sz w:val="24"/>
          <w:szCs w:val="24"/>
          <w:lang w:val="en-US"/>
        </w:rPr>
        <w:t xml:space="preserve"> as per manufacturer’s instruction</w:t>
      </w:r>
      <w:r w:rsidR="00712621">
        <w:rPr>
          <w:rFonts w:ascii="Times New Roman" w:hAnsi="Times New Roman" w:cs="Times New Roman"/>
          <w:sz w:val="24"/>
          <w:szCs w:val="24"/>
          <w:lang w:val="en-US"/>
        </w:rPr>
        <w:t>. A sample of the cognate</w:t>
      </w:r>
      <w:r w:rsidRPr="0004764B">
        <w:rPr>
          <w:rFonts w:ascii="Times New Roman" w:hAnsi="Times New Roman" w:cs="Times New Roman"/>
          <w:sz w:val="24"/>
          <w:szCs w:val="24"/>
          <w:lang w:val="en-US"/>
        </w:rPr>
        <w:t xml:space="preserve"> cells were also collected for comparison. The total cellular RNA was collected using the </w:t>
      </w:r>
      <w:proofErr w:type="spellStart"/>
      <w:r w:rsidRPr="0004764B">
        <w:rPr>
          <w:rFonts w:ascii="Times New Roman" w:hAnsi="Times New Roman" w:cs="Times New Roman"/>
          <w:sz w:val="24"/>
          <w:szCs w:val="24"/>
          <w:lang w:val="en-US"/>
        </w:rPr>
        <w:t>MiRvana</w:t>
      </w:r>
      <w:proofErr w:type="spellEnd"/>
      <w:r w:rsidRPr="0004764B">
        <w:rPr>
          <w:rFonts w:ascii="Times New Roman" w:hAnsi="Times New Roman" w:cs="Times New Roman"/>
          <w:sz w:val="24"/>
          <w:szCs w:val="24"/>
          <w:lang w:val="en-US"/>
        </w:rPr>
        <w:t xml:space="preserve"> kit as per manufactures’ instruction (Invitrogen). </w:t>
      </w:r>
      <w:proofErr w:type="spellStart"/>
      <w:r w:rsidRPr="0004764B">
        <w:rPr>
          <w:rFonts w:ascii="Times New Roman" w:hAnsi="Times New Roman" w:cs="Times New Roman"/>
          <w:sz w:val="24"/>
          <w:szCs w:val="24"/>
          <w:lang w:val="en-US"/>
        </w:rPr>
        <w:t>Nanodrop</w:t>
      </w:r>
      <w:proofErr w:type="spellEnd"/>
      <w:r w:rsidRPr="0004764B">
        <w:rPr>
          <w:rFonts w:ascii="Times New Roman" w:hAnsi="Times New Roman" w:cs="Times New Roman"/>
          <w:sz w:val="24"/>
          <w:szCs w:val="24"/>
          <w:lang w:val="en-US"/>
        </w:rPr>
        <w:t xml:space="preserve"> was used to assess to the purity and concentration of the RNA, where samples with an A</w:t>
      </w:r>
      <w:r w:rsidRPr="0004764B">
        <w:rPr>
          <w:rFonts w:ascii="Times New Roman" w:hAnsi="Times New Roman" w:cs="Times New Roman"/>
          <w:sz w:val="24"/>
          <w:szCs w:val="24"/>
          <w:vertAlign w:val="subscript"/>
          <w:lang w:val="en-US"/>
        </w:rPr>
        <w:t xml:space="preserve">260/280 </w:t>
      </w:r>
      <w:r w:rsidRPr="0004764B">
        <w:rPr>
          <w:rFonts w:ascii="Times New Roman" w:hAnsi="Times New Roman" w:cs="Times New Roman"/>
          <w:sz w:val="24"/>
          <w:szCs w:val="24"/>
          <w:lang w:val="en-US"/>
        </w:rPr>
        <w:t xml:space="preserve">approximating 1.8 were be used for further experimentation.    </w:t>
      </w:r>
    </w:p>
    <w:p w14:paraId="4ED00D50"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Reverse Transcription quantitative Polymerase Chain Reaction (RT-qPCR) and preparation: </w:t>
      </w:r>
    </w:p>
    <w:p w14:paraId="1E9B9E5E" w14:textId="2A3C337A"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Poly-adenylation was completed using the E.coli polyadenylation enzyme and associated buffers (NEB) using a standard protocol </w:t>
      </w:r>
      <w:r w:rsidRPr="0004764B">
        <w:rPr>
          <w:rFonts w:ascii="Times New Roman" w:hAnsi="Times New Roman" w:cs="Times New Roman"/>
          <w:sz w:val="24"/>
          <w:szCs w:val="24"/>
          <w:lang w:val="en-US"/>
        </w:rPr>
        <w:fldChar w:fldCharType="begin"/>
      </w:r>
      <w:r w:rsidRPr="0004764B">
        <w:rPr>
          <w:rFonts w:ascii="Times New Roman" w:hAnsi="Times New Roman" w:cs="Times New Roman"/>
          <w:sz w:val="24"/>
          <w:szCs w:val="24"/>
          <w:lang w:val="en-US"/>
        </w:rPr>
        <w:instrText xml:space="preserve"> ADDIN EN.CITE &lt;EndNote&gt;&lt;Cite&gt;&lt;Author&gt;Balcells&lt;/Author&gt;&lt;Year&gt;2011&lt;/Year&gt;&lt;RecNum&gt;164&lt;/RecNum&gt;&lt;DisplayText&gt;(Balcells&lt;style face="italic"&gt; et al.&lt;/style&gt; 2011)&lt;/DisplayText&gt;&lt;record&gt;&lt;rec-number&gt;164&lt;/rec-number&gt;&lt;foreign-keys&gt;&lt;key app="EN" db-id="fvaw9vd5rrfez2epavc5exebz02xt0vvvwrs" timestamp="1466742170"&gt;164&lt;/key&gt;&lt;/foreign-keys&gt;&lt;ref-type name="Journal Article"&gt;17&lt;/ref-type&gt;&lt;contributors&gt;&lt;authors&gt;&lt;author&gt;Balcells, Ingrid&lt;/author&gt;&lt;author&gt;Cirera, Susanna&lt;/author&gt;&lt;author&gt;Busk, Peter K.&lt;/author&gt;&lt;/authors&gt;&lt;/contributors&gt;&lt;titles&gt;&lt;title&gt;Specific and sensitive quantitative RT-PCR of miRNAs with DNA primers&lt;/title&gt;&lt;secondary-title&gt;BMC Biotechnology&lt;/secondary-title&gt;&lt;/titles&gt;&lt;periodical&gt;&lt;full-title&gt;BMC Biotechnology&lt;/full-title&gt;&lt;/periodical&gt;&lt;pages&gt;1-11&lt;/pages&gt;&lt;volume&gt;11&lt;/volume&gt;&lt;number&gt;1&lt;/number&gt;&lt;dates&gt;&lt;year&gt;2011&lt;/year&gt;&lt;/dates&gt;&lt;isbn&gt;1472-6750&lt;/isbn&gt;&lt;label&gt;Balcells2011&lt;/label&gt;&lt;work-type&gt;journal article&lt;/work-type&gt;&lt;urls&gt;&lt;related-urls&gt;&lt;url&gt;http://dx.doi.org/10.1186/1472-6750-11-70&lt;/url&gt;&lt;/related-urls&gt;&lt;/urls&gt;&lt;electronic-resource-num&gt;10.1186/1472-6750-11-70&lt;/electronic-resource-num&gt;&lt;/record&gt;&lt;/Cite&gt;&lt;/EndNote&gt;</w:instrText>
      </w:r>
      <w:r w:rsidRPr="0004764B">
        <w:rPr>
          <w:rFonts w:ascii="Times New Roman" w:hAnsi="Times New Roman" w:cs="Times New Roman"/>
          <w:sz w:val="24"/>
          <w:szCs w:val="24"/>
          <w:lang w:val="en-US"/>
        </w:rPr>
        <w:fldChar w:fldCharType="separate"/>
      </w:r>
      <w:r w:rsidRPr="0004764B">
        <w:rPr>
          <w:rFonts w:ascii="Times New Roman" w:hAnsi="Times New Roman" w:cs="Times New Roman"/>
          <w:noProof/>
          <w:sz w:val="24"/>
          <w:szCs w:val="24"/>
          <w:lang w:val="en-US"/>
        </w:rPr>
        <w:t>(</w:t>
      </w:r>
      <w:hyperlink w:anchor="_ENREF_1" w:tooltip="Balcells, 2011 #164" w:history="1">
        <w:r w:rsidR="00C15703" w:rsidRPr="0004764B">
          <w:rPr>
            <w:rFonts w:ascii="Times New Roman" w:hAnsi="Times New Roman" w:cs="Times New Roman"/>
            <w:noProof/>
            <w:sz w:val="24"/>
            <w:szCs w:val="24"/>
            <w:lang w:val="en-US"/>
          </w:rPr>
          <w:t>Balcells</w:t>
        </w:r>
        <w:r w:rsidR="00C15703" w:rsidRPr="0004764B">
          <w:rPr>
            <w:rFonts w:ascii="Times New Roman" w:hAnsi="Times New Roman" w:cs="Times New Roman"/>
            <w:i/>
            <w:noProof/>
            <w:sz w:val="24"/>
            <w:szCs w:val="24"/>
            <w:lang w:val="en-US"/>
          </w:rPr>
          <w:t xml:space="preserve"> et al.</w:t>
        </w:r>
        <w:r w:rsidR="00C15703" w:rsidRPr="0004764B">
          <w:rPr>
            <w:rFonts w:ascii="Times New Roman" w:hAnsi="Times New Roman" w:cs="Times New Roman"/>
            <w:noProof/>
            <w:sz w:val="24"/>
            <w:szCs w:val="24"/>
            <w:lang w:val="en-US"/>
          </w:rPr>
          <w:t xml:space="preserve"> 2011</w:t>
        </w:r>
      </w:hyperlink>
      <w:r w:rsidRPr="0004764B">
        <w:rPr>
          <w:rFonts w:ascii="Times New Roman" w:hAnsi="Times New Roman" w:cs="Times New Roman"/>
          <w:noProof/>
          <w:sz w:val="24"/>
          <w:szCs w:val="24"/>
          <w:lang w:val="en-US"/>
        </w:rPr>
        <w:t>)</w:t>
      </w:r>
      <w:r w:rsidRPr="0004764B">
        <w:rPr>
          <w:rFonts w:ascii="Times New Roman" w:hAnsi="Times New Roman" w:cs="Times New Roman"/>
          <w:sz w:val="24"/>
          <w:szCs w:val="24"/>
          <w:lang w:val="en-US"/>
        </w:rPr>
        <w:fldChar w:fldCharType="end"/>
      </w:r>
      <w:r w:rsidRPr="0004764B">
        <w:rPr>
          <w:rFonts w:ascii="Times New Roman" w:hAnsi="Times New Roman" w:cs="Times New Roman"/>
          <w:sz w:val="24"/>
          <w:szCs w:val="24"/>
          <w:lang w:val="en-US"/>
        </w:rPr>
        <w:t>. This was immediately followed by cDNA conversion using the Superscript II Reverse Transcriptase and 0.1μg/</w:t>
      </w:r>
      <w:proofErr w:type="spellStart"/>
      <w:r w:rsidRPr="0004764B">
        <w:rPr>
          <w:rFonts w:ascii="Times New Roman" w:hAnsi="Times New Roman" w:cs="Times New Roman"/>
          <w:sz w:val="24"/>
          <w:szCs w:val="24"/>
          <w:lang w:val="en-US"/>
        </w:rPr>
        <w:t>μL</w:t>
      </w:r>
      <w:proofErr w:type="spellEnd"/>
      <w:r w:rsidRPr="0004764B">
        <w:rPr>
          <w:rFonts w:ascii="Times New Roman" w:hAnsi="Times New Roman" w:cs="Times New Roman"/>
          <w:sz w:val="24"/>
          <w:szCs w:val="24"/>
          <w:lang w:val="en-US"/>
        </w:rPr>
        <w:t xml:space="preserve"> oligo DT (Invitrogen) as per standard</w:t>
      </w:r>
      <w:r w:rsidR="00634F62">
        <w:rPr>
          <w:rFonts w:ascii="Times New Roman" w:hAnsi="Times New Roman" w:cs="Times New Roman"/>
          <w:sz w:val="24"/>
          <w:szCs w:val="24"/>
          <w:lang w:val="en-US"/>
        </w:rPr>
        <w:t xml:space="preserve"> Invitrogen protocol</w:t>
      </w:r>
      <w:r w:rsidRPr="0004764B">
        <w:rPr>
          <w:rFonts w:ascii="Times New Roman" w:hAnsi="Times New Roman" w:cs="Times New Roman"/>
          <w:sz w:val="24"/>
          <w:szCs w:val="24"/>
          <w:lang w:val="en-US"/>
        </w:rPr>
        <w:t>. RT-qPCR was performed on the samples with primers specific to miR-363-3p, 148a-3p,</w:t>
      </w:r>
      <w:ins w:id="14" w:author="Microsoft account" w:date="2016-10-02T14:13:00Z">
        <w:r w:rsidR="00CB378A">
          <w:rPr>
            <w:rFonts w:ascii="Times New Roman" w:hAnsi="Times New Roman" w:cs="Times New Roman"/>
            <w:sz w:val="24"/>
            <w:szCs w:val="24"/>
            <w:lang w:val="en-US"/>
          </w:rPr>
          <w:t xml:space="preserve"> 10b-5p,</w:t>
        </w:r>
      </w:ins>
      <w:r w:rsidRPr="0004764B">
        <w:rPr>
          <w:rFonts w:ascii="Times New Roman" w:hAnsi="Times New Roman" w:cs="Times New Roman"/>
          <w:sz w:val="24"/>
          <w:szCs w:val="24"/>
          <w:lang w:val="en-US"/>
        </w:rPr>
        <w:t xml:space="preserve"> 200a-3p, 30a-3p and 574-5p (IDT). Mir-125a-3p was used as the reference gene due to producing the same level of expression in EV</w:t>
      </w:r>
      <w:ins w:id="15" w:author="Microsoft account" w:date="2016-10-02T14:13:00Z">
        <w:r w:rsidR="00CB378A">
          <w:rPr>
            <w:rFonts w:ascii="Times New Roman" w:hAnsi="Times New Roman" w:cs="Times New Roman"/>
            <w:sz w:val="24"/>
            <w:szCs w:val="24"/>
            <w:lang w:val="en-US"/>
          </w:rPr>
          <w:t>s</w:t>
        </w:r>
      </w:ins>
      <w:r w:rsidRPr="0004764B">
        <w:rPr>
          <w:rFonts w:ascii="Times New Roman" w:hAnsi="Times New Roman" w:cs="Times New Roman"/>
          <w:sz w:val="24"/>
          <w:szCs w:val="24"/>
          <w:lang w:val="en-US"/>
        </w:rPr>
        <w:t xml:space="preserve"> derived from both GFP and cavin-1 PC3 cells based on the RNA-</w:t>
      </w:r>
      <w:proofErr w:type="spellStart"/>
      <w:r w:rsidRPr="0004764B">
        <w:rPr>
          <w:rFonts w:ascii="Times New Roman" w:hAnsi="Times New Roman" w:cs="Times New Roman"/>
          <w:sz w:val="24"/>
          <w:szCs w:val="24"/>
          <w:lang w:val="en-US"/>
        </w:rPr>
        <w:t>seq</w:t>
      </w:r>
      <w:proofErr w:type="spellEnd"/>
      <w:r w:rsidRPr="0004764B">
        <w:rPr>
          <w:rFonts w:ascii="Times New Roman" w:hAnsi="Times New Roman" w:cs="Times New Roman"/>
          <w:sz w:val="24"/>
          <w:szCs w:val="24"/>
          <w:lang w:val="en-US"/>
        </w:rPr>
        <w:t xml:space="preserve"> data. Delta </w:t>
      </w:r>
      <w:proofErr w:type="spellStart"/>
      <w:r w:rsidRPr="0004764B">
        <w:rPr>
          <w:rFonts w:ascii="Times New Roman" w:hAnsi="Times New Roman" w:cs="Times New Roman"/>
          <w:sz w:val="24"/>
          <w:szCs w:val="24"/>
          <w:lang w:val="en-US"/>
        </w:rPr>
        <w:t>delta</w:t>
      </w:r>
      <w:proofErr w:type="spellEnd"/>
      <w:r w:rsidRPr="0004764B">
        <w:rPr>
          <w:rFonts w:ascii="Times New Roman" w:hAnsi="Times New Roman" w:cs="Times New Roman"/>
          <w:sz w:val="24"/>
          <w:szCs w:val="24"/>
          <w:lang w:val="en-US"/>
        </w:rPr>
        <w:t xml:space="preserve"> CT statistics were completed by comparing between GFP and cavin-1 cell lines for the target and reference genes. Bar graphs generated by </w:t>
      </w:r>
      <w:proofErr w:type="spellStart"/>
      <w:r w:rsidRPr="0004764B">
        <w:rPr>
          <w:rFonts w:ascii="Times New Roman" w:hAnsi="Times New Roman" w:cs="Times New Roman"/>
          <w:sz w:val="24"/>
          <w:szCs w:val="24"/>
          <w:lang w:val="en-US"/>
        </w:rPr>
        <w:t>GraphPad</w:t>
      </w:r>
      <w:proofErr w:type="spellEnd"/>
      <w:r w:rsidRPr="0004764B">
        <w:rPr>
          <w:rFonts w:ascii="Times New Roman" w:hAnsi="Times New Roman" w:cs="Times New Roman"/>
          <w:sz w:val="24"/>
          <w:szCs w:val="24"/>
          <w:lang w:val="en-US"/>
        </w:rPr>
        <w:t xml:space="preserve"> Prism 6 and statistics calculated using a non-parametric </w:t>
      </w:r>
      <w:r w:rsidR="00F37258">
        <w:rPr>
          <w:rFonts w:ascii="Times New Roman" w:hAnsi="Times New Roman" w:cs="Times New Roman"/>
          <w:sz w:val="24"/>
          <w:szCs w:val="24"/>
          <w:lang w:val="en-US"/>
        </w:rPr>
        <w:t>two-sided T-test (Mann-Whitney U</w:t>
      </w:r>
      <w:r w:rsidRPr="0004764B">
        <w:rPr>
          <w:rFonts w:ascii="Times New Roman" w:hAnsi="Times New Roman" w:cs="Times New Roman"/>
          <w:sz w:val="24"/>
          <w:szCs w:val="24"/>
          <w:lang w:val="en-US"/>
        </w:rPr>
        <w:t xml:space="preserve">-test). </w:t>
      </w:r>
    </w:p>
    <w:p w14:paraId="60193254" w14:textId="77777777" w:rsidR="00E10F8A" w:rsidRPr="0004764B" w:rsidRDefault="00E10F8A" w:rsidP="00E10F8A">
      <w:pPr>
        <w:spacing w:line="480" w:lineRule="auto"/>
        <w:rPr>
          <w:rFonts w:ascii="Times New Roman" w:hAnsi="Times New Roman" w:cs="Times New Roman"/>
          <w:sz w:val="24"/>
          <w:szCs w:val="24"/>
          <w:lang w:val="en-US"/>
        </w:rPr>
      </w:pPr>
      <w:r w:rsidRPr="0004764B">
        <w:rPr>
          <w:rStyle w:val="Heading2Char"/>
          <w:rFonts w:ascii="Times New Roman" w:hAnsi="Times New Roman" w:cs="Times New Roman"/>
          <w:sz w:val="24"/>
          <w:szCs w:val="24"/>
        </w:rPr>
        <w:t>Motif Discovery and Assessment</w:t>
      </w:r>
      <w:r w:rsidRPr="0004764B">
        <w:rPr>
          <w:rFonts w:ascii="Times New Roman" w:hAnsi="Times New Roman" w:cs="Times New Roman"/>
          <w:sz w:val="24"/>
          <w:szCs w:val="24"/>
          <w:lang w:val="en-US"/>
        </w:rPr>
        <w:t>:</w:t>
      </w:r>
    </w:p>
    <w:p w14:paraId="1867C72D" w14:textId="7628091B" w:rsidR="00E10F8A" w:rsidRPr="00634F62" w:rsidRDefault="00E10F8A" w:rsidP="00E10F8A">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TAMO (Tools for Analysis of </w:t>
      </w:r>
      <w:proofErr w:type="spellStart"/>
      <w:r w:rsidRPr="0004764B">
        <w:rPr>
          <w:rFonts w:ascii="Times New Roman" w:hAnsi="Times New Roman" w:cs="Times New Roman"/>
          <w:sz w:val="24"/>
          <w:szCs w:val="24"/>
          <w:lang w:val="en-US"/>
        </w:rPr>
        <w:t>MOtifs</w:t>
      </w:r>
      <w:proofErr w:type="spellEnd"/>
      <w:r w:rsidRPr="0004764B">
        <w:rPr>
          <w:rFonts w:ascii="Times New Roman" w:hAnsi="Times New Roman" w:cs="Times New Roman"/>
          <w:sz w:val="24"/>
          <w:szCs w:val="24"/>
          <w:lang w:val="en-US"/>
        </w:rPr>
        <w:t xml:space="preserve">) </w:t>
      </w:r>
      <w:proofErr w:type="gramStart"/>
      <w:r w:rsidR="00CB378A">
        <w:rPr>
          <w:rFonts w:ascii="Times New Roman" w:hAnsi="Times New Roman" w:cs="Times New Roman"/>
          <w:sz w:val="24"/>
          <w:szCs w:val="24"/>
          <w:lang w:val="en-US"/>
        </w:rPr>
        <w:t>Unix</w:t>
      </w:r>
      <w:proofErr w:type="gramEnd"/>
      <w:r w:rsidR="00634F62">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package was used to determine shared RNA-motifs within the differentially exported miRNA data set. The MEME algorithm was used to </w:t>
      </w:r>
      <w:r w:rsidRPr="0004764B">
        <w:rPr>
          <w:rFonts w:ascii="Times New Roman" w:hAnsi="Times New Roman" w:cs="Times New Roman"/>
          <w:sz w:val="24"/>
          <w:szCs w:val="24"/>
          <w:lang w:val="en-US"/>
        </w:rPr>
        <w:lastRenderedPageBreak/>
        <w:t xml:space="preserve">find a motif 4 to 10 nucleotides in length mapped amongst the inputted miRNA sequences with at least 70% conservation. The resulting motif was compared to the sequences of all expressed miRNAs in the PC3 cells to determine specificity to the differentially exported miRNAs using the sitemap algorithm. Sequence logos were generated using </w:t>
      </w:r>
      <w:proofErr w:type="spellStart"/>
      <w:r w:rsidRPr="0004764B">
        <w:rPr>
          <w:rFonts w:ascii="Times New Roman" w:hAnsi="Times New Roman" w:cs="Times New Roman"/>
          <w:sz w:val="24"/>
          <w:szCs w:val="24"/>
          <w:lang w:val="en-US"/>
        </w:rPr>
        <w:t>WebLogo</w:t>
      </w:r>
      <w:proofErr w:type="spellEnd"/>
      <w:r w:rsidRPr="0004764B">
        <w:rPr>
          <w:rFonts w:ascii="Times New Roman" w:hAnsi="Times New Roman" w:cs="Times New Roman"/>
          <w:sz w:val="24"/>
          <w:szCs w:val="24"/>
          <w:lang w:val="en-US"/>
        </w:rPr>
        <w:t xml:space="preserve"> </w:t>
      </w:r>
      <w:r w:rsidR="00634F62">
        <w:rPr>
          <w:rFonts w:ascii="Times New Roman" w:hAnsi="Times New Roman" w:cs="Times New Roman"/>
          <w:sz w:val="24"/>
          <w:szCs w:val="24"/>
          <w:lang w:val="en-US"/>
        </w:rPr>
        <w:t>(</w:t>
      </w:r>
      <w:ins w:id="16" w:author="Microsoft account" w:date="2016-10-02T14:15:00Z">
        <w:r w:rsidR="00CB378A">
          <w:rPr>
            <w:rFonts w:ascii="Times New Roman" w:hAnsi="Times New Roman" w:cs="Times New Roman"/>
            <w:sz w:val="24"/>
            <w:szCs w:val="24"/>
            <w:lang w:val="en-US"/>
          </w:rPr>
          <w:fldChar w:fldCharType="begin"/>
        </w:r>
        <w:r w:rsidR="00CB378A">
          <w:rPr>
            <w:rFonts w:ascii="Times New Roman" w:hAnsi="Times New Roman" w:cs="Times New Roman"/>
            <w:sz w:val="24"/>
            <w:szCs w:val="24"/>
            <w:lang w:val="en-US"/>
          </w:rPr>
          <w:instrText xml:space="preserve"> HYPERLINK "</w:instrText>
        </w:r>
      </w:ins>
      <w:r w:rsidR="00CB378A">
        <w:rPr>
          <w:rFonts w:ascii="Times New Roman" w:hAnsi="Times New Roman" w:cs="Times New Roman"/>
          <w:sz w:val="24"/>
          <w:szCs w:val="24"/>
          <w:lang w:val="en-US"/>
        </w:rPr>
        <w:instrText>http://weblogo.berkeley.edu/</w:instrText>
      </w:r>
      <w:ins w:id="17" w:author="Microsoft account" w:date="2016-10-02T14:15:00Z">
        <w:r w:rsidR="00CB378A">
          <w:rPr>
            <w:rFonts w:ascii="Times New Roman" w:hAnsi="Times New Roman" w:cs="Times New Roman"/>
            <w:sz w:val="24"/>
            <w:szCs w:val="24"/>
            <w:lang w:val="en-US"/>
          </w:rPr>
          <w:instrText xml:space="preserve">" </w:instrText>
        </w:r>
        <w:r w:rsidR="00CB378A">
          <w:rPr>
            <w:rFonts w:ascii="Times New Roman" w:hAnsi="Times New Roman" w:cs="Times New Roman"/>
            <w:sz w:val="24"/>
            <w:szCs w:val="24"/>
            <w:lang w:val="en-US"/>
          </w:rPr>
          <w:fldChar w:fldCharType="separate"/>
        </w:r>
      </w:ins>
      <w:r w:rsidR="00CB378A" w:rsidRPr="00CA344A">
        <w:rPr>
          <w:rStyle w:val="Hyperlink"/>
          <w:rFonts w:ascii="Times New Roman" w:hAnsi="Times New Roman" w:cs="Times New Roman"/>
          <w:sz w:val="24"/>
          <w:szCs w:val="24"/>
          <w:lang w:val="en-US"/>
        </w:rPr>
        <w:t>http://weblogo.berkeley.edu/</w:t>
      </w:r>
      <w:ins w:id="18" w:author="Microsoft account" w:date="2016-10-02T14:15:00Z">
        <w:r w:rsidR="00CB378A">
          <w:rPr>
            <w:rFonts w:ascii="Times New Roman" w:hAnsi="Times New Roman" w:cs="Times New Roman"/>
            <w:sz w:val="24"/>
            <w:szCs w:val="24"/>
            <w:lang w:val="en-US"/>
          </w:rPr>
          <w:fldChar w:fldCharType="end"/>
        </w:r>
      </w:ins>
      <w:r w:rsidR="00634F62">
        <w:rPr>
          <w:rFonts w:ascii="Times New Roman" w:hAnsi="Times New Roman" w:cs="Times New Roman"/>
          <w:sz w:val="24"/>
          <w:szCs w:val="24"/>
          <w:lang w:val="en-US"/>
        </w:rPr>
        <w:t>).</w:t>
      </w:r>
      <w:ins w:id="19" w:author="Microsoft account" w:date="2016-10-02T14:15:00Z">
        <w:r w:rsidR="00CB378A">
          <w:rPr>
            <w:rFonts w:ascii="Times New Roman" w:hAnsi="Times New Roman" w:cs="Times New Roman"/>
            <w:sz w:val="24"/>
            <w:szCs w:val="24"/>
            <w:lang w:val="en-US"/>
          </w:rPr>
          <w:t xml:space="preserve"> Comparing motifs to sequences to determine matches was performed using FIMO </w:t>
        </w:r>
      </w:ins>
      <w:ins w:id="20" w:author="Microsoft account" w:date="2016-10-02T14:17:00Z">
        <w:r w:rsidR="00CB378A">
          <w:rPr>
            <w:rFonts w:ascii="Times New Roman" w:hAnsi="Times New Roman" w:cs="Times New Roman"/>
            <w:sz w:val="24"/>
            <w:szCs w:val="24"/>
            <w:lang w:val="en-US"/>
          </w:rPr>
          <w:t>algorithm</w:t>
        </w:r>
      </w:ins>
      <w:ins w:id="21" w:author="Microsoft account" w:date="2016-10-02T14:15:00Z">
        <w:r w:rsidR="00CB378A">
          <w:rPr>
            <w:rFonts w:ascii="Times New Roman" w:hAnsi="Times New Roman" w:cs="Times New Roman"/>
            <w:sz w:val="24"/>
            <w:szCs w:val="24"/>
            <w:lang w:val="en-US"/>
          </w:rPr>
          <w:t xml:space="preserve"> with default </w:t>
        </w:r>
      </w:ins>
      <w:ins w:id="22" w:author="Microsoft account" w:date="2016-10-02T14:17:00Z">
        <w:r w:rsidR="00CB378A">
          <w:rPr>
            <w:rFonts w:ascii="Times New Roman" w:hAnsi="Times New Roman" w:cs="Times New Roman"/>
            <w:sz w:val="24"/>
            <w:szCs w:val="24"/>
            <w:lang w:val="en-US"/>
          </w:rPr>
          <w:t>parameters.</w:t>
        </w:r>
      </w:ins>
      <w:ins w:id="23" w:author="Microsoft account" w:date="2016-10-02T14:15:00Z">
        <w:r w:rsidR="00CB378A">
          <w:rPr>
            <w:rFonts w:ascii="Times New Roman" w:hAnsi="Times New Roman" w:cs="Times New Roman"/>
            <w:sz w:val="24"/>
            <w:szCs w:val="24"/>
            <w:lang w:val="en-US"/>
          </w:rPr>
          <w:t xml:space="preserve"> </w:t>
        </w:r>
      </w:ins>
    </w:p>
    <w:p w14:paraId="53173518"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Proteomic Analysis: </w:t>
      </w:r>
    </w:p>
    <w:p w14:paraId="3C5CB55B" w14:textId="76B286FC"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Previously published </w:t>
      </w:r>
      <w:r w:rsidR="002A1A4D">
        <w:rPr>
          <w:rFonts w:ascii="Times New Roman" w:hAnsi="Times New Roman" w:cs="Times New Roman"/>
          <w:sz w:val="24"/>
          <w:szCs w:val="24"/>
          <w:lang w:val="en-US"/>
        </w:rPr>
        <w:t>proteomics data were retrieved from online supplementary data file</w:t>
      </w:r>
      <w:r w:rsidR="008A70A1">
        <w:rPr>
          <w:rFonts w:ascii="Times New Roman" w:hAnsi="Times New Roman" w:cs="Times New Roman"/>
          <w:sz w:val="24"/>
          <w:szCs w:val="24"/>
          <w:lang w:val="en-US"/>
        </w:rPr>
        <w:t xml:space="preserve"> </w:t>
      </w:r>
      <w:r w:rsidR="008A70A1" w:rsidRPr="00634F62">
        <w:rPr>
          <w:rFonts w:ascii="Times New Roman" w:hAnsi="Times New Roman" w:cs="Times New Roman"/>
          <w:sz w:val="24"/>
          <w:szCs w:val="24"/>
          <w:lang w:val="en-US"/>
        </w:rPr>
        <w:t>(</w:t>
      </w:r>
      <w:proofErr w:type="spellStart"/>
      <w:r w:rsidR="008A70A1" w:rsidRPr="00634F62">
        <w:rPr>
          <w:rFonts w:ascii="Times New Roman" w:hAnsi="Times New Roman" w:cs="Times New Roman"/>
          <w:sz w:val="24"/>
          <w:szCs w:val="24"/>
          <w:lang w:val="en-US"/>
        </w:rPr>
        <w:t>Inder</w:t>
      </w:r>
      <w:proofErr w:type="spellEnd"/>
      <w:r w:rsidR="008A70A1" w:rsidRPr="00634F62">
        <w:rPr>
          <w:rFonts w:ascii="Times New Roman" w:hAnsi="Times New Roman" w:cs="Times New Roman"/>
          <w:sz w:val="24"/>
          <w:szCs w:val="24"/>
          <w:lang w:val="en-US"/>
        </w:rPr>
        <w:t xml:space="preserve"> 2012)</w:t>
      </w:r>
      <w:r w:rsidRPr="00634F62">
        <w:rPr>
          <w:rFonts w:ascii="Times New Roman" w:hAnsi="Times New Roman" w:cs="Times New Roman"/>
          <w:sz w:val="24"/>
          <w:szCs w:val="24"/>
          <w:lang w:val="en-US"/>
        </w:rPr>
        <w:t xml:space="preserve">. </w:t>
      </w:r>
      <w:r w:rsidR="002A1A4D">
        <w:rPr>
          <w:rFonts w:ascii="Times New Roman" w:hAnsi="Times New Roman" w:cs="Times New Roman"/>
          <w:sz w:val="24"/>
          <w:szCs w:val="24"/>
          <w:lang w:val="en-US"/>
        </w:rPr>
        <w:t xml:space="preserve">The RNA binding annotation for the significantly altered proteins </w:t>
      </w:r>
      <w:commentRangeStart w:id="24"/>
      <w:r w:rsidR="002A1A4D" w:rsidRPr="008A70A1">
        <w:rPr>
          <w:rFonts w:ascii="Times New Roman" w:hAnsi="Times New Roman" w:cs="Times New Roman"/>
          <w:color w:val="FF0000"/>
          <w:sz w:val="24"/>
          <w:szCs w:val="24"/>
          <w:lang w:val="en-US"/>
          <w:rPrChange w:id="25" w:author="Harley Robinson " w:date="2016-09-29T10:48:00Z">
            <w:rPr>
              <w:rFonts w:ascii="Times New Roman" w:hAnsi="Times New Roman" w:cs="Times New Roman"/>
              <w:sz w:val="24"/>
              <w:szCs w:val="24"/>
              <w:lang w:val="en-US"/>
            </w:rPr>
          </w:rPrChange>
        </w:rPr>
        <w:t>(as described in the supplementary data</w:t>
      </w:r>
      <w:commentRangeEnd w:id="24"/>
      <w:r w:rsidR="008A70A1">
        <w:rPr>
          <w:rStyle w:val="CommentReference"/>
        </w:rPr>
        <w:commentReference w:id="24"/>
      </w:r>
      <w:r w:rsidR="002A1A4D">
        <w:rPr>
          <w:rFonts w:ascii="Times New Roman" w:hAnsi="Times New Roman" w:cs="Times New Roman"/>
          <w:sz w:val="24"/>
          <w:szCs w:val="24"/>
          <w:lang w:val="en-US"/>
        </w:rPr>
        <w:t xml:space="preserve">) was </w:t>
      </w:r>
      <w:r w:rsidRPr="0004764B">
        <w:rPr>
          <w:rFonts w:ascii="Times New Roman" w:hAnsi="Times New Roman" w:cs="Times New Roman"/>
          <w:sz w:val="24"/>
          <w:szCs w:val="24"/>
          <w:lang w:val="en-US"/>
        </w:rPr>
        <w:t xml:space="preserve">analyzed using the </w:t>
      </w:r>
      <w:proofErr w:type="spellStart"/>
      <w:r w:rsidRPr="0004764B">
        <w:rPr>
          <w:rFonts w:ascii="Times New Roman" w:hAnsi="Times New Roman" w:cs="Times New Roman"/>
          <w:sz w:val="24"/>
          <w:szCs w:val="24"/>
          <w:lang w:val="en-US"/>
        </w:rPr>
        <w:t>biomaRt</w:t>
      </w:r>
      <w:proofErr w:type="spellEnd"/>
      <w:r w:rsidRPr="0004764B">
        <w:rPr>
          <w:rFonts w:ascii="Times New Roman" w:hAnsi="Times New Roman" w:cs="Times New Roman"/>
          <w:sz w:val="24"/>
          <w:szCs w:val="24"/>
          <w:lang w:val="en-US"/>
        </w:rPr>
        <w:t xml:space="preserve"> R package for Gene Ontology (GO) annotation</w:t>
      </w:r>
      <w:r w:rsidR="00FE3113" w:rsidRPr="0004764B">
        <w:rPr>
          <w:rFonts w:ascii="Times New Roman" w:hAnsi="Times New Roman" w:cs="Times New Roman"/>
          <w:sz w:val="24"/>
          <w:szCs w:val="24"/>
          <w:lang w:val="en-US"/>
        </w:rPr>
        <w:t xml:space="preserve"> (GO:0003723)</w:t>
      </w:r>
      <w:r w:rsidRPr="0004764B">
        <w:rPr>
          <w:rFonts w:ascii="Times New Roman" w:hAnsi="Times New Roman" w:cs="Times New Roman"/>
          <w:sz w:val="24"/>
          <w:szCs w:val="24"/>
          <w:lang w:val="en-US"/>
        </w:rPr>
        <w:t>.</w:t>
      </w:r>
      <w:r w:rsidRPr="0004764B">
        <w:rPr>
          <w:rFonts w:ascii="Times New Roman" w:hAnsi="Times New Roman" w:cs="Times New Roman"/>
          <w:color w:val="FF0000"/>
          <w:sz w:val="24"/>
          <w:szCs w:val="24"/>
          <w:lang w:val="en-US"/>
        </w:rPr>
        <w:t xml:space="preserve"> </w:t>
      </w:r>
    </w:p>
    <w:p w14:paraId="1C0A54E3" w14:textId="0BCDF871" w:rsidR="00A014EB" w:rsidRPr="0004764B" w:rsidRDefault="00A014EB" w:rsidP="00A014EB">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Co</w:t>
      </w:r>
      <w:r w:rsidR="00E60F95" w:rsidRPr="0004764B">
        <w:rPr>
          <w:rFonts w:ascii="Times New Roman" w:hAnsi="Times New Roman" w:cs="Times New Roman"/>
          <w:sz w:val="24"/>
          <w:szCs w:val="24"/>
          <w:lang w:val="en-US"/>
        </w:rPr>
        <w:t>-</w:t>
      </w:r>
      <w:r w:rsidRPr="0004764B">
        <w:rPr>
          <w:rFonts w:ascii="Times New Roman" w:hAnsi="Times New Roman" w:cs="Times New Roman"/>
          <w:sz w:val="24"/>
          <w:szCs w:val="24"/>
          <w:lang w:val="en-US"/>
        </w:rPr>
        <w:t>localization by Immunofluorescence Confocal Microscopy:</w:t>
      </w:r>
    </w:p>
    <w:p w14:paraId="30660AE0" w14:textId="3C16E5A1" w:rsidR="00A014EB" w:rsidRPr="0004764B" w:rsidRDefault="00A014EB" w:rsidP="00A014EB">
      <w:pPr>
        <w:spacing w:line="480" w:lineRule="auto"/>
        <w:rPr>
          <w:rStyle w:val="Heading1Char"/>
          <w:rFonts w:ascii="Times New Roman" w:hAnsi="Times New Roman" w:cs="Times New Roman"/>
          <w:sz w:val="24"/>
          <w:szCs w:val="24"/>
        </w:rPr>
      </w:pPr>
      <w:r w:rsidRPr="0004764B">
        <w:rPr>
          <w:rFonts w:ascii="Times New Roman" w:hAnsi="Times New Roman" w:cs="Times New Roman"/>
          <w:sz w:val="24"/>
          <w:szCs w:val="24"/>
          <w:lang w:val="en-US"/>
        </w:rPr>
        <w:t>Cell were grown to 70% confluency on coverslips prior to fixation with 4% PFA for 30</w:t>
      </w:r>
      <w:ins w:id="26" w:author="Michelle Hill" w:date="2016-09-26T22:01:00Z">
        <w:r w:rsidR="004A1078">
          <w:rPr>
            <w:rFonts w:ascii="Times New Roman" w:hAnsi="Times New Roman" w:cs="Times New Roman"/>
            <w:sz w:val="24"/>
            <w:szCs w:val="24"/>
            <w:lang w:val="en-US"/>
          </w:rPr>
          <w:t xml:space="preserve"> </w:t>
        </w:r>
      </w:ins>
      <w:r w:rsidRPr="0004764B">
        <w:rPr>
          <w:rFonts w:ascii="Times New Roman" w:hAnsi="Times New Roman" w:cs="Times New Roman"/>
          <w:sz w:val="24"/>
          <w:szCs w:val="24"/>
          <w:lang w:val="en-US"/>
        </w:rPr>
        <w:t>minutes</w:t>
      </w:r>
      <w:r w:rsidR="004A1078">
        <w:rPr>
          <w:rFonts w:ascii="Times New Roman" w:hAnsi="Times New Roman" w:cs="Times New Roman"/>
          <w:sz w:val="24"/>
          <w:szCs w:val="24"/>
          <w:lang w:val="en-US"/>
        </w:rPr>
        <w:t xml:space="preserve"> at room temperature. All further incubations were performed at room temperature. After </w:t>
      </w:r>
      <w:r w:rsidRPr="0004764B">
        <w:rPr>
          <w:rFonts w:ascii="Times New Roman" w:hAnsi="Times New Roman" w:cs="Times New Roman"/>
          <w:sz w:val="24"/>
          <w:szCs w:val="24"/>
          <w:lang w:val="en-US"/>
        </w:rPr>
        <w:t>wash</w:t>
      </w:r>
      <w:r w:rsidR="00F37258">
        <w:rPr>
          <w:rFonts w:ascii="Times New Roman" w:hAnsi="Times New Roman" w:cs="Times New Roman"/>
          <w:sz w:val="24"/>
          <w:szCs w:val="24"/>
          <w:lang w:val="en-US"/>
        </w:rPr>
        <w:t>ing with PBS</w:t>
      </w:r>
      <w:r w:rsidR="004A1078">
        <w:rPr>
          <w:rFonts w:ascii="Times New Roman" w:hAnsi="Times New Roman" w:cs="Times New Roman"/>
          <w:sz w:val="24"/>
          <w:szCs w:val="24"/>
          <w:lang w:val="en-US"/>
        </w:rPr>
        <w:t xml:space="preserve">, </w:t>
      </w:r>
      <w:r w:rsidR="00F37258">
        <w:rPr>
          <w:rFonts w:ascii="Times New Roman" w:hAnsi="Times New Roman" w:cs="Times New Roman"/>
          <w:sz w:val="24"/>
          <w:szCs w:val="24"/>
          <w:lang w:val="en-US"/>
        </w:rPr>
        <w:t>0.1% Triton-X</w:t>
      </w:r>
      <w:r w:rsidR="004A1078">
        <w:rPr>
          <w:rFonts w:ascii="Times New Roman" w:hAnsi="Times New Roman" w:cs="Times New Roman"/>
          <w:sz w:val="24"/>
          <w:szCs w:val="24"/>
          <w:lang w:val="en-US"/>
        </w:rPr>
        <w:t>100</w:t>
      </w:r>
      <w:r w:rsidR="00F37258">
        <w:rPr>
          <w:rFonts w:ascii="Times New Roman" w:hAnsi="Times New Roman" w:cs="Times New Roman"/>
          <w:sz w:val="24"/>
          <w:szCs w:val="24"/>
          <w:lang w:val="en-US"/>
        </w:rPr>
        <w:t xml:space="preserve"> in </w:t>
      </w:r>
      <w:r w:rsidR="004A1078">
        <w:rPr>
          <w:rFonts w:ascii="Times New Roman" w:hAnsi="Times New Roman" w:cs="Times New Roman"/>
          <w:sz w:val="24"/>
          <w:szCs w:val="24"/>
          <w:lang w:val="en-US"/>
        </w:rPr>
        <w:t>blocking solution (</w:t>
      </w:r>
      <w:r w:rsidR="00F37258">
        <w:rPr>
          <w:rFonts w:ascii="Times New Roman" w:hAnsi="Times New Roman" w:cs="Times New Roman"/>
          <w:sz w:val="24"/>
          <w:szCs w:val="24"/>
          <w:lang w:val="en-US"/>
        </w:rPr>
        <w:t>1</w:t>
      </w:r>
      <w:r w:rsidRPr="0004764B">
        <w:rPr>
          <w:rFonts w:ascii="Times New Roman" w:hAnsi="Times New Roman" w:cs="Times New Roman"/>
          <w:sz w:val="24"/>
          <w:szCs w:val="24"/>
          <w:lang w:val="en-US"/>
        </w:rPr>
        <w:t>% BSA</w:t>
      </w:r>
      <w:r w:rsidR="004A1078">
        <w:rPr>
          <w:rFonts w:ascii="Times New Roman" w:hAnsi="Times New Roman" w:cs="Times New Roman"/>
          <w:sz w:val="24"/>
          <w:szCs w:val="24"/>
          <w:lang w:val="en-US"/>
        </w:rPr>
        <w:t>/</w:t>
      </w:r>
      <w:r w:rsidRPr="0004764B">
        <w:rPr>
          <w:rFonts w:ascii="Times New Roman" w:hAnsi="Times New Roman" w:cs="Times New Roman"/>
          <w:sz w:val="24"/>
          <w:szCs w:val="24"/>
          <w:lang w:val="en-US"/>
        </w:rPr>
        <w:t>PBS</w:t>
      </w:r>
      <w:r w:rsidR="004A1078">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 was added to the coverslips to block and </w:t>
      </w:r>
      <w:proofErr w:type="spellStart"/>
      <w:r w:rsidRPr="0004764B">
        <w:rPr>
          <w:rFonts w:ascii="Times New Roman" w:hAnsi="Times New Roman" w:cs="Times New Roman"/>
          <w:sz w:val="24"/>
          <w:szCs w:val="24"/>
          <w:lang w:val="en-US"/>
        </w:rPr>
        <w:t>permeabilize</w:t>
      </w:r>
      <w:proofErr w:type="spellEnd"/>
      <w:r w:rsidRPr="0004764B">
        <w:rPr>
          <w:rFonts w:ascii="Times New Roman" w:hAnsi="Times New Roman" w:cs="Times New Roman"/>
          <w:sz w:val="24"/>
          <w:szCs w:val="24"/>
          <w:lang w:val="en-US"/>
        </w:rPr>
        <w:t xml:space="preserve"> the cells. After 30 minutes of incubation, the coverslips were washed and primary an</w:t>
      </w:r>
      <w:r w:rsidR="00F37258">
        <w:rPr>
          <w:rFonts w:ascii="Times New Roman" w:hAnsi="Times New Roman" w:cs="Times New Roman"/>
          <w:sz w:val="24"/>
          <w:szCs w:val="24"/>
          <w:lang w:val="en-US"/>
        </w:rPr>
        <w:t>tibodies in blocking solution</w:t>
      </w:r>
      <w:r w:rsidRPr="0004764B">
        <w:rPr>
          <w:rFonts w:ascii="Times New Roman" w:hAnsi="Times New Roman" w:cs="Times New Roman"/>
          <w:sz w:val="24"/>
          <w:szCs w:val="24"/>
          <w:lang w:val="en-US"/>
        </w:rPr>
        <w:t xml:space="preserve"> were then incubated with the coverslips for 1 hour at room temperature. Coverslips were then washed 3 times with PBS prior to incubation with secondary antibodies in blocking buffer for 1 hour in the dark at room temperature. After washing 3 times in PBS, 1:1000 dilution of DAPI in blocking solution was incubated with coverslips for 10</w:t>
      </w:r>
      <w:ins w:id="27" w:author="Michelle Hill" w:date="2016-09-26T22:04:00Z">
        <w:r w:rsidR="004A1078">
          <w:rPr>
            <w:rFonts w:ascii="Times New Roman" w:hAnsi="Times New Roman" w:cs="Times New Roman"/>
            <w:sz w:val="24"/>
            <w:szCs w:val="24"/>
            <w:lang w:val="en-US"/>
          </w:rPr>
          <w:t xml:space="preserve"> </w:t>
        </w:r>
      </w:ins>
      <w:r w:rsidRPr="0004764B">
        <w:rPr>
          <w:rFonts w:ascii="Times New Roman" w:hAnsi="Times New Roman" w:cs="Times New Roman"/>
          <w:sz w:val="24"/>
          <w:szCs w:val="24"/>
          <w:lang w:val="en-US"/>
        </w:rPr>
        <w:t xml:space="preserve">minutes in the dark, followed by additional PBS and </w:t>
      </w:r>
      <w:proofErr w:type="spellStart"/>
      <w:r w:rsidRPr="0004764B">
        <w:rPr>
          <w:rFonts w:ascii="Times New Roman" w:hAnsi="Times New Roman" w:cs="Times New Roman"/>
          <w:sz w:val="24"/>
          <w:szCs w:val="24"/>
          <w:lang w:val="en-US"/>
        </w:rPr>
        <w:t>MilliQ</w:t>
      </w:r>
      <w:proofErr w:type="spellEnd"/>
      <w:r w:rsidRPr="0004764B">
        <w:rPr>
          <w:rFonts w:ascii="Times New Roman" w:hAnsi="Times New Roman" w:cs="Times New Roman"/>
          <w:sz w:val="24"/>
          <w:szCs w:val="24"/>
          <w:lang w:val="en-US"/>
        </w:rPr>
        <w:t xml:space="preserve"> water washing. Excess water was removed by </w:t>
      </w:r>
      <w:proofErr w:type="spellStart"/>
      <w:r w:rsidRPr="0004764B">
        <w:rPr>
          <w:rFonts w:ascii="Times New Roman" w:hAnsi="Times New Roman" w:cs="Times New Roman"/>
          <w:sz w:val="24"/>
          <w:szCs w:val="24"/>
          <w:lang w:val="en-US"/>
        </w:rPr>
        <w:t>Kimwipe</w:t>
      </w:r>
      <w:proofErr w:type="spellEnd"/>
      <w:r w:rsidRPr="0004764B">
        <w:rPr>
          <w:rFonts w:ascii="Times New Roman" w:hAnsi="Times New Roman" w:cs="Times New Roman"/>
          <w:sz w:val="24"/>
          <w:szCs w:val="24"/>
          <w:lang w:val="en-US"/>
        </w:rPr>
        <w:t xml:space="preserve"> prior to mounting on slides with 8μL Prolong Diamond (Invitrogen). Slides were dried for 24 hours at 37°C prior to imaging with th</w:t>
      </w:r>
      <w:r w:rsidR="00933319" w:rsidRPr="0004764B">
        <w:rPr>
          <w:rFonts w:ascii="Times New Roman" w:hAnsi="Times New Roman" w:cs="Times New Roman"/>
          <w:sz w:val="24"/>
          <w:szCs w:val="24"/>
          <w:lang w:val="en-US"/>
        </w:rPr>
        <w:t xml:space="preserve">e Olympus Confocal microscope. </w:t>
      </w:r>
      <w:proofErr w:type="spellStart"/>
      <w:r w:rsidR="0030456C">
        <w:rPr>
          <w:rFonts w:ascii="Times New Roman" w:hAnsi="Times New Roman" w:cs="Times New Roman"/>
          <w:sz w:val="24"/>
          <w:szCs w:val="24"/>
          <w:lang w:val="en-US"/>
        </w:rPr>
        <w:t>Pseudocolour</w:t>
      </w:r>
      <w:proofErr w:type="spellEnd"/>
      <w:r w:rsidR="0030456C">
        <w:rPr>
          <w:rFonts w:ascii="Times New Roman" w:hAnsi="Times New Roman" w:cs="Times New Roman"/>
          <w:sz w:val="24"/>
          <w:szCs w:val="24"/>
          <w:lang w:val="en-US"/>
        </w:rPr>
        <w:t xml:space="preserve"> and scale bar </w:t>
      </w:r>
      <w:r w:rsidR="004A1078">
        <w:rPr>
          <w:rFonts w:ascii="Times New Roman" w:hAnsi="Times New Roman" w:cs="Times New Roman"/>
          <w:sz w:val="24"/>
          <w:szCs w:val="24"/>
          <w:lang w:val="en-US"/>
        </w:rPr>
        <w:t xml:space="preserve">was </w:t>
      </w:r>
      <w:r w:rsidR="0030456C">
        <w:rPr>
          <w:rFonts w:ascii="Times New Roman" w:hAnsi="Times New Roman" w:cs="Times New Roman"/>
          <w:sz w:val="24"/>
          <w:szCs w:val="24"/>
          <w:lang w:val="en-US"/>
        </w:rPr>
        <w:t xml:space="preserve">added by the </w:t>
      </w:r>
      <w:proofErr w:type="spellStart"/>
      <w:r w:rsidR="0030456C">
        <w:rPr>
          <w:rFonts w:ascii="Times New Roman" w:hAnsi="Times New Roman" w:cs="Times New Roman"/>
          <w:sz w:val="24"/>
          <w:szCs w:val="24"/>
          <w:lang w:val="en-US"/>
        </w:rPr>
        <w:t>FluorView</w:t>
      </w:r>
      <w:proofErr w:type="spellEnd"/>
      <w:r w:rsidR="0030456C">
        <w:rPr>
          <w:rFonts w:ascii="Times New Roman" w:hAnsi="Times New Roman" w:cs="Times New Roman"/>
          <w:sz w:val="24"/>
          <w:szCs w:val="24"/>
          <w:lang w:val="en-US"/>
        </w:rPr>
        <w:t xml:space="preserve"> software for the Olympus microscope. </w:t>
      </w:r>
    </w:p>
    <w:p w14:paraId="7642B71F" w14:textId="55BC1169" w:rsidR="00A014EB" w:rsidRPr="0004764B" w:rsidRDefault="00A014EB" w:rsidP="00A014EB">
      <w:pPr>
        <w:pStyle w:val="Heading2"/>
        <w:spacing w:line="480" w:lineRule="auto"/>
        <w:rPr>
          <w:rStyle w:val="Heading1Char"/>
          <w:rFonts w:ascii="Times New Roman" w:hAnsi="Times New Roman" w:cs="Times New Roman"/>
          <w:sz w:val="24"/>
          <w:szCs w:val="24"/>
        </w:rPr>
      </w:pPr>
      <w:r w:rsidRPr="0004764B">
        <w:rPr>
          <w:rStyle w:val="Heading1Char"/>
          <w:rFonts w:ascii="Times New Roman" w:hAnsi="Times New Roman" w:cs="Times New Roman"/>
          <w:sz w:val="24"/>
          <w:szCs w:val="24"/>
        </w:rPr>
        <w:lastRenderedPageBreak/>
        <w:t xml:space="preserve">MicroRNA </w:t>
      </w:r>
      <w:r w:rsidRPr="0030456C">
        <w:rPr>
          <w:rStyle w:val="Heading1Char"/>
          <w:rFonts w:ascii="Times New Roman" w:hAnsi="Times New Roman" w:cs="Times New Roman"/>
          <w:i/>
          <w:sz w:val="24"/>
          <w:szCs w:val="24"/>
        </w:rPr>
        <w:t>In situ</w:t>
      </w:r>
      <w:r w:rsidRPr="0004764B">
        <w:rPr>
          <w:rStyle w:val="Heading1Char"/>
          <w:rFonts w:ascii="Times New Roman" w:hAnsi="Times New Roman" w:cs="Times New Roman"/>
          <w:sz w:val="24"/>
          <w:szCs w:val="24"/>
        </w:rPr>
        <w:t xml:space="preserve"> Hybridization: </w:t>
      </w:r>
    </w:p>
    <w:p w14:paraId="601C55F6" w14:textId="6ECFFFCB" w:rsidR="00A014EB" w:rsidRPr="00A83C3A" w:rsidRDefault="00A014EB" w:rsidP="00A83C3A">
      <w:pPr>
        <w:spacing w:line="480" w:lineRule="auto"/>
        <w:rPr>
          <w:rStyle w:val="Heading2Char"/>
          <w:rFonts w:ascii="Times New Roman" w:eastAsiaTheme="minorHAnsi" w:hAnsi="Times New Roman" w:cs="Times New Roman"/>
          <w:color w:val="auto"/>
          <w:sz w:val="24"/>
          <w:szCs w:val="24"/>
        </w:rPr>
      </w:pPr>
      <w:r w:rsidRPr="0004764B">
        <w:rPr>
          <w:rFonts w:ascii="Times New Roman" w:hAnsi="Times New Roman" w:cs="Times New Roman"/>
          <w:sz w:val="24"/>
          <w:szCs w:val="24"/>
        </w:rPr>
        <w:t>Cells were grown to 70% confluency on coverslips prior to fixation with cold 100% methanol. Coverslips were then washed thrice with PBS and incubated in the dark overnight at room temperature in 50</w:t>
      </w:r>
      <w:r w:rsidR="00ED12EB">
        <w:rPr>
          <w:rFonts w:ascii="Times New Roman" w:hAnsi="Times New Roman" w:cs="Times New Roman"/>
          <w:sz w:val="24"/>
          <w:szCs w:val="24"/>
        </w:rPr>
        <w:t xml:space="preserve"> </w:t>
      </w:r>
      <w:proofErr w:type="spellStart"/>
      <w:r w:rsidR="00E60F95" w:rsidRPr="0004764B">
        <w:rPr>
          <w:rFonts w:ascii="Times New Roman" w:hAnsi="Times New Roman" w:cs="Times New Roman"/>
          <w:sz w:val="24"/>
          <w:szCs w:val="24"/>
        </w:rPr>
        <w:t>pmole</w:t>
      </w:r>
      <w:proofErr w:type="spellEnd"/>
      <w:r w:rsidR="00E60F95" w:rsidRPr="0004764B">
        <w:rPr>
          <w:rFonts w:ascii="Times New Roman" w:hAnsi="Times New Roman" w:cs="Times New Roman"/>
          <w:sz w:val="24"/>
          <w:szCs w:val="24"/>
        </w:rPr>
        <w:t xml:space="preserve"> </w:t>
      </w:r>
      <w:r w:rsidR="00634F62">
        <w:rPr>
          <w:rFonts w:ascii="Times New Roman" w:hAnsi="Times New Roman" w:cs="Times New Roman"/>
          <w:sz w:val="24"/>
          <w:szCs w:val="24"/>
        </w:rPr>
        <w:t xml:space="preserve">of Cy5 conjugated </w:t>
      </w:r>
      <w:proofErr w:type="spellStart"/>
      <w:r w:rsidR="00634F62">
        <w:rPr>
          <w:rFonts w:ascii="Times New Roman" w:hAnsi="Times New Roman" w:cs="Times New Roman"/>
          <w:sz w:val="24"/>
          <w:szCs w:val="24"/>
        </w:rPr>
        <w:t>anti</w:t>
      </w:r>
      <w:r w:rsidR="00E60F95" w:rsidRPr="0004764B">
        <w:rPr>
          <w:rFonts w:ascii="Times New Roman" w:hAnsi="Times New Roman" w:cs="Times New Roman"/>
          <w:sz w:val="24"/>
          <w:szCs w:val="24"/>
        </w:rPr>
        <w:t>miR</w:t>
      </w:r>
      <w:proofErr w:type="spellEnd"/>
      <w:r w:rsidRPr="0004764B">
        <w:rPr>
          <w:rFonts w:ascii="Times New Roman" w:hAnsi="Times New Roman" w:cs="Times New Roman"/>
          <w:sz w:val="24"/>
          <w:szCs w:val="24"/>
        </w:rPr>
        <w:t xml:space="preserve"> in oligo hybridization buffer; 50mM </w:t>
      </w:r>
      <w:proofErr w:type="spellStart"/>
      <w:r w:rsidRPr="0004764B">
        <w:rPr>
          <w:rFonts w:ascii="Times New Roman" w:hAnsi="Times New Roman" w:cs="Times New Roman"/>
          <w:sz w:val="24"/>
          <w:szCs w:val="24"/>
        </w:rPr>
        <w:t>NaCl</w:t>
      </w:r>
      <w:proofErr w:type="spellEnd"/>
      <w:r w:rsidRPr="0004764B">
        <w:rPr>
          <w:rFonts w:ascii="Times New Roman" w:hAnsi="Times New Roman" w:cs="Times New Roman"/>
          <w:sz w:val="24"/>
          <w:szCs w:val="24"/>
        </w:rPr>
        <w:t xml:space="preserve">, 1mM </w:t>
      </w:r>
      <w:proofErr w:type="spellStart"/>
      <w:r w:rsidRPr="0004764B">
        <w:rPr>
          <w:rFonts w:ascii="Times New Roman" w:hAnsi="Times New Roman" w:cs="Times New Roman"/>
          <w:sz w:val="24"/>
          <w:szCs w:val="24"/>
        </w:rPr>
        <w:t>Tris</w:t>
      </w:r>
      <w:proofErr w:type="spellEnd"/>
      <w:r w:rsidRPr="0004764B">
        <w:rPr>
          <w:rFonts w:ascii="Times New Roman" w:hAnsi="Times New Roman" w:cs="Times New Roman"/>
          <w:sz w:val="24"/>
          <w:szCs w:val="24"/>
        </w:rPr>
        <w:t>-Cl (pH 8.0), 0.1mM EDTA (pH 8). Cy5-scrambled oligo was used as a negative control</w:t>
      </w:r>
      <w:r w:rsidR="00726A10">
        <w:rPr>
          <w:rFonts w:ascii="Times New Roman" w:hAnsi="Times New Roman" w:cs="Times New Roman"/>
          <w:sz w:val="24"/>
          <w:szCs w:val="24"/>
        </w:rPr>
        <w:t xml:space="preserve"> and anti-miR-589 was used as a biological control as this </w:t>
      </w:r>
      <w:proofErr w:type="spellStart"/>
      <w:r w:rsidR="00726A10">
        <w:rPr>
          <w:rFonts w:ascii="Times New Roman" w:hAnsi="Times New Roman" w:cs="Times New Roman"/>
          <w:sz w:val="24"/>
          <w:szCs w:val="24"/>
        </w:rPr>
        <w:t>miR</w:t>
      </w:r>
      <w:proofErr w:type="spellEnd"/>
      <w:r w:rsidR="00726A10">
        <w:rPr>
          <w:rFonts w:ascii="Times New Roman" w:hAnsi="Times New Roman" w:cs="Times New Roman"/>
          <w:sz w:val="24"/>
          <w:szCs w:val="24"/>
        </w:rPr>
        <w:t xml:space="preserve"> should not bind or co-localize with </w:t>
      </w:r>
      <w:proofErr w:type="spellStart"/>
      <w:r w:rsidR="00726A10">
        <w:rPr>
          <w:rFonts w:ascii="Times New Roman" w:hAnsi="Times New Roman" w:cs="Times New Roman"/>
          <w:sz w:val="24"/>
          <w:szCs w:val="24"/>
        </w:rPr>
        <w:t>hnRNPK</w:t>
      </w:r>
      <w:proofErr w:type="spellEnd"/>
      <w:r w:rsidRPr="0004764B">
        <w:rPr>
          <w:rFonts w:ascii="Times New Roman" w:hAnsi="Times New Roman" w:cs="Times New Roman"/>
          <w:sz w:val="24"/>
          <w:szCs w:val="24"/>
        </w:rPr>
        <w:t xml:space="preserve">. </w:t>
      </w:r>
      <w:r w:rsidR="00E60F95" w:rsidRPr="0004764B">
        <w:rPr>
          <w:rFonts w:ascii="Times New Roman" w:hAnsi="Times New Roman" w:cs="Times New Roman"/>
          <w:sz w:val="24"/>
          <w:szCs w:val="24"/>
        </w:rPr>
        <w:t xml:space="preserve">Excess </w:t>
      </w:r>
      <w:proofErr w:type="spellStart"/>
      <w:r w:rsidR="00E60F95" w:rsidRPr="0004764B">
        <w:rPr>
          <w:rFonts w:ascii="Times New Roman" w:hAnsi="Times New Roman" w:cs="Times New Roman"/>
          <w:sz w:val="24"/>
          <w:szCs w:val="24"/>
        </w:rPr>
        <w:t>ant</w:t>
      </w:r>
      <w:r w:rsidR="00726A10">
        <w:rPr>
          <w:rFonts w:ascii="Times New Roman" w:hAnsi="Times New Roman" w:cs="Times New Roman"/>
          <w:sz w:val="24"/>
          <w:szCs w:val="24"/>
        </w:rPr>
        <w:t>i</w:t>
      </w:r>
      <w:r w:rsidR="00E60F95" w:rsidRPr="0004764B">
        <w:rPr>
          <w:rFonts w:ascii="Times New Roman" w:hAnsi="Times New Roman" w:cs="Times New Roman"/>
          <w:sz w:val="24"/>
          <w:szCs w:val="24"/>
        </w:rPr>
        <w:t>miR</w:t>
      </w:r>
      <w:proofErr w:type="spellEnd"/>
      <w:r w:rsidRPr="0004764B">
        <w:rPr>
          <w:rFonts w:ascii="Times New Roman" w:hAnsi="Times New Roman" w:cs="Times New Roman"/>
          <w:sz w:val="24"/>
          <w:szCs w:val="24"/>
        </w:rPr>
        <w:t xml:space="preserve"> was removed by washing thrice in PBS before 4% PFA fixation for 30minutes. Subsequent steps were performed as per immunofluorescence protocol for </w:t>
      </w:r>
      <w:proofErr w:type="spellStart"/>
      <w:r w:rsidRPr="0004764B">
        <w:rPr>
          <w:rFonts w:ascii="Times New Roman" w:hAnsi="Times New Roman" w:cs="Times New Roman"/>
          <w:sz w:val="24"/>
          <w:szCs w:val="24"/>
        </w:rPr>
        <w:t>hnRNPK</w:t>
      </w:r>
      <w:proofErr w:type="spellEnd"/>
      <w:r w:rsidRPr="0004764B">
        <w:rPr>
          <w:rFonts w:ascii="Times New Roman" w:hAnsi="Times New Roman" w:cs="Times New Roman"/>
          <w:sz w:val="24"/>
          <w:szCs w:val="24"/>
        </w:rPr>
        <w:t xml:space="preserve"> localisation with Alexa Fluor 568 secondary antibody. </w:t>
      </w:r>
      <w:r w:rsidR="00726A10">
        <w:rPr>
          <w:rFonts w:ascii="Times New Roman" w:hAnsi="Times New Roman" w:cs="Times New Roman"/>
          <w:sz w:val="24"/>
          <w:szCs w:val="24"/>
        </w:rPr>
        <w:t>Spectral bleed through of Cy5 and Alexa Fluor</w:t>
      </w:r>
      <w:r w:rsidR="0030456C">
        <w:rPr>
          <w:rFonts w:ascii="Times New Roman" w:hAnsi="Times New Roman" w:cs="Times New Roman"/>
          <w:sz w:val="24"/>
          <w:szCs w:val="24"/>
        </w:rPr>
        <w:t xml:space="preserve"> w</w:t>
      </w:r>
      <w:r w:rsidR="00726A10">
        <w:rPr>
          <w:rFonts w:ascii="Times New Roman" w:hAnsi="Times New Roman" w:cs="Times New Roman"/>
          <w:sz w:val="24"/>
          <w:szCs w:val="24"/>
        </w:rPr>
        <w:t>as</w:t>
      </w:r>
      <w:r w:rsidR="0030456C">
        <w:rPr>
          <w:rFonts w:ascii="Times New Roman" w:hAnsi="Times New Roman" w:cs="Times New Roman"/>
          <w:sz w:val="24"/>
          <w:szCs w:val="24"/>
        </w:rPr>
        <w:t xml:space="preserve"> c</w:t>
      </w:r>
      <w:r w:rsidR="00726A10">
        <w:rPr>
          <w:rFonts w:ascii="Times New Roman" w:hAnsi="Times New Roman" w:cs="Times New Roman"/>
          <w:sz w:val="24"/>
          <w:szCs w:val="24"/>
        </w:rPr>
        <w:t>hecked prior to data collection by individually staining with antibody or hybridizing fluorophore-</w:t>
      </w:r>
      <w:proofErr w:type="spellStart"/>
      <w:r w:rsidR="00726A10">
        <w:rPr>
          <w:rFonts w:ascii="Times New Roman" w:hAnsi="Times New Roman" w:cs="Times New Roman"/>
          <w:sz w:val="24"/>
          <w:szCs w:val="24"/>
        </w:rPr>
        <w:t>antimiR</w:t>
      </w:r>
      <w:proofErr w:type="spellEnd"/>
      <w:r w:rsidR="00726A10">
        <w:rPr>
          <w:rFonts w:ascii="Times New Roman" w:hAnsi="Times New Roman" w:cs="Times New Roman"/>
          <w:sz w:val="24"/>
          <w:szCs w:val="24"/>
        </w:rPr>
        <w:t xml:space="preserve"> and visualizing neighbouring channels. </w:t>
      </w:r>
    </w:p>
    <w:p w14:paraId="76D37A38" w14:textId="257F5F7E" w:rsidR="00D269F5" w:rsidRPr="0004764B" w:rsidRDefault="00A014EB" w:rsidP="00A014EB">
      <w:pPr>
        <w:rPr>
          <w:rFonts w:ascii="Times New Roman" w:hAnsi="Times New Roman" w:cs="Times New Roman"/>
          <w:sz w:val="24"/>
          <w:szCs w:val="24"/>
          <w:lang w:val="en-US"/>
        </w:rPr>
      </w:pPr>
      <w:r w:rsidRPr="0004764B">
        <w:rPr>
          <w:rStyle w:val="Heading2Char"/>
          <w:rFonts w:ascii="Times New Roman" w:hAnsi="Times New Roman" w:cs="Times New Roman"/>
          <w:sz w:val="24"/>
          <w:szCs w:val="24"/>
        </w:rPr>
        <w:t>Immunoprecipitation</w:t>
      </w:r>
      <w:r w:rsidR="00D269F5" w:rsidRPr="0004764B">
        <w:rPr>
          <w:rStyle w:val="Heading2Char"/>
          <w:rFonts w:ascii="Times New Roman" w:hAnsi="Times New Roman" w:cs="Times New Roman"/>
          <w:sz w:val="24"/>
          <w:szCs w:val="24"/>
        </w:rPr>
        <w:t>:</w:t>
      </w:r>
      <w:r w:rsidR="00D269F5" w:rsidRPr="0004764B">
        <w:rPr>
          <w:rFonts w:ascii="Times New Roman" w:hAnsi="Times New Roman" w:cs="Times New Roman"/>
          <w:sz w:val="24"/>
          <w:szCs w:val="24"/>
          <w:lang w:val="en-US"/>
        </w:rPr>
        <w:t xml:space="preserve"> </w:t>
      </w:r>
      <w:r w:rsidR="0035527B">
        <w:rPr>
          <w:rFonts w:ascii="Times New Roman" w:hAnsi="Times New Roman" w:cs="Times New Roman"/>
          <w:sz w:val="24"/>
          <w:szCs w:val="24"/>
          <w:lang w:val="en-US"/>
        </w:rPr>
        <w:t xml:space="preserve"> </w:t>
      </w:r>
      <w:r w:rsidR="0035527B" w:rsidRPr="0035527B">
        <w:rPr>
          <w:rFonts w:ascii="Times New Roman" w:hAnsi="Times New Roman" w:cs="Times New Roman"/>
          <w:color w:val="FF0000"/>
          <w:sz w:val="24"/>
          <w:szCs w:val="24"/>
          <w:lang w:val="en-US"/>
        </w:rPr>
        <w:t>###Next two protocols will be missing some information</w:t>
      </w:r>
      <w:r w:rsidR="0035527B">
        <w:rPr>
          <w:rFonts w:ascii="Times New Roman" w:hAnsi="Times New Roman" w:cs="Times New Roman"/>
          <w:sz w:val="24"/>
          <w:szCs w:val="24"/>
          <w:lang w:val="en-US"/>
        </w:rPr>
        <w:t xml:space="preserve">. </w:t>
      </w:r>
    </w:p>
    <w:p w14:paraId="542D30C7" w14:textId="77777777" w:rsidR="00ED12EB" w:rsidRDefault="0030456C"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Protein G </w:t>
      </w:r>
      <w:proofErr w:type="spellStart"/>
      <w:r>
        <w:rPr>
          <w:rFonts w:ascii="Times New Roman" w:hAnsi="Times New Roman" w:cs="Times New Roman"/>
          <w:sz w:val="24"/>
          <w:szCs w:val="24"/>
          <w:lang w:val="en-US"/>
        </w:rPr>
        <w:t>DynaBeads</w:t>
      </w:r>
      <w:proofErr w:type="spellEnd"/>
      <w:r>
        <w:rPr>
          <w:rFonts w:ascii="Times New Roman" w:hAnsi="Times New Roman" w:cs="Times New Roman"/>
          <w:sz w:val="24"/>
          <w:szCs w:val="24"/>
          <w:lang w:val="en-US"/>
        </w:rPr>
        <w:t xml:space="preserve"> were washed thrice in washing and antibody binding buffer (W&amp;B buffer) to remove storage reagents</w:t>
      </w:r>
      <w:r w:rsidR="004D05EA">
        <w:rPr>
          <w:rFonts w:ascii="Times New Roman" w:hAnsi="Times New Roman" w:cs="Times New Roman"/>
          <w:sz w:val="24"/>
          <w:szCs w:val="24"/>
          <w:lang w:val="en-US"/>
        </w:rPr>
        <w:t xml:space="preserve"> using the DynaMag2 magnet to separate and fix beads</w:t>
      </w:r>
      <w:r>
        <w:rPr>
          <w:rFonts w:ascii="Times New Roman" w:hAnsi="Times New Roman" w:cs="Times New Roman"/>
          <w:sz w:val="24"/>
          <w:szCs w:val="24"/>
          <w:lang w:val="en-US"/>
        </w:rPr>
        <w:t>.</w:t>
      </w:r>
      <w:r w:rsidR="004D05EA">
        <w:rPr>
          <w:rFonts w:ascii="Times New Roman" w:hAnsi="Times New Roman" w:cs="Times New Roman"/>
          <w:sz w:val="24"/>
          <w:szCs w:val="24"/>
          <w:lang w:val="en-US"/>
        </w:rPr>
        <w:t xml:space="preserve"> W&amp;B contains XXXX. 1uL of Anti-</w:t>
      </w:r>
      <w:proofErr w:type="spellStart"/>
      <w:r w:rsidR="004D05EA">
        <w:rPr>
          <w:rFonts w:ascii="Times New Roman" w:hAnsi="Times New Roman" w:cs="Times New Roman"/>
          <w:sz w:val="24"/>
          <w:szCs w:val="24"/>
          <w:lang w:val="en-US"/>
        </w:rPr>
        <w:t>hnRNPK</w:t>
      </w:r>
      <w:proofErr w:type="spellEnd"/>
      <w:r w:rsidR="004D05EA">
        <w:rPr>
          <w:rFonts w:ascii="Times New Roman" w:hAnsi="Times New Roman" w:cs="Times New Roman"/>
          <w:sz w:val="24"/>
          <w:szCs w:val="24"/>
          <w:lang w:val="en-US"/>
        </w:rPr>
        <w:t xml:space="preserve"> (Cat. No) were added to 200uL of W&amp;B buffer, added to the beads and incubated on a rotating wheel for 40</w:t>
      </w:r>
      <w:ins w:id="28" w:author="Michelle Hill" w:date="2016-09-26T22:08:00Z">
        <w:r w:rsidR="00ED12EB">
          <w:rPr>
            <w:rFonts w:ascii="Times New Roman" w:hAnsi="Times New Roman" w:cs="Times New Roman"/>
            <w:sz w:val="24"/>
            <w:szCs w:val="24"/>
            <w:lang w:val="en-US"/>
          </w:rPr>
          <w:t xml:space="preserve"> </w:t>
        </w:r>
      </w:ins>
      <w:r w:rsidR="004D05EA">
        <w:rPr>
          <w:rFonts w:ascii="Times New Roman" w:hAnsi="Times New Roman" w:cs="Times New Roman"/>
          <w:sz w:val="24"/>
          <w:szCs w:val="24"/>
          <w:lang w:val="en-US"/>
        </w:rPr>
        <w:t>minutes. Excess antibody were removed by washing with W&amp;B buffer thrice</w:t>
      </w:r>
      <w:r w:rsidR="00BE3A99">
        <w:rPr>
          <w:rFonts w:ascii="Times New Roman" w:hAnsi="Times New Roman" w:cs="Times New Roman"/>
          <w:sz w:val="24"/>
          <w:szCs w:val="24"/>
          <w:lang w:val="en-US"/>
        </w:rPr>
        <w:t xml:space="preserve">. </w:t>
      </w:r>
    </w:p>
    <w:p w14:paraId="2A04A4DD" w14:textId="1B85EB6E" w:rsidR="00D269F5" w:rsidRPr="00BE3A99" w:rsidRDefault="00ED12EB"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Cellular components were cross-linked by adding </w:t>
      </w:r>
      <w:r w:rsidR="00BE3A99">
        <w:rPr>
          <w:rFonts w:ascii="Times New Roman" w:hAnsi="Times New Roman" w:cs="Times New Roman"/>
          <w:sz w:val="24"/>
          <w:szCs w:val="24"/>
          <w:lang w:val="en-US"/>
        </w:rPr>
        <w:t>1% formaldehyde</w:t>
      </w:r>
      <w:r w:rsidR="008A70A1">
        <w:rPr>
          <w:rFonts w:ascii="Times New Roman" w:hAnsi="Times New Roman" w:cs="Times New Roman"/>
          <w:sz w:val="24"/>
          <w:szCs w:val="24"/>
          <w:lang w:val="en-US"/>
        </w:rPr>
        <w:t>/PBS</w:t>
      </w:r>
      <w:r w:rsidR="00BE3A99">
        <w:rPr>
          <w:rFonts w:ascii="Times New Roman" w:hAnsi="Times New Roman" w:cs="Times New Roman"/>
          <w:sz w:val="24"/>
          <w:szCs w:val="24"/>
          <w:lang w:val="en-US"/>
        </w:rPr>
        <w:t xml:space="preserve"> for 8</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minutes</w:t>
      </w:r>
      <w:r>
        <w:rPr>
          <w:rFonts w:ascii="Times New Roman" w:hAnsi="Times New Roman" w:cs="Times New Roman"/>
          <w:sz w:val="24"/>
          <w:szCs w:val="24"/>
          <w:lang w:val="en-US"/>
        </w:rPr>
        <w:t xml:space="preserve"> at room temperature</w:t>
      </w:r>
      <w:r w:rsidR="00BE3A9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After </w:t>
      </w:r>
      <w:r w:rsidR="00BE3A99">
        <w:rPr>
          <w:rFonts w:ascii="Times New Roman" w:hAnsi="Times New Roman" w:cs="Times New Roman"/>
          <w:sz w:val="24"/>
          <w:szCs w:val="24"/>
          <w:lang w:val="en-US"/>
        </w:rPr>
        <w:t>wash</w:t>
      </w:r>
      <w:r>
        <w:rPr>
          <w:rFonts w:ascii="Times New Roman" w:hAnsi="Times New Roman" w:cs="Times New Roman"/>
          <w:sz w:val="24"/>
          <w:szCs w:val="24"/>
          <w:lang w:val="en-US"/>
        </w:rPr>
        <w:t xml:space="preserve">ing </w:t>
      </w:r>
      <w:r w:rsidR="00BE3A99">
        <w:rPr>
          <w:rFonts w:ascii="Times New Roman" w:hAnsi="Times New Roman" w:cs="Times New Roman"/>
          <w:sz w:val="24"/>
          <w:szCs w:val="24"/>
          <w:lang w:val="en-US"/>
        </w:rPr>
        <w:t xml:space="preserve">with </w:t>
      </w:r>
      <w:r w:rsidR="008A70A1">
        <w:rPr>
          <w:rFonts w:ascii="Times New Roman" w:hAnsi="Times New Roman" w:cs="Times New Roman"/>
          <w:sz w:val="24"/>
          <w:szCs w:val="24"/>
          <w:lang w:val="en-US"/>
        </w:rPr>
        <w:t xml:space="preserve">room temperature </w:t>
      </w:r>
      <w:r w:rsidR="00BE3A99">
        <w:rPr>
          <w:rFonts w:ascii="Times New Roman" w:hAnsi="Times New Roman" w:cs="Times New Roman"/>
          <w:sz w:val="24"/>
          <w:szCs w:val="24"/>
          <w:lang w:val="en-US"/>
        </w:rPr>
        <w:t>PBS</w:t>
      </w:r>
      <w:r>
        <w:rPr>
          <w:rFonts w:ascii="Times New Roman" w:hAnsi="Times New Roman" w:cs="Times New Roman"/>
          <w:sz w:val="24"/>
          <w:szCs w:val="24"/>
          <w:lang w:val="en-US"/>
        </w:rPr>
        <w:t>, cells were</w:t>
      </w:r>
      <w:r w:rsidR="00BE3A99">
        <w:rPr>
          <w:rFonts w:ascii="Times New Roman" w:hAnsi="Times New Roman" w:cs="Times New Roman"/>
          <w:sz w:val="24"/>
          <w:szCs w:val="24"/>
          <w:lang w:val="en-US"/>
        </w:rPr>
        <w:t xml:space="preserve"> scraped into </w:t>
      </w:r>
      <w:r w:rsidR="00C725BE">
        <w:rPr>
          <w:rFonts w:ascii="Times New Roman" w:hAnsi="Times New Roman" w:cs="Times New Roman"/>
          <w:sz w:val="24"/>
          <w:szCs w:val="24"/>
          <w:lang w:val="en-US"/>
        </w:rPr>
        <w:t>tubes.</w:t>
      </w:r>
      <w:r w:rsidR="00BE3A99">
        <w:rPr>
          <w:rFonts w:ascii="Times New Roman" w:hAnsi="Times New Roman" w:cs="Times New Roman"/>
          <w:sz w:val="24"/>
          <w:szCs w:val="24"/>
          <w:lang w:val="en-US"/>
        </w:rPr>
        <w:t xml:space="preserve"> Cell pellets were lysed by 20</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 xml:space="preserve">minute incubation, on ice, </w:t>
      </w:r>
      <w:r>
        <w:rPr>
          <w:rFonts w:ascii="Times New Roman" w:hAnsi="Times New Roman" w:cs="Times New Roman"/>
          <w:sz w:val="24"/>
          <w:szCs w:val="24"/>
          <w:lang w:val="en-US"/>
        </w:rPr>
        <w:t xml:space="preserve">with </w:t>
      </w:r>
      <w:r w:rsidR="00BE3A99">
        <w:rPr>
          <w:rFonts w:ascii="Times New Roman" w:hAnsi="Times New Roman" w:cs="Times New Roman"/>
          <w:sz w:val="24"/>
          <w:szCs w:val="24"/>
          <w:lang w:val="en-US"/>
        </w:rPr>
        <w:t xml:space="preserve">modified lysis buffer; 1% Triton-X, 20mM </w:t>
      </w:r>
      <w:proofErr w:type="spellStart"/>
      <w:r w:rsidR="00BE3A99">
        <w:rPr>
          <w:rFonts w:ascii="Times New Roman" w:hAnsi="Times New Roman" w:cs="Times New Roman"/>
          <w:sz w:val="24"/>
          <w:szCs w:val="24"/>
          <w:lang w:val="en-US"/>
        </w:rPr>
        <w:t>Tris</w:t>
      </w:r>
      <w:proofErr w:type="spellEnd"/>
      <w:r w:rsidR="00BE3A99">
        <w:rPr>
          <w:rFonts w:ascii="Times New Roman" w:hAnsi="Times New Roman" w:cs="Times New Roman"/>
          <w:sz w:val="24"/>
          <w:szCs w:val="24"/>
          <w:lang w:val="en-US"/>
        </w:rPr>
        <w:t xml:space="preserve"> (pH7.5), 150mM </w:t>
      </w:r>
      <w:proofErr w:type="spellStart"/>
      <w:r w:rsidR="00BE3A99">
        <w:rPr>
          <w:rFonts w:ascii="Times New Roman" w:hAnsi="Times New Roman" w:cs="Times New Roman"/>
          <w:sz w:val="24"/>
          <w:szCs w:val="24"/>
          <w:lang w:val="en-US"/>
        </w:rPr>
        <w:t>NaCl</w:t>
      </w:r>
      <w:proofErr w:type="spellEnd"/>
      <w:r w:rsidR="00BE3A99">
        <w:rPr>
          <w:rFonts w:ascii="Times New Roman" w:hAnsi="Times New Roman" w:cs="Times New Roman"/>
          <w:sz w:val="24"/>
          <w:szCs w:val="24"/>
          <w:lang w:val="en-US"/>
        </w:rPr>
        <w:t>, 1x Protein Inhibitor</w:t>
      </w:r>
      <w:r>
        <w:rPr>
          <w:rFonts w:ascii="Times New Roman" w:hAnsi="Times New Roman" w:cs="Times New Roman"/>
          <w:sz w:val="24"/>
          <w:szCs w:val="24"/>
          <w:lang w:val="en-US"/>
        </w:rPr>
        <w:t>s</w:t>
      </w:r>
      <w:r w:rsidR="00881806">
        <w:rPr>
          <w:rFonts w:ascii="Times New Roman" w:hAnsi="Times New Roman" w:cs="Times New Roman"/>
          <w:sz w:val="24"/>
          <w:szCs w:val="24"/>
          <w:lang w:val="en-US"/>
        </w:rPr>
        <w:t xml:space="preserve"> (1mg/ml of </w:t>
      </w:r>
      <w:proofErr w:type="spellStart"/>
      <w:r w:rsidR="00881806">
        <w:rPr>
          <w:rFonts w:ascii="Times New Roman" w:hAnsi="Times New Roman" w:cs="Times New Roman"/>
          <w:sz w:val="24"/>
          <w:szCs w:val="24"/>
          <w:lang w:val="en-US"/>
        </w:rPr>
        <w:t>Aprotinin</w:t>
      </w:r>
      <w:proofErr w:type="spellEnd"/>
      <w:r w:rsidR="00881806">
        <w:rPr>
          <w:rFonts w:ascii="Times New Roman" w:hAnsi="Times New Roman" w:cs="Times New Roman"/>
          <w:sz w:val="24"/>
          <w:szCs w:val="24"/>
          <w:lang w:val="en-US"/>
        </w:rPr>
        <w:t xml:space="preserve">, </w:t>
      </w:r>
      <w:proofErr w:type="spellStart"/>
      <w:r w:rsidR="00881806">
        <w:rPr>
          <w:rFonts w:ascii="Times New Roman" w:hAnsi="Times New Roman" w:cs="Times New Roman"/>
          <w:sz w:val="24"/>
          <w:szCs w:val="24"/>
          <w:lang w:val="en-US"/>
        </w:rPr>
        <w:t>Antipain</w:t>
      </w:r>
      <w:proofErr w:type="spellEnd"/>
      <w:r w:rsidR="00881806">
        <w:rPr>
          <w:rFonts w:ascii="Times New Roman" w:hAnsi="Times New Roman" w:cs="Times New Roman"/>
          <w:sz w:val="24"/>
          <w:szCs w:val="24"/>
          <w:lang w:val="en-US"/>
        </w:rPr>
        <w:t xml:space="preserve">, </w:t>
      </w:r>
      <w:proofErr w:type="spellStart"/>
      <w:r w:rsidR="00881806">
        <w:rPr>
          <w:rFonts w:ascii="Times New Roman" w:hAnsi="Times New Roman" w:cs="Times New Roman"/>
          <w:sz w:val="24"/>
          <w:szCs w:val="24"/>
          <w:lang w:val="en-US"/>
        </w:rPr>
        <w:t>Pepstain</w:t>
      </w:r>
      <w:proofErr w:type="spellEnd"/>
      <w:r w:rsidR="00881806">
        <w:rPr>
          <w:rFonts w:ascii="Times New Roman" w:hAnsi="Times New Roman" w:cs="Times New Roman"/>
          <w:sz w:val="24"/>
          <w:szCs w:val="24"/>
          <w:lang w:val="en-US"/>
        </w:rPr>
        <w:t xml:space="preserve"> A, </w:t>
      </w:r>
      <w:proofErr w:type="spellStart"/>
      <w:r w:rsidR="00881806">
        <w:rPr>
          <w:rFonts w:ascii="Times New Roman" w:hAnsi="Times New Roman" w:cs="Times New Roman"/>
          <w:sz w:val="24"/>
          <w:szCs w:val="24"/>
          <w:lang w:val="en-US"/>
        </w:rPr>
        <w:t>Leupetin</w:t>
      </w:r>
      <w:proofErr w:type="spellEnd"/>
      <w:r w:rsidR="00881806">
        <w:rPr>
          <w:rFonts w:ascii="Times New Roman" w:hAnsi="Times New Roman" w:cs="Times New Roman"/>
          <w:sz w:val="24"/>
          <w:szCs w:val="24"/>
          <w:lang w:val="en-US"/>
        </w:rPr>
        <w:t xml:space="preserve"> and 500mM </w:t>
      </w:r>
      <w:proofErr w:type="spellStart"/>
      <w:r w:rsidR="00881806">
        <w:rPr>
          <w:rFonts w:ascii="Times New Roman" w:hAnsi="Times New Roman" w:cs="Times New Roman"/>
          <w:sz w:val="24"/>
          <w:szCs w:val="24"/>
          <w:lang w:val="en-US"/>
        </w:rPr>
        <w:t>Benzamidine</w:t>
      </w:r>
      <w:proofErr w:type="spellEnd"/>
      <w:r w:rsidR="00881806">
        <w:rPr>
          <w:rFonts w:ascii="Times New Roman" w:hAnsi="Times New Roman" w:cs="Times New Roman"/>
          <w:sz w:val="24"/>
          <w:szCs w:val="24"/>
          <w:lang w:val="en-US"/>
        </w:rPr>
        <w:t>)</w:t>
      </w:r>
      <w:r w:rsidR="00BE3A99">
        <w:rPr>
          <w:rFonts w:ascii="Times New Roman" w:hAnsi="Times New Roman" w:cs="Times New Roman"/>
          <w:sz w:val="24"/>
          <w:szCs w:val="24"/>
          <w:lang w:val="en-US"/>
        </w:rPr>
        <w:t>, 0.5mM MAEBSF, 0.5mM Na</w:t>
      </w:r>
      <w:r w:rsidR="00BE3A99">
        <w:rPr>
          <w:rFonts w:ascii="Times New Roman" w:hAnsi="Times New Roman" w:cs="Times New Roman"/>
          <w:sz w:val="24"/>
          <w:szCs w:val="24"/>
          <w:vertAlign w:val="subscript"/>
          <w:lang w:val="en-US"/>
        </w:rPr>
        <w:t>3</w:t>
      </w:r>
      <w:r w:rsidR="00BE3A99">
        <w:rPr>
          <w:rFonts w:ascii="Times New Roman" w:hAnsi="Times New Roman" w:cs="Times New Roman"/>
          <w:sz w:val="24"/>
          <w:szCs w:val="24"/>
          <w:lang w:val="en-US"/>
        </w:rPr>
        <w:t>VO</w:t>
      </w:r>
      <w:r w:rsidR="00BE3A99">
        <w:rPr>
          <w:rFonts w:ascii="Times New Roman" w:hAnsi="Times New Roman" w:cs="Times New Roman"/>
          <w:sz w:val="24"/>
          <w:szCs w:val="24"/>
          <w:vertAlign w:val="subscript"/>
          <w:lang w:val="en-US"/>
        </w:rPr>
        <w:t>4</w:t>
      </w:r>
      <w:r w:rsidR="00881806">
        <w:rPr>
          <w:rFonts w:ascii="Times New Roman" w:hAnsi="Times New Roman" w:cs="Times New Roman"/>
          <w:sz w:val="24"/>
          <w:szCs w:val="24"/>
          <w:lang w:val="en-US"/>
        </w:rPr>
        <w:t>,</w:t>
      </w:r>
      <w:r w:rsidR="00BE3A99">
        <w:rPr>
          <w:rFonts w:ascii="Times New Roman" w:hAnsi="Times New Roman" w:cs="Times New Roman"/>
          <w:sz w:val="24"/>
          <w:szCs w:val="24"/>
          <w:lang w:val="en-US"/>
        </w:rPr>
        <w:t xml:space="preserve"> 10mM </w:t>
      </w:r>
      <w:proofErr w:type="spellStart"/>
      <w:r w:rsidR="00BE3A99">
        <w:rPr>
          <w:rFonts w:ascii="Times New Roman" w:hAnsi="Times New Roman" w:cs="Times New Roman"/>
          <w:sz w:val="24"/>
          <w:szCs w:val="24"/>
          <w:lang w:val="en-US"/>
        </w:rPr>
        <w:t>NaF</w:t>
      </w:r>
      <w:proofErr w:type="spellEnd"/>
      <w:r w:rsidR="00881806">
        <w:rPr>
          <w:rFonts w:ascii="Times New Roman" w:hAnsi="Times New Roman" w:cs="Times New Roman"/>
          <w:sz w:val="24"/>
          <w:szCs w:val="24"/>
          <w:lang w:val="en-US"/>
        </w:rPr>
        <w:t xml:space="preserve"> and 0.</w:t>
      </w:r>
      <w:r w:rsidR="00881806" w:rsidRPr="00881806">
        <w:rPr>
          <w:rFonts w:ascii="Times New Roman" w:hAnsi="Times New Roman" w:cs="Times New Roman"/>
          <w:color w:val="000000" w:themeColor="text1"/>
          <w:sz w:val="24"/>
          <w:szCs w:val="24"/>
          <w:lang w:val="en-US"/>
          <w:rPrChange w:id="29" w:author="Harley Robinson " w:date="2016-09-29T11:01:00Z">
            <w:rPr>
              <w:rFonts w:ascii="Times New Roman" w:hAnsi="Times New Roman" w:cs="Times New Roman"/>
              <w:sz w:val="24"/>
              <w:szCs w:val="24"/>
              <w:lang w:val="en-US"/>
            </w:rPr>
          </w:rPrChange>
        </w:rPr>
        <w:t xml:space="preserve">1mM </w:t>
      </w:r>
      <w:r w:rsidR="00881806">
        <w:rPr>
          <w:rFonts w:ascii="Times New Roman" w:hAnsi="Times New Roman" w:cs="Times New Roman"/>
          <w:color w:val="000000" w:themeColor="text1"/>
          <w:sz w:val="24"/>
          <w:szCs w:val="24"/>
          <w:lang w:val="en-US"/>
        </w:rPr>
        <w:t>sodium</w:t>
      </w:r>
      <w:r w:rsidR="00881806" w:rsidRPr="00881806">
        <w:rPr>
          <w:rFonts w:ascii="Times New Roman" w:hAnsi="Times New Roman" w:cs="Times New Roman"/>
          <w:color w:val="000000" w:themeColor="text1"/>
          <w:sz w:val="24"/>
          <w:szCs w:val="24"/>
          <w:lang w:val="en-US"/>
          <w:rPrChange w:id="30" w:author="Harley Robinson " w:date="2016-09-29T11:01:00Z">
            <w:rPr>
              <w:rFonts w:ascii="Times New Roman" w:hAnsi="Times New Roman" w:cs="Times New Roman"/>
              <w:color w:val="FF0000"/>
              <w:sz w:val="24"/>
              <w:szCs w:val="24"/>
              <w:lang w:val="en-US"/>
            </w:rPr>
          </w:rPrChange>
        </w:rPr>
        <w:t xml:space="preserve"> </w:t>
      </w:r>
      <w:r w:rsidR="00881806">
        <w:rPr>
          <w:rFonts w:ascii="Times New Roman" w:hAnsi="Times New Roman" w:cs="Times New Roman"/>
          <w:color w:val="000000" w:themeColor="text1"/>
          <w:sz w:val="24"/>
          <w:szCs w:val="24"/>
          <w:lang w:val="en-US"/>
        </w:rPr>
        <w:t>p</w:t>
      </w:r>
      <w:r w:rsidR="00881806" w:rsidRPr="00881806">
        <w:rPr>
          <w:rFonts w:ascii="Times New Roman" w:hAnsi="Times New Roman" w:cs="Times New Roman"/>
          <w:color w:val="000000" w:themeColor="text1"/>
          <w:sz w:val="24"/>
          <w:szCs w:val="24"/>
          <w:lang w:val="en-US"/>
          <w:rPrChange w:id="31" w:author="Harley Robinson " w:date="2016-09-29T11:01:00Z">
            <w:rPr>
              <w:rFonts w:ascii="Times New Roman" w:hAnsi="Times New Roman" w:cs="Times New Roman"/>
              <w:color w:val="FF0000"/>
              <w:sz w:val="24"/>
              <w:szCs w:val="24"/>
              <w:lang w:val="en-US"/>
            </w:rPr>
          </w:rPrChange>
        </w:rPr>
        <w:t>yrophosphate</w:t>
      </w:r>
      <w:r w:rsidR="00BE3A99" w:rsidRPr="00881806">
        <w:rPr>
          <w:rFonts w:ascii="Times New Roman" w:hAnsi="Times New Roman" w:cs="Times New Roman"/>
          <w:color w:val="000000" w:themeColor="text1"/>
          <w:sz w:val="24"/>
          <w:szCs w:val="24"/>
          <w:lang w:val="en-US"/>
          <w:rPrChange w:id="32" w:author="Harley Robinson " w:date="2016-09-29T11:01:00Z">
            <w:rPr>
              <w:rFonts w:ascii="Times New Roman" w:hAnsi="Times New Roman" w:cs="Times New Roman"/>
              <w:sz w:val="24"/>
              <w:szCs w:val="24"/>
              <w:lang w:val="en-US"/>
            </w:rPr>
          </w:rPrChange>
        </w:rPr>
        <w:t>.</w:t>
      </w:r>
      <w:r w:rsidR="00C725BE" w:rsidRPr="00881806">
        <w:rPr>
          <w:rFonts w:ascii="Times New Roman" w:hAnsi="Times New Roman" w:cs="Times New Roman"/>
          <w:color w:val="000000" w:themeColor="text1"/>
          <w:sz w:val="24"/>
          <w:szCs w:val="24"/>
          <w:lang w:val="en-US"/>
          <w:rPrChange w:id="33" w:author="Harley Robinson " w:date="2016-09-29T11:01:00Z">
            <w:rPr>
              <w:rFonts w:ascii="Times New Roman" w:hAnsi="Times New Roman" w:cs="Times New Roman"/>
              <w:sz w:val="24"/>
              <w:szCs w:val="24"/>
              <w:lang w:val="en-US"/>
            </w:rPr>
          </w:rPrChange>
        </w:rPr>
        <w:t xml:space="preserve"> </w:t>
      </w:r>
      <w:r w:rsidR="00C725BE">
        <w:rPr>
          <w:rFonts w:ascii="Times New Roman" w:hAnsi="Times New Roman" w:cs="Times New Roman"/>
          <w:sz w:val="24"/>
          <w:szCs w:val="24"/>
          <w:lang w:val="en-US"/>
        </w:rPr>
        <w:t xml:space="preserve">After incubation, lysates were centrifuged at </w:t>
      </w:r>
      <w:r w:rsidR="00881806">
        <w:rPr>
          <w:rFonts w:ascii="Times New Roman" w:hAnsi="Times New Roman" w:cs="Times New Roman"/>
          <w:sz w:val="24"/>
          <w:szCs w:val="24"/>
          <w:lang w:val="en-US"/>
        </w:rPr>
        <w:t>14,000g</w:t>
      </w:r>
      <w:r w:rsidR="00C725BE">
        <w:rPr>
          <w:rFonts w:ascii="Times New Roman" w:hAnsi="Times New Roman" w:cs="Times New Roman"/>
          <w:sz w:val="24"/>
          <w:szCs w:val="24"/>
          <w:lang w:val="en-US"/>
        </w:rPr>
        <w:t>,</w:t>
      </w:r>
      <w:r>
        <w:rPr>
          <w:rFonts w:ascii="Times New Roman" w:hAnsi="Times New Roman" w:cs="Times New Roman"/>
          <w:sz w:val="24"/>
          <w:szCs w:val="24"/>
          <w:lang w:val="en-US"/>
        </w:rPr>
        <w:t xml:space="preserve"> for </w:t>
      </w:r>
      <w:r w:rsidR="00C725BE">
        <w:rPr>
          <w:rFonts w:ascii="Times New Roman" w:hAnsi="Times New Roman" w:cs="Times New Roman"/>
          <w:sz w:val="24"/>
          <w:szCs w:val="24"/>
          <w:lang w:val="en-US"/>
        </w:rPr>
        <w:t xml:space="preserve">5 minutes at 4°C and supernatant </w:t>
      </w:r>
      <w:r>
        <w:rPr>
          <w:rFonts w:ascii="Times New Roman" w:hAnsi="Times New Roman" w:cs="Times New Roman"/>
          <w:sz w:val="24"/>
          <w:szCs w:val="24"/>
          <w:lang w:val="en-US"/>
        </w:rPr>
        <w:t xml:space="preserve">transferred </w:t>
      </w:r>
      <w:r w:rsidR="00C725BE">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a </w:t>
      </w:r>
      <w:r w:rsidR="00C725BE">
        <w:rPr>
          <w:rFonts w:ascii="Times New Roman" w:hAnsi="Times New Roman" w:cs="Times New Roman"/>
          <w:sz w:val="24"/>
          <w:szCs w:val="24"/>
          <w:lang w:val="en-US"/>
        </w:rPr>
        <w:t xml:space="preserve">new tube. Cell </w:t>
      </w:r>
      <w:r w:rsidR="00C725BE">
        <w:rPr>
          <w:rFonts w:ascii="Times New Roman" w:hAnsi="Times New Roman" w:cs="Times New Roman"/>
          <w:sz w:val="24"/>
          <w:szCs w:val="24"/>
          <w:lang w:val="en-US"/>
        </w:rPr>
        <w:lastRenderedPageBreak/>
        <w:t xml:space="preserve">lysate </w:t>
      </w:r>
      <w:r>
        <w:rPr>
          <w:rFonts w:ascii="Times New Roman" w:hAnsi="Times New Roman" w:cs="Times New Roman"/>
          <w:sz w:val="24"/>
          <w:szCs w:val="24"/>
          <w:lang w:val="en-US"/>
        </w:rPr>
        <w:t xml:space="preserve">were </w:t>
      </w:r>
      <w:r w:rsidR="00881806">
        <w:rPr>
          <w:rFonts w:ascii="Times New Roman" w:hAnsi="Times New Roman" w:cs="Times New Roman"/>
          <w:sz w:val="24"/>
          <w:szCs w:val="24"/>
          <w:lang w:val="en-US"/>
        </w:rPr>
        <w:t>diluted</w:t>
      </w:r>
      <w:r>
        <w:rPr>
          <w:rFonts w:ascii="Times New Roman" w:hAnsi="Times New Roman" w:cs="Times New Roman"/>
          <w:sz w:val="24"/>
          <w:szCs w:val="24"/>
          <w:lang w:val="en-US"/>
        </w:rPr>
        <w:t xml:space="preserve"> in </w:t>
      </w:r>
      <w:r w:rsidR="002C6145">
        <w:rPr>
          <w:rFonts w:ascii="Times New Roman" w:hAnsi="Times New Roman" w:cs="Times New Roman"/>
          <w:sz w:val="24"/>
          <w:szCs w:val="24"/>
          <w:lang w:val="en-US"/>
        </w:rPr>
        <w:t>lysis buffer</w:t>
      </w:r>
      <w:r w:rsidR="00881806">
        <w:rPr>
          <w:rFonts w:ascii="Times New Roman" w:hAnsi="Times New Roman" w:cs="Times New Roman"/>
          <w:sz w:val="24"/>
          <w:szCs w:val="24"/>
          <w:lang w:val="en-US"/>
        </w:rPr>
        <w:t>,</w:t>
      </w:r>
      <w:r w:rsidR="002C6145">
        <w:rPr>
          <w:rFonts w:ascii="Times New Roman" w:hAnsi="Times New Roman" w:cs="Times New Roman"/>
          <w:sz w:val="24"/>
          <w:szCs w:val="24"/>
          <w:lang w:val="en-US"/>
        </w:rPr>
        <w:t xml:space="preserve"> </w:t>
      </w:r>
      <w:r w:rsidR="00881806">
        <w:rPr>
          <w:rFonts w:ascii="Times New Roman" w:hAnsi="Times New Roman" w:cs="Times New Roman"/>
          <w:sz w:val="24"/>
          <w:szCs w:val="24"/>
          <w:lang w:val="en-US"/>
        </w:rPr>
        <w:t>1:5,</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and added to antibody-bead tube. This was incubated for 45minutes at 4°C on a rotating wheel prior to washing 5 times with lysis buffer. Protein-RNA crosslinked sample were eluted by incubation with SDS-PAGE buffer for 5 minutes at 95°C. This were then analyzed with Western blot</w:t>
      </w:r>
      <w:r>
        <w:rPr>
          <w:rFonts w:ascii="Times New Roman" w:hAnsi="Times New Roman" w:cs="Times New Roman"/>
          <w:sz w:val="24"/>
          <w:szCs w:val="24"/>
          <w:lang w:val="en-US"/>
        </w:rPr>
        <w:t xml:space="preserve"> for protein level, or </w:t>
      </w:r>
      <w:proofErr w:type="spellStart"/>
      <w:r>
        <w:rPr>
          <w:rFonts w:ascii="Times New Roman" w:hAnsi="Times New Roman" w:cs="Times New Roman"/>
          <w:sz w:val="24"/>
          <w:szCs w:val="24"/>
          <w:lang w:val="en-US"/>
        </w:rPr>
        <w:t>Trizol</w:t>
      </w:r>
      <w:proofErr w:type="spellEnd"/>
      <w:r>
        <w:rPr>
          <w:rFonts w:ascii="Times New Roman" w:hAnsi="Times New Roman" w:cs="Times New Roman"/>
          <w:sz w:val="24"/>
          <w:szCs w:val="24"/>
          <w:lang w:val="en-US"/>
        </w:rPr>
        <w:t xml:space="preserve"> extraction for </w:t>
      </w:r>
      <w:r w:rsidR="002C6145">
        <w:rPr>
          <w:rFonts w:ascii="Times New Roman" w:hAnsi="Times New Roman" w:cs="Times New Roman"/>
          <w:sz w:val="24"/>
          <w:szCs w:val="24"/>
          <w:lang w:val="en-US"/>
        </w:rPr>
        <w:t xml:space="preserve">RNA </w:t>
      </w:r>
      <w:r>
        <w:rPr>
          <w:rFonts w:ascii="Times New Roman" w:hAnsi="Times New Roman" w:cs="Times New Roman"/>
          <w:sz w:val="24"/>
          <w:szCs w:val="24"/>
          <w:lang w:val="en-US"/>
        </w:rPr>
        <w:t xml:space="preserve">level. </w:t>
      </w:r>
      <w:proofErr w:type="spellStart"/>
      <w:r w:rsidR="002C6145">
        <w:rPr>
          <w:rFonts w:ascii="Times New Roman" w:hAnsi="Times New Roman" w:cs="Times New Roman"/>
          <w:sz w:val="24"/>
          <w:szCs w:val="24"/>
          <w:lang w:val="en-US"/>
        </w:rPr>
        <w:t>Trizol</w:t>
      </w:r>
      <w:proofErr w:type="spellEnd"/>
      <w:r w:rsidR="002C6145">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881806">
        <w:rPr>
          <w:rFonts w:ascii="Times New Roman" w:hAnsi="Times New Roman" w:cs="Times New Roman"/>
          <w:sz w:val="24"/>
          <w:szCs w:val="24"/>
          <w:lang w:val="en-US"/>
        </w:rPr>
        <w:t>500µL</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w</w:t>
      </w:r>
      <w:r>
        <w:rPr>
          <w:rFonts w:ascii="Times New Roman" w:hAnsi="Times New Roman" w:cs="Times New Roman"/>
          <w:sz w:val="24"/>
          <w:szCs w:val="24"/>
          <w:lang w:val="en-US"/>
        </w:rPr>
        <w:t>as</w:t>
      </w:r>
      <w:r w:rsidR="002C6145">
        <w:rPr>
          <w:rFonts w:ascii="Times New Roman" w:hAnsi="Times New Roman" w:cs="Times New Roman"/>
          <w:sz w:val="24"/>
          <w:szCs w:val="24"/>
          <w:lang w:val="en-US"/>
        </w:rPr>
        <w:t xml:space="preserve"> added to the beads and incubated at 95°C for 5</w:t>
      </w:r>
      <w:ins w:id="34" w:author="Michelle Hill" w:date="2016-09-26T22:12:00Z">
        <w:r>
          <w:rPr>
            <w:rFonts w:ascii="Times New Roman" w:hAnsi="Times New Roman" w:cs="Times New Roman"/>
            <w:sz w:val="24"/>
            <w:szCs w:val="24"/>
            <w:lang w:val="en-US"/>
          </w:rPr>
          <w:t xml:space="preserve"> </w:t>
        </w:r>
      </w:ins>
      <w:r w:rsidR="002C6145">
        <w:rPr>
          <w:rFonts w:ascii="Times New Roman" w:hAnsi="Times New Roman" w:cs="Times New Roman"/>
          <w:sz w:val="24"/>
          <w:szCs w:val="24"/>
          <w:lang w:val="en-US"/>
        </w:rPr>
        <w:t xml:space="preserve">minutes to reverse the crosslink. </w:t>
      </w:r>
      <w:r w:rsidR="007C5D32">
        <w:rPr>
          <w:rFonts w:ascii="Times New Roman" w:hAnsi="Times New Roman" w:cs="Times New Roman"/>
          <w:sz w:val="24"/>
          <w:szCs w:val="24"/>
          <w:lang w:val="en-US"/>
        </w:rPr>
        <w:t xml:space="preserve">Subsequent steps were performed as per standard </w:t>
      </w:r>
      <w:proofErr w:type="spellStart"/>
      <w:r w:rsidR="007C5D32">
        <w:rPr>
          <w:rFonts w:ascii="Times New Roman" w:hAnsi="Times New Roman" w:cs="Times New Roman"/>
          <w:sz w:val="24"/>
          <w:szCs w:val="24"/>
          <w:lang w:val="en-US"/>
        </w:rPr>
        <w:t>Trizol</w:t>
      </w:r>
      <w:proofErr w:type="spellEnd"/>
      <w:r w:rsidR="007C5D32">
        <w:rPr>
          <w:rFonts w:ascii="Times New Roman" w:hAnsi="Times New Roman" w:cs="Times New Roman"/>
          <w:sz w:val="24"/>
          <w:szCs w:val="24"/>
          <w:lang w:val="en-US"/>
        </w:rPr>
        <w:t xml:space="preserve"> extraction protocol</w:t>
      </w:r>
      <w:r w:rsidR="00881806">
        <w:rPr>
          <w:rFonts w:ascii="Times New Roman" w:hAnsi="Times New Roman" w:cs="Times New Roman"/>
          <w:sz w:val="24"/>
          <w:szCs w:val="24"/>
          <w:lang w:val="en-US"/>
        </w:rPr>
        <w:t xml:space="preserve"> </w:t>
      </w:r>
      <w:r w:rsidR="00881806" w:rsidRPr="00881806">
        <w:rPr>
          <w:rFonts w:ascii="Times New Roman" w:hAnsi="Times New Roman" w:cs="Times New Roman"/>
          <w:color w:val="FF0000"/>
          <w:sz w:val="24"/>
          <w:szCs w:val="24"/>
          <w:lang w:val="en-US"/>
          <w:rPrChange w:id="35" w:author="Harley Robinson " w:date="2016-09-29T11:05:00Z">
            <w:rPr>
              <w:rFonts w:ascii="Times New Roman" w:hAnsi="Times New Roman" w:cs="Times New Roman"/>
              <w:sz w:val="24"/>
              <w:szCs w:val="24"/>
              <w:lang w:val="en-US"/>
            </w:rPr>
          </w:rPrChange>
        </w:rPr>
        <w:t>(REF</w:t>
      </w:r>
      <w:r w:rsidR="00881806">
        <w:rPr>
          <w:rFonts w:ascii="Times New Roman" w:hAnsi="Times New Roman" w:cs="Times New Roman"/>
          <w:sz w:val="24"/>
          <w:szCs w:val="24"/>
          <w:lang w:val="en-US"/>
        </w:rPr>
        <w:t>)</w:t>
      </w:r>
      <w:r w:rsidR="007C5D32">
        <w:rPr>
          <w:rFonts w:ascii="Times New Roman" w:hAnsi="Times New Roman" w:cs="Times New Roman"/>
          <w:sz w:val="24"/>
          <w:szCs w:val="24"/>
          <w:lang w:val="en-US"/>
        </w:rPr>
        <w:t xml:space="preserve">. </w:t>
      </w:r>
      <w:r w:rsidR="00880E4C">
        <w:rPr>
          <w:rFonts w:ascii="Times New Roman" w:hAnsi="Times New Roman" w:cs="Times New Roman"/>
          <w:sz w:val="24"/>
          <w:szCs w:val="24"/>
          <w:lang w:val="en-US"/>
        </w:rPr>
        <w:t xml:space="preserve">Quantification of RNA was performed by </w:t>
      </w:r>
      <w:proofErr w:type="spellStart"/>
      <w:r w:rsidR="00880E4C">
        <w:rPr>
          <w:rFonts w:ascii="Times New Roman" w:hAnsi="Times New Roman" w:cs="Times New Roman"/>
          <w:sz w:val="24"/>
          <w:szCs w:val="24"/>
          <w:lang w:val="en-US"/>
        </w:rPr>
        <w:t>Nanodrop</w:t>
      </w:r>
      <w:proofErr w:type="spellEnd"/>
      <w:r w:rsidR="00880E4C">
        <w:rPr>
          <w:rFonts w:ascii="Times New Roman" w:hAnsi="Times New Roman" w:cs="Times New Roman"/>
          <w:sz w:val="24"/>
          <w:szCs w:val="24"/>
          <w:lang w:val="en-US"/>
        </w:rPr>
        <w:t xml:space="preserve"> analysis.</w:t>
      </w:r>
      <w:r w:rsidR="002C6145">
        <w:rPr>
          <w:rFonts w:ascii="Times New Roman" w:hAnsi="Times New Roman" w:cs="Times New Roman"/>
          <w:sz w:val="24"/>
          <w:szCs w:val="24"/>
          <w:lang w:val="en-US"/>
        </w:rPr>
        <w:t xml:space="preserve"> </w:t>
      </w:r>
    </w:p>
    <w:p w14:paraId="1E4E9FA1" w14:textId="77777777" w:rsidR="00880E4C" w:rsidRDefault="00880E4C" w:rsidP="00C96FD3">
      <w:pPr>
        <w:pStyle w:val="Heading2"/>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Western blotting:</w:t>
      </w:r>
    </w:p>
    <w:p w14:paraId="0E9B4202" w14:textId="607DCBCA" w:rsidR="00315510" w:rsidRPr="009110F6" w:rsidRDefault="00880E4C" w:rsidP="009110F6">
      <w:pPr>
        <w:spacing w:line="480" w:lineRule="auto"/>
        <w:rPr>
          <w:rFonts w:ascii="Times New Roman" w:hAnsi="Times New Roman" w:cs="Times New Roman"/>
          <w:sz w:val="24"/>
          <w:lang w:val="en-US"/>
        </w:rPr>
      </w:pPr>
      <w:r>
        <w:rPr>
          <w:lang w:val="en-US"/>
        </w:rPr>
        <w:t xml:space="preserve"> </w:t>
      </w:r>
      <w:r w:rsidR="00C96FD3">
        <w:rPr>
          <w:rFonts w:ascii="Times New Roman" w:hAnsi="Times New Roman" w:cs="Times New Roman"/>
          <w:sz w:val="24"/>
          <w:lang w:val="en-US"/>
        </w:rPr>
        <w:t xml:space="preserve">Sample buffer were added to whole cell lysate or EV lysate sample to reach a final 1X concentration and protein denatured by incubation at 95° C for 5minutes if denaturation was not already performed. </w:t>
      </w:r>
      <w:proofErr w:type="spellStart"/>
      <w:r w:rsidR="00C96FD3">
        <w:rPr>
          <w:rFonts w:ascii="Times New Roman" w:hAnsi="Times New Roman" w:cs="Times New Roman"/>
          <w:sz w:val="24"/>
          <w:lang w:val="en-US"/>
        </w:rPr>
        <w:t>BioRad</w:t>
      </w:r>
      <w:proofErr w:type="spellEnd"/>
      <w:r w:rsidR="00C96FD3">
        <w:rPr>
          <w:rFonts w:ascii="Times New Roman" w:hAnsi="Times New Roman" w:cs="Times New Roman"/>
          <w:sz w:val="24"/>
          <w:lang w:val="en-US"/>
        </w:rPr>
        <w:t xml:space="preserve"> Precession Plus protein ladder were loaded into a 12.5% SDS-PAGE gel</w:t>
      </w:r>
      <w:r w:rsidR="00136C56">
        <w:rPr>
          <w:rFonts w:ascii="Times New Roman" w:hAnsi="Times New Roman" w:cs="Times New Roman"/>
          <w:sz w:val="24"/>
          <w:lang w:val="en-US"/>
        </w:rPr>
        <w:t xml:space="preserve"> with 4% stacking gel</w:t>
      </w:r>
      <w:r w:rsidR="00C96FD3">
        <w:rPr>
          <w:rFonts w:ascii="Times New Roman" w:hAnsi="Times New Roman" w:cs="Times New Roman"/>
          <w:sz w:val="24"/>
          <w:lang w:val="en-US"/>
        </w:rPr>
        <w:t>. Blanks (10uL of SDS</w:t>
      </w:r>
      <w:r w:rsidR="00136C56">
        <w:rPr>
          <w:rFonts w:ascii="Times New Roman" w:hAnsi="Times New Roman" w:cs="Times New Roman"/>
          <w:sz w:val="24"/>
          <w:lang w:val="en-US"/>
        </w:rPr>
        <w:t>-PAGE buffer</w:t>
      </w:r>
      <w:r w:rsidR="00C96FD3">
        <w:rPr>
          <w:rFonts w:ascii="Times New Roman" w:hAnsi="Times New Roman" w:cs="Times New Roman"/>
          <w:sz w:val="24"/>
          <w:lang w:val="en-US"/>
        </w:rPr>
        <w:t>)</w:t>
      </w:r>
      <w:r w:rsidR="00136C56">
        <w:rPr>
          <w:rFonts w:ascii="Times New Roman" w:hAnsi="Times New Roman" w:cs="Times New Roman"/>
          <w:sz w:val="24"/>
          <w:lang w:val="en-US"/>
        </w:rPr>
        <w:t xml:space="preserve"> were placed in wells either side of the ladder. Samples were added in equal amounts to the wells. SDS-PAGE buffer were added to any unfilled wells to maintain consistent salt concentrations across the gel. </w:t>
      </w:r>
      <w:r w:rsidR="00E76C95">
        <w:rPr>
          <w:rFonts w:ascii="Times New Roman" w:hAnsi="Times New Roman" w:cs="Times New Roman"/>
          <w:sz w:val="24"/>
          <w:lang w:val="en-US"/>
        </w:rPr>
        <w:t xml:space="preserve">Gels were ran at 80V until sample stacked, then increased to 100V until the dye front reached the end of the gel. Wet transfer was completed following a </w:t>
      </w:r>
      <w:r w:rsidR="003B5B36">
        <w:rPr>
          <w:rFonts w:ascii="Times New Roman" w:hAnsi="Times New Roman" w:cs="Times New Roman"/>
          <w:sz w:val="24"/>
          <w:lang w:val="en-US"/>
        </w:rPr>
        <w:t xml:space="preserve">standard procedure and reagents to transfer protein to a fluorescent </w:t>
      </w:r>
      <w:r w:rsidR="00881806">
        <w:rPr>
          <w:rFonts w:ascii="Times New Roman" w:hAnsi="Times New Roman" w:cs="Times New Roman"/>
          <w:sz w:val="24"/>
          <w:lang w:val="en-US"/>
        </w:rPr>
        <w:t xml:space="preserve">PVDF </w:t>
      </w:r>
      <w:r w:rsidR="003B5B36">
        <w:rPr>
          <w:rFonts w:ascii="Times New Roman" w:hAnsi="Times New Roman" w:cs="Times New Roman"/>
          <w:sz w:val="24"/>
          <w:lang w:val="en-US"/>
        </w:rPr>
        <w:t>membrane (</w:t>
      </w:r>
      <w:proofErr w:type="spellStart"/>
      <w:r w:rsidR="00881806">
        <w:rPr>
          <w:rFonts w:ascii="Times New Roman" w:hAnsi="Times New Roman" w:cs="Times New Roman"/>
          <w:color w:val="FF0000"/>
          <w:sz w:val="24"/>
          <w:lang w:val="en-US"/>
        </w:rPr>
        <w:t>Towbin</w:t>
      </w:r>
      <w:proofErr w:type="spellEnd"/>
      <w:r w:rsidR="00881806">
        <w:rPr>
          <w:rFonts w:ascii="Times New Roman" w:hAnsi="Times New Roman" w:cs="Times New Roman"/>
          <w:color w:val="FF0000"/>
          <w:sz w:val="24"/>
          <w:lang w:val="en-US"/>
        </w:rPr>
        <w:t xml:space="preserve"> et al 1979</w:t>
      </w:r>
      <w:r w:rsidR="003B5B36">
        <w:rPr>
          <w:rFonts w:ascii="Times New Roman" w:hAnsi="Times New Roman" w:cs="Times New Roman"/>
          <w:sz w:val="24"/>
          <w:lang w:val="en-US"/>
        </w:rPr>
        <w:t xml:space="preserve">). Membrane was subsequently blocked in 3% BSA/PBS with 0.1% Triton-X for 30minutes to prevent non-specific antibody binding. </w:t>
      </w:r>
      <w:proofErr w:type="spellStart"/>
      <w:proofErr w:type="gramStart"/>
      <w:r w:rsidR="003B5B36">
        <w:rPr>
          <w:rFonts w:ascii="Times New Roman" w:hAnsi="Times New Roman" w:cs="Times New Roman"/>
          <w:sz w:val="24"/>
          <w:lang w:val="en-US"/>
        </w:rPr>
        <w:t>hnRNPK</w:t>
      </w:r>
      <w:proofErr w:type="spellEnd"/>
      <w:proofErr w:type="gramEnd"/>
      <w:r w:rsidR="003B5B36">
        <w:rPr>
          <w:rFonts w:ascii="Times New Roman" w:hAnsi="Times New Roman" w:cs="Times New Roman"/>
          <w:sz w:val="24"/>
          <w:lang w:val="en-US"/>
        </w:rPr>
        <w:t xml:space="preserve"> antibody was diluted 1:1000 in blocking buffer</w:t>
      </w:r>
      <w:r w:rsidR="00445364">
        <w:rPr>
          <w:rFonts w:ascii="Times New Roman" w:hAnsi="Times New Roman" w:cs="Times New Roman"/>
          <w:sz w:val="24"/>
          <w:lang w:val="en-US"/>
        </w:rPr>
        <w:t xml:space="preserve"> in a 50mL falcon tube. Membrane was added face up into the tube, avoiding air bubbles and incubated for 1.5hrs at room temperature</w:t>
      </w:r>
      <w:r w:rsidR="00DC7168">
        <w:rPr>
          <w:rFonts w:ascii="Times New Roman" w:hAnsi="Times New Roman" w:cs="Times New Roman"/>
          <w:sz w:val="24"/>
          <w:lang w:val="en-US"/>
        </w:rPr>
        <w:t xml:space="preserve"> on a roller</w:t>
      </w:r>
      <w:r w:rsidR="00445364">
        <w:rPr>
          <w:rFonts w:ascii="Times New Roman" w:hAnsi="Times New Roman" w:cs="Times New Roman"/>
          <w:sz w:val="24"/>
          <w:lang w:val="en-US"/>
        </w:rPr>
        <w:t>. This was followed by washing thrice in TBS-Tween-20</w:t>
      </w:r>
      <w:r w:rsidR="002A4999">
        <w:rPr>
          <w:rFonts w:ascii="Times New Roman" w:hAnsi="Times New Roman" w:cs="Times New Roman"/>
          <w:sz w:val="24"/>
          <w:lang w:val="en-US"/>
        </w:rPr>
        <w:t xml:space="preserve"> (0.1%)</w:t>
      </w:r>
      <w:r w:rsidR="00445364">
        <w:rPr>
          <w:rFonts w:ascii="Times New Roman" w:hAnsi="Times New Roman" w:cs="Times New Roman"/>
          <w:sz w:val="24"/>
          <w:lang w:val="en-US"/>
        </w:rPr>
        <w:t>. IRdye800W</w:t>
      </w:r>
      <w:r w:rsidR="00B6458D">
        <w:rPr>
          <w:rFonts w:ascii="Times New Roman" w:hAnsi="Times New Roman" w:cs="Times New Roman"/>
          <w:sz w:val="24"/>
          <w:lang w:val="en-US"/>
        </w:rPr>
        <w:t xml:space="preserve"> anti-mouse was added to blocking solution to a fin</w:t>
      </w:r>
      <w:r w:rsidR="00DC7168">
        <w:rPr>
          <w:rFonts w:ascii="Times New Roman" w:hAnsi="Times New Roman" w:cs="Times New Roman"/>
          <w:sz w:val="24"/>
          <w:lang w:val="en-US"/>
        </w:rPr>
        <w:t xml:space="preserve">al concentration of 1:7,500, </w:t>
      </w:r>
      <w:r w:rsidR="00B6458D">
        <w:rPr>
          <w:rFonts w:ascii="Times New Roman" w:hAnsi="Times New Roman" w:cs="Times New Roman"/>
          <w:sz w:val="24"/>
          <w:lang w:val="en-US"/>
        </w:rPr>
        <w:t>kept in the dark</w:t>
      </w:r>
      <w:r w:rsidR="00DC7168">
        <w:rPr>
          <w:rFonts w:ascii="Times New Roman" w:hAnsi="Times New Roman" w:cs="Times New Roman"/>
          <w:sz w:val="24"/>
          <w:lang w:val="en-US"/>
        </w:rPr>
        <w:t xml:space="preserve"> and incubated with the membrane for 1hr. After subsequent washing thrice with TBS</w:t>
      </w:r>
      <w:r w:rsidR="002A4999">
        <w:rPr>
          <w:rFonts w:ascii="Times New Roman" w:hAnsi="Times New Roman" w:cs="Times New Roman"/>
          <w:sz w:val="24"/>
          <w:lang w:val="en-US"/>
        </w:rPr>
        <w:t>-</w:t>
      </w:r>
      <w:r w:rsidR="00DC7168">
        <w:rPr>
          <w:rFonts w:ascii="Times New Roman" w:hAnsi="Times New Roman" w:cs="Times New Roman"/>
          <w:sz w:val="24"/>
          <w:lang w:val="en-US"/>
        </w:rPr>
        <w:t xml:space="preserve">tween, membrane was washed </w:t>
      </w:r>
      <w:r w:rsidR="00DC7168">
        <w:rPr>
          <w:rFonts w:ascii="Times New Roman" w:hAnsi="Times New Roman" w:cs="Times New Roman"/>
          <w:sz w:val="24"/>
          <w:lang w:val="en-US"/>
        </w:rPr>
        <w:lastRenderedPageBreak/>
        <w:t>again wit</w:t>
      </w:r>
      <w:r w:rsidR="0035527B">
        <w:rPr>
          <w:rFonts w:ascii="Times New Roman" w:hAnsi="Times New Roman" w:cs="Times New Roman"/>
          <w:sz w:val="24"/>
          <w:lang w:val="en-US"/>
        </w:rPr>
        <w:t>h PBS and dried in the dark. Odyssey</w:t>
      </w:r>
      <w:r w:rsidR="00DC7168">
        <w:rPr>
          <w:rFonts w:ascii="Times New Roman" w:hAnsi="Times New Roman" w:cs="Times New Roman"/>
          <w:sz w:val="24"/>
          <w:lang w:val="en-US"/>
        </w:rPr>
        <w:t xml:space="preserve"> </w:t>
      </w:r>
      <w:r w:rsidR="0035527B">
        <w:rPr>
          <w:rFonts w:ascii="Times New Roman" w:hAnsi="Times New Roman" w:cs="Times New Roman"/>
          <w:sz w:val="24"/>
          <w:lang w:val="en-US"/>
        </w:rPr>
        <w:t>(</w:t>
      </w:r>
      <w:r w:rsidR="00DC7168">
        <w:rPr>
          <w:rFonts w:ascii="Times New Roman" w:hAnsi="Times New Roman" w:cs="Times New Roman"/>
          <w:sz w:val="24"/>
          <w:lang w:val="en-US"/>
        </w:rPr>
        <w:t>Li-</w:t>
      </w:r>
      <w:proofErr w:type="spellStart"/>
      <w:r w:rsidR="00DC7168">
        <w:rPr>
          <w:rFonts w:ascii="Times New Roman" w:hAnsi="Times New Roman" w:cs="Times New Roman"/>
          <w:sz w:val="24"/>
          <w:lang w:val="en-US"/>
        </w:rPr>
        <w:t>Cor</w:t>
      </w:r>
      <w:proofErr w:type="spellEnd"/>
      <w:r w:rsidR="0035527B">
        <w:rPr>
          <w:rFonts w:ascii="Times New Roman" w:hAnsi="Times New Roman" w:cs="Times New Roman"/>
          <w:sz w:val="24"/>
          <w:lang w:val="en-US"/>
        </w:rPr>
        <w:t>) imaging system</w:t>
      </w:r>
      <w:r w:rsidR="00DC7168">
        <w:rPr>
          <w:rFonts w:ascii="Times New Roman" w:hAnsi="Times New Roman" w:cs="Times New Roman"/>
          <w:sz w:val="24"/>
          <w:lang w:val="en-US"/>
        </w:rPr>
        <w:t xml:space="preserve"> visual</w:t>
      </w:r>
      <w:r w:rsidR="00613B88">
        <w:rPr>
          <w:rFonts w:ascii="Times New Roman" w:hAnsi="Times New Roman" w:cs="Times New Roman"/>
          <w:sz w:val="24"/>
          <w:lang w:val="en-US"/>
        </w:rPr>
        <w:t>ized the bands in two channels</w:t>
      </w:r>
      <w:r w:rsidR="002A4999">
        <w:rPr>
          <w:rFonts w:ascii="Times New Roman" w:hAnsi="Times New Roman" w:cs="Times New Roman"/>
          <w:sz w:val="24"/>
          <w:lang w:val="en-US"/>
        </w:rPr>
        <w:t xml:space="preserve"> (700 and 800nm)</w:t>
      </w:r>
      <w:r w:rsidR="00613B88">
        <w:rPr>
          <w:rFonts w:ascii="Times New Roman" w:hAnsi="Times New Roman" w:cs="Times New Roman"/>
          <w:sz w:val="24"/>
          <w:lang w:val="en-US"/>
        </w:rPr>
        <w:t xml:space="preserve"> with </w:t>
      </w:r>
      <w:r w:rsidR="00DC7168">
        <w:rPr>
          <w:rFonts w:ascii="Times New Roman" w:hAnsi="Times New Roman" w:cs="Times New Roman"/>
          <w:sz w:val="24"/>
          <w:lang w:val="en-US"/>
        </w:rPr>
        <w:t xml:space="preserve">the </w:t>
      </w:r>
      <w:proofErr w:type="spellStart"/>
      <w:r w:rsidR="00DC7168">
        <w:rPr>
          <w:rFonts w:ascii="Times New Roman" w:hAnsi="Times New Roman" w:cs="Times New Roman"/>
          <w:sz w:val="24"/>
          <w:lang w:val="en-US"/>
        </w:rPr>
        <w:t>ImageStudio</w:t>
      </w:r>
      <w:proofErr w:type="spellEnd"/>
      <w:r w:rsidR="00DC7168">
        <w:rPr>
          <w:rFonts w:ascii="Times New Roman" w:hAnsi="Times New Roman" w:cs="Times New Roman"/>
          <w:sz w:val="24"/>
          <w:lang w:val="en-US"/>
        </w:rPr>
        <w:t xml:space="preserve"> software.   </w:t>
      </w:r>
      <w:r w:rsidR="00B6458D">
        <w:rPr>
          <w:rFonts w:ascii="Times New Roman" w:hAnsi="Times New Roman" w:cs="Times New Roman"/>
          <w:sz w:val="24"/>
          <w:lang w:val="en-US"/>
        </w:rPr>
        <w:t xml:space="preserve"> </w:t>
      </w:r>
      <w:r w:rsidR="00445364">
        <w:rPr>
          <w:rFonts w:ascii="Times New Roman" w:hAnsi="Times New Roman" w:cs="Times New Roman"/>
          <w:sz w:val="24"/>
          <w:lang w:val="en-US"/>
        </w:rPr>
        <w:t xml:space="preserve"> </w:t>
      </w:r>
      <w:r w:rsidR="007A639E" w:rsidRPr="0004764B">
        <w:rPr>
          <w:rFonts w:ascii="Times New Roman" w:hAnsi="Times New Roman" w:cs="Times New Roman"/>
          <w:sz w:val="24"/>
          <w:szCs w:val="24"/>
          <w:lang w:val="en-US"/>
        </w:rPr>
        <w:tab/>
      </w:r>
    </w:p>
    <w:p w14:paraId="316BBA34" w14:textId="77777777" w:rsidR="00315510" w:rsidRPr="0004764B" w:rsidRDefault="00315510" w:rsidP="00315510">
      <w:pPr>
        <w:rPr>
          <w:rStyle w:val="Heading1Char"/>
          <w:rFonts w:ascii="Times New Roman" w:hAnsi="Times New Roman" w:cs="Times New Roman"/>
          <w:sz w:val="24"/>
          <w:szCs w:val="24"/>
        </w:rPr>
      </w:pPr>
    </w:p>
    <w:p w14:paraId="68A975E5" w14:textId="77777777" w:rsidR="0004764B" w:rsidRDefault="0004764B">
      <w:pPr>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14:paraId="0CD3298C" w14:textId="7760AE19" w:rsidR="00D269F5" w:rsidRPr="0004764B" w:rsidRDefault="00D269F5" w:rsidP="00D269F5">
      <w:pPr>
        <w:spacing w:line="480" w:lineRule="auto"/>
        <w:rPr>
          <w:rFonts w:ascii="Times New Roman" w:hAnsi="Times New Roman" w:cs="Times New Roman"/>
          <w:sz w:val="24"/>
          <w:szCs w:val="24"/>
          <w:lang w:val="en-US"/>
        </w:rPr>
      </w:pPr>
      <w:r w:rsidRPr="0004764B">
        <w:rPr>
          <w:rStyle w:val="Heading1Char"/>
          <w:rFonts w:ascii="Times New Roman" w:hAnsi="Times New Roman" w:cs="Times New Roman"/>
          <w:sz w:val="28"/>
          <w:szCs w:val="24"/>
        </w:rPr>
        <w:lastRenderedPageBreak/>
        <w:t>Results</w:t>
      </w:r>
      <w:r w:rsidRPr="0004764B">
        <w:rPr>
          <w:rFonts w:ascii="Times New Roman" w:hAnsi="Times New Roman" w:cs="Times New Roman"/>
          <w:sz w:val="24"/>
          <w:szCs w:val="24"/>
          <w:lang w:val="en-US"/>
        </w:rPr>
        <w:t xml:space="preserve">: </w:t>
      </w:r>
    </w:p>
    <w:p w14:paraId="1BED8C5F" w14:textId="50622694" w:rsidR="00D269F5" w:rsidRPr="0004764B" w:rsidRDefault="0004764B" w:rsidP="0004764B">
      <w:pPr>
        <w:pStyle w:val="Heading2"/>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w:t>
      </w:r>
      <w:r w:rsidR="00D269F5" w:rsidRPr="0004764B">
        <w:rPr>
          <w:rFonts w:ascii="Times New Roman" w:hAnsi="Times New Roman" w:cs="Times New Roman"/>
          <w:sz w:val="24"/>
          <w:szCs w:val="24"/>
          <w:lang w:val="en-US"/>
        </w:rPr>
        <w:t>i</w:t>
      </w:r>
      <w:r w:rsidR="001E35AB" w:rsidRPr="0004764B">
        <w:rPr>
          <w:rFonts w:ascii="Times New Roman" w:hAnsi="Times New Roman" w:cs="Times New Roman"/>
          <w:sz w:val="24"/>
          <w:szCs w:val="24"/>
          <w:lang w:val="en-US"/>
        </w:rPr>
        <w:t>cro</w:t>
      </w:r>
      <w:r w:rsidR="00D269F5" w:rsidRPr="0004764B">
        <w:rPr>
          <w:rFonts w:ascii="Times New Roman" w:hAnsi="Times New Roman" w:cs="Times New Roman"/>
          <w:sz w:val="24"/>
          <w:szCs w:val="24"/>
          <w:lang w:val="en-US"/>
        </w:rPr>
        <w:t>R</w:t>
      </w:r>
      <w:r w:rsidR="001E35AB" w:rsidRPr="0004764B">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s are selectively exported from prostate cancer cells.</w:t>
      </w:r>
    </w:p>
    <w:p w14:paraId="032EC7F2" w14:textId="1814F627" w:rsidR="00D269F5" w:rsidRPr="0004764B" w:rsidRDefault="00A83C3A" w:rsidP="00A83C3A">
      <w:pPr>
        <w:spacing w:line="480" w:lineRule="auto"/>
        <w:ind w:firstLine="142"/>
        <w:rPr>
          <w:rFonts w:ascii="Times New Roman" w:hAnsi="Times New Roman" w:cs="Times New Roman"/>
          <w:sz w:val="24"/>
          <w:szCs w:val="24"/>
          <w:lang w:val="en-US"/>
        </w:rPr>
      </w:pPr>
      <w:r w:rsidRPr="00002789">
        <w:rPr>
          <w:rFonts w:ascii="Times New Roman" w:hAnsi="Times New Roman" w:cs="Times New Roman"/>
          <w:sz w:val="24"/>
          <w:szCs w:val="24"/>
          <w:lang w:val="en-US"/>
        </w:rPr>
        <w:t>M</w:t>
      </w:r>
      <w:r w:rsidR="00155EAD" w:rsidRPr="00002789">
        <w:rPr>
          <w:rFonts w:ascii="Times New Roman" w:hAnsi="Times New Roman" w:cs="Times New Roman"/>
          <w:sz w:val="24"/>
          <w:szCs w:val="24"/>
          <w:lang w:val="en-US"/>
        </w:rPr>
        <w:t>i</w:t>
      </w:r>
      <w:r w:rsidRPr="00002789">
        <w:rPr>
          <w:rFonts w:ascii="Times New Roman" w:hAnsi="Times New Roman" w:cs="Times New Roman"/>
          <w:sz w:val="24"/>
          <w:szCs w:val="24"/>
          <w:lang w:val="en-US"/>
        </w:rPr>
        <w:t>cro</w:t>
      </w:r>
      <w:r w:rsidR="00155EAD" w:rsidRPr="00002789">
        <w:rPr>
          <w:rFonts w:ascii="Times New Roman" w:hAnsi="Times New Roman" w:cs="Times New Roman"/>
          <w:sz w:val="24"/>
          <w:szCs w:val="24"/>
          <w:lang w:val="en-US"/>
        </w:rPr>
        <w:t>R</w:t>
      </w:r>
      <w:r w:rsidRPr="00002789">
        <w:rPr>
          <w:rFonts w:ascii="Times New Roman" w:hAnsi="Times New Roman" w:cs="Times New Roman"/>
          <w:sz w:val="24"/>
          <w:szCs w:val="24"/>
          <w:lang w:val="en-US"/>
        </w:rPr>
        <w:t>NA</w:t>
      </w:r>
      <w:r w:rsidR="00155EAD" w:rsidRPr="00002789">
        <w:rPr>
          <w:rFonts w:ascii="Times New Roman" w:hAnsi="Times New Roman" w:cs="Times New Roman"/>
          <w:sz w:val="24"/>
          <w:szCs w:val="24"/>
          <w:lang w:val="en-US"/>
        </w:rPr>
        <w:t xml:space="preserve">-148a was previously found to be </w:t>
      </w:r>
      <w:r w:rsidR="00E053D5" w:rsidRPr="00002789">
        <w:rPr>
          <w:rFonts w:ascii="Times New Roman" w:hAnsi="Times New Roman" w:cs="Times New Roman"/>
          <w:sz w:val="24"/>
          <w:szCs w:val="24"/>
          <w:lang w:val="en-US"/>
        </w:rPr>
        <w:t xml:space="preserve">selectively </w:t>
      </w:r>
      <w:r w:rsidR="00155EAD" w:rsidRPr="00002789">
        <w:rPr>
          <w:rFonts w:ascii="Times New Roman" w:hAnsi="Times New Roman" w:cs="Times New Roman"/>
          <w:sz w:val="24"/>
          <w:szCs w:val="24"/>
          <w:lang w:val="en-US"/>
        </w:rPr>
        <w:t>exported from the PC3 cell line where this export was truncated by ectopic expression of cavin-1</w:t>
      </w:r>
      <w:ins w:id="36" w:author="Michelle Hill" w:date="2016-09-26T22:13:00Z">
        <w:r w:rsidR="00511A06">
          <w:rPr>
            <w:rFonts w:ascii="Times New Roman" w:hAnsi="Times New Roman" w:cs="Times New Roman"/>
            <w:sz w:val="24"/>
            <w:szCs w:val="24"/>
            <w:lang w:val="en-US"/>
          </w:rPr>
          <w:t xml:space="preserve"> (REF)</w:t>
        </w:r>
      </w:ins>
      <w:r w:rsidR="00155EAD" w:rsidRPr="00002789">
        <w:rPr>
          <w:rFonts w:ascii="Times New Roman" w:hAnsi="Times New Roman" w:cs="Times New Roman"/>
          <w:sz w:val="24"/>
          <w:szCs w:val="24"/>
          <w:lang w:val="en-US"/>
        </w:rPr>
        <w:t>. However,</w:t>
      </w:r>
      <w:r w:rsidR="00541678" w:rsidRPr="00002789">
        <w:rPr>
          <w:rFonts w:ascii="Times New Roman" w:hAnsi="Times New Roman" w:cs="Times New Roman"/>
          <w:sz w:val="24"/>
          <w:szCs w:val="24"/>
          <w:lang w:val="en-US"/>
        </w:rPr>
        <w:t xml:space="preserve"> this analysis had not considered</w:t>
      </w:r>
      <w:r w:rsidR="00155EAD" w:rsidRPr="00002789">
        <w:rPr>
          <w:rFonts w:ascii="Times New Roman" w:hAnsi="Times New Roman" w:cs="Times New Roman"/>
          <w:sz w:val="24"/>
          <w:szCs w:val="24"/>
          <w:lang w:val="en-US"/>
        </w:rPr>
        <w:t xml:space="preserve"> other </w:t>
      </w:r>
      <w:proofErr w:type="spellStart"/>
      <w:r w:rsidR="00155EAD" w:rsidRPr="00002789">
        <w:rPr>
          <w:rFonts w:ascii="Times New Roman" w:hAnsi="Times New Roman" w:cs="Times New Roman"/>
          <w:sz w:val="24"/>
          <w:szCs w:val="24"/>
          <w:lang w:val="en-US"/>
        </w:rPr>
        <w:t>miRs</w:t>
      </w:r>
      <w:proofErr w:type="spellEnd"/>
      <w:r w:rsidR="00155EAD" w:rsidRPr="00002789">
        <w:rPr>
          <w:rFonts w:ascii="Times New Roman" w:hAnsi="Times New Roman" w:cs="Times New Roman"/>
          <w:sz w:val="24"/>
          <w:szCs w:val="24"/>
          <w:lang w:val="en-US"/>
        </w:rPr>
        <w:t xml:space="preserve"> </w:t>
      </w:r>
      <w:r w:rsidR="00541678" w:rsidRPr="00002789">
        <w:rPr>
          <w:rFonts w:ascii="Times New Roman" w:hAnsi="Times New Roman" w:cs="Times New Roman"/>
          <w:sz w:val="24"/>
          <w:szCs w:val="24"/>
          <w:lang w:val="en-US"/>
        </w:rPr>
        <w:t xml:space="preserve">that </w:t>
      </w:r>
      <w:r w:rsidR="00155EAD" w:rsidRPr="00002789">
        <w:rPr>
          <w:rFonts w:ascii="Times New Roman" w:hAnsi="Times New Roman" w:cs="Times New Roman"/>
          <w:sz w:val="24"/>
          <w:szCs w:val="24"/>
          <w:lang w:val="en-US"/>
        </w:rPr>
        <w:t>may also be</w:t>
      </w:r>
      <w:r w:rsidR="00511A06">
        <w:rPr>
          <w:rFonts w:ascii="Times New Roman" w:hAnsi="Times New Roman" w:cs="Times New Roman"/>
          <w:sz w:val="24"/>
          <w:szCs w:val="24"/>
          <w:lang w:val="en-US"/>
        </w:rPr>
        <w:t xml:space="preserve"> regulated </w:t>
      </w:r>
      <w:r w:rsidR="00155EAD" w:rsidRPr="00002789">
        <w:rPr>
          <w:rFonts w:ascii="Times New Roman" w:hAnsi="Times New Roman" w:cs="Times New Roman"/>
          <w:sz w:val="24"/>
          <w:szCs w:val="24"/>
          <w:lang w:val="en-US"/>
        </w:rPr>
        <w:t xml:space="preserve">by </w:t>
      </w:r>
      <w:r w:rsidR="00511A06">
        <w:rPr>
          <w:rFonts w:ascii="Times New Roman" w:hAnsi="Times New Roman" w:cs="Times New Roman"/>
          <w:sz w:val="24"/>
          <w:szCs w:val="24"/>
          <w:lang w:val="en-US"/>
        </w:rPr>
        <w:t>cavin-1</w:t>
      </w:r>
      <w:r w:rsidR="00155EAD" w:rsidRPr="00002789">
        <w:rPr>
          <w:rFonts w:ascii="Times New Roman" w:hAnsi="Times New Roman" w:cs="Times New Roman"/>
          <w:sz w:val="24"/>
          <w:szCs w:val="24"/>
          <w:lang w:val="en-US"/>
        </w:rPr>
        <w:t xml:space="preserve">. </w:t>
      </w:r>
      <w:r w:rsidR="00FC24C6" w:rsidRPr="00002789">
        <w:rPr>
          <w:rFonts w:ascii="Times New Roman" w:hAnsi="Times New Roman" w:cs="Times New Roman"/>
          <w:sz w:val="24"/>
          <w:szCs w:val="24"/>
          <w:lang w:val="en-US"/>
        </w:rPr>
        <w:t xml:space="preserve">To determine all </w:t>
      </w:r>
      <w:r w:rsidR="00511A06">
        <w:rPr>
          <w:rFonts w:ascii="Times New Roman" w:hAnsi="Times New Roman" w:cs="Times New Roman"/>
          <w:sz w:val="24"/>
          <w:szCs w:val="24"/>
          <w:lang w:val="en-US"/>
        </w:rPr>
        <w:t xml:space="preserve">PC3-EV </w:t>
      </w:r>
      <w:r w:rsidR="00D60996" w:rsidRPr="00002789">
        <w:rPr>
          <w:rFonts w:ascii="Times New Roman" w:hAnsi="Times New Roman" w:cs="Times New Roman"/>
          <w:sz w:val="24"/>
          <w:szCs w:val="24"/>
          <w:lang w:val="en-US"/>
        </w:rPr>
        <w:t xml:space="preserve">miRNAs </w:t>
      </w:r>
      <w:r w:rsidR="00FC24C6" w:rsidRPr="00002789">
        <w:rPr>
          <w:rFonts w:ascii="Times New Roman" w:hAnsi="Times New Roman" w:cs="Times New Roman"/>
          <w:sz w:val="24"/>
          <w:szCs w:val="24"/>
          <w:lang w:val="en-US"/>
        </w:rPr>
        <w:t xml:space="preserve">that </w:t>
      </w:r>
      <w:r w:rsidR="00D60996" w:rsidRPr="00002789">
        <w:rPr>
          <w:rFonts w:ascii="Times New Roman" w:hAnsi="Times New Roman" w:cs="Times New Roman"/>
          <w:sz w:val="24"/>
          <w:szCs w:val="24"/>
          <w:lang w:val="en-US"/>
        </w:rPr>
        <w:t xml:space="preserve">are </w:t>
      </w:r>
      <w:r w:rsidR="00DB5FE8" w:rsidRPr="00002789">
        <w:rPr>
          <w:rFonts w:ascii="Times New Roman" w:hAnsi="Times New Roman" w:cs="Times New Roman"/>
          <w:sz w:val="24"/>
          <w:szCs w:val="24"/>
          <w:lang w:val="en-US"/>
        </w:rPr>
        <w:t xml:space="preserve">modified </w:t>
      </w:r>
      <w:r w:rsidR="009150C5" w:rsidRPr="00002789">
        <w:rPr>
          <w:rFonts w:ascii="Times New Roman" w:hAnsi="Times New Roman" w:cs="Times New Roman"/>
          <w:sz w:val="24"/>
          <w:szCs w:val="24"/>
          <w:lang w:val="en-US"/>
        </w:rPr>
        <w:t xml:space="preserve">by cavin-1 expression, </w:t>
      </w:r>
      <w:r w:rsidR="009D1B8C" w:rsidRPr="00002789">
        <w:rPr>
          <w:rFonts w:ascii="Times New Roman" w:hAnsi="Times New Roman" w:cs="Times New Roman"/>
          <w:sz w:val="24"/>
          <w:szCs w:val="24"/>
          <w:lang w:val="en-US"/>
        </w:rPr>
        <w:t>o</w:t>
      </w:r>
      <w:r w:rsidR="000E4D9A" w:rsidRPr="00002789">
        <w:rPr>
          <w:rFonts w:ascii="Times New Roman" w:hAnsi="Times New Roman" w:cs="Times New Roman"/>
          <w:sz w:val="24"/>
          <w:szCs w:val="24"/>
          <w:lang w:val="en-US"/>
        </w:rPr>
        <w:t>ur lab conducted a comprehensive RNA-</w:t>
      </w:r>
      <w:proofErr w:type="spellStart"/>
      <w:r w:rsidR="000E4D9A" w:rsidRPr="00002789">
        <w:rPr>
          <w:rFonts w:ascii="Times New Roman" w:hAnsi="Times New Roman" w:cs="Times New Roman"/>
          <w:sz w:val="24"/>
          <w:szCs w:val="24"/>
          <w:lang w:val="en-US"/>
        </w:rPr>
        <w:t>seq</w:t>
      </w:r>
      <w:proofErr w:type="spellEnd"/>
      <w:r w:rsidR="000E4D9A" w:rsidRPr="00002789">
        <w:rPr>
          <w:rFonts w:ascii="Times New Roman" w:hAnsi="Times New Roman" w:cs="Times New Roman"/>
          <w:sz w:val="24"/>
          <w:szCs w:val="24"/>
          <w:lang w:val="en-US"/>
        </w:rPr>
        <w:t xml:space="preserve"> analysis to quantify the</w:t>
      </w:r>
      <w:r w:rsidR="009D1B8C" w:rsidRPr="00002789">
        <w:rPr>
          <w:rFonts w:ascii="Times New Roman" w:hAnsi="Times New Roman" w:cs="Times New Roman"/>
          <w:sz w:val="24"/>
          <w:szCs w:val="24"/>
          <w:lang w:val="en-US"/>
        </w:rPr>
        <w:t xml:space="preserve"> miRNAs in EV</w:t>
      </w:r>
      <w:ins w:id="37" w:author="Microsoft account" w:date="2016-10-02T14:26:00Z">
        <w:r w:rsidR="00C34159">
          <w:rPr>
            <w:rFonts w:ascii="Times New Roman" w:hAnsi="Times New Roman" w:cs="Times New Roman"/>
            <w:sz w:val="24"/>
            <w:szCs w:val="24"/>
            <w:lang w:val="en-US"/>
          </w:rPr>
          <w:t>s</w:t>
        </w:r>
      </w:ins>
      <w:r w:rsidR="009D1B8C" w:rsidRPr="00002789">
        <w:rPr>
          <w:rFonts w:ascii="Times New Roman" w:hAnsi="Times New Roman" w:cs="Times New Roman"/>
          <w:sz w:val="24"/>
          <w:szCs w:val="24"/>
          <w:lang w:val="en-US"/>
        </w:rPr>
        <w:t xml:space="preserve"> and cognate cells. </w:t>
      </w:r>
      <w:r w:rsidR="00511A06">
        <w:rPr>
          <w:rFonts w:ascii="Times New Roman" w:hAnsi="Times New Roman" w:cs="Times New Roman"/>
          <w:sz w:val="24"/>
          <w:szCs w:val="24"/>
          <w:lang w:val="en-US"/>
        </w:rPr>
        <w:t xml:space="preserve">From 3 biological replicates, a total of </w:t>
      </w:r>
      <w:r w:rsidR="009D1B8C" w:rsidRPr="00002789">
        <w:rPr>
          <w:rFonts w:ascii="Times New Roman" w:hAnsi="Times New Roman" w:cs="Times New Roman"/>
          <w:sz w:val="24"/>
          <w:szCs w:val="24"/>
          <w:lang w:val="en-US"/>
        </w:rPr>
        <w:t xml:space="preserve">95 </w:t>
      </w:r>
      <w:proofErr w:type="spellStart"/>
      <w:r w:rsidR="009D1B8C" w:rsidRPr="00002789">
        <w:rPr>
          <w:rFonts w:ascii="Times New Roman" w:hAnsi="Times New Roman" w:cs="Times New Roman"/>
          <w:sz w:val="24"/>
          <w:szCs w:val="24"/>
          <w:lang w:val="en-US"/>
        </w:rPr>
        <w:t>miR</w:t>
      </w:r>
      <w:r w:rsidR="000E4D9A" w:rsidRPr="00002789">
        <w:rPr>
          <w:rFonts w:ascii="Times New Roman" w:hAnsi="Times New Roman" w:cs="Times New Roman"/>
          <w:sz w:val="24"/>
          <w:szCs w:val="24"/>
          <w:lang w:val="en-US"/>
        </w:rPr>
        <w:t>s</w:t>
      </w:r>
      <w:proofErr w:type="spellEnd"/>
      <w:r w:rsidR="000E4D9A" w:rsidRPr="00002789">
        <w:rPr>
          <w:rFonts w:ascii="Times New Roman" w:hAnsi="Times New Roman" w:cs="Times New Roman"/>
          <w:sz w:val="24"/>
          <w:szCs w:val="24"/>
          <w:lang w:val="en-US"/>
        </w:rPr>
        <w:t xml:space="preserve"> were detec</w:t>
      </w:r>
      <w:r w:rsidR="009D1B8C" w:rsidRPr="00002789">
        <w:rPr>
          <w:rFonts w:ascii="Times New Roman" w:hAnsi="Times New Roman" w:cs="Times New Roman"/>
          <w:sz w:val="24"/>
          <w:szCs w:val="24"/>
          <w:lang w:val="en-US"/>
        </w:rPr>
        <w:t>ted in EVs from PC3 cell lines</w:t>
      </w:r>
      <w:r w:rsidR="000E4D9A"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 xml:space="preserve">Comparison between GFP and cavin-1 cell lines </w:t>
      </w:r>
      <w:r w:rsidR="002B260D">
        <w:rPr>
          <w:rFonts w:ascii="Times New Roman" w:hAnsi="Times New Roman" w:cs="Times New Roman"/>
          <w:sz w:val="24"/>
          <w:szCs w:val="24"/>
          <w:lang w:val="en-US"/>
        </w:rPr>
        <w:t xml:space="preserve">through differential expression analysis (DESeq2) </w:t>
      </w:r>
      <w:r w:rsidR="002504F5" w:rsidRPr="00002789">
        <w:rPr>
          <w:rFonts w:ascii="Times New Roman" w:hAnsi="Times New Roman" w:cs="Times New Roman"/>
          <w:sz w:val="24"/>
          <w:szCs w:val="24"/>
          <w:lang w:val="en-US"/>
        </w:rPr>
        <w:t>revealed a total of 12 significantly (p ≤</w:t>
      </w:r>
      <w:r w:rsidR="007C471C"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0</w:t>
      </w:r>
      <w:r w:rsidR="002504F5" w:rsidRPr="0004764B">
        <w:rPr>
          <w:rFonts w:ascii="Times New Roman" w:hAnsi="Times New Roman" w:cs="Times New Roman"/>
          <w:sz w:val="24"/>
          <w:szCs w:val="24"/>
          <w:lang w:val="en-US"/>
        </w:rPr>
        <w:t xml:space="preserve">.05) modified </w:t>
      </w:r>
      <w:proofErr w:type="spellStart"/>
      <w:r w:rsidR="002504F5" w:rsidRPr="0004764B">
        <w:rPr>
          <w:rFonts w:ascii="Times New Roman" w:hAnsi="Times New Roman" w:cs="Times New Roman"/>
          <w:sz w:val="24"/>
          <w:szCs w:val="24"/>
          <w:lang w:val="en-US"/>
        </w:rPr>
        <w:t>miRs</w:t>
      </w:r>
      <w:proofErr w:type="spellEnd"/>
      <w:r w:rsidR="002504F5" w:rsidRPr="0004764B">
        <w:rPr>
          <w:rFonts w:ascii="Times New Roman" w:hAnsi="Times New Roman" w:cs="Times New Roman"/>
          <w:sz w:val="24"/>
          <w:szCs w:val="24"/>
          <w:lang w:val="en-US"/>
        </w:rPr>
        <w:t xml:space="preserve"> in the EVs</w:t>
      </w:r>
      <w:r w:rsidR="00B62C7D" w:rsidRPr="0004764B">
        <w:rPr>
          <w:rFonts w:ascii="Times New Roman" w:hAnsi="Times New Roman" w:cs="Times New Roman"/>
          <w:sz w:val="24"/>
          <w:szCs w:val="24"/>
          <w:lang w:val="en-US"/>
        </w:rPr>
        <w:t xml:space="preserve"> (fig. 1</w:t>
      </w:r>
      <w:r w:rsidR="002B260D">
        <w:rPr>
          <w:rFonts w:ascii="Times New Roman" w:hAnsi="Times New Roman" w:cs="Times New Roman"/>
          <w:sz w:val="24"/>
          <w:szCs w:val="24"/>
          <w:lang w:val="en-US"/>
        </w:rPr>
        <w:t>a</w:t>
      </w:r>
      <w:r w:rsidR="00B62C7D" w:rsidRPr="0004764B">
        <w:rPr>
          <w:rFonts w:ascii="Times New Roman" w:hAnsi="Times New Roman" w:cs="Times New Roman"/>
          <w:sz w:val="24"/>
          <w:szCs w:val="24"/>
          <w:lang w:val="en-US"/>
        </w:rPr>
        <w:t>)</w:t>
      </w:r>
      <w:r w:rsidR="000E4D9A" w:rsidRPr="0004764B">
        <w:rPr>
          <w:rFonts w:ascii="Times New Roman" w:hAnsi="Times New Roman" w:cs="Times New Roman"/>
          <w:sz w:val="24"/>
          <w:szCs w:val="24"/>
          <w:lang w:val="en-US"/>
        </w:rPr>
        <w:t xml:space="preserve">, </w:t>
      </w:r>
      <w:r w:rsidR="00E814D2" w:rsidRPr="0004764B">
        <w:rPr>
          <w:rFonts w:ascii="Times New Roman" w:hAnsi="Times New Roman" w:cs="Times New Roman"/>
          <w:sz w:val="24"/>
          <w:szCs w:val="24"/>
          <w:lang w:val="en-US"/>
        </w:rPr>
        <w:t>including miR-148a</w:t>
      </w:r>
      <w:r w:rsidR="002A4999">
        <w:rPr>
          <w:rFonts w:ascii="Times New Roman" w:hAnsi="Times New Roman" w:cs="Times New Roman"/>
          <w:sz w:val="24"/>
          <w:szCs w:val="24"/>
          <w:lang w:val="en-US"/>
        </w:rPr>
        <w:t>.</w:t>
      </w:r>
      <w:r>
        <w:rPr>
          <w:rFonts w:ascii="Times New Roman" w:hAnsi="Times New Roman" w:cs="Times New Roman"/>
          <w:sz w:val="24"/>
          <w:szCs w:val="24"/>
          <w:lang w:val="en-US"/>
        </w:rPr>
        <w:t>The</w:t>
      </w:r>
      <w:r w:rsidR="008E7085" w:rsidRPr="0004764B">
        <w:rPr>
          <w:rFonts w:ascii="Times New Roman" w:hAnsi="Times New Roman" w:cs="Times New Roman"/>
          <w:sz w:val="24"/>
          <w:szCs w:val="24"/>
          <w:lang w:val="en-US"/>
        </w:rPr>
        <w:t xml:space="preserve"> previous study revealed that reduction of EV-contained miR-148a was not</w:t>
      </w:r>
      <w:r w:rsidR="002170BC">
        <w:rPr>
          <w:rFonts w:ascii="Times New Roman" w:hAnsi="Times New Roman" w:cs="Times New Roman"/>
          <w:sz w:val="24"/>
          <w:szCs w:val="24"/>
          <w:lang w:val="en-US"/>
        </w:rPr>
        <w:t xml:space="preserve"> simply due to a reduction of its </w:t>
      </w:r>
      <w:r w:rsidR="008E7085" w:rsidRPr="0004764B">
        <w:rPr>
          <w:rFonts w:ascii="Times New Roman" w:hAnsi="Times New Roman" w:cs="Times New Roman"/>
          <w:sz w:val="24"/>
          <w:szCs w:val="24"/>
          <w:lang w:val="en-US"/>
        </w:rPr>
        <w:t xml:space="preserve">cellular </w:t>
      </w:r>
      <w:r w:rsidR="002170BC">
        <w:rPr>
          <w:rFonts w:ascii="Times New Roman" w:hAnsi="Times New Roman" w:cs="Times New Roman"/>
          <w:sz w:val="24"/>
          <w:szCs w:val="24"/>
          <w:lang w:val="en-US"/>
        </w:rPr>
        <w:t>expression level</w:t>
      </w:r>
      <w:r w:rsidR="008E7085" w:rsidRPr="0004764B">
        <w:rPr>
          <w:rFonts w:ascii="Times New Roman" w:hAnsi="Times New Roman" w:cs="Times New Roman"/>
          <w:sz w:val="24"/>
          <w:szCs w:val="24"/>
          <w:lang w:val="en-US"/>
        </w:rPr>
        <w:t>.</w:t>
      </w:r>
      <w:r w:rsidR="009D1B8C" w:rsidRPr="0004764B">
        <w:rPr>
          <w:rFonts w:ascii="Times New Roman" w:hAnsi="Times New Roman" w:cs="Times New Roman"/>
          <w:sz w:val="24"/>
          <w:szCs w:val="24"/>
          <w:lang w:val="en-US"/>
        </w:rPr>
        <w:t xml:space="preserve"> </w:t>
      </w:r>
      <w:r w:rsidR="008E7085" w:rsidRPr="0004764B">
        <w:rPr>
          <w:rFonts w:ascii="Times New Roman" w:hAnsi="Times New Roman" w:cs="Times New Roman"/>
          <w:sz w:val="24"/>
          <w:szCs w:val="24"/>
          <w:lang w:val="en-US"/>
        </w:rPr>
        <w:t xml:space="preserve">Here, I wanted to determine if this trend persists with additional </w:t>
      </w:r>
      <w:proofErr w:type="spellStart"/>
      <w:r w:rsidR="008E7085" w:rsidRPr="0004764B">
        <w:rPr>
          <w:rFonts w:ascii="Times New Roman" w:hAnsi="Times New Roman" w:cs="Times New Roman"/>
          <w:sz w:val="24"/>
          <w:szCs w:val="24"/>
          <w:lang w:val="en-US"/>
        </w:rPr>
        <w:t>miRs</w:t>
      </w:r>
      <w:proofErr w:type="spellEnd"/>
      <w:r w:rsidR="008E7085" w:rsidRPr="0004764B">
        <w:rPr>
          <w:rFonts w:ascii="Times New Roman" w:hAnsi="Times New Roman" w:cs="Times New Roman"/>
          <w:sz w:val="24"/>
          <w:szCs w:val="24"/>
          <w:lang w:val="en-US"/>
        </w:rPr>
        <w:t xml:space="preserve">. </w:t>
      </w:r>
      <w:r w:rsidR="00494B06" w:rsidRPr="0004764B">
        <w:rPr>
          <w:rFonts w:ascii="Times New Roman" w:hAnsi="Times New Roman" w:cs="Times New Roman"/>
          <w:sz w:val="24"/>
          <w:szCs w:val="24"/>
          <w:lang w:val="en-US"/>
        </w:rPr>
        <w:t>Comparison between cellular and EV modification</w:t>
      </w:r>
      <w:r w:rsidR="009C332A" w:rsidRPr="0004764B">
        <w:rPr>
          <w:rFonts w:ascii="Times New Roman" w:hAnsi="Times New Roman" w:cs="Times New Roman"/>
          <w:sz w:val="24"/>
          <w:szCs w:val="24"/>
          <w:lang w:val="en-US"/>
        </w:rPr>
        <w:t>s</w:t>
      </w:r>
      <w:r w:rsidR="00494B06" w:rsidRPr="0004764B">
        <w:rPr>
          <w:rFonts w:ascii="Times New Roman" w:hAnsi="Times New Roman" w:cs="Times New Roman"/>
          <w:sz w:val="24"/>
          <w:szCs w:val="24"/>
          <w:lang w:val="en-US"/>
        </w:rPr>
        <w:t xml:space="preserve"> induced by c</w:t>
      </w:r>
      <w:r w:rsidR="002B260D">
        <w:rPr>
          <w:rFonts w:ascii="Times New Roman" w:hAnsi="Times New Roman" w:cs="Times New Roman"/>
          <w:sz w:val="24"/>
          <w:szCs w:val="24"/>
          <w:lang w:val="en-US"/>
        </w:rPr>
        <w:t xml:space="preserve">avin-1 reveals a subset of </w:t>
      </w:r>
      <w:r w:rsidR="002A4999">
        <w:rPr>
          <w:rFonts w:ascii="Times New Roman" w:hAnsi="Times New Roman" w:cs="Times New Roman"/>
          <w:sz w:val="24"/>
          <w:szCs w:val="24"/>
          <w:lang w:val="en-US"/>
        </w:rPr>
        <w:t>5</w:t>
      </w:r>
      <w:r w:rsidR="002170BC">
        <w:rPr>
          <w:rFonts w:ascii="Times New Roman" w:hAnsi="Times New Roman" w:cs="Times New Roman"/>
          <w:sz w:val="24"/>
          <w:szCs w:val="24"/>
          <w:lang w:val="en-US"/>
        </w:rPr>
        <w:t xml:space="preserve"> </w:t>
      </w:r>
      <w:proofErr w:type="spellStart"/>
      <w:r w:rsidR="002B260D">
        <w:rPr>
          <w:rFonts w:ascii="Times New Roman" w:hAnsi="Times New Roman" w:cs="Times New Roman"/>
          <w:sz w:val="24"/>
          <w:szCs w:val="24"/>
          <w:lang w:val="en-US"/>
        </w:rPr>
        <w:t>miR</w:t>
      </w:r>
      <w:r w:rsidR="00494B06" w:rsidRPr="0004764B">
        <w:rPr>
          <w:rFonts w:ascii="Times New Roman" w:hAnsi="Times New Roman" w:cs="Times New Roman"/>
          <w:sz w:val="24"/>
          <w:szCs w:val="24"/>
          <w:lang w:val="en-US"/>
        </w:rPr>
        <w:t>s</w:t>
      </w:r>
      <w:proofErr w:type="spellEnd"/>
      <w:r w:rsidR="00494B06" w:rsidRPr="0004764B">
        <w:rPr>
          <w:rFonts w:ascii="Times New Roman" w:hAnsi="Times New Roman" w:cs="Times New Roman"/>
          <w:sz w:val="24"/>
          <w:szCs w:val="24"/>
          <w:lang w:val="en-US"/>
        </w:rPr>
        <w:t xml:space="preserve"> </w:t>
      </w:r>
      <w:r w:rsidR="003417F1" w:rsidRPr="0004764B">
        <w:rPr>
          <w:rFonts w:ascii="Times New Roman" w:hAnsi="Times New Roman" w:cs="Times New Roman"/>
          <w:sz w:val="24"/>
          <w:szCs w:val="24"/>
          <w:lang w:val="en-US"/>
        </w:rPr>
        <w:t>that are dramatically reduced in the EVs with little</w:t>
      </w:r>
      <w:r w:rsidR="002170BC">
        <w:rPr>
          <w:rFonts w:ascii="Times New Roman" w:hAnsi="Times New Roman" w:cs="Times New Roman"/>
          <w:sz w:val="24"/>
          <w:szCs w:val="24"/>
          <w:lang w:val="en-US"/>
        </w:rPr>
        <w:t xml:space="preserve"> change in</w:t>
      </w:r>
      <w:r w:rsidR="003417F1" w:rsidRPr="0004764B">
        <w:rPr>
          <w:rFonts w:ascii="Times New Roman" w:hAnsi="Times New Roman" w:cs="Times New Roman"/>
          <w:sz w:val="24"/>
          <w:szCs w:val="24"/>
          <w:lang w:val="en-US"/>
        </w:rPr>
        <w:t xml:space="preserve"> total cellular expression</w:t>
      </w:r>
      <w:r w:rsidR="00805D07"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 xml:space="preserve">These are the </w:t>
      </w:r>
      <w:proofErr w:type="spellStart"/>
      <w:r w:rsidR="00D269F5" w:rsidRPr="0004764B">
        <w:rPr>
          <w:rFonts w:ascii="Times New Roman" w:hAnsi="Times New Roman" w:cs="Times New Roman"/>
          <w:sz w:val="24"/>
          <w:szCs w:val="24"/>
          <w:lang w:val="en-US"/>
        </w:rPr>
        <w:t>mi</w:t>
      </w:r>
      <w:r w:rsidR="00B62C7D" w:rsidRPr="0004764B">
        <w:rPr>
          <w:rFonts w:ascii="Times New Roman" w:hAnsi="Times New Roman" w:cs="Times New Roman"/>
          <w:sz w:val="24"/>
          <w:szCs w:val="24"/>
          <w:lang w:val="en-US"/>
        </w:rPr>
        <w:t>Rs</w:t>
      </w:r>
      <w:proofErr w:type="spellEnd"/>
      <w:r w:rsidR="00B62C7D" w:rsidRPr="0004764B">
        <w:rPr>
          <w:rFonts w:ascii="Times New Roman" w:hAnsi="Times New Roman" w:cs="Times New Roman"/>
          <w:sz w:val="24"/>
          <w:szCs w:val="24"/>
          <w:lang w:val="en-US"/>
        </w:rPr>
        <w:t xml:space="preserve"> likely to be acted upon by the proposed </w:t>
      </w:r>
      <w:r w:rsidR="009C332A" w:rsidRPr="0004764B">
        <w:rPr>
          <w:rFonts w:ascii="Times New Roman" w:hAnsi="Times New Roman" w:cs="Times New Roman"/>
          <w:sz w:val="24"/>
          <w:szCs w:val="24"/>
          <w:lang w:val="en-US"/>
        </w:rPr>
        <w:t>protein mediated export</w:t>
      </w:r>
      <w:r w:rsidR="002504F5" w:rsidRPr="0004764B">
        <w:rPr>
          <w:rFonts w:ascii="Times New Roman" w:hAnsi="Times New Roman" w:cs="Times New Roman"/>
          <w:sz w:val="24"/>
          <w:szCs w:val="24"/>
          <w:lang w:val="en-US"/>
        </w:rPr>
        <w:t>, attenuated</w:t>
      </w:r>
      <w:r w:rsidR="00D269F5" w:rsidRPr="0004764B">
        <w:rPr>
          <w:rFonts w:ascii="Times New Roman" w:hAnsi="Times New Roman" w:cs="Times New Roman"/>
          <w:sz w:val="24"/>
          <w:szCs w:val="24"/>
          <w:lang w:val="en-US"/>
        </w:rPr>
        <w:t xml:space="preserve"> by cavin-1 expression.</w:t>
      </w:r>
      <w:r w:rsidR="007C471C" w:rsidRPr="0004764B">
        <w:rPr>
          <w:rFonts w:ascii="Times New Roman" w:hAnsi="Times New Roman" w:cs="Times New Roman"/>
          <w:sz w:val="24"/>
          <w:szCs w:val="24"/>
          <w:lang w:val="en-US"/>
        </w:rPr>
        <w:t xml:space="preserve"> In contrast, </w:t>
      </w:r>
      <w:r w:rsidR="00C34159">
        <w:rPr>
          <w:rFonts w:ascii="Times New Roman" w:hAnsi="Times New Roman" w:cs="Times New Roman"/>
          <w:sz w:val="24"/>
          <w:szCs w:val="24"/>
          <w:lang w:val="en-US"/>
        </w:rPr>
        <w:t>6</w:t>
      </w:r>
      <w:r w:rsidR="007C471C" w:rsidRPr="0004764B">
        <w:rPr>
          <w:rFonts w:ascii="Times New Roman" w:hAnsi="Times New Roman" w:cs="Times New Roman"/>
          <w:sz w:val="24"/>
          <w:szCs w:val="24"/>
          <w:lang w:val="en-US"/>
        </w:rPr>
        <w:t xml:space="preserve"> of these </w:t>
      </w:r>
      <w:proofErr w:type="spellStart"/>
      <w:r w:rsidR="007C471C" w:rsidRPr="0004764B">
        <w:rPr>
          <w:rFonts w:ascii="Times New Roman" w:hAnsi="Times New Roman" w:cs="Times New Roman"/>
          <w:sz w:val="24"/>
          <w:szCs w:val="24"/>
          <w:lang w:val="en-US"/>
        </w:rPr>
        <w:t>miRs</w:t>
      </w:r>
      <w:proofErr w:type="spellEnd"/>
      <w:r w:rsidR="007C471C" w:rsidRPr="0004764B">
        <w:rPr>
          <w:rFonts w:ascii="Times New Roman" w:hAnsi="Times New Roman" w:cs="Times New Roman"/>
          <w:sz w:val="24"/>
          <w:szCs w:val="24"/>
          <w:lang w:val="en-US"/>
        </w:rPr>
        <w:t xml:space="preserve"> </w:t>
      </w:r>
      <w:ins w:id="38" w:author="Michelle Hill" w:date="2016-09-26T22:26:00Z">
        <w:r w:rsidR="002170BC">
          <w:rPr>
            <w:rFonts w:ascii="Times New Roman" w:hAnsi="Times New Roman" w:cs="Times New Roman"/>
            <w:sz w:val="24"/>
            <w:szCs w:val="24"/>
            <w:lang w:val="en-US"/>
          </w:rPr>
          <w:t>(</w:t>
        </w:r>
      </w:ins>
      <w:r w:rsidR="00C34159">
        <w:rPr>
          <w:rFonts w:ascii="Times New Roman" w:hAnsi="Times New Roman" w:cs="Times New Roman"/>
          <w:sz w:val="24"/>
          <w:szCs w:val="24"/>
          <w:lang w:val="en-US"/>
        </w:rPr>
        <w:t>miR-19a-3p, 10b-5p</w:t>
      </w:r>
      <w:proofErr w:type="gramStart"/>
      <w:r w:rsidR="00C34159">
        <w:rPr>
          <w:rFonts w:ascii="Times New Roman" w:hAnsi="Times New Roman" w:cs="Times New Roman"/>
          <w:sz w:val="24"/>
          <w:szCs w:val="24"/>
          <w:lang w:val="en-US"/>
        </w:rPr>
        <w:t>,  146a</w:t>
      </w:r>
      <w:proofErr w:type="gramEnd"/>
      <w:r w:rsidR="00C34159">
        <w:rPr>
          <w:rFonts w:ascii="Times New Roman" w:hAnsi="Times New Roman" w:cs="Times New Roman"/>
          <w:sz w:val="24"/>
          <w:szCs w:val="24"/>
          <w:lang w:val="en-US"/>
        </w:rPr>
        <w:t>-5p, 363-3p, 149-5p and 222-3p)</w:t>
      </w:r>
      <w:r w:rsidR="002170BC">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present with proportionate cellular </w:t>
      </w:r>
      <w:r w:rsidR="007C471C" w:rsidRPr="0004764B">
        <w:rPr>
          <w:rFonts w:ascii="Times New Roman" w:hAnsi="Times New Roman" w:cs="Times New Roman"/>
          <w:sz w:val="24"/>
          <w:szCs w:val="24"/>
          <w:lang w:val="en-US"/>
        </w:rPr>
        <w:t xml:space="preserve">expression </w:t>
      </w:r>
      <w:r w:rsidR="009C332A" w:rsidRPr="0004764B">
        <w:rPr>
          <w:rFonts w:ascii="Times New Roman" w:hAnsi="Times New Roman" w:cs="Times New Roman"/>
          <w:sz w:val="24"/>
          <w:szCs w:val="24"/>
          <w:lang w:val="en-US"/>
        </w:rPr>
        <w:t>change that could explain the decrease</w:t>
      </w:r>
      <w:r w:rsidR="007C471C" w:rsidRPr="0004764B">
        <w:rPr>
          <w:rFonts w:ascii="Times New Roman" w:hAnsi="Times New Roman" w:cs="Times New Roman"/>
          <w:sz w:val="24"/>
          <w:szCs w:val="24"/>
          <w:lang w:val="en-US"/>
        </w:rPr>
        <w:t xml:space="preserve"> or increase in EV </w:t>
      </w:r>
      <w:proofErr w:type="spellStart"/>
      <w:r w:rsidR="007C471C" w:rsidRPr="0004764B">
        <w:rPr>
          <w:rFonts w:ascii="Times New Roman" w:hAnsi="Times New Roman" w:cs="Times New Roman"/>
          <w:sz w:val="24"/>
          <w:szCs w:val="24"/>
          <w:lang w:val="en-US"/>
        </w:rPr>
        <w:t>miR</w:t>
      </w:r>
      <w:proofErr w:type="spellEnd"/>
      <w:r w:rsidR="007C471C" w:rsidRPr="0004764B">
        <w:rPr>
          <w:rFonts w:ascii="Times New Roman" w:hAnsi="Times New Roman" w:cs="Times New Roman"/>
          <w:sz w:val="24"/>
          <w:szCs w:val="24"/>
          <w:lang w:val="en-US"/>
        </w:rPr>
        <w:t xml:space="preserve"> content. This process is known as sampling, where </w:t>
      </w:r>
      <w:proofErr w:type="spellStart"/>
      <w:r w:rsidR="007C471C" w:rsidRPr="0004764B">
        <w:rPr>
          <w:rFonts w:ascii="Times New Roman" w:hAnsi="Times New Roman" w:cs="Times New Roman"/>
          <w:sz w:val="24"/>
          <w:szCs w:val="24"/>
          <w:lang w:val="en-US"/>
        </w:rPr>
        <w:t>miRs</w:t>
      </w:r>
      <w:proofErr w:type="spellEnd"/>
      <w:r w:rsidR="007C471C" w:rsidRPr="0004764B">
        <w:rPr>
          <w:rFonts w:ascii="Times New Roman" w:hAnsi="Times New Roman" w:cs="Times New Roman"/>
          <w:sz w:val="24"/>
          <w:szCs w:val="24"/>
          <w:lang w:val="en-US"/>
        </w:rPr>
        <w:t xml:space="preserve"> in the cytoplasm are taken into the forming EVs due to proximity as opposed to protein mediated export that would confer some selectivity. Th</w:t>
      </w:r>
      <w:r w:rsidR="002170BC">
        <w:rPr>
          <w:rFonts w:ascii="Times New Roman" w:hAnsi="Times New Roman" w:cs="Times New Roman"/>
          <w:sz w:val="24"/>
          <w:szCs w:val="24"/>
          <w:lang w:val="en-US"/>
        </w:rPr>
        <w:t xml:space="preserve">ese results suggest </w:t>
      </w:r>
      <w:r w:rsidR="007C471C" w:rsidRPr="0004764B">
        <w:rPr>
          <w:rFonts w:ascii="Times New Roman" w:hAnsi="Times New Roman" w:cs="Times New Roman"/>
          <w:sz w:val="24"/>
          <w:szCs w:val="24"/>
          <w:lang w:val="en-US"/>
        </w:rPr>
        <w:t xml:space="preserve">that both </w:t>
      </w:r>
      <w:commentRangeStart w:id="39"/>
      <w:r w:rsidR="007C471C" w:rsidRPr="0004764B">
        <w:rPr>
          <w:rFonts w:ascii="Times New Roman" w:hAnsi="Times New Roman" w:cs="Times New Roman"/>
          <w:sz w:val="24"/>
          <w:szCs w:val="24"/>
          <w:lang w:val="en-US"/>
        </w:rPr>
        <w:t>sa</w:t>
      </w:r>
      <w:r w:rsidR="00E4052B" w:rsidRPr="0004764B">
        <w:rPr>
          <w:rFonts w:ascii="Times New Roman" w:hAnsi="Times New Roman" w:cs="Times New Roman"/>
          <w:sz w:val="24"/>
          <w:szCs w:val="24"/>
          <w:lang w:val="en-US"/>
        </w:rPr>
        <w:t xml:space="preserve">mpling and selective export </w:t>
      </w:r>
      <w:commentRangeEnd w:id="39"/>
      <w:r w:rsidR="00983950">
        <w:rPr>
          <w:rStyle w:val="CommentReference"/>
        </w:rPr>
        <w:commentReference w:id="39"/>
      </w:r>
      <w:r w:rsidR="00E4052B" w:rsidRPr="0004764B">
        <w:rPr>
          <w:rFonts w:ascii="Times New Roman" w:hAnsi="Times New Roman" w:cs="Times New Roman"/>
          <w:sz w:val="24"/>
          <w:szCs w:val="24"/>
          <w:lang w:val="en-US"/>
        </w:rPr>
        <w:t>of</w:t>
      </w:r>
      <w:r w:rsidR="007C471C" w:rsidRPr="0004764B">
        <w:rPr>
          <w:rFonts w:ascii="Times New Roman" w:hAnsi="Times New Roman" w:cs="Times New Roman"/>
          <w:sz w:val="24"/>
          <w:szCs w:val="24"/>
          <w:lang w:val="en-US"/>
        </w:rPr>
        <w:t xml:space="preserve"> </w:t>
      </w:r>
      <w:proofErr w:type="spellStart"/>
      <w:r w:rsidR="007C471C" w:rsidRPr="0004764B">
        <w:rPr>
          <w:rFonts w:ascii="Times New Roman" w:hAnsi="Times New Roman" w:cs="Times New Roman"/>
          <w:sz w:val="24"/>
          <w:szCs w:val="24"/>
          <w:lang w:val="en-US"/>
        </w:rPr>
        <w:t>miRs</w:t>
      </w:r>
      <w:proofErr w:type="spellEnd"/>
      <w:r w:rsidR="007C471C" w:rsidRPr="0004764B">
        <w:rPr>
          <w:rFonts w:ascii="Times New Roman" w:hAnsi="Times New Roman" w:cs="Times New Roman"/>
          <w:sz w:val="24"/>
          <w:szCs w:val="24"/>
          <w:lang w:val="en-US"/>
        </w:rPr>
        <w:t xml:space="preserve"> can occur</w:t>
      </w:r>
      <w:r w:rsidR="00E4052B" w:rsidRPr="0004764B">
        <w:rPr>
          <w:rFonts w:ascii="Times New Roman" w:hAnsi="Times New Roman" w:cs="Times New Roman"/>
          <w:sz w:val="24"/>
          <w:szCs w:val="24"/>
          <w:lang w:val="en-US"/>
        </w:rPr>
        <w:t xml:space="preserve"> in this system.    </w:t>
      </w:r>
      <w:r w:rsidR="007C471C" w:rsidRPr="0004764B">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 xml:space="preserve">   </w:t>
      </w:r>
    </w:p>
    <w:p w14:paraId="7ED41068" w14:textId="5BB04A2A" w:rsidR="001B7DC8" w:rsidRDefault="008072F7" w:rsidP="001B7DC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 subset of </w:t>
      </w:r>
      <w:r w:rsidR="00D269F5" w:rsidRPr="0004764B">
        <w:rPr>
          <w:rFonts w:ascii="Times New Roman" w:hAnsi="Times New Roman" w:cs="Times New Roman"/>
          <w:sz w:val="24"/>
          <w:szCs w:val="24"/>
          <w:lang w:val="en-US"/>
        </w:rPr>
        <w:t xml:space="preserve">significantly modified </w:t>
      </w:r>
      <w:proofErr w:type="spellStart"/>
      <w:r w:rsidR="00D269F5" w:rsidRPr="0004764B">
        <w:rPr>
          <w:rFonts w:ascii="Times New Roman" w:hAnsi="Times New Roman" w:cs="Times New Roman"/>
          <w:sz w:val="24"/>
          <w:szCs w:val="24"/>
          <w:lang w:val="en-US"/>
        </w:rPr>
        <w:t>miRs</w:t>
      </w:r>
      <w:proofErr w:type="spellEnd"/>
      <w:r w:rsidR="00D269F5" w:rsidRPr="0004764B">
        <w:rPr>
          <w:rFonts w:ascii="Times New Roman" w:hAnsi="Times New Roman" w:cs="Times New Roman"/>
          <w:sz w:val="24"/>
          <w:szCs w:val="24"/>
          <w:lang w:val="en-US"/>
        </w:rPr>
        <w:t xml:space="preserve"> </w:t>
      </w:r>
      <w:r w:rsidR="00A50A85" w:rsidRPr="0004764B">
        <w:rPr>
          <w:rFonts w:ascii="Times New Roman" w:hAnsi="Times New Roman" w:cs="Times New Roman"/>
          <w:sz w:val="24"/>
          <w:szCs w:val="24"/>
          <w:lang w:val="en-US"/>
        </w:rPr>
        <w:t>across the sampling and selective export</w:t>
      </w:r>
      <w:r w:rsidR="00D269F5" w:rsidRPr="0004764B">
        <w:rPr>
          <w:rFonts w:ascii="Times New Roman" w:hAnsi="Times New Roman" w:cs="Times New Roman"/>
          <w:sz w:val="24"/>
          <w:szCs w:val="24"/>
          <w:lang w:val="en-US"/>
        </w:rPr>
        <w:t xml:space="preserve"> groups</w:t>
      </w:r>
      <w:r w:rsidR="00B62C7D" w:rsidRPr="0004764B">
        <w:rPr>
          <w:rFonts w:ascii="Times New Roman" w:hAnsi="Times New Roman" w:cs="Times New Roman"/>
          <w:sz w:val="24"/>
          <w:szCs w:val="24"/>
          <w:lang w:val="en-US"/>
        </w:rPr>
        <w:t xml:space="preserve"> </w:t>
      </w:r>
      <w:r w:rsidR="002170BC" w:rsidRPr="0004764B">
        <w:rPr>
          <w:rFonts w:ascii="Times New Roman" w:hAnsi="Times New Roman" w:cs="Times New Roman"/>
          <w:sz w:val="24"/>
          <w:szCs w:val="24"/>
          <w:lang w:val="en-US"/>
        </w:rPr>
        <w:t xml:space="preserve">were selected for </w:t>
      </w:r>
      <w:r w:rsidR="002170BC">
        <w:rPr>
          <w:rFonts w:ascii="Times New Roman" w:hAnsi="Times New Roman" w:cs="Times New Roman"/>
          <w:sz w:val="24"/>
          <w:szCs w:val="24"/>
          <w:lang w:val="en-US"/>
        </w:rPr>
        <w:t xml:space="preserve">RT-qPCR </w:t>
      </w:r>
      <w:r w:rsidR="002170BC" w:rsidRPr="0004764B">
        <w:rPr>
          <w:rFonts w:ascii="Times New Roman" w:hAnsi="Times New Roman" w:cs="Times New Roman"/>
          <w:sz w:val="24"/>
          <w:szCs w:val="24"/>
          <w:lang w:val="en-US"/>
        </w:rPr>
        <w:t>validation</w:t>
      </w:r>
      <w:r w:rsidR="00D269F5" w:rsidRPr="0004764B">
        <w:rPr>
          <w:rFonts w:ascii="Times New Roman" w:hAnsi="Times New Roman" w:cs="Times New Roman"/>
          <w:sz w:val="24"/>
          <w:szCs w:val="24"/>
          <w:lang w:val="en-US"/>
        </w:rPr>
        <w:t xml:space="preserve">; </w:t>
      </w:r>
      <w:r w:rsidR="009B6B83">
        <w:rPr>
          <w:rFonts w:ascii="Times New Roman" w:hAnsi="Times New Roman" w:cs="Times New Roman"/>
          <w:sz w:val="24"/>
          <w:szCs w:val="24"/>
          <w:lang w:val="en-US"/>
        </w:rPr>
        <w:t xml:space="preserve">Selective export reduced by cavin-1; </w:t>
      </w:r>
      <w:r w:rsidR="00D269F5" w:rsidRPr="0004764B">
        <w:rPr>
          <w:rFonts w:ascii="Times New Roman" w:hAnsi="Times New Roman" w:cs="Times New Roman"/>
          <w:sz w:val="24"/>
          <w:szCs w:val="24"/>
          <w:lang w:val="en-US"/>
        </w:rPr>
        <w:t>miR-30a-5p, miR-148a-3p, miR-200a-3</w:t>
      </w:r>
      <w:r w:rsidR="00475D4D" w:rsidRPr="0004764B">
        <w:rPr>
          <w:rFonts w:ascii="Times New Roman" w:hAnsi="Times New Roman" w:cs="Times New Roman"/>
          <w:sz w:val="24"/>
          <w:szCs w:val="24"/>
          <w:lang w:val="en-US"/>
        </w:rPr>
        <w:t>p,</w:t>
      </w:r>
      <w:r w:rsidR="001B7DC8">
        <w:rPr>
          <w:rFonts w:ascii="Times New Roman" w:hAnsi="Times New Roman" w:cs="Times New Roman"/>
          <w:sz w:val="24"/>
          <w:szCs w:val="24"/>
          <w:lang w:val="en-US"/>
        </w:rPr>
        <w:t xml:space="preserve"> miR-10b-5</w:t>
      </w:r>
      <w:r w:rsidR="009B6B83">
        <w:rPr>
          <w:rFonts w:ascii="Times New Roman" w:hAnsi="Times New Roman" w:cs="Times New Roman"/>
          <w:sz w:val="24"/>
          <w:szCs w:val="24"/>
          <w:lang w:val="en-US"/>
        </w:rPr>
        <w:t>p, selective export induced by cavin-1;</w:t>
      </w:r>
      <w:r w:rsidR="00475D4D" w:rsidRPr="0004764B">
        <w:rPr>
          <w:rFonts w:ascii="Times New Roman" w:hAnsi="Times New Roman" w:cs="Times New Roman"/>
          <w:sz w:val="24"/>
          <w:szCs w:val="24"/>
          <w:lang w:val="en-US"/>
        </w:rPr>
        <w:t xml:space="preserve"> miR-574-5p and</w:t>
      </w:r>
      <w:r w:rsidR="009B6B83">
        <w:rPr>
          <w:rFonts w:ascii="Times New Roman" w:hAnsi="Times New Roman" w:cs="Times New Roman"/>
          <w:sz w:val="24"/>
          <w:szCs w:val="24"/>
          <w:lang w:val="en-US"/>
        </w:rPr>
        <w:t xml:space="preserve"> </w:t>
      </w:r>
      <w:r w:rsidR="009B6B83">
        <w:rPr>
          <w:rFonts w:ascii="Times New Roman" w:hAnsi="Times New Roman" w:cs="Times New Roman"/>
          <w:sz w:val="24"/>
          <w:szCs w:val="24"/>
          <w:lang w:val="en-US"/>
        </w:rPr>
        <w:lastRenderedPageBreak/>
        <w:t>sampling;</w:t>
      </w:r>
      <w:r w:rsidR="00475D4D" w:rsidRPr="0004764B">
        <w:rPr>
          <w:rFonts w:ascii="Times New Roman" w:hAnsi="Times New Roman" w:cs="Times New Roman"/>
          <w:sz w:val="24"/>
          <w:szCs w:val="24"/>
          <w:lang w:val="en-US"/>
        </w:rPr>
        <w:t xml:space="preserve"> miR-363-3p.</w:t>
      </w:r>
      <w:r w:rsidR="00D269F5"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Independent biological replicates of EV and cellular small RNAs were prepared and used for RT-qPCR. As shown in Figure 1B, </w:t>
      </w:r>
      <w:r w:rsidR="00D269F5" w:rsidRPr="0004764B">
        <w:rPr>
          <w:rFonts w:ascii="Times New Roman" w:hAnsi="Times New Roman" w:cs="Times New Roman"/>
          <w:sz w:val="24"/>
          <w:szCs w:val="24"/>
          <w:lang w:val="en-US"/>
        </w:rPr>
        <w:t xml:space="preserve">the trend first displayed by the </w:t>
      </w:r>
    </w:p>
    <w:p w14:paraId="35F71428" w14:textId="0C263998" w:rsidR="001B7DC8" w:rsidRDefault="001B7DC8" w:rsidP="001B7DC8">
      <w:pPr>
        <w:rPr>
          <w:rFonts w:ascii="Times New Roman" w:hAnsi="Times New Roman" w:cs="Times New Roman"/>
          <w:sz w:val="24"/>
          <w:szCs w:val="24"/>
          <w:lang w:val="en-US"/>
        </w:rPr>
      </w:pPr>
    </w:p>
    <w:p w14:paraId="317C35FD" w14:textId="77777777" w:rsidR="001B7DC8" w:rsidRDefault="001B7DC8" w:rsidP="001B7DC8">
      <w:pPr>
        <w:rPr>
          <w:rFonts w:ascii="Times New Roman" w:hAnsi="Times New Roman" w:cs="Times New Roman"/>
          <w:sz w:val="24"/>
          <w:szCs w:val="24"/>
          <w:lang w:val="en-US"/>
        </w:rPr>
      </w:pPr>
    </w:p>
    <w:p w14:paraId="0530067A" w14:textId="77777777" w:rsidR="001B7DC8" w:rsidRDefault="001B7DC8" w:rsidP="001B7DC8">
      <w:pPr>
        <w:rPr>
          <w:rFonts w:ascii="Times New Roman" w:hAnsi="Times New Roman" w:cs="Times New Roman"/>
          <w:sz w:val="24"/>
          <w:szCs w:val="24"/>
          <w:lang w:val="en-US"/>
        </w:rPr>
      </w:pPr>
    </w:p>
    <w:p w14:paraId="1E752873" w14:textId="77777777" w:rsidR="001B7DC8" w:rsidRDefault="001B7DC8" w:rsidP="001B7DC8">
      <w:pPr>
        <w:rPr>
          <w:rFonts w:ascii="Times New Roman" w:hAnsi="Times New Roman" w:cs="Times New Roman"/>
          <w:sz w:val="24"/>
          <w:szCs w:val="24"/>
          <w:lang w:val="en-US"/>
        </w:rPr>
      </w:pPr>
    </w:p>
    <w:p w14:paraId="14BCA5D9" w14:textId="77777777" w:rsidR="001B7DC8" w:rsidRDefault="001B7DC8" w:rsidP="001B7DC8">
      <w:pPr>
        <w:ind w:left="-284"/>
        <w:rPr>
          <w:rFonts w:ascii="Times New Roman" w:hAnsi="Times New Roman" w:cs="Times New Roman"/>
          <w:sz w:val="24"/>
          <w:szCs w:val="24"/>
          <w:lang w:val="en-US"/>
        </w:rPr>
      </w:pPr>
    </w:p>
    <w:p w14:paraId="62CD1CBE" w14:textId="37326F30" w:rsidR="001B7DC8" w:rsidRDefault="001B7DC8" w:rsidP="001B7DC8">
      <w:pPr>
        <w:rPr>
          <w:rFonts w:ascii="Times New Roman" w:hAnsi="Times New Roman" w:cs="Times New Roman"/>
          <w:b/>
          <w:sz w:val="24"/>
          <w:szCs w:val="24"/>
          <w:lang w:val="en-US"/>
        </w:rPr>
      </w:pPr>
      <w:r>
        <w:rPr>
          <w:rFonts w:ascii="Times New Roman" w:hAnsi="Times New Roman" w:cs="Times New Roman"/>
          <w:noProof/>
          <w:sz w:val="24"/>
          <w:szCs w:val="24"/>
          <w:lang w:eastAsia="en-AU"/>
        </w:rPr>
        <w:drawing>
          <wp:inline distT="0" distB="0" distL="0" distR="0" wp14:anchorId="24E04541" wp14:editId="6C2615FB">
            <wp:extent cx="5731510" cy="275231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SidebySide.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752318"/>
                    </a:xfrm>
                    <a:prstGeom prst="rect">
                      <a:avLst/>
                    </a:prstGeom>
                  </pic:spPr>
                </pic:pic>
              </a:graphicData>
            </a:graphic>
          </wp:inline>
        </w:drawing>
      </w:r>
    </w:p>
    <w:p w14:paraId="44A58282" w14:textId="77777777" w:rsidR="001B7DC8" w:rsidRDefault="001B7DC8" w:rsidP="001B7DC8">
      <w:pPr>
        <w:spacing w:line="360" w:lineRule="auto"/>
        <w:rPr>
          <w:rFonts w:ascii="Times New Roman" w:hAnsi="Times New Roman" w:cs="Times New Roman"/>
          <w:b/>
          <w:sz w:val="24"/>
          <w:szCs w:val="24"/>
          <w:lang w:val="en-US"/>
        </w:rPr>
      </w:pPr>
    </w:p>
    <w:p w14:paraId="71D49989" w14:textId="77777777" w:rsidR="001B7DC8" w:rsidRPr="0004764B" w:rsidRDefault="001B7DC8" w:rsidP="001B7DC8">
      <w:pPr>
        <w:spacing w:line="360" w:lineRule="auto"/>
        <w:rPr>
          <w:rFonts w:ascii="Times New Roman" w:hAnsi="Times New Roman" w:cs="Times New Roman"/>
          <w:sz w:val="24"/>
          <w:szCs w:val="24"/>
          <w:lang w:val="en-US"/>
        </w:rPr>
      </w:pPr>
      <w:r w:rsidRPr="000A30D4">
        <w:rPr>
          <w:rFonts w:ascii="Times New Roman" w:hAnsi="Times New Roman" w:cs="Times New Roman"/>
          <w:b/>
          <w:sz w:val="24"/>
          <w:szCs w:val="24"/>
          <w:lang w:val="en-US"/>
        </w:rPr>
        <w:t>Figure 1</w:t>
      </w:r>
      <w:r w:rsidRPr="000A30D4">
        <w:rPr>
          <w:rFonts w:ascii="Times New Roman" w:hAnsi="Times New Roman" w:cs="Times New Roman"/>
          <w:sz w:val="24"/>
          <w:szCs w:val="24"/>
          <w:lang w:val="en-US"/>
        </w:rPr>
        <w:t xml:space="preserve">: </w:t>
      </w:r>
      <w:r w:rsidRPr="000A30D4">
        <w:rPr>
          <w:rFonts w:ascii="Times New Roman" w:hAnsi="Times New Roman" w:cs="Times New Roman"/>
          <w:i/>
          <w:sz w:val="24"/>
          <w:szCs w:val="24"/>
          <w:lang w:val="en-US"/>
        </w:rPr>
        <w:t>Addition of cavin-1 to PC3 cells modifies EV microRNAs.</w:t>
      </w:r>
      <w:r w:rsidRPr="000A30D4">
        <w:rPr>
          <w:rFonts w:ascii="Times New Roman" w:hAnsi="Times New Roman" w:cs="Times New Roman"/>
          <w:sz w:val="24"/>
          <w:szCs w:val="24"/>
          <w:lang w:val="en-US"/>
        </w:rPr>
        <w:t xml:space="preserve"> </w:t>
      </w:r>
      <w:r w:rsidRPr="000A30D4">
        <w:rPr>
          <w:rFonts w:ascii="Times New Roman" w:hAnsi="Times New Roman" w:cs="Times New Roman"/>
          <w:b/>
          <w:sz w:val="24"/>
          <w:szCs w:val="24"/>
          <w:lang w:val="en-US"/>
        </w:rPr>
        <w:t>A</w:t>
      </w:r>
      <w:r w:rsidRPr="000A30D4">
        <w:rPr>
          <w:rFonts w:ascii="Times New Roman" w:hAnsi="Times New Roman" w:cs="Times New Roman"/>
          <w:sz w:val="24"/>
          <w:szCs w:val="24"/>
          <w:lang w:val="en-US"/>
        </w:rPr>
        <w:t>) RNA-</w:t>
      </w:r>
      <w:proofErr w:type="spellStart"/>
      <w:r w:rsidRPr="000A30D4">
        <w:rPr>
          <w:rFonts w:ascii="Times New Roman" w:hAnsi="Times New Roman" w:cs="Times New Roman"/>
          <w:sz w:val="24"/>
          <w:szCs w:val="24"/>
          <w:lang w:val="en-US"/>
        </w:rPr>
        <w:t>s</w:t>
      </w:r>
      <w:r>
        <w:rPr>
          <w:rFonts w:ascii="Times New Roman" w:hAnsi="Times New Roman" w:cs="Times New Roman"/>
          <w:sz w:val="24"/>
          <w:szCs w:val="24"/>
          <w:lang w:val="en-US"/>
        </w:rPr>
        <w:t>eq</w:t>
      </w:r>
      <w:proofErr w:type="spellEnd"/>
      <w:r>
        <w:rPr>
          <w:rFonts w:ascii="Times New Roman" w:hAnsi="Times New Roman" w:cs="Times New Roman"/>
          <w:sz w:val="24"/>
          <w:szCs w:val="24"/>
          <w:lang w:val="en-US"/>
        </w:rPr>
        <w:t xml:space="preserve"> was performed previously on </w:t>
      </w:r>
      <w:r w:rsidRPr="000A30D4">
        <w:rPr>
          <w:rFonts w:ascii="Times New Roman" w:hAnsi="Times New Roman" w:cs="Times New Roman"/>
          <w:sz w:val="24"/>
          <w:szCs w:val="24"/>
          <w:lang w:val="en-US"/>
        </w:rPr>
        <w:t>microRNAs contained in the EV and cellular content of PC3-GFP and PC3-cavin-1 c</w:t>
      </w:r>
      <w:r>
        <w:rPr>
          <w:rFonts w:ascii="Times New Roman" w:hAnsi="Times New Roman" w:cs="Times New Roman"/>
          <w:sz w:val="24"/>
          <w:szCs w:val="24"/>
          <w:lang w:val="en-US"/>
        </w:rPr>
        <w:t xml:space="preserve">ells. DESeq2 analysis compared </w:t>
      </w:r>
      <w:r w:rsidRPr="000A30D4">
        <w:rPr>
          <w:rFonts w:ascii="Times New Roman" w:hAnsi="Times New Roman" w:cs="Times New Roman"/>
          <w:sz w:val="24"/>
          <w:szCs w:val="24"/>
          <w:lang w:val="en-US"/>
        </w:rPr>
        <w:t>PC3-GFP to PC3-cavin-1 EV content (black), expressed as log2FC, to determine t</w:t>
      </w:r>
      <w:r>
        <w:rPr>
          <w:rFonts w:ascii="Times New Roman" w:hAnsi="Times New Roman" w:cs="Times New Roman"/>
          <w:sz w:val="24"/>
          <w:szCs w:val="24"/>
          <w:lang w:val="en-US"/>
        </w:rPr>
        <w:t xml:space="preserve">he effect of cavin-1 on EV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content. </w:t>
      </w:r>
      <w:proofErr w:type="spellStart"/>
      <w:proofErr w:type="gramStart"/>
      <w:r w:rsidRPr="000A30D4">
        <w:rPr>
          <w:rFonts w:ascii="Times New Roman" w:hAnsi="Times New Roman" w:cs="Times New Roman"/>
          <w:sz w:val="24"/>
          <w:szCs w:val="24"/>
          <w:lang w:val="en-US"/>
        </w:rPr>
        <w:t>miRs</w:t>
      </w:r>
      <w:proofErr w:type="spellEnd"/>
      <w:proofErr w:type="gramEnd"/>
      <w:r w:rsidRPr="000A30D4">
        <w:rPr>
          <w:rFonts w:ascii="Times New Roman" w:hAnsi="Times New Roman" w:cs="Times New Roman"/>
          <w:sz w:val="24"/>
          <w:szCs w:val="24"/>
          <w:lang w:val="en-US"/>
        </w:rPr>
        <w:t xml:space="preserve"> that were significantly modified (* p ≤ 0.05) in the EVs were plotted. Ana</w:t>
      </w:r>
      <w:r>
        <w:rPr>
          <w:rFonts w:ascii="Times New Roman" w:hAnsi="Times New Roman" w:cs="Times New Roman"/>
          <w:sz w:val="24"/>
          <w:szCs w:val="24"/>
          <w:lang w:val="en-US"/>
        </w:rPr>
        <w:t xml:space="preserve">lysis was repeated on cellular </w:t>
      </w:r>
      <w:r w:rsidRPr="000A30D4">
        <w:rPr>
          <w:rFonts w:ascii="Times New Roman" w:hAnsi="Times New Roman" w:cs="Times New Roman"/>
          <w:sz w:val="24"/>
          <w:szCs w:val="24"/>
          <w:lang w:val="en-US"/>
        </w:rPr>
        <w:t xml:space="preserve">content (grey) for each of the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xml:space="preserve"> significantly modified in the EV. This reveals tha</w:t>
      </w:r>
      <w:r>
        <w:rPr>
          <w:rFonts w:ascii="Times New Roman" w:hAnsi="Times New Roman" w:cs="Times New Roman"/>
          <w:sz w:val="24"/>
          <w:szCs w:val="24"/>
          <w:lang w:val="en-US"/>
        </w:rPr>
        <w:t xml:space="preserve">t cavin-1 has an effect of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EVs where some effected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xml:space="preserve"> are not modified in the cell. </w:t>
      </w:r>
      <w:r w:rsidRPr="000A30D4">
        <w:rPr>
          <w:rFonts w:ascii="Times New Roman" w:hAnsi="Times New Roman" w:cs="Times New Roman"/>
          <w:b/>
          <w:sz w:val="24"/>
          <w:szCs w:val="24"/>
          <w:lang w:val="en-US"/>
        </w:rPr>
        <w:t>B</w:t>
      </w:r>
      <w:r w:rsidRPr="000A30D4">
        <w:rPr>
          <w:rFonts w:ascii="Times New Roman" w:hAnsi="Times New Roman" w:cs="Times New Roman"/>
          <w:sz w:val="24"/>
          <w:szCs w:val="24"/>
          <w:lang w:val="en-US"/>
        </w:rPr>
        <w:t>) RT-qPCR was per</w:t>
      </w:r>
      <w:r>
        <w:rPr>
          <w:rFonts w:ascii="Times New Roman" w:hAnsi="Times New Roman" w:cs="Times New Roman"/>
          <w:sz w:val="24"/>
          <w:szCs w:val="24"/>
          <w:lang w:val="en-US"/>
        </w:rPr>
        <w:t>formed to validate the RNA-</w:t>
      </w:r>
      <w:proofErr w:type="spellStart"/>
      <w:r>
        <w:rPr>
          <w:rFonts w:ascii="Times New Roman" w:hAnsi="Times New Roman" w:cs="Times New Roman"/>
          <w:sz w:val="24"/>
          <w:szCs w:val="24"/>
          <w:lang w:val="en-US"/>
        </w:rPr>
        <w:t>seq</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data. This was performed on EV and cellular RNA content extracted from GFP and </w:t>
      </w:r>
      <w:r>
        <w:rPr>
          <w:rFonts w:ascii="Times New Roman" w:hAnsi="Times New Roman" w:cs="Times New Roman"/>
          <w:sz w:val="24"/>
          <w:szCs w:val="24"/>
          <w:lang w:val="en-US"/>
        </w:rPr>
        <w:t xml:space="preserve">cavin-1 PC3 cells to determine </w:t>
      </w:r>
      <w:r w:rsidRPr="000A30D4">
        <w:rPr>
          <w:rFonts w:ascii="Times New Roman" w:hAnsi="Times New Roman" w:cs="Times New Roman"/>
          <w:sz w:val="24"/>
          <w:szCs w:val="24"/>
          <w:lang w:val="en-US"/>
        </w:rPr>
        <w:t>relative amount of miR-200a-3p, 148a-3p, 30a-5p, 10b-5p, 574-3p and 363-3p (n &gt;</w:t>
      </w:r>
      <w:r>
        <w:rPr>
          <w:rFonts w:ascii="Times New Roman" w:hAnsi="Times New Roman" w:cs="Times New Roman"/>
          <w:sz w:val="24"/>
          <w:szCs w:val="24"/>
          <w:lang w:val="en-US"/>
        </w:rPr>
        <w:t xml:space="preserve"> 3). Delta-delta CT (</w:t>
      </w:r>
      <w:proofErr w:type="spellStart"/>
      <w:r>
        <w:rPr>
          <w:rFonts w:ascii="Times New Roman" w:hAnsi="Times New Roman" w:cs="Times New Roman"/>
          <w:sz w:val="24"/>
          <w:szCs w:val="24"/>
          <w:lang w:val="en-US"/>
        </w:rPr>
        <w:t>ddCT</w:t>
      </w:r>
      <w:proofErr w:type="spellEnd"/>
      <w:r>
        <w:rPr>
          <w:rFonts w:ascii="Times New Roman" w:hAnsi="Times New Roman" w:cs="Times New Roman"/>
          <w:sz w:val="24"/>
          <w:szCs w:val="24"/>
          <w:lang w:val="en-US"/>
        </w:rPr>
        <w:t xml:space="preserve">) was </w:t>
      </w:r>
      <w:r w:rsidRPr="000A30D4">
        <w:rPr>
          <w:rFonts w:ascii="Times New Roman" w:hAnsi="Times New Roman" w:cs="Times New Roman"/>
          <w:sz w:val="24"/>
          <w:szCs w:val="24"/>
          <w:lang w:val="en-US"/>
        </w:rPr>
        <w:t>calculated and plotted (</w:t>
      </w:r>
      <w:proofErr w:type="spellStart"/>
      <w:r w:rsidRPr="000A30D4">
        <w:rPr>
          <w:rFonts w:ascii="Times New Roman" w:hAnsi="Times New Roman" w:cs="Times New Roman"/>
          <w:sz w:val="24"/>
          <w:szCs w:val="24"/>
          <w:lang w:val="en-US"/>
        </w:rPr>
        <w:t>ddCT</w:t>
      </w:r>
      <w:proofErr w:type="spellEnd"/>
      <w:r w:rsidRPr="000A30D4">
        <w:rPr>
          <w:rFonts w:ascii="Times New Roman" w:hAnsi="Times New Roman" w:cs="Times New Roman"/>
          <w:sz w:val="24"/>
          <w:szCs w:val="24"/>
          <w:lang w:val="en-US"/>
        </w:rPr>
        <w:t xml:space="preserve"> + SEM) by comparing expression of targets to miR-125a-3p. Th</w:t>
      </w:r>
      <w:r>
        <w:rPr>
          <w:rFonts w:ascii="Times New Roman" w:hAnsi="Times New Roman" w:cs="Times New Roman"/>
          <w:sz w:val="24"/>
          <w:szCs w:val="24"/>
          <w:lang w:val="en-US"/>
        </w:rPr>
        <w:t xml:space="preserve">is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was unchanged </w:t>
      </w:r>
      <w:r w:rsidRPr="000A30D4">
        <w:rPr>
          <w:rFonts w:ascii="Times New Roman" w:hAnsi="Times New Roman" w:cs="Times New Roman"/>
          <w:sz w:val="24"/>
          <w:szCs w:val="24"/>
          <w:lang w:val="en-US"/>
        </w:rPr>
        <w:t xml:space="preserve">in the EV and cell by cavin-1 expression. A Mann-Whitney U </w:t>
      </w:r>
      <w:r w:rsidRPr="000A30D4">
        <w:rPr>
          <w:rFonts w:ascii="Times New Roman" w:hAnsi="Times New Roman" w:cs="Times New Roman"/>
          <w:sz w:val="24"/>
          <w:szCs w:val="24"/>
          <w:lang w:val="en-US"/>
        </w:rPr>
        <w:lastRenderedPageBreak/>
        <w:t>test compared EV cha</w:t>
      </w:r>
      <w:r>
        <w:rPr>
          <w:rFonts w:ascii="Times New Roman" w:hAnsi="Times New Roman" w:cs="Times New Roman"/>
          <w:sz w:val="24"/>
          <w:szCs w:val="24"/>
          <w:lang w:val="en-US"/>
        </w:rPr>
        <w:t xml:space="preserve">nge to the cellular change for </w:t>
      </w:r>
      <w:r w:rsidRPr="000A30D4">
        <w:rPr>
          <w:rFonts w:ascii="Times New Roman" w:hAnsi="Times New Roman" w:cs="Times New Roman"/>
          <w:sz w:val="24"/>
          <w:szCs w:val="24"/>
          <w:lang w:val="en-US"/>
        </w:rPr>
        <w:t xml:space="preserve">each of the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This analysis confirms the trends found from the RNA-</w:t>
      </w:r>
      <w:proofErr w:type="spellStart"/>
      <w:r w:rsidRPr="000A30D4">
        <w:rPr>
          <w:rFonts w:ascii="Times New Roman" w:hAnsi="Times New Roman" w:cs="Times New Roman"/>
          <w:sz w:val="24"/>
          <w:szCs w:val="24"/>
          <w:lang w:val="en-US"/>
        </w:rPr>
        <w:t>seq</w:t>
      </w:r>
      <w:proofErr w:type="spellEnd"/>
      <w:r w:rsidRPr="000A30D4">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p>
    <w:p w14:paraId="4776411F" w14:textId="09E91E34" w:rsidR="001B7DC8" w:rsidRDefault="001B7DC8">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F38608B" w14:textId="77777777" w:rsidR="001B7DC8" w:rsidRDefault="001B7DC8">
      <w:pPr>
        <w:rPr>
          <w:rFonts w:ascii="Times New Roman" w:hAnsi="Times New Roman" w:cs="Times New Roman"/>
          <w:sz w:val="24"/>
          <w:szCs w:val="24"/>
          <w:lang w:val="en-US"/>
        </w:rPr>
      </w:pPr>
    </w:p>
    <w:p w14:paraId="54AD41CD" w14:textId="3A2F6951" w:rsidR="007674B7" w:rsidRDefault="001B7DC8" w:rsidP="001B7DC8">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RNA-</w:t>
      </w:r>
      <w:proofErr w:type="spellStart"/>
      <w:r w:rsidRPr="0004764B">
        <w:rPr>
          <w:rFonts w:ascii="Times New Roman" w:hAnsi="Times New Roman" w:cs="Times New Roman"/>
          <w:sz w:val="24"/>
          <w:szCs w:val="24"/>
          <w:lang w:val="en-US"/>
        </w:rPr>
        <w:t>seq</w:t>
      </w:r>
      <w:proofErr w:type="spellEnd"/>
      <w:r w:rsidRPr="0004764B">
        <w:rPr>
          <w:rFonts w:ascii="Times New Roman" w:hAnsi="Times New Roman" w:cs="Times New Roman"/>
          <w:sz w:val="24"/>
          <w:szCs w:val="24"/>
          <w:lang w:val="en-US"/>
        </w:rPr>
        <w:t xml:space="preserve"> data </w:t>
      </w:r>
      <w:r w:rsidR="008072F7">
        <w:rPr>
          <w:rFonts w:ascii="Times New Roman" w:hAnsi="Times New Roman" w:cs="Times New Roman"/>
          <w:sz w:val="24"/>
          <w:szCs w:val="24"/>
          <w:lang w:val="en-US"/>
        </w:rPr>
        <w:t xml:space="preserve">(Figure 1A) </w:t>
      </w:r>
      <w:r w:rsidRPr="0004764B">
        <w:rPr>
          <w:rFonts w:ascii="Times New Roman" w:hAnsi="Times New Roman" w:cs="Times New Roman"/>
          <w:sz w:val="24"/>
          <w:szCs w:val="24"/>
          <w:lang w:val="en-US"/>
        </w:rPr>
        <w:t>is maintained</w:t>
      </w:r>
      <w:r w:rsidR="008072F7">
        <w:rPr>
          <w:rFonts w:ascii="Times New Roman" w:hAnsi="Times New Roman" w:cs="Times New Roman"/>
          <w:sz w:val="24"/>
          <w:szCs w:val="24"/>
          <w:lang w:val="en-US"/>
        </w:rPr>
        <w:t xml:space="preserve">. Consistent with the </w:t>
      </w:r>
      <w:proofErr w:type="spellStart"/>
      <w:r w:rsidR="008072F7">
        <w:rPr>
          <w:rFonts w:ascii="Times New Roman" w:hAnsi="Times New Roman" w:cs="Times New Roman"/>
          <w:sz w:val="24"/>
          <w:szCs w:val="24"/>
          <w:lang w:val="en-US"/>
        </w:rPr>
        <w:t>RNAseq</w:t>
      </w:r>
      <w:proofErr w:type="spellEnd"/>
      <w:r w:rsidR="008072F7">
        <w:rPr>
          <w:rFonts w:ascii="Times New Roman" w:hAnsi="Times New Roman" w:cs="Times New Roman"/>
          <w:sz w:val="24"/>
          <w:szCs w:val="24"/>
          <w:lang w:val="en-US"/>
        </w:rPr>
        <w:t xml:space="preserve"> data, cavin-1 expression led to higher magnitude of reduction </w:t>
      </w:r>
      <w:r w:rsidRPr="0004764B">
        <w:rPr>
          <w:rFonts w:ascii="Times New Roman" w:hAnsi="Times New Roman" w:cs="Times New Roman"/>
          <w:sz w:val="24"/>
          <w:szCs w:val="24"/>
          <w:lang w:val="en-US"/>
        </w:rPr>
        <w:t>of miR-30a-5p, 148a-3p</w:t>
      </w:r>
      <w:r>
        <w:rPr>
          <w:rFonts w:ascii="Times New Roman" w:hAnsi="Times New Roman" w:cs="Times New Roman"/>
          <w:sz w:val="24"/>
          <w:szCs w:val="24"/>
          <w:lang w:val="en-US"/>
        </w:rPr>
        <w:t xml:space="preserve">, </w:t>
      </w:r>
      <w:del w:id="40" w:author="Microsoft account" w:date="2016-10-02T14:32:00Z">
        <w:r w:rsidDel="00876D6A">
          <w:rPr>
            <w:rFonts w:ascii="Times New Roman" w:hAnsi="Times New Roman" w:cs="Times New Roman"/>
            <w:sz w:val="24"/>
            <w:szCs w:val="24"/>
            <w:lang w:val="en-US"/>
          </w:rPr>
          <w:delText>-</w:delText>
        </w:r>
      </w:del>
      <w:r>
        <w:rPr>
          <w:rFonts w:ascii="Times New Roman" w:hAnsi="Times New Roman" w:cs="Times New Roman"/>
          <w:sz w:val="24"/>
          <w:szCs w:val="24"/>
          <w:lang w:val="en-US"/>
        </w:rPr>
        <w:t>10b-5p</w:t>
      </w:r>
      <w:r w:rsidRPr="0004764B">
        <w:rPr>
          <w:rFonts w:ascii="Times New Roman" w:hAnsi="Times New Roman" w:cs="Times New Roman"/>
          <w:sz w:val="24"/>
          <w:szCs w:val="24"/>
          <w:lang w:val="en-US"/>
        </w:rPr>
        <w:t xml:space="preserve"> and </w:t>
      </w:r>
      <w:del w:id="41" w:author="Microsoft account" w:date="2016-10-02T14:32:00Z">
        <w:r w:rsidRPr="0004764B" w:rsidDel="00876D6A">
          <w:rPr>
            <w:rFonts w:ascii="Times New Roman" w:hAnsi="Times New Roman" w:cs="Times New Roman"/>
            <w:sz w:val="24"/>
            <w:szCs w:val="24"/>
            <w:lang w:val="en-US"/>
          </w:rPr>
          <w:delText>-</w:delText>
        </w:r>
      </w:del>
      <w:r w:rsidRPr="0004764B">
        <w:rPr>
          <w:rFonts w:ascii="Times New Roman" w:hAnsi="Times New Roman" w:cs="Times New Roman"/>
          <w:sz w:val="24"/>
          <w:szCs w:val="24"/>
          <w:lang w:val="en-US"/>
        </w:rPr>
        <w:t xml:space="preserve">200a-3p </w:t>
      </w:r>
      <w:r w:rsidR="008072F7">
        <w:rPr>
          <w:rFonts w:ascii="Times New Roman" w:hAnsi="Times New Roman" w:cs="Times New Roman"/>
          <w:sz w:val="24"/>
          <w:szCs w:val="24"/>
          <w:lang w:val="en-US"/>
        </w:rPr>
        <w:t xml:space="preserve">in EVs </w:t>
      </w:r>
      <w:r w:rsidRPr="0004764B">
        <w:rPr>
          <w:rFonts w:ascii="Times New Roman" w:hAnsi="Times New Roman" w:cs="Times New Roman"/>
          <w:sz w:val="24"/>
          <w:szCs w:val="24"/>
          <w:lang w:val="en-US"/>
        </w:rPr>
        <w:t xml:space="preserve">compared to the </w:t>
      </w:r>
      <w:r w:rsidR="008072F7">
        <w:rPr>
          <w:rFonts w:ascii="Times New Roman" w:hAnsi="Times New Roman" w:cs="Times New Roman"/>
          <w:sz w:val="24"/>
          <w:szCs w:val="24"/>
          <w:lang w:val="en-US"/>
        </w:rPr>
        <w:t xml:space="preserve">reduction of their </w:t>
      </w:r>
      <w:r w:rsidRPr="0004764B">
        <w:rPr>
          <w:rFonts w:ascii="Times New Roman" w:hAnsi="Times New Roman" w:cs="Times New Roman"/>
          <w:sz w:val="24"/>
          <w:szCs w:val="24"/>
          <w:lang w:val="en-US"/>
        </w:rPr>
        <w:t xml:space="preserve">cellular </w:t>
      </w:r>
      <w:r w:rsidR="008072F7">
        <w:rPr>
          <w:rFonts w:ascii="Times New Roman" w:hAnsi="Times New Roman" w:cs="Times New Roman"/>
          <w:sz w:val="24"/>
          <w:szCs w:val="24"/>
          <w:lang w:val="en-US"/>
        </w:rPr>
        <w:t>levels</w:t>
      </w:r>
      <w:r w:rsidRPr="0004764B">
        <w:rPr>
          <w:rFonts w:ascii="Times New Roman" w:hAnsi="Times New Roman" w:cs="Times New Roman"/>
          <w:sz w:val="24"/>
          <w:szCs w:val="24"/>
          <w:lang w:val="en-US"/>
        </w:rPr>
        <w:t xml:space="preserve">. Inversely, miR-574-3p was increased due to the presence of cavin-1 in the EVs, and miR-363-3p is confirmed to be not selectively exported by cavin-1. This </w:t>
      </w:r>
      <w:r w:rsidR="008072F7">
        <w:rPr>
          <w:rFonts w:ascii="Times New Roman" w:hAnsi="Times New Roman" w:cs="Times New Roman"/>
          <w:sz w:val="24"/>
          <w:szCs w:val="24"/>
          <w:lang w:val="en-US"/>
        </w:rPr>
        <w:t xml:space="preserve">result </w:t>
      </w:r>
      <w:r w:rsidRPr="0004764B">
        <w:rPr>
          <w:rFonts w:ascii="Times New Roman" w:hAnsi="Times New Roman" w:cs="Times New Roman"/>
          <w:sz w:val="24"/>
          <w:szCs w:val="24"/>
          <w:lang w:val="en-US"/>
        </w:rPr>
        <w:t xml:space="preserve">establishes that some </w:t>
      </w:r>
      <w:proofErr w:type="spellStart"/>
      <w:r w:rsidRPr="0004764B">
        <w:rPr>
          <w:rFonts w:ascii="Times New Roman" w:hAnsi="Times New Roman" w:cs="Times New Roman"/>
          <w:sz w:val="24"/>
          <w:szCs w:val="24"/>
          <w:lang w:val="en-US"/>
        </w:rPr>
        <w:t>miRs</w:t>
      </w:r>
      <w:proofErr w:type="spellEnd"/>
      <w:r w:rsidRPr="0004764B">
        <w:rPr>
          <w:rFonts w:ascii="Times New Roman" w:hAnsi="Times New Roman" w:cs="Times New Roman"/>
          <w:sz w:val="24"/>
          <w:szCs w:val="24"/>
          <w:lang w:val="en-US"/>
        </w:rPr>
        <w:t xml:space="preserve"> are indeed selectively exported from PC3 cells, where cavin-1 modulated this export.  </w:t>
      </w:r>
    </w:p>
    <w:p w14:paraId="4215296D" w14:textId="04C9C730" w:rsidR="00D269F5" w:rsidRPr="0004764B" w:rsidRDefault="00D269F5" w:rsidP="0004764B">
      <w:pPr>
        <w:pStyle w:val="Heading2"/>
        <w:spacing w:line="480" w:lineRule="auto"/>
        <w:rPr>
          <w:rFonts w:ascii="Times New Roman" w:hAnsi="Times New Roman" w:cs="Times New Roman"/>
          <w:lang w:val="en-US"/>
        </w:rPr>
      </w:pPr>
      <w:r w:rsidRPr="0004764B">
        <w:rPr>
          <w:rFonts w:ascii="Times New Roman" w:hAnsi="Times New Roman" w:cs="Times New Roman"/>
          <w:lang w:val="en-US"/>
        </w:rPr>
        <w:t xml:space="preserve">Distinct </w:t>
      </w:r>
      <w:r w:rsidR="00973BAF" w:rsidRPr="0004764B">
        <w:rPr>
          <w:rFonts w:ascii="Times New Roman" w:hAnsi="Times New Roman" w:cs="Times New Roman"/>
          <w:lang w:val="en-US"/>
        </w:rPr>
        <w:t xml:space="preserve">sequence </w:t>
      </w:r>
      <w:r w:rsidRPr="0004764B">
        <w:rPr>
          <w:rFonts w:ascii="Times New Roman" w:hAnsi="Times New Roman" w:cs="Times New Roman"/>
          <w:lang w:val="en-US"/>
        </w:rPr>
        <w:t xml:space="preserve">motifs are </w:t>
      </w:r>
      <w:r w:rsidR="00973BAF" w:rsidRPr="0004764B">
        <w:rPr>
          <w:rFonts w:ascii="Times New Roman" w:hAnsi="Times New Roman" w:cs="Times New Roman"/>
          <w:lang w:val="en-US"/>
        </w:rPr>
        <w:t>overrepresented</w:t>
      </w:r>
      <w:r w:rsidRPr="0004764B">
        <w:rPr>
          <w:rFonts w:ascii="Times New Roman" w:hAnsi="Times New Roman" w:cs="Times New Roman"/>
          <w:lang w:val="en-US"/>
        </w:rPr>
        <w:t xml:space="preserve"> in differentially exported mi</w:t>
      </w:r>
      <w:r w:rsidR="002744C9" w:rsidRPr="0004764B">
        <w:rPr>
          <w:rFonts w:ascii="Times New Roman" w:hAnsi="Times New Roman" w:cs="Times New Roman"/>
          <w:lang w:val="en-US"/>
        </w:rPr>
        <w:t>cro</w:t>
      </w:r>
      <w:r w:rsidRPr="0004764B">
        <w:rPr>
          <w:rFonts w:ascii="Times New Roman" w:hAnsi="Times New Roman" w:cs="Times New Roman"/>
          <w:lang w:val="en-US"/>
        </w:rPr>
        <w:t>R</w:t>
      </w:r>
      <w:r w:rsidR="002744C9" w:rsidRPr="0004764B">
        <w:rPr>
          <w:rFonts w:ascii="Times New Roman" w:hAnsi="Times New Roman" w:cs="Times New Roman"/>
          <w:lang w:val="en-US"/>
        </w:rPr>
        <w:t>NA</w:t>
      </w:r>
      <w:r w:rsidRPr="0004764B">
        <w:rPr>
          <w:rFonts w:ascii="Times New Roman" w:hAnsi="Times New Roman" w:cs="Times New Roman"/>
          <w:lang w:val="en-US"/>
        </w:rPr>
        <w:t xml:space="preserve">s. </w:t>
      </w:r>
    </w:p>
    <w:p w14:paraId="10318BB1" w14:textId="2D3E35FC" w:rsidR="000023F2" w:rsidRDefault="002744C9" w:rsidP="000023F2">
      <w:pPr>
        <w:spacing w:line="480" w:lineRule="auto"/>
        <w:rPr>
          <w:rFonts w:ascii="Times New Roman" w:hAnsi="Times New Roman" w:cs="Times New Roman"/>
          <w:sz w:val="24"/>
          <w:szCs w:val="24"/>
          <w:lang w:val="en-US"/>
        </w:rPr>
        <w:sectPr w:rsidR="000023F2">
          <w:pgSz w:w="11906" w:h="16838"/>
          <w:pgMar w:top="1440" w:right="1440" w:bottom="1440" w:left="1440" w:header="708" w:footer="708" w:gutter="0"/>
          <w:cols w:space="708"/>
          <w:docGrid w:linePitch="360"/>
        </w:sectPr>
      </w:pPr>
      <w:r w:rsidRPr="0004764B">
        <w:rPr>
          <w:rFonts w:ascii="Times New Roman" w:hAnsi="Times New Roman" w:cs="Times New Roman"/>
          <w:sz w:val="24"/>
          <w:szCs w:val="24"/>
          <w:lang w:val="en-US"/>
        </w:rPr>
        <w:t>Protein</w:t>
      </w:r>
      <w:r w:rsidR="008072F7">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RNA interactions are dictated by specific nucleic acid sequences, or motifs, that are conserved across the targeted RNAs. </w:t>
      </w:r>
      <w:r w:rsidR="00407027" w:rsidRPr="0004764B">
        <w:rPr>
          <w:rFonts w:ascii="Times New Roman" w:hAnsi="Times New Roman" w:cs="Times New Roman"/>
          <w:sz w:val="24"/>
          <w:szCs w:val="24"/>
          <w:lang w:val="en-US"/>
        </w:rPr>
        <w:t xml:space="preserve">Here, we attempted to assess whether the selectively exported miRNAs share a sequence motif to explain their selective export. </w:t>
      </w:r>
      <w:r w:rsidR="008072F7">
        <w:rPr>
          <w:rFonts w:ascii="Times New Roman" w:hAnsi="Times New Roman" w:cs="Times New Roman"/>
          <w:sz w:val="24"/>
          <w:szCs w:val="24"/>
          <w:lang w:val="en-US"/>
        </w:rPr>
        <w:t xml:space="preserve">Based on statistical criteria, only 5 </w:t>
      </w:r>
      <w:proofErr w:type="spellStart"/>
      <w:r w:rsidR="008072F7">
        <w:rPr>
          <w:rFonts w:ascii="Times New Roman" w:hAnsi="Times New Roman" w:cs="Times New Roman"/>
          <w:sz w:val="24"/>
          <w:szCs w:val="24"/>
          <w:lang w:val="en-US"/>
        </w:rPr>
        <w:t>miR</w:t>
      </w:r>
      <w:proofErr w:type="spellEnd"/>
      <w:r w:rsidR="008072F7">
        <w:rPr>
          <w:rFonts w:ascii="Times New Roman" w:hAnsi="Times New Roman" w:cs="Times New Roman"/>
          <w:sz w:val="24"/>
          <w:szCs w:val="24"/>
          <w:lang w:val="en-US"/>
        </w:rPr>
        <w:t xml:space="preserve"> were selectively exported</w:t>
      </w:r>
      <w:r w:rsidR="00876D6A">
        <w:rPr>
          <w:rFonts w:ascii="Times New Roman" w:hAnsi="Times New Roman" w:cs="Times New Roman"/>
          <w:sz w:val="24"/>
          <w:szCs w:val="24"/>
          <w:lang w:val="en-US"/>
        </w:rPr>
        <w:t xml:space="preserve"> (fig.1a)</w:t>
      </w:r>
      <w:r w:rsidR="008072F7">
        <w:rPr>
          <w:rFonts w:ascii="Times New Roman" w:hAnsi="Times New Roman" w:cs="Times New Roman"/>
          <w:sz w:val="24"/>
          <w:szCs w:val="24"/>
          <w:lang w:val="en-US"/>
        </w:rPr>
        <w:t>. However</w:t>
      </w:r>
      <w:r w:rsidR="007329CB" w:rsidRPr="0004764B">
        <w:rPr>
          <w:rFonts w:ascii="Times New Roman" w:hAnsi="Times New Roman" w:cs="Times New Roman"/>
          <w:sz w:val="24"/>
          <w:szCs w:val="24"/>
          <w:lang w:val="en-US"/>
        </w:rPr>
        <w:t xml:space="preserve">, motif discovery with only 5 </w:t>
      </w:r>
      <w:proofErr w:type="spellStart"/>
      <w:r w:rsidR="007329CB" w:rsidRPr="0004764B">
        <w:rPr>
          <w:rFonts w:ascii="Times New Roman" w:hAnsi="Times New Roman" w:cs="Times New Roman"/>
          <w:sz w:val="24"/>
          <w:szCs w:val="24"/>
          <w:lang w:val="en-US"/>
        </w:rPr>
        <w:t>miRs</w:t>
      </w:r>
      <w:proofErr w:type="spellEnd"/>
      <w:r w:rsidR="007329CB" w:rsidRPr="0004764B">
        <w:rPr>
          <w:rFonts w:ascii="Times New Roman" w:hAnsi="Times New Roman" w:cs="Times New Roman"/>
          <w:sz w:val="24"/>
          <w:szCs w:val="24"/>
          <w:lang w:val="en-US"/>
        </w:rPr>
        <w:t xml:space="preserve"> was not adequate to establish a significant motif</w:t>
      </w:r>
      <w:r w:rsidR="008072F7">
        <w:rPr>
          <w:rFonts w:ascii="Times New Roman" w:hAnsi="Times New Roman" w:cs="Times New Roman"/>
          <w:sz w:val="24"/>
          <w:szCs w:val="24"/>
          <w:lang w:val="en-US"/>
        </w:rPr>
        <w:t xml:space="preserve"> (data not shown)</w:t>
      </w:r>
      <w:r w:rsidR="007329CB" w:rsidRPr="0004764B">
        <w:rPr>
          <w:rFonts w:ascii="Times New Roman" w:hAnsi="Times New Roman" w:cs="Times New Roman"/>
          <w:sz w:val="24"/>
          <w:szCs w:val="24"/>
          <w:lang w:val="en-US"/>
        </w:rPr>
        <w:t xml:space="preserve">, so additional </w:t>
      </w:r>
      <w:proofErr w:type="spellStart"/>
      <w:r w:rsidR="007329CB" w:rsidRPr="0004764B">
        <w:rPr>
          <w:rFonts w:ascii="Times New Roman" w:hAnsi="Times New Roman" w:cs="Times New Roman"/>
          <w:sz w:val="24"/>
          <w:szCs w:val="24"/>
          <w:lang w:val="en-US"/>
        </w:rPr>
        <w:t>miRs</w:t>
      </w:r>
      <w:proofErr w:type="spellEnd"/>
      <w:r w:rsidR="007329CB" w:rsidRPr="0004764B">
        <w:rPr>
          <w:rFonts w:ascii="Times New Roman" w:hAnsi="Times New Roman" w:cs="Times New Roman"/>
          <w:sz w:val="24"/>
          <w:szCs w:val="24"/>
          <w:lang w:val="en-US"/>
        </w:rPr>
        <w:t xml:space="preserve"> were </w:t>
      </w:r>
      <w:r w:rsidR="008072F7">
        <w:rPr>
          <w:rFonts w:ascii="Times New Roman" w:hAnsi="Times New Roman" w:cs="Times New Roman"/>
          <w:sz w:val="24"/>
          <w:szCs w:val="24"/>
          <w:lang w:val="en-US"/>
        </w:rPr>
        <w:t xml:space="preserve">selected </w:t>
      </w:r>
      <w:r w:rsidR="007329CB" w:rsidRPr="0004764B">
        <w:rPr>
          <w:rFonts w:ascii="Times New Roman" w:hAnsi="Times New Roman" w:cs="Times New Roman"/>
          <w:sz w:val="24"/>
          <w:szCs w:val="24"/>
          <w:lang w:val="en-US"/>
        </w:rPr>
        <w:t>for this analysis</w:t>
      </w:r>
      <w:r w:rsidR="00983950">
        <w:rPr>
          <w:rFonts w:ascii="Times New Roman" w:hAnsi="Times New Roman" w:cs="Times New Roman"/>
          <w:sz w:val="24"/>
          <w:szCs w:val="24"/>
          <w:lang w:val="en-US"/>
        </w:rPr>
        <w:t xml:space="preserve"> based on their relative levels of change between EV and cell</w:t>
      </w:r>
      <w:r w:rsidR="007329CB" w:rsidRPr="0004764B">
        <w:rPr>
          <w:rFonts w:ascii="Times New Roman" w:hAnsi="Times New Roman" w:cs="Times New Roman"/>
          <w:sz w:val="24"/>
          <w:szCs w:val="24"/>
          <w:lang w:val="en-US"/>
        </w:rPr>
        <w:t xml:space="preserve">. </w:t>
      </w:r>
      <w:r w:rsidR="003F6584" w:rsidRPr="0004764B">
        <w:rPr>
          <w:rFonts w:ascii="Times New Roman" w:hAnsi="Times New Roman" w:cs="Times New Roman"/>
          <w:sz w:val="24"/>
          <w:szCs w:val="24"/>
          <w:lang w:val="en-US"/>
        </w:rPr>
        <w:t xml:space="preserve">All 95 </w:t>
      </w:r>
      <w:proofErr w:type="spellStart"/>
      <w:r w:rsidR="003F6584" w:rsidRPr="0004764B">
        <w:rPr>
          <w:rFonts w:ascii="Times New Roman" w:hAnsi="Times New Roman" w:cs="Times New Roman"/>
          <w:sz w:val="24"/>
          <w:szCs w:val="24"/>
          <w:lang w:val="en-US"/>
        </w:rPr>
        <w:t>miRs</w:t>
      </w:r>
      <w:proofErr w:type="spellEnd"/>
      <w:r w:rsidR="003F6584" w:rsidRPr="0004764B">
        <w:rPr>
          <w:rFonts w:ascii="Times New Roman" w:hAnsi="Times New Roman" w:cs="Times New Roman"/>
          <w:sz w:val="24"/>
          <w:szCs w:val="24"/>
          <w:lang w:val="en-US"/>
        </w:rPr>
        <w:t xml:space="preserve"> </w:t>
      </w:r>
      <w:r w:rsidR="00C723EA" w:rsidRPr="0004764B">
        <w:rPr>
          <w:rFonts w:ascii="Times New Roman" w:hAnsi="Times New Roman" w:cs="Times New Roman"/>
          <w:sz w:val="24"/>
          <w:szCs w:val="24"/>
          <w:lang w:val="en-US"/>
        </w:rPr>
        <w:t>recorded</w:t>
      </w:r>
      <w:r w:rsidR="003F6584" w:rsidRPr="0004764B">
        <w:rPr>
          <w:rFonts w:ascii="Times New Roman" w:hAnsi="Times New Roman" w:cs="Times New Roman"/>
          <w:sz w:val="24"/>
          <w:szCs w:val="24"/>
          <w:lang w:val="en-US"/>
        </w:rPr>
        <w:t xml:space="preserve"> in the EVs </w:t>
      </w:r>
      <w:r w:rsidR="00C723EA" w:rsidRPr="0004764B">
        <w:rPr>
          <w:rFonts w:ascii="Times New Roman" w:hAnsi="Times New Roman" w:cs="Times New Roman"/>
          <w:sz w:val="24"/>
          <w:szCs w:val="24"/>
          <w:lang w:val="en-US"/>
        </w:rPr>
        <w:t>from th</w:t>
      </w:r>
      <w:r w:rsidR="0094171C">
        <w:rPr>
          <w:rFonts w:ascii="Times New Roman" w:hAnsi="Times New Roman" w:cs="Times New Roman"/>
          <w:sz w:val="24"/>
          <w:szCs w:val="24"/>
          <w:lang w:val="en-US"/>
        </w:rPr>
        <w:t>e</w:t>
      </w:r>
      <w:r w:rsidR="00C723EA" w:rsidRPr="0004764B">
        <w:rPr>
          <w:rFonts w:ascii="Times New Roman" w:hAnsi="Times New Roman" w:cs="Times New Roman"/>
          <w:sz w:val="24"/>
          <w:szCs w:val="24"/>
          <w:lang w:val="en-US"/>
        </w:rPr>
        <w:t xml:space="preserve"> RNA-</w:t>
      </w:r>
      <w:proofErr w:type="spellStart"/>
      <w:r w:rsidR="00C723EA" w:rsidRPr="0004764B">
        <w:rPr>
          <w:rFonts w:ascii="Times New Roman" w:hAnsi="Times New Roman" w:cs="Times New Roman"/>
          <w:sz w:val="24"/>
          <w:szCs w:val="24"/>
          <w:lang w:val="en-US"/>
        </w:rPr>
        <w:t>seq</w:t>
      </w:r>
      <w:proofErr w:type="spellEnd"/>
      <w:r w:rsidR="00C723EA" w:rsidRPr="0004764B">
        <w:rPr>
          <w:rFonts w:ascii="Times New Roman" w:hAnsi="Times New Roman" w:cs="Times New Roman"/>
          <w:sz w:val="24"/>
          <w:szCs w:val="24"/>
          <w:lang w:val="en-US"/>
        </w:rPr>
        <w:t xml:space="preserve"> data </w:t>
      </w:r>
      <w:r w:rsidR="003F6584" w:rsidRPr="0004764B">
        <w:rPr>
          <w:rFonts w:ascii="Times New Roman" w:hAnsi="Times New Roman" w:cs="Times New Roman"/>
          <w:sz w:val="24"/>
          <w:szCs w:val="24"/>
          <w:lang w:val="en-US"/>
        </w:rPr>
        <w:t>were co</w:t>
      </w:r>
      <w:r w:rsidR="00C723EA" w:rsidRPr="0004764B">
        <w:rPr>
          <w:rFonts w:ascii="Times New Roman" w:hAnsi="Times New Roman" w:cs="Times New Roman"/>
          <w:sz w:val="24"/>
          <w:szCs w:val="24"/>
          <w:lang w:val="en-US"/>
        </w:rPr>
        <w:t>mpared to their cellular change</w:t>
      </w:r>
      <w:r w:rsidR="003F6584" w:rsidRPr="0004764B">
        <w:rPr>
          <w:rFonts w:ascii="Times New Roman" w:hAnsi="Times New Roman" w:cs="Times New Roman"/>
          <w:sz w:val="24"/>
          <w:szCs w:val="24"/>
          <w:lang w:val="en-US"/>
        </w:rPr>
        <w:t xml:space="preserve"> in the form of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3F6584" w:rsidRPr="0004764B">
        <w:rPr>
          <w:rFonts w:ascii="Times New Roman" w:hAnsi="Times New Roman" w:cs="Times New Roman"/>
          <w:sz w:val="24"/>
          <w:szCs w:val="24"/>
          <w:vertAlign w:val="subscript"/>
          <w:lang w:val="en-US"/>
        </w:rPr>
        <w:t>exo</w:t>
      </w:r>
      <w:r w:rsidR="003F6584" w:rsidRPr="0004764B">
        <w:rPr>
          <w:rFonts w:ascii="Times New Roman" w:hAnsi="Times New Roman" w:cs="Times New Roman"/>
          <w:sz w:val="24"/>
          <w:szCs w:val="24"/>
          <w:lang w:val="en-US"/>
        </w:rPr>
        <w:t>-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3F6584" w:rsidRPr="0004764B">
        <w:rPr>
          <w:rFonts w:ascii="Times New Roman" w:hAnsi="Times New Roman" w:cs="Times New Roman"/>
          <w:sz w:val="24"/>
          <w:szCs w:val="24"/>
          <w:vertAlign w:val="subscript"/>
          <w:lang w:val="en-US"/>
        </w:rPr>
        <w:t>cell</w:t>
      </w:r>
      <w:r w:rsidR="006705E5">
        <w:rPr>
          <w:rFonts w:ascii="Times New Roman" w:hAnsi="Times New Roman" w:cs="Times New Roman"/>
          <w:sz w:val="24"/>
          <w:szCs w:val="24"/>
          <w:vertAlign w:val="subscript"/>
          <w:lang w:val="en-US"/>
        </w:rPr>
        <w:t xml:space="preserve"> </w:t>
      </w:r>
      <w:r w:rsidR="006705E5">
        <w:rPr>
          <w:rFonts w:ascii="Times New Roman" w:hAnsi="Times New Roman" w:cs="Times New Roman"/>
          <w:sz w:val="24"/>
          <w:szCs w:val="24"/>
          <w:lang w:val="en-US"/>
        </w:rPr>
        <w:t>(Fig.2a)</w:t>
      </w:r>
      <w:r w:rsidR="003F6584" w:rsidRPr="0004764B">
        <w:rPr>
          <w:rFonts w:ascii="Times New Roman" w:hAnsi="Times New Roman" w:cs="Times New Roman"/>
          <w:sz w:val="24"/>
          <w:szCs w:val="24"/>
          <w:lang w:val="en-US"/>
        </w:rPr>
        <w:t xml:space="preserve">. </w:t>
      </w:r>
      <w:r w:rsidR="00D14595" w:rsidRPr="0004764B">
        <w:rPr>
          <w:rFonts w:ascii="Times New Roman" w:hAnsi="Times New Roman" w:cs="Times New Roman"/>
          <w:sz w:val="24"/>
          <w:szCs w:val="24"/>
          <w:lang w:val="en-US"/>
        </w:rPr>
        <w:t xml:space="preserve">This provides a single value that reflects how different the EV modifications are from the cell, where selective export results in a large negative </w:t>
      </w:r>
      <w:r w:rsidR="00C723EA" w:rsidRPr="0004764B">
        <w:rPr>
          <w:rFonts w:ascii="Times New Roman" w:hAnsi="Times New Roman" w:cs="Times New Roman"/>
          <w:sz w:val="24"/>
          <w:szCs w:val="24"/>
          <w:lang w:val="en-US"/>
        </w:rPr>
        <w:t xml:space="preserve">(cavin-1 </w:t>
      </w:r>
      <w:r w:rsidR="005919CD">
        <w:rPr>
          <w:rFonts w:ascii="Times New Roman" w:hAnsi="Times New Roman" w:cs="Times New Roman"/>
          <w:sz w:val="24"/>
          <w:szCs w:val="24"/>
          <w:lang w:val="en-US"/>
        </w:rPr>
        <w:t>reduces</w:t>
      </w:r>
      <w:r w:rsidR="005919CD" w:rsidRPr="0004764B">
        <w:rPr>
          <w:rFonts w:ascii="Times New Roman" w:hAnsi="Times New Roman" w:cs="Times New Roman"/>
          <w:sz w:val="24"/>
          <w:szCs w:val="24"/>
          <w:lang w:val="en-US"/>
        </w:rPr>
        <w:t xml:space="preserve"> </w:t>
      </w:r>
      <w:r w:rsidR="00C723EA" w:rsidRPr="0004764B">
        <w:rPr>
          <w:rFonts w:ascii="Times New Roman" w:hAnsi="Times New Roman" w:cs="Times New Roman"/>
          <w:sz w:val="24"/>
          <w:szCs w:val="24"/>
          <w:lang w:val="en-US"/>
        </w:rPr>
        <w:t xml:space="preserve">export) </w:t>
      </w:r>
      <w:r w:rsidR="00D14595" w:rsidRPr="0004764B">
        <w:rPr>
          <w:rFonts w:ascii="Times New Roman" w:hAnsi="Times New Roman" w:cs="Times New Roman"/>
          <w:sz w:val="24"/>
          <w:szCs w:val="24"/>
          <w:lang w:val="en-US"/>
        </w:rPr>
        <w:t xml:space="preserve">or positive </w:t>
      </w:r>
      <w:r w:rsidR="00C723EA" w:rsidRPr="0004764B">
        <w:rPr>
          <w:rFonts w:ascii="Times New Roman" w:hAnsi="Times New Roman" w:cs="Times New Roman"/>
          <w:sz w:val="24"/>
          <w:szCs w:val="24"/>
          <w:lang w:val="en-US"/>
        </w:rPr>
        <w:t xml:space="preserve">(cavin-1 enhances export) </w:t>
      </w:r>
      <w:r w:rsidR="00D14595" w:rsidRPr="0004764B">
        <w:rPr>
          <w:rFonts w:ascii="Times New Roman" w:hAnsi="Times New Roman" w:cs="Times New Roman"/>
          <w:sz w:val="24"/>
          <w:szCs w:val="24"/>
          <w:lang w:val="en-US"/>
        </w:rPr>
        <w:t xml:space="preserve">value and sampling </w:t>
      </w:r>
      <w:r w:rsidR="00F8100D" w:rsidRPr="0004764B">
        <w:rPr>
          <w:rFonts w:ascii="Times New Roman" w:hAnsi="Times New Roman" w:cs="Times New Roman"/>
          <w:sz w:val="24"/>
          <w:szCs w:val="24"/>
          <w:lang w:val="en-US"/>
        </w:rPr>
        <w:t xml:space="preserve">approximates 0. </w:t>
      </w:r>
      <w:r w:rsidR="00AB27A9" w:rsidRPr="0004764B">
        <w:rPr>
          <w:rFonts w:ascii="Times New Roman" w:hAnsi="Times New Roman" w:cs="Times New Roman"/>
          <w:sz w:val="24"/>
          <w:szCs w:val="24"/>
          <w:lang w:val="en-US"/>
        </w:rPr>
        <w:t>Plotting this value as a frequency distribution</w:t>
      </w:r>
      <w:r w:rsidR="00C723EA" w:rsidRPr="0004764B">
        <w:rPr>
          <w:rFonts w:ascii="Times New Roman" w:hAnsi="Times New Roman" w:cs="Times New Roman"/>
          <w:sz w:val="24"/>
          <w:szCs w:val="24"/>
          <w:lang w:val="en-US"/>
        </w:rPr>
        <w:t xml:space="preserve"> plot reveals how prevalent each form of export is</w:t>
      </w:r>
      <w:r w:rsidR="006705E5">
        <w:rPr>
          <w:rFonts w:ascii="Times New Roman" w:hAnsi="Times New Roman" w:cs="Times New Roman"/>
          <w:sz w:val="24"/>
          <w:szCs w:val="24"/>
          <w:lang w:val="en-US"/>
        </w:rPr>
        <w:t xml:space="preserve"> (Fig.2b)</w:t>
      </w:r>
      <w:r w:rsidR="00C723EA" w:rsidRPr="0004764B">
        <w:rPr>
          <w:rFonts w:ascii="Times New Roman" w:hAnsi="Times New Roman" w:cs="Times New Roman"/>
          <w:sz w:val="24"/>
          <w:szCs w:val="24"/>
          <w:lang w:val="en-US"/>
        </w:rPr>
        <w:t>.</w:t>
      </w:r>
      <w:r w:rsidR="00FE45E7" w:rsidRPr="0004764B">
        <w:rPr>
          <w:rFonts w:ascii="Times New Roman" w:hAnsi="Times New Roman" w:cs="Times New Roman"/>
          <w:sz w:val="24"/>
          <w:szCs w:val="24"/>
          <w:lang w:val="en-US"/>
        </w:rPr>
        <w:t xml:space="preserve"> </w:t>
      </w:r>
      <w:r w:rsidR="004923A7">
        <w:rPr>
          <w:rFonts w:ascii="Times New Roman" w:hAnsi="Times New Roman" w:cs="Times New Roman"/>
          <w:sz w:val="24"/>
          <w:szCs w:val="24"/>
          <w:lang w:val="en-US"/>
        </w:rPr>
        <w:t>This yielded a large population of</w:t>
      </w:r>
      <w:r w:rsidR="00A202A4">
        <w:rPr>
          <w:rFonts w:ascii="Times New Roman" w:hAnsi="Times New Roman" w:cs="Times New Roman"/>
          <w:sz w:val="24"/>
          <w:szCs w:val="24"/>
          <w:lang w:val="en-US"/>
        </w:rPr>
        <w:t xml:space="preserve"> </w:t>
      </w:r>
      <w:proofErr w:type="spellStart"/>
      <w:r w:rsidR="00A202A4">
        <w:rPr>
          <w:rFonts w:ascii="Times New Roman" w:hAnsi="Times New Roman" w:cs="Times New Roman"/>
          <w:sz w:val="24"/>
          <w:szCs w:val="24"/>
          <w:lang w:val="en-US"/>
        </w:rPr>
        <w:t>miRs</w:t>
      </w:r>
      <w:proofErr w:type="spellEnd"/>
      <w:r w:rsidR="00A202A4">
        <w:rPr>
          <w:rFonts w:ascii="Times New Roman" w:hAnsi="Times New Roman" w:cs="Times New Roman"/>
          <w:sz w:val="24"/>
          <w:szCs w:val="24"/>
          <w:lang w:val="en-US"/>
        </w:rPr>
        <w:t xml:space="preserve"> that undergo sampling, around </w:t>
      </w:r>
      <w:r w:rsidR="004923A7">
        <w:rPr>
          <w:rFonts w:ascii="Times New Roman" w:hAnsi="Times New Roman" w:cs="Times New Roman"/>
          <w:sz w:val="24"/>
          <w:szCs w:val="24"/>
          <w:lang w:val="en-US"/>
        </w:rPr>
        <w:t xml:space="preserve">0.1, but also a small peak at -0.45. The </w:t>
      </w:r>
      <w:proofErr w:type="spellStart"/>
      <w:r w:rsidR="004923A7">
        <w:rPr>
          <w:rFonts w:ascii="Times New Roman" w:hAnsi="Times New Roman" w:cs="Times New Roman"/>
          <w:sz w:val="24"/>
          <w:szCs w:val="24"/>
          <w:lang w:val="en-US"/>
        </w:rPr>
        <w:t>miRs</w:t>
      </w:r>
      <w:proofErr w:type="spellEnd"/>
      <w:r w:rsidR="004923A7">
        <w:rPr>
          <w:rFonts w:ascii="Times New Roman" w:hAnsi="Times New Roman" w:cs="Times New Roman"/>
          <w:sz w:val="24"/>
          <w:szCs w:val="24"/>
          <w:lang w:val="en-US"/>
        </w:rPr>
        <w:t xml:space="preserve"> </w:t>
      </w:r>
      <w:r w:rsidR="00E633EF">
        <w:rPr>
          <w:rFonts w:ascii="Times New Roman" w:hAnsi="Times New Roman" w:cs="Times New Roman"/>
          <w:sz w:val="24"/>
          <w:szCs w:val="24"/>
          <w:lang w:val="en-US"/>
        </w:rPr>
        <w:t>that were validated in RT-qPCR were noted on the graph to demonstrate where they fit</w:t>
      </w:r>
      <w:r w:rsidR="00BA51F5">
        <w:rPr>
          <w:rFonts w:ascii="Times New Roman" w:hAnsi="Times New Roman" w:cs="Times New Roman"/>
          <w:sz w:val="24"/>
          <w:szCs w:val="24"/>
          <w:lang w:val="en-US"/>
        </w:rPr>
        <w:t xml:space="preserve"> into this distribution</w:t>
      </w:r>
      <w:r w:rsidR="00E633EF">
        <w:rPr>
          <w:rFonts w:ascii="Times New Roman" w:hAnsi="Times New Roman" w:cs="Times New Roman"/>
          <w:sz w:val="24"/>
          <w:szCs w:val="24"/>
          <w:lang w:val="en-US"/>
        </w:rPr>
        <w:t>.</w:t>
      </w:r>
      <w:r w:rsidR="00BA51F5">
        <w:rPr>
          <w:rFonts w:ascii="Times New Roman" w:hAnsi="Times New Roman" w:cs="Times New Roman"/>
          <w:sz w:val="24"/>
          <w:szCs w:val="24"/>
          <w:lang w:val="en-US"/>
        </w:rPr>
        <w:t xml:space="preserve"> </w:t>
      </w:r>
      <w:r w:rsidR="004A27A6">
        <w:rPr>
          <w:rFonts w:ascii="Times New Roman" w:hAnsi="Times New Roman" w:cs="Times New Roman"/>
          <w:sz w:val="24"/>
          <w:szCs w:val="24"/>
          <w:lang w:val="en-US"/>
        </w:rPr>
        <w:t>This shows the selectively exported 200a-3p, 148a-3p and 30a-5p to the far left of the graph, with 363-3p in the sampling population (FC-FC≈0.1) and 574-3p to the right of the graph. This corresponds to the groupings established previously (Fig.1a)</w:t>
      </w:r>
      <w:r w:rsidR="005919CD">
        <w:rPr>
          <w:rFonts w:ascii="Times New Roman" w:hAnsi="Times New Roman" w:cs="Times New Roman"/>
          <w:sz w:val="24"/>
          <w:szCs w:val="24"/>
          <w:lang w:val="en-US"/>
        </w:rPr>
        <w:t xml:space="preserve">. </w:t>
      </w:r>
    </w:p>
    <w:p w14:paraId="5185DF39" w14:textId="2B9D637D" w:rsidR="000023F2" w:rsidRDefault="000023F2" w:rsidP="000023F2">
      <w:pPr>
        <w:spacing w:line="480" w:lineRule="auto"/>
        <w:jc w:val="right"/>
        <w:rPr>
          <w:rFonts w:ascii="Times New Roman" w:hAnsi="Times New Roman" w:cs="Times New Roman"/>
          <w:sz w:val="24"/>
          <w:szCs w:val="24"/>
          <w:lang w:val="en-US"/>
        </w:rPr>
      </w:pPr>
      <w:r>
        <w:rPr>
          <w:noProof/>
          <w:lang w:eastAsia="en-AU"/>
        </w:rPr>
        <w:lastRenderedPageBreak/>
        <w:drawing>
          <wp:inline distT="0" distB="0" distL="0" distR="0" wp14:anchorId="610CFD77" wp14:editId="737F831C">
            <wp:extent cx="4349007" cy="649580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3187" cy="6516981"/>
                    </a:xfrm>
                    <a:prstGeom prst="rect">
                      <a:avLst/>
                    </a:prstGeom>
                  </pic:spPr>
                </pic:pic>
              </a:graphicData>
            </a:graphic>
          </wp:inline>
        </w:drawing>
      </w:r>
    </w:p>
    <w:p w14:paraId="1EE24DC3" w14:textId="77777777" w:rsidR="000023F2" w:rsidRDefault="000023F2" w:rsidP="000023F2">
      <w:pPr>
        <w:spacing w:line="276" w:lineRule="auto"/>
        <w:rPr>
          <w:noProof/>
          <w:lang w:eastAsia="en-AU"/>
        </w:rPr>
      </w:pPr>
    </w:p>
    <w:p w14:paraId="3CC60B63" w14:textId="4FFE8D4C" w:rsidR="000023F2" w:rsidRDefault="000023F2" w:rsidP="000023F2">
      <w:pPr>
        <w:spacing w:line="276" w:lineRule="auto"/>
        <w:rPr>
          <w:rFonts w:ascii="Times New Roman" w:hAnsi="Times New Roman" w:cs="Times New Roman"/>
          <w:sz w:val="24"/>
          <w:szCs w:val="24"/>
          <w:lang w:val="en-US"/>
        </w:rPr>
      </w:pPr>
      <w:r w:rsidRPr="000023F2">
        <w:rPr>
          <w:rFonts w:ascii="Times New Roman" w:hAnsi="Times New Roman" w:cs="Times New Roman"/>
          <w:noProof/>
          <w:sz w:val="24"/>
          <w:szCs w:val="24"/>
          <w:lang w:eastAsia="en-AU"/>
        </w:rPr>
        <mc:AlternateContent>
          <mc:Choice Requires="wps">
            <w:drawing>
              <wp:anchor distT="45720" distB="45720" distL="114300" distR="114300" simplePos="0" relativeHeight="251659264" behindDoc="0" locked="0" layoutInCell="1" allowOverlap="1" wp14:anchorId="59BC2C91" wp14:editId="61645275">
                <wp:simplePos x="0" y="0"/>
                <wp:positionH relativeFrom="column">
                  <wp:align>left</wp:align>
                </wp:positionH>
                <wp:positionV relativeFrom="paragraph">
                  <wp:posOffset>2981325</wp:posOffset>
                </wp:positionV>
                <wp:extent cx="379095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1404620"/>
                        </a:xfrm>
                        <a:prstGeom prst="rect">
                          <a:avLst/>
                        </a:prstGeom>
                        <a:solidFill>
                          <a:srgbClr val="FFFFFF"/>
                        </a:solidFill>
                        <a:ln w="9525">
                          <a:noFill/>
                          <a:miter lim="800000"/>
                          <a:headEnd/>
                          <a:tailEnd/>
                        </a:ln>
                      </wps:spPr>
                      <wps:txbx>
                        <w:txbxContent>
                          <w:p w14:paraId="29CFD8B0" w14:textId="426C1355" w:rsidR="00C15703" w:rsidRPr="000023F2" w:rsidRDefault="00C15703" w:rsidP="000023F2">
                            <w:pPr>
                              <w:spacing w:line="360" w:lineRule="auto"/>
                              <w:rPr>
                                <w:rFonts w:ascii="Times New Roman" w:hAnsi="Times New Roman" w:cs="Times New Roman"/>
                                <w:sz w:val="24"/>
                              </w:rPr>
                            </w:pPr>
                            <w:r w:rsidRPr="000023F2">
                              <w:rPr>
                                <w:rFonts w:ascii="Times New Roman" w:hAnsi="Times New Roman" w:cs="Times New Roman"/>
                                <w:b/>
                                <w:sz w:val="24"/>
                              </w:rPr>
                              <w:t>Figure 2</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w:t>
                            </w:r>
                            <w:proofErr w:type="spellStart"/>
                            <w:r w:rsidRPr="000023F2">
                              <w:rPr>
                                <w:rFonts w:ascii="Times New Roman" w:hAnsi="Times New Roman" w:cs="Times New Roman"/>
                                <w:sz w:val="24"/>
                              </w:rPr>
                              <w:t>miRs</w:t>
                            </w:r>
                            <w:proofErr w:type="spellEnd"/>
                            <w:r w:rsidRPr="000023F2">
                              <w:rPr>
                                <w:rFonts w:ascii="Times New Roman" w:hAnsi="Times New Roman" w:cs="Times New Roman"/>
                                <w:sz w:val="24"/>
                              </w:rPr>
                              <w:t xml:space="preserve"> detected in the EVs were analysed to determine selective or sampling mediated export. Bar graph displays the difference between </w:t>
                            </w:r>
                            <w:proofErr w:type="spellStart"/>
                            <w:r w:rsidRPr="000023F2">
                              <w:rPr>
                                <w:rFonts w:ascii="Times New Roman" w:hAnsi="Times New Roman" w:cs="Times New Roman"/>
                                <w:sz w:val="24"/>
                              </w:rPr>
                              <w:t>FCev</w:t>
                            </w:r>
                            <w:proofErr w:type="spellEnd"/>
                            <w:r w:rsidRPr="000023F2">
                              <w:rPr>
                                <w:rFonts w:ascii="Times New Roman" w:hAnsi="Times New Roman" w:cs="Times New Roman"/>
                                <w:sz w:val="24"/>
                              </w:rPr>
                              <w:t xml:space="preserve"> and </w:t>
                            </w:r>
                            <w:proofErr w:type="spellStart"/>
                            <w:r w:rsidRPr="000023F2">
                              <w:rPr>
                                <w:rFonts w:ascii="Times New Roman" w:hAnsi="Times New Roman" w:cs="Times New Roman"/>
                                <w:sz w:val="24"/>
                              </w:rPr>
                              <w:t>FCcell</w:t>
                            </w:r>
                            <w:proofErr w:type="spellEnd"/>
                            <w:r w:rsidRPr="000023F2">
                              <w:rPr>
                                <w:rFonts w:ascii="Times New Roman" w:hAnsi="Times New Roman" w:cs="Times New Roman"/>
                                <w:sz w:val="24"/>
                              </w:rPr>
                              <w:t xml:space="preserve"> for each </w:t>
                            </w:r>
                            <w:proofErr w:type="spellStart"/>
                            <w:r w:rsidRPr="000023F2">
                              <w:rPr>
                                <w:rFonts w:ascii="Times New Roman" w:hAnsi="Times New Roman" w:cs="Times New Roman"/>
                                <w:sz w:val="24"/>
                              </w:rPr>
                              <w:t>miR</w:t>
                            </w:r>
                            <w:proofErr w:type="spellEnd"/>
                            <w:r w:rsidRPr="000023F2">
                              <w:rPr>
                                <w:rFonts w:ascii="Times New Roman" w:hAnsi="Times New Roman" w:cs="Times New Roman"/>
                                <w:sz w:val="24"/>
                              </w:rPr>
                              <w:t xml:space="preserve">.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Two major populations are present: sampling peak at 0.1 and selective export at -0.45.</w:t>
                            </w:r>
                            <w:r w:rsidRPr="000023F2">
                              <w:rPr>
                                <w:rFonts w:ascii="Times New Roman" w:hAnsi="Times New Roman" w:cs="Times New Roman"/>
                                <w:sz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BC2C91" id="_x0000_t202" coordsize="21600,21600" o:spt="202" path="m,l,21600r21600,l21600,xe">
                <v:stroke joinstyle="miter"/>
                <v:path gradientshapeok="t" o:connecttype="rect"/>
              </v:shapetype>
              <v:shape id="Text Box 2" o:spid="_x0000_s1026" type="#_x0000_t202" style="position:absolute;margin-left:0;margin-top:234.75pt;width:298.5pt;height:110.6pt;z-index:251659264;visibility:visible;mso-wrap-style:square;mso-width-percent:0;mso-height-percent:200;mso-wrap-distance-left:9pt;mso-wrap-distance-top:3.6pt;mso-wrap-distance-right:9pt;mso-wrap-distance-bottom:3.6pt;mso-position-horizontal:lef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4FaIQIAAB4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" stroked="f">
                <v:textbox style="mso-fit-shape-to-text:t">
                  <w:txbxContent>
                    <w:p w14:paraId="29CFD8B0" w14:textId="426C1355" w:rsidR="00C15703" w:rsidRPr="000023F2" w:rsidRDefault="00C15703" w:rsidP="000023F2">
                      <w:pPr>
                        <w:spacing w:line="360" w:lineRule="auto"/>
                        <w:rPr>
                          <w:rFonts w:ascii="Times New Roman" w:hAnsi="Times New Roman" w:cs="Times New Roman"/>
                          <w:sz w:val="24"/>
                        </w:rPr>
                      </w:pPr>
                      <w:r w:rsidRPr="000023F2">
                        <w:rPr>
                          <w:rFonts w:ascii="Times New Roman" w:hAnsi="Times New Roman" w:cs="Times New Roman"/>
                          <w:b/>
                          <w:sz w:val="24"/>
                        </w:rPr>
                        <w:t>Figure 2</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miRs detected in the EVs were analysed to determine selective or sampling mediated export. Bar graph displays the difference between FCev and FCcell for each miR.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Two major populations are present: sampling peak at 0.1 and selective export at -0.45.</w:t>
                      </w:r>
                      <w:r w:rsidRPr="000023F2">
                        <w:rPr>
                          <w:rFonts w:ascii="Times New Roman" w:hAnsi="Times New Roman" w:cs="Times New Roman"/>
                          <w:sz w:val="24"/>
                        </w:rPr>
                        <w:t xml:space="preserve"> </w:t>
                      </w:r>
                    </w:p>
                  </w:txbxContent>
                </v:textbox>
                <w10:wrap type="square"/>
              </v:shape>
            </w:pict>
          </mc:Fallback>
        </mc:AlternateContent>
      </w:r>
      <w:r>
        <w:rPr>
          <w:noProof/>
          <w:lang w:eastAsia="en-AU"/>
        </w:rPr>
        <w:drawing>
          <wp:inline distT="0" distB="0" distL="0" distR="0" wp14:anchorId="518AE4F9" wp14:editId="587F18AB">
            <wp:extent cx="3063322" cy="282892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78605" cy="2843039"/>
                    </a:xfrm>
                    <a:prstGeom prst="rect">
                      <a:avLst/>
                    </a:prstGeom>
                  </pic:spPr>
                </pic:pic>
              </a:graphicData>
            </a:graphic>
          </wp:inline>
        </w:drawing>
      </w:r>
    </w:p>
    <w:p w14:paraId="3A96CD88" w14:textId="703F9C6D" w:rsidR="000023F2" w:rsidRDefault="000023F2" w:rsidP="000023F2">
      <w:pPr>
        <w:spacing w:line="276" w:lineRule="auto"/>
        <w:rPr>
          <w:rFonts w:ascii="Times New Roman" w:hAnsi="Times New Roman" w:cs="Times New Roman"/>
          <w:sz w:val="24"/>
          <w:szCs w:val="24"/>
          <w:lang w:val="en-US"/>
        </w:rPr>
        <w:sectPr w:rsidR="000023F2" w:rsidSect="000023F2">
          <w:pgSz w:w="16838" w:h="11906" w:orient="landscape"/>
          <w:pgMar w:top="851" w:right="720" w:bottom="720" w:left="720" w:header="708" w:footer="708" w:gutter="0"/>
          <w:cols w:num="2" w:space="172"/>
          <w:docGrid w:linePitch="360"/>
        </w:sectPr>
      </w:pPr>
    </w:p>
    <w:p w14:paraId="36674926" w14:textId="1C6B0AB1" w:rsidR="000023F2" w:rsidRDefault="000023F2" w:rsidP="000023F2">
      <w:pPr>
        <w:spacing w:line="480" w:lineRule="auto"/>
        <w:rPr>
          <w:rFonts w:ascii="Times New Roman" w:hAnsi="Times New Roman" w:cs="Times New Roman"/>
          <w:sz w:val="24"/>
          <w:szCs w:val="24"/>
          <w:lang w:val="en-US"/>
        </w:rPr>
      </w:pPr>
    </w:p>
    <w:p w14:paraId="5289017E" w14:textId="41A0E745" w:rsidR="007329CB" w:rsidRPr="0004764B" w:rsidRDefault="00A202A4"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Hereby, </w:t>
      </w:r>
      <w:proofErr w:type="spellStart"/>
      <w:r>
        <w:rPr>
          <w:rFonts w:ascii="Times New Roman" w:hAnsi="Times New Roman" w:cs="Times New Roman"/>
          <w:sz w:val="24"/>
          <w:szCs w:val="24"/>
          <w:lang w:val="en-US"/>
        </w:rPr>
        <w:t>miRs</w:t>
      </w:r>
      <w:proofErr w:type="spellEnd"/>
      <w:r>
        <w:rPr>
          <w:rFonts w:ascii="Times New Roman" w:hAnsi="Times New Roman" w:cs="Times New Roman"/>
          <w:sz w:val="24"/>
          <w:szCs w:val="24"/>
          <w:lang w:val="en-US"/>
        </w:rPr>
        <w:t xml:space="preserve"> that possess a FC-FC of -0.45 or lower are considered selectively</w:t>
      </w:r>
      <w:r w:rsidR="008D6192">
        <w:rPr>
          <w:rFonts w:ascii="Times New Roman" w:hAnsi="Times New Roman" w:cs="Times New Roman"/>
          <w:sz w:val="24"/>
          <w:szCs w:val="24"/>
          <w:lang w:val="en-US"/>
        </w:rPr>
        <w:t xml:space="preserve"> exported for this motif discovery</w:t>
      </w:r>
      <w:r w:rsidR="001C02BE">
        <w:rPr>
          <w:rFonts w:ascii="Times New Roman" w:hAnsi="Times New Roman" w:cs="Times New Roman"/>
          <w:sz w:val="24"/>
          <w:szCs w:val="24"/>
          <w:lang w:val="en-US"/>
        </w:rPr>
        <w:t xml:space="preserve">. 19 </w:t>
      </w:r>
      <w:proofErr w:type="spellStart"/>
      <w:r w:rsidR="001C02BE">
        <w:rPr>
          <w:rFonts w:ascii="Times New Roman" w:hAnsi="Times New Roman" w:cs="Times New Roman"/>
          <w:sz w:val="24"/>
          <w:szCs w:val="24"/>
          <w:lang w:val="en-US"/>
        </w:rPr>
        <w:t>miRs</w:t>
      </w:r>
      <w:proofErr w:type="spellEnd"/>
      <w:r w:rsidR="001C02BE">
        <w:rPr>
          <w:rFonts w:ascii="Times New Roman" w:hAnsi="Times New Roman" w:cs="Times New Roman"/>
          <w:sz w:val="24"/>
          <w:szCs w:val="24"/>
          <w:lang w:val="en-US"/>
        </w:rPr>
        <w:t xml:space="preserve"> fulfill this criteria. </w:t>
      </w:r>
    </w:p>
    <w:p w14:paraId="684260E3" w14:textId="42FDC4AA" w:rsidR="005D63E8" w:rsidRPr="0004764B" w:rsidRDefault="002744C9" w:rsidP="00394FA6">
      <w:pPr>
        <w:spacing w:line="480" w:lineRule="auto"/>
        <w:ind w:firstLine="142"/>
        <w:rPr>
          <w:rFonts w:ascii="Times New Roman" w:hAnsi="Times New Roman" w:cs="Times New Roman"/>
          <w:sz w:val="24"/>
          <w:szCs w:val="24"/>
          <w:lang w:val="en-US"/>
        </w:rPr>
      </w:pPr>
      <w:commentRangeStart w:id="42"/>
      <w:r w:rsidRPr="0004764B">
        <w:rPr>
          <w:rFonts w:ascii="Times New Roman" w:hAnsi="Times New Roman" w:cs="Times New Roman"/>
          <w:sz w:val="24"/>
          <w:szCs w:val="24"/>
          <w:lang w:val="en-US"/>
        </w:rPr>
        <w:t>Motif discovery</w:t>
      </w:r>
      <w:ins w:id="43" w:author="Microsoft account" w:date="2016-10-02T14:38:00Z">
        <w:r w:rsidR="00876D6A">
          <w:rPr>
            <w:rFonts w:ascii="Times New Roman" w:hAnsi="Times New Roman" w:cs="Times New Roman"/>
            <w:sz w:val="24"/>
            <w:szCs w:val="24"/>
            <w:lang w:val="en-US"/>
          </w:rPr>
          <w:t>, using the MEME algorithm,</w:t>
        </w:r>
      </w:ins>
      <w:r w:rsidRPr="0004764B">
        <w:rPr>
          <w:rFonts w:ascii="Times New Roman" w:hAnsi="Times New Roman" w:cs="Times New Roman"/>
          <w:sz w:val="24"/>
          <w:szCs w:val="24"/>
          <w:lang w:val="en-US"/>
        </w:rPr>
        <w:t xml:space="preserve"> was used to define stretches of RNA</w:t>
      </w:r>
      <w:r w:rsidR="00D269F5" w:rsidRPr="0004764B">
        <w:rPr>
          <w:rFonts w:ascii="Times New Roman" w:hAnsi="Times New Roman" w:cs="Times New Roman"/>
          <w:sz w:val="24"/>
          <w:szCs w:val="24"/>
          <w:lang w:val="en-US"/>
        </w:rPr>
        <w:t xml:space="preserve"> that are shared amongst the </w:t>
      </w:r>
      <w:r w:rsidRPr="0004764B">
        <w:rPr>
          <w:rFonts w:ascii="Times New Roman" w:hAnsi="Times New Roman" w:cs="Times New Roman"/>
          <w:sz w:val="24"/>
          <w:szCs w:val="24"/>
          <w:lang w:val="en-US"/>
        </w:rPr>
        <w:t xml:space="preserve">differentially exported miRNAs </w:t>
      </w:r>
      <w:r w:rsidR="00876D6A">
        <w:rPr>
          <w:rFonts w:ascii="Times New Roman" w:hAnsi="Times New Roman" w:cs="Times New Roman"/>
          <w:sz w:val="24"/>
          <w:szCs w:val="24"/>
          <w:lang w:val="en-US"/>
        </w:rPr>
        <w:t>which</w:t>
      </w:r>
      <w:r w:rsidRPr="0004764B">
        <w:rPr>
          <w:rFonts w:ascii="Times New Roman" w:hAnsi="Times New Roman" w:cs="Times New Roman"/>
          <w:sz w:val="24"/>
          <w:szCs w:val="24"/>
          <w:lang w:val="en-US"/>
        </w:rPr>
        <w:t xml:space="preserve"> would be targeted by the </w:t>
      </w:r>
      <w:proofErr w:type="spellStart"/>
      <w:r w:rsidRPr="0004764B">
        <w:rPr>
          <w:rFonts w:ascii="Times New Roman" w:hAnsi="Times New Roman" w:cs="Times New Roman"/>
          <w:sz w:val="24"/>
          <w:szCs w:val="24"/>
          <w:lang w:val="en-US"/>
        </w:rPr>
        <w:t>miR</w:t>
      </w:r>
      <w:proofErr w:type="spellEnd"/>
      <w:r w:rsidRPr="0004764B">
        <w:rPr>
          <w:rFonts w:ascii="Times New Roman" w:hAnsi="Times New Roman" w:cs="Times New Roman"/>
          <w:sz w:val="24"/>
          <w:szCs w:val="24"/>
          <w:lang w:val="en-US"/>
        </w:rPr>
        <w:t xml:space="preserve"> export protein.</w:t>
      </w:r>
      <w:r w:rsidR="00D269F5" w:rsidRPr="0004764B">
        <w:rPr>
          <w:rFonts w:ascii="Times New Roman" w:hAnsi="Times New Roman" w:cs="Times New Roman"/>
          <w:sz w:val="24"/>
          <w:szCs w:val="24"/>
          <w:lang w:val="en-US"/>
        </w:rPr>
        <w:t xml:space="preserve"> </w:t>
      </w:r>
      <w:commentRangeEnd w:id="42"/>
      <w:r w:rsidR="00983950">
        <w:rPr>
          <w:rStyle w:val="CommentReference"/>
        </w:rPr>
        <w:commentReference w:id="42"/>
      </w:r>
      <w:r w:rsidR="00D269F5" w:rsidRPr="0004764B">
        <w:rPr>
          <w:rFonts w:ascii="Times New Roman" w:hAnsi="Times New Roman" w:cs="Times New Roman"/>
          <w:sz w:val="24"/>
          <w:szCs w:val="24"/>
          <w:lang w:val="en-US"/>
        </w:rPr>
        <w:t xml:space="preserve">This analysis returned two distinct motifs that are enriched in the </w:t>
      </w:r>
      <w:proofErr w:type="spellStart"/>
      <w:r w:rsidR="00D269F5" w:rsidRPr="0004764B">
        <w:rPr>
          <w:rFonts w:ascii="Times New Roman" w:hAnsi="Times New Roman" w:cs="Times New Roman"/>
          <w:sz w:val="24"/>
          <w:szCs w:val="24"/>
          <w:lang w:val="en-US"/>
        </w:rPr>
        <w:t>miR</w:t>
      </w:r>
      <w:proofErr w:type="spellEnd"/>
      <w:r w:rsidR="00D269F5" w:rsidRPr="0004764B">
        <w:rPr>
          <w:rFonts w:ascii="Times New Roman" w:hAnsi="Times New Roman" w:cs="Times New Roman"/>
          <w:sz w:val="24"/>
          <w:szCs w:val="24"/>
          <w:lang w:val="en-US"/>
        </w:rPr>
        <w:t xml:space="preserve"> group that possess </w:t>
      </w:r>
      <w:r w:rsidRPr="0004764B">
        <w:rPr>
          <w:rFonts w:ascii="Times New Roman" w:hAnsi="Times New Roman" w:cs="Times New Roman"/>
          <w:sz w:val="24"/>
          <w:szCs w:val="24"/>
          <w:lang w:val="en-US"/>
        </w:rPr>
        <w:t>reduced</w:t>
      </w:r>
      <w:r w:rsidR="00D269F5" w:rsidRPr="0004764B">
        <w:rPr>
          <w:rFonts w:ascii="Times New Roman" w:hAnsi="Times New Roman" w:cs="Times New Roman"/>
          <w:sz w:val="24"/>
          <w:szCs w:val="24"/>
          <w:lang w:val="en-US"/>
        </w:rPr>
        <w:t xml:space="preserve"> export upon cavin-1 expression</w:t>
      </w:r>
      <w:r w:rsidR="006705E5">
        <w:rPr>
          <w:rFonts w:ascii="Times New Roman" w:hAnsi="Times New Roman" w:cs="Times New Roman"/>
          <w:sz w:val="24"/>
          <w:szCs w:val="24"/>
          <w:lang w:val="en-US"/>
        </w:rPr>
        <w:t xml:space="preserve"> (F</w:t>
      </w:r>
      <w:r w:rsidR="00002789">
        <w:rPr>
          <w:rFonts w:ascii="Times New Roman" w:hAnsi="Times New Roman" w:cs="Times New Roman"/>
          <w:sz w:val="24"/>
          <w:szCs w:val="24"/>
          <w:lang w:val="en-US"/>
        </w:rPr>
        <w:t>ig.3</w:t>
      </w:r>
      <w:r w:rsidRPr="0004764B">
        <w:rPr>
          <w:rFonts w:ascii="Times New Roman" w:hAnsi="Times New Roman" w:cs="Times New Roman"/>
          <w:sz w:val="24"/>
          <w:szCs w:val="24"/>
          <w:lang w:val="en-US"/>
        </w:rPr>
        <w:t>)</w:t>
      </w:r>
      <w:r w:rsidR="00D269F5" w:rsidRPr="0004764B">
        <w:rPr>
          <w:rFonts w:ascii="Times New Roman" w:hAnsi="Times New Roman" w:cs="Times New Roman"/>
          <w:sz w:val="24"/>
          <w:szCs w:val="24"/>
          <w:lang w:val="en-US"/>
        </w:rPr>
        <w:t>. These motifs</w:t>
      </w:r>
      <w:r w:rsidR="004734F8" w:rsidRPr="0004764B">
        <w:rPr>
          <w:rFonts w:ascii="Times New Roman" w:hAnsi="Times New Roman" w:cs="Times New Roman"/>
          <w:sz w:val="24"/>
          <w:szCs w:val="24"/>
          <w:lang w:val="en-US"/>
        </w:rPr>
        <w:t xml:space="preserve"> are present within 14 of the 19</w:t>
      </w:r>
      <w:r w:rsidR="00D269F5" w:rsidRPr="0004764B">
        <w:rPr>
          <w:rFonts w:ascii="Times New Roman" w:hAnsi="Times New Roman" w:cs="Times New Roman"/>
          <w:sz w:val="24"/>
          <w:szCs w:val="24"/>
          <w:lang w:val="en-US"/>
        </w:rPr>
        <w:t xml:space="preserve"> </w:t>
      </w:r>
      <w:proofErr w:type="spellStart"/>
      <w:r w:rsidR="00D269F5" w:rsidRPr="0004764B">
        <w:rPr>
          <w:rFonts w:ascii="Times New Roman" w:hAnsi="Times New Roman" w:cs="Times New Roman"/>
          <w:sz w:val="24"/>
          <w:szCs w:val="24"/>
          <w:lang w:val="en-US"/>
        </w:rPr>
        <w:t>miRs</w:t>
      </w:r>
      <w:proofErr w:type="spellEnd"/>
      <w:r w:rsidR="00D269F5" w:rsidRPr="0004764B">
        <w:rPr>
          <w:rFonts w:ascii="Times New Roman" w:hAnsi="Times New Roman" w:cs="Times New Roman"/>
          <w:sz w:val="24"/>
          <w:szCs w:val="24"/>
          <w:lang w:val="en-US"/>
        </w:rPr>
        <w:t xml:space="preserve"> within this </w:t>
      </w:r>
      <w:r w:rsidR="00D269F5" w:rsidRPr="00002789">
        <w:rPr>
          <w:rFonts w:ascii="Times New Roman" w:hAnsi="Times New Roman" w:cs="Times New Roman"/>
          <w:sz w:val="24"/>
          <w:szCs w:val="24"/>
          <w:lang w:val="en-US"/>
        </w:rPr>
        <w:t>group with</w:t>
      </w:r>
      <w:r w:rsidR="00201C2E">
        <w:rPr>
          <w:rFonts w:ascii="Times New Roman" w:hAnsi="Times New Roman" w:cs="Times New Roman"/>
          <w:sz w:val="24"/>
          <w:szCs w:val="24"/>
          <w:lang w:val="en-US"/>
        </w:rPr>
        <w:t xml:space="preserve"> no</w:t>
      </w:r>
      <w:r w:rsidR="00D269F5" w:rsidRPr="00002789">
        <w:rPr>
          <w:rFonts w:ascii="Times New Roman" w:hAnsi="Times New Roman" w:cs="Times New Roman"/>
          <w:sz w:val="24"/>
          <w:szCs w:val="24"/>
          <w:lang w:val="en-US"/>
        </w:rPr>
        <w:t xml:space="preserve"> hits in the non-differentially exported </w:t>
      </w:r>
      <w:proofErr w:type="spellStart"/>
      <w:r w:rsidR="00D269F5" w:rsidRPr="00002789">
        <w:rPr>
          <w:rFonts w:ascii="Times New Roman" w:hAnsi="Times New Roman" w:cs="Times New Roman"/>
          <w:sz w:val="24"/>
          <w:szCs w:val="24"/>
          <w:lang w:val="en-US"/>
        </w:rPr>
        <w:t>miR</w:t>
      </w:r>
      <w:proofErr w:type="spellEnd"/>
      <w:r w:rsidR="00D269F5" w:rsidRPr="00002789">
        <w:rPr>
          <w:rFonts w:ascii="Times New Roman" w:hAnsi="Times New Roman" w:cs="Times New Roman"/>
          <w:sz w:val="24"/>
          <w:szCs w:val="24"/>
          <w:lang w:val="en-US"/>
        </w:rPr>
        <w:t xml:space="preserve"> group. This </w:t>
      </w:r>
      <w:r w:rsidR="0047413B" w:rsidRPr="00002789">
        <w:rPr>
          <w:rFonts w:ascii="Times New Roman" w:hAnsi="Times New Roman" w:cs="Times New Roman"/>
          <w:sz w:val="24"/>
          <w:szCs w:val="24"/>
          <w:lang w:val="en-US"/>
        </w:rPr>
        <w:t>indicates</w:t>
      </w:r>
      <w:r w:rsidR="00D269F5" w:rsidRPr="00002789">
        <w:rPr>
          <w:rFonts w:ascii="Times New Roman" w:hAnsi="Times New Roman" w:cs="Times New Roman"/>
          <w:sz w:val="24"/>
          <w:szCs w:val="24"/>
          <w:lang w:val="en-US"/>
        </w:rPr>
        <w:t xml:space="preserve"> potential binding sites </w:t>
      </w:r>
      <w:r w:rsidR="00B57D19" w:rsidRPr="00002789">
        <w:rPr>
          <w:rFonts w:ascii="Times New Roman" w:hAnsi="Times New Roman" w:cs="Times New Roman"/>
          <w:sz w:val="24"/>
          <w:szCs w:val="24"/>
          <w:lang w:val="en-US"/>
        </w:rPr>
        <w:t xml:space="preserve">the export protein may be able to bind to evoke specificity and selectivity of the targets. </w:t>
      </w:r>
      <w:r w:rsidR="00D269F5" w:rsidRPr="00002789">
        <w:rPr>
          <w:rFonts w:ascii="Times New Roman" w:hAnsi="Times New Roman" w:cs="Times New Roman"/>
          <w:sz w:val="24"/>
          <w:szCs w:val="24"/>
          <w:lang w:val="en-US"/>
        </w:rPr>
        <w:t xml:space="preserve"> </w:t>
      </w:r>
    </w:p>
    <w:p w14:paraId="6140AD9E" w14:textId="39E74BD5" w:rsidR="00D269F5" w:rsidRPr="0004764B" w:rsidRDefault="00D269F5" w:rsidP="0004764B">
      <w:pPr>
        <w:pStyle w:val="Heading2"/>
        <w:spacing w:line="480" w:lineRule="auto"/>
        <w:rPr>
          <w:rFonts w:ascii="Times New Roman" w:hAnsi="Times New Roman" w:cs="Times New Roman"/>
          <w:lang w:val="en-US"/>
        </w:rPr>
      </w:pPr>
      <w:r w:rsidRPr="0004764B">
        <w:rPr>
          <w:rFonts w:ascii="Times New Roman" w:hAnsi="Times New Roman" w:cs="Times New Roman"/>
          <w:lang w:val="en-US"/>
        </w:rPr>
        <w:t xml:space="preserve">Candidate proteins are present in </w:t>
      </w:r>
      <w:r w:rsidR="00F05205">
        <w:rPr>
          <w:rFonts w:ascii="Times New Roman" w:hAnsi="Times New Roman" w:cs="Times New Roman"/>
          <w:lang w:val="en-US"/>
        </w:rPr>
        <w:t>EVs</w:t>
      </w:r>
      <w:r w:rsidRPr="0004764B">
        <w:rPr>
          <w:rFonts w:ascii="Times New Roman" w:hAnsi="Times New Roman" w:cs="Times New Roman"/>
          <w:lang w:val="en-US"/>
        </w:rPr>
        <w:t xml:space="preserve"> with RNA binding ability. </w:t>
      </w:r>
    </w:p>
    <w:p w14:paraId="095179B7" w14:textId="674BC0D0" w:rsidR="00D269F5" w:rsidRPr="0004764B" w:rsidRDefault="00FC3A7C" w:rsidP="00716E22">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To identify </w:t>
      </w:r>
      <w:r w:rsidR="0047413B">
        <w:rPr>
          <w:rFonts w:ascii="Times New Roman" w:hAnsi="Times New Roman" w:cs="Times New Roman"/>
          <w:sz w:val="24"/>
          <w:szCs w:val="24"/>
          <w:lang w:val="en-US"/>
        </w:rPr>
        <w:t xml:space="preserve">candidate </w:t>
      </w:r>
      <w:r w:rsidRPr="0004764B">
        <w:rPr>
          <w:rFonts w:ascii="Times New Roman" w:hAnsi="Times New Roman" w:cs="Times New Roman"/>
          <w:sz w:val="24"/>
          <w:szCs w:val="24"/>
          <w:lang w:val="en-US"/>
        </w:rPr>
        <w:t xml:space="preserve">proteins that </w:t>
      </w:r>
      <w:r w:rsidR="00C547B4" w:rsidRPr="0004764B">
        <w:rPr>
          <w:rFonts w:ascii="Times New Roman" w:hAnsi="Times New Roman" w:cs="Times New Roman"/>
          <w:sz w:val="24"/>
          <w:szCs w:val="24"/>
          <w:lang w:val="en-US"/>
        </w:rPr>
        <w:t xml:space="preserve">could </w:t>
      </w:r>
      <w:r w:rsidRPr="0004764B">
        <w:rPr>
          <w:rFonts w:ascii="Times New Roman" w:hAnsi="Times New Roman" w:cs="Times New Roman"/>
          <w:sz w:val="24"/>
          <w:szCs w:val="24"/>
          <w:lang w:val="en-US"/>
        </w:rPr>
        <w:t>mediate</w:t>
      </w:r>
      <w:r w:rsidR="00C547B4" w:rsidRPr="0004764B">
        <w:rPr>
          <w:rFonts w:ascii="Times New Roman" w:hAnsi="Times New Roman" w:cs="Times New Roman"/>
          <w:sz w:val="24"/>
          <w:szCs w:val="24"/>
          <w:lang w:val="en-US"/>
        </w:rPr>
        <w:t xml:space="preserve"> this</w:t>
      </w:r>
      <w:r w:rsidRPr="0004764B">
        <w:rPr>
          <w:rFonts w:ascii="Times New Roman" w:hAnsi="Times New Roman" w:cs="Times New Roman"/>
          <w:sz w:val="24"/>
          <w:szCs w:val="24"/>
          <w:lang w:val="en-US"/>
        </w:rPr>
        <w:t xml:space="preserve"> </w:t>
      </w:r>
      <w:r w:rsidR="00C547B4" w:rsidRPr="0004764B">
        <w:rPr>
          <w:rFonts w:ascii="Times New Roman" w:hAnsi="Times New Roman" w:cs="Times New Roman"/>
          <w:sz w:val="24"/>
          <w:szCs w:val="24"/>
          <w:lang w:val="en-US"/>
        </w:rPr>
        <w:t xml:space="preserve">selective </w:t>
      </w:r>
      <w:proofErr w:type="spellStart"/>
      <w:r w:rsidRPr="0004764B">
        <w:rPr>
          <w:rFonts w:ascii="Times New Roman" w:hAnsi="Times New Roman" w:cs="Times New Roman"/>
          <w:sz w:val="24"/>
          <w:szCs w:val="24"/>
          <w:lang w:val="en-US"/>
        </w:rPr>
        <w:t>miR</w:t>
      </w:r>
      <w:proofErr w:type="spellEnd"/>
      <w:r w:rsidR="00C547B4" w:rsidRPr="0004764B">
        <w:rPr>
          <w:rFonts w:ascii="Times New Roman" w:hAnsi="Times New Roman" w:cs="Times New Roman"/>
          <w:sz w:val="24"/>
          <w:szCs w:val="24"/>
          <w:lang w:val="en-US"/>
        </w:rPr>
        <w:t xml:space="preserve"> export, EV</w:t>
      </w:r>
      <w:r w:rsidR="00D269F5" w:rsidRPr="0004764B">
        <w:rPr>
          <w:rFonts w:ascii="Times New Roman" w:hAnsi="Times New Roman" w:cs="Times New Roman"/>
          <w:sz w:val="24"/>
          <w:szCs w:val="24"/>
          <w:lang w:val="en-US"/>
        </w:rPr>
        <w:t xml:space="preserve"> p</w:t>
      </w:r>
      <w:r w:rsidRPr="0004764B">
        <w:rPr>
          <w:rFonts w:ascii="Times New Roman" w:hAnsi="Times New Roman" w:cs="Times New Roman"/>
          <w:sz w:val="24"/>
          <w:szCs w:val="24"/>
          <w:lang w:val="en-US"/>
        </w:rPr>
        <w:t>rotein</w:t>
      </w:r>
      <w:r w:rsidR="00D269F5" w:rsidRPr="0004764B">
        <w:rPr>
          <w:rFonts w:ascii="Times New Roman" w:hAnsi="Times New Roman" w:cs="Times New Roman"/>
          <w:sz w:val="24"/>
          <w:szCs w:val="24"/>
          <w:lang w:val="en-US"/>
        </w:rPr>
        <w:t xml:space="preserve"> content was assessed for </w:t>
      </w:r>
      <w:r w:rsidR="005A7E5F">
        <w:rPr>
          <w:rFonts w:ascii="Times New Roman" w:hAnsi="Times New Roman" w:cs="Times New Roman"/>
          <w:sz w:val="24"/>
          <w:szCs w:val="24"/>
          <w:lang w:val="en-US"/>
        </w:rPr>
        <w:t xml:space="preserve">(1) </w:t>
      </w:r>
      <w:r w:rsidR="00C547B4" w:rsidRPr="0004764B">
        <w:rPr>
          <w:rFonts w:ascii="Times New Roman" w:hAnsi="Times New Roman" w:cs="Times New Roman"/>
          <w:sz w:val="24"/>
          <w:szCs w:val="24"/>
          <w:lang w:val="en-US"/>
        </w:rPr>
        <w:t xml:space="preserve">differential export upon cavin-1 expression and </w:t>
      </w:r>
      <w:r w:rsidR="005A7E5F">
        <w:rPr>
          <w:rFonts w:ascii="Times New Roman" w:hAnsi="Times New Roman" w:cs="Times New Roman"/>
          <w:sz w:val="24"/>
          <w:szCs w:val="24"/>
          <w:lang w:val="en-US"/>
        </w:rPr>
        <w:t xml:space="preserve">(2) </w:t>
      </w:r>
      <w:r w:rsidR="00C547B4" w:rsidRPr="0004764B">
        <w:rPr>
          <w:rFonts w:ascii="Times New Roman" w:hAnsi="Times New Roman" w:cs="Times New Roman"/>
          <w:sz w:val="24"/>
          <w:szCs w:val="24"/>
          <w:lang w:val="en-US"/>
        </w:rPr>
        <w:t>RNA-binding ability</w:t>
      </w:r>
      <w:r w:rsidR="00D269F5"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The analysis used a p</w:t>
      </w:r>
      <w:r w:rsidR="00C547B4" w:rsidRPr="0004764B">
        <w:rPr>
          <w:rFonts w:ascii="Times New Roman" w:hAnsi="Times New Roman" w:cs="Times New Roman"/>
          <w:sz w:val="24"/>
          <w:szCs w:val="24"/>
          <w:lang w:val="en-US"/>
        </w:rPr>
        <w:t xml:space="preserve">reviously published </w:t>
      </w:r>
      <w:r w:rsidR="005A7E5F">
        <w:rPr>
          <w:rFonts w:ascii="Times New Roman" w:hAnsi="Times New Roman" w:cs="Times New Roman"/>
          <w:sz w:val="24"/>
          <w:szCs w:val="24"/>
          <w:lang w:val="en-US"/>
        </w:rPr>
        <w:t xml:space="preserve">quantitative </w:t>
      </w:r>
      <w:r w:rsidR="00C547B4" w:rsidRPr="0004764B">
        <w:rPr>
          <w:rFonts w:ascii="Times New Roman" w:hAnsi="Times New Roman" w:cs="Times New Roman"/>
          <w:sz w:val="24"/>
          <w:szCs w:val="24"/>
          <w:lang w:val="en-US"/>
        </w:rPr>
        <w:t>proteomic data</w:t>
      </w:r>
      <w:r w:rsidR="005A7E5F">
        <w:rPr>
          <w:rFonts w:ascii="Times New Roman" w:hAnsi="Times New Roman" w:cs="Times New Roman"/>
          <w:sz w:val="24"/>
          <w:szCs w:val="24"/>
          <w:lang w:val="en-US"/>
        </w:rPr>
        <w:t xml:space="preserve">set </w:t>
      </w:r>
      <w:r w:rsidR="005A7E5F" w:rsidRPr="006E73A2">
        <w:rPr>
          <w:rFonts w:ascii="Times New Roman" w:hAnsi="Times New Roman" w:cs="Times New Roman"/>
          <w:color w:val="FF0000"/>
          <w:sz w:val="24"/>
          <w:szCs w:val="24"/>
          <w:lang w:val="en-US"/>
          <w:rPrChange w:id="44" w:author="Harley Robinson " w:date="2016-09-29T11:45:00Z">
            <w:rPr>
              <w:rFonts w:ascii="Times New Roman" w:hAnsi="Times New Roman" w:cs="Times New Roman"/>
              <w:sz w:val="24"/>
              <w:szCs w:val="24"/>
              <w:lang w:val="en-US"/>
            </w:rPr>
          </w:rPrChange>
        </w:rPr>
        <w:t>(REF</w:t>
      </w:r>
      <w:r w:rsidR="005A7E5F">
        <w:rPr>
          <w:rFonts w:ascii="Times New Roman" w:hAnsi="Times New Roman" w:cs="Times New Roman"/>
          <w:sz w:val="24"/>
          <w:szCs w:val="24"/>
          <w:lang w:val="en-US"/>
        </w:rPr>
        <w:t xml:space="preserve">). </w:t>
      </w:r>
      <w:r w:rsidR="00C547B4"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A</w:t>
      </w:r>
      <w:r w:rsidR="000643A5" w:rsidRPr="0004764B">
        <w:rPr>
          <w:rFonts w:ascii="Times New Roman" w:hAnsi="Times New Roman" w:cs="Times New Roman"/>
          <w:sz w:val="24"/>
          <w:szCs w:val="24"/>
          <w:lang w:val="en-US"/>
        </w:rPr>
        <w:t xml:space="preserve"> total of 120 </w:t>
      </w:r>
      <w:r w:rsidR="005A7E5F">
        <w:rPr>
          <w:rFonts w:ascii="Times New Roman" w:hAnsi="Times New Roman" w:cs="Times New Roman"/>
          <w:sz w:val="24"/>
          <w:szCs w:val="24"/>
          <w:lang w:val="en-US"/>
        </w:rPr>
        <w:t xml:space="preserve">EV proteins were </w:t>
      </w:r>
      <w:r w:rsidR="000643A5" w:rsidRPr="0004764B">
        <w:rPr>
          <w:rFonts w:ascii="Times New Roman" w:hAnsi="Times New Roman" w:cs="Times New Roman"/>
          <w:sz w:val="24"/>
          <w:szCs w:val="24"/>
          <w:lang w:val="en-US"/>
        </w:rPr>
        <w:t xml:space="preserve">differentially exported </w:t>
      </w:r>
      <w:r w:rsidR="005A7E5F">
        <w:rPr>
          <w:rFonts w:ascii="Times New Roman" w:hAnsi="Times New Roman" w:cs="Times New Roman"/>
          <w:sz w:val="24"/>
          <w:szCs w:val="24"/>
          <w:lang w:val="en-US"/>
        </w:rPr>
        <w:t>upon cavin-1 expression</w:t>
      </w:r>
      <w:r w:rsidR="00704850" w:rsidRPr="0004764B">
        <w:rPr>
          <w:rFonts w:ascii="Times New Roman" w:hAnsi="Times New Roman" w:cs="Times New Roman"/>
          <w:sz w:val="24"/>
          <w:szCs w:val="24"/>
          <w:lang w:val="en-US"/>
        </w:rPr>
        <w:t xml:space="preserve"> </w:t>
      </w:r>
      <w:r w:rsidR="00841A4D">
        <w:rPr>
          <w:rFonts w:ascii="Times New Roman" w:hAnsi="Times New Roman" w:cs="Times New Roman"/>
          <w:sz w:val="24"/>
          <w:szCs w:val="24"/>
          <w:lang w:val="en-US"/>
        </w:rPr>
        <w:t>(Fig.4)</w:t>
      </w:r>
      <w:r w:rsidR="00C547B4"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 xml:space="preserve">Since miRNAs of interest were down-regulated by cavin-1, the 109 down-regulated proteins were selected for </w:t>
      </w:r>
      <w:r w:rsidR="006D430D" w:rsidRPr="0004764B">
        <w:rPr>
          <w:rFonts w:ascii="Times New Roman" w:hAnsi="Times New Roman" w:cs="Times New Roman"/>
          <w:sz w:val="24"/>
          <w:szCs w:val="24"/>
          <w:lang w:val="en-US"/>
        </w:rPr>
        <w:t xml:space="preserve">further GO </w:t>
      </w:r>
      <w:r w:rsidR="000E4402" w:rsidRPr="0004764B">
        <w:rPr>
          <w:rFonts w:ascii="Times New Roman" w:hAnsi="Times New Roman" w:cs="Times New Roman"/>
          <w:sz w:val="24"/>
          <w:szCs w:val="24"/>
          <w:lang w:val="en-US"/>
        </w:rPr>
        <w:t>analysis to determine whether these proteins had previously reported RN</w:t>
      </w:r>
      <w:r w:rsidR="00EE7C8F" w:rsidRPr="0004764B">
        <w:rPr>
          <w:rFonts w:ascii="Times New Roman" w:hAnsi="Times New Roman" w:cs="Times New Roman"/>
          <w:sz w:val="24"/>
          <w:szCs w:val="24"/>
          <w:lang w:val="en-US"/>
        </w:rPr>
        <w:t>A</w:t>
      </w:r>
      <w:r w:rsidR="000E4402" w:rsidRPr="0004764B">
        <w:rPr>
          <w:rFonts w:ascii="Times New Roman" w:hAnsi="Times New Roman" w:cs="Times New Roman"/>
          <w:sz w:val="24"/>
          <w:szCs w:val="24"/>
          <w:lang w:val="en-US"/>
        </w:rPr>
        <w:t>-binding capacities</w:t>
      </w:r>
      <w:r w:rsidR="006D430D" w:rsidRPr="0004764B">
        <w:rPr>
          <w:rFonts w:ascii="Times New Roman" w:hAnsi="Times New Roman" w:cs="Times New Roman"/>
          <w:sz w:val="24"/>
          <w:szCs w:val="24"/>
          <w:lang w:val="en-US"/>
        </w:rPr>
        <w:t>.</w:t>
      </w:r>
      <w:r w:rsidR="000E4402" w:rsidRPr="0004764B">
        <w:rPr>
          <w:rFonts w:ascii="Times New Roman" w:hAnsi="Times New Roman" w:cs="Times New Roman"/>
          <w:sz w:val="24"/>
          <w:szCs w:val="24"/>
          <w:lang w:val="en-US"/>
        </w:rPr>
        <w:t xml:space="preserve"> Together, this yields a total of 5 </w:t>
      </w:r>
      <w:r w:rsidR="00EE7C8F" w:rsidRPr="0004764B">
        <w:rPr>
          <w:rFonts w:ascii="Times New Roman" w:hAnsi="Times New Roman" w:cs="Times New Roman"/>
          <w:sz w:val="24"/>
          <w:szCs w:val="24"/>
          <w:lang w:val="en-US"/>
        </w:rPr>
        <w:t xml:space="preserve">differentially exported </w:t>
      </w:r>
      <w:r w:rsidR="000E4402" w:rsidRPr="0004764B">
        <w:rPr>
          <w:rFonts w:ascii="Times New Roman" w:hAnsi="Times New Roman" w:cs="Times New Roman"/>
          <w:sz w:val="24"/>
          <w:szCs w:val="24"/>
          <w:lang w:val="en-US"/>
        </w:rPr>
        <w:t>RNA-bind</w:t>
      </w:r>
      <w:r w:rsidR="00EE7C8F" w:rsidRPr="0004764B">
        <w:rPr>
          <w:rFonts w:ascii="Times New Roman" w:hAnsi="Times New Roman" w:cs="Times New Roman"/>
          <w:sz w:val="24"/>
          <w:szCs w:val="24"/>
          <w:lang w:val="en-US"/>
        </w:rPr>
        <w:t>ing proteins</w:t>
      </w:r>
      <w:r w:rsidR="006E73A2">
        <w:rPr>
          <w:rFonts w:ascii="Times New Roman" w:hAnsi="Times New Roman" w:cs="Times New Roman"/>
          <w:sz w:val="24"/>
          <w:szCs w:val="24"/>
          <w:lang w:val="en-US"/>
        </w:rPr>
        <w:t>:</w:t>
      </w:r>
      <w:r w:rsidR="005A7E5F">
        <w:rPr>
          <w:rFonts w:ascii="Times New Roman" w:hAnsi="Times New Roman" w:cs="Times New Roman"/>
          <w:sz w:val="24"/>
          <w:szCs w:val="24"/>
          <w:lang w:val="en-US"/>
        </w:rPr>
        <w:t xml:space="preserve"> </w:t>
      </w:r>
      <w:r w:rsidR="006E73A2">
        <w:rPr>
          <w:rFonts w:ascii="Times New Roman" w:hAnsi="Times New Roman" w:cs="Times New Roman"/>
          <w:sz w:val="24"/>
          <w:szCs w:val="24"/>
          <w:lang w:val="en-US"/>
        </w:rPr>
        <w:t xml:space="preserve">FUS, </w:t>
      </w:r>
      <w:proofErr w:type="spellStart"/>
      <w:r w:rsidR="006E73A2">
        <w:rPr>
          <w:rFonts w:ascii="Times New Roman" w:hAnsi="Times New Roman" w:cs="Times New Roman"/>
          <w:sz w:val="24"/>
          <w:szCs w:val="24"/>
          <w:lang w:val="en-US"/>
        </w:rPr>
        <w:t>hnRNPK</w:t>
      </w:r>
      <w:proofErr w:type="spellEnd"/>
      <w:r w:rsidR="006E73A2">
        <w:rPr>
          <w:rFonts w:ascii="Times New Roman" w:hAnsi="Times New Roman" w:cs="Times New Roman"/>
          <w:sz w:val="24"/>
          <w:szCs w:val="24"/>
          <w:lang w:val="en-US"/>
        </w:rPr>
        <w:t>, snRPD3, HSP90B1 and ILF2.</w:t>
      </w:r>
      <w:r w:rsidR="00A35B80">
        <w:rPr>
          <w:rFonts w:ascii="Times New Roman" w:hAnsi="Times New Roman" w:cs="Times New Roman"/>
          <w:sz w:val="24"/>
          <w:szCs w:val="24"/>
          <w:lang w:val="en-US"/>
        </w:rPr>
        <w:t xml:space="preserve"> As members of the </w:t>
      </w:r>
      <w:proofErr w:type="spellStart"/>
      <w:r w:rsidR="00A35B80">
        <w:rPr>
          <w:rFonts w:ascii="Times New Roman" w:hAnsi="Times New Roman" w:cs="Times New Roman"/>
          <w:sz w:val="24"/>
          <w:szCs w:val="24"/>
          <w:lang w:val="en-US"/>
        </w:rPr>
        <w:t>hnRNP</w:t>
      </w:r>
      <w:proofErr w:type="spellEnd"/>
      <w:r w:rsidR="00A35B80">
        <w:rPr>
          <w:rFonts w:ascii="Times New Roman" w:hAnsi="Times New Roman" w:cs="Times New Roman"/>
          <w:sz w:val="24"/>
          <w:szCs w:val="24"/>
          <w:lang w:val="en-US"/>
        </w:rPr>
        <w:t xml:space="preserve"> protein family had previously been implemented in miRNA export, focus was shifted to </w:t>
      </w:r>
      <w:proofErr w:type="spellStart"/>
      <w:r w:rsidR="00A35B80">
        <w:rPr>
          <w:rFonts w:ascii="Times New Roman" w:hAnsi="Times New Roman" w:cs="Times New Roman"/>
          <w:sz w:val="24"/>
          <w:szCs w:val="24"/>
          <w:lang w:val="en-US"/>
        </w:rPr>
        <w:t>hnRNPK</w:t>
      </w:r>
      <w:proofErr w:type="spellEnd"/>
      <w:r w:rsidR="00A35B80">
        <w:rPr>
          <w:rFonts w:ascii="Times New Roman" w:hAnsi="Times New Roman" w:cs="Times New Roman"/>
          <w:sz w:val="24"/>
          <w:szCs w:val="24"/>
          <w:lang w:val="en-US"/>
        </w:rPr>
        <w:t xml:space="preserve"> and FUS (also known as hnRNPP2).</w:t>
      </w:r>
      <w:r w:rsidR="001B23BC" w:rsidRPr="0004764B">
        <w:rPr>
          <w:rFonts w:ascii="Times New Roman" w:hAnsi="Times New Roman" w:cs="Times New Roman"/>
          <w:sz w:val="24"/>
          <w:szCs w:val="24"/>
          <w:lang w:val="en-US"/>
        </w:rPr>
        <w:t xml:space="preserve"> Interestingly, further investigation into the RNA binding specificity of </w:t>
      </w:r>
      <w:proofErr w:type="spellStart"/>
      <w:r w:rsidR="001B23BC" w:rsidRPr="0004764B">
        <w:rPr>
          <w:rFonts w:ascii="Times New Roman" w:hAnsi="Times New Roman" w:cs="Times New Roman"/>
          <w:sz w:val="24"/>
          <w:szCs w:val="24"/>
          <w:lang w:val="en-US"/>
        </w:rPr>
        <w:t>hnRNPK</w:t>
      </w:r>
      <w:proofErr w:type="spellEnd"/>
      <w:r w:rsidR="001B23BC" w:rsidRPr="0004764B">
        <w:rPr>
          <w:rFonts w:ascii="Times New Roman" w:hAnsi="Times New Roman" w:cs="Times New Roman"/>
          <w:sz w:val="24"/>
          <w:szCs w:val="24"/>
          <w:lang w:val="en-US"/>
        </w:rPr>
        <w:t xml:space="preserve"> revealed</w:t>
      </w:r>
      <w:r w:rsidR="00F56074" w:rsidRPr="0004764B">
        <w:rPr>
          <w:rFonts w:ascii="Times New Roman" w:hAnsi="Times New Roman" w:cs="Times New Roman"/>
          <w:sz w:val="24"/>
          <w:szCs w:val="24"/>
          <w:lang w:val="en-US"/>
        </w:rPr>
        <w:t>,</w:t>
      </w:r>
      <w:r w:rsidR="001B23BC" w:rsidRPr="0004764B">
        <w:rPr>
          <w:rFonts w:ascii="Times New Roman" w:hAnsi="Times New Roman" w:cs="Times New Roman"/>
          <w:sz w:val="24"/>
          <w:szCs w:val="24"/>
          <w:lang w:val="en-US"/>
        </w:rPr>
        <w:t xml:space="preserve"> through mutagenesis assays, i</w:t>
      </w:r>
      <w:r w:rsidR="00B62C7D" w:rsidRPr="0004764B">
        <w:rPr>
          <w:rFonts w:ascii="Times New Roman" w:hAnsi="Times New Roman" w:cs="Times New Roman"/>
          <w:sz w:val="24"/>
          <w:szCs w:val="24"/>
          <w:lang w:val="en-US"/>
        </w:rPr>
        <w:t>ts affinity to bind to sequence</w:t>
      </w:r>
      <w:r w:rsidR="001B23BC" w:rsidRPr="0004764B">
        <w:rPr>
          <w:rFonts w:ascii="Times New Roman" w:hAnsi="Times New Roman" w:cs="Times New Roman"/>
          <w:sz w:val="24"/>
          <w:szCs w:val="24"/>
          <w:lang w:val="en-US"/>
        </w:rPr>
        <w:t xml:space="preserve"> </w:t>
      </w:r>
      <w:r w:rsidR="00B62C7D" w:rsidRPr="0004764B">
        <w:rPr>
          <w:rFonts w:ascii="Times New Roman" w:hAnsi="Times New Roman" w:cs="Times New Roman"/>
          <w:sz w:val="24"/>
          <w:szCs w:val="24"/>
          <w:lang w:val="en-US"/>
        </w:rPr>
        <w:t>AGUGU</w:t>
      </w:r>
      <w:r w:rsidR="00D10ABE" w:rsidRPr="0004764B">
        <w:rPr>
          <w:rFonts w:ascii="Times New Roman" w:hAnsi="Times New Roman" w:cs="Times New Roman"/>
          <w:sz w:val="24"/>
          <w:szCs w:val="24"/>
          <w:lang w:val="en-US"/>
        </w:rPr>
        <w:t>G</w:t>
      </w:r>
      <w:r w:rsidR="0047413B">
        <w:rPr>
          <w:rFonts w:ascii="Times New Roman" w:hAnsi="Times New Roman" w:cs="Times New Roman"/>
          <w:sz w:val="24"/>
          <w:szCs w:val="24"/>
          <w:lang w:val="en-US"/>
        </w:rPr>
        <w:t xml:space="preserve"> in miR-122</w:t>
      </w:r>
      <w:ins w:id="45" w:author="Michelle Hill" w:date="2016-09-26T22:52:00Z">
        <w:r w:rsidR="005A7E5F">
          <w:rPr>
            <w:rFonts w:ascii="Times New Roman" w:hAnsi="Times New Roman" w:cs="Times New Roman"/>
            <w:sz w:val="24"/>
            <w:szCs w:val="24"/>
            <w:lang w:val="en-US"/>
          </w:rPr>
          <w:t xml:space="preserve"> (REF)</w:t>
        </w:r>
      </w:ins>
      <w:r w:rsidR="001B23BC" w:rsidRPr="0004764B">
        <w:rPr>
          <w:rFonts w:ascii="Times New Roman" w:hAnsi="Times New Roman" w:cs="Times New Roman"/>
          <w:sz w:val="24"/>
          <w:szCs w:val="24"/>
          <w:lang w:val="en-US"/>
        </w:rPr>
        <w:t>.</w:t>
      </w:r>
      <w:r w:rsidR="00D269F5" w:rsidRPr="0004764B">
        <w:rPr>
          <w:rFonts w:ascii="Times New Roman" w:hAnsi="Times New Roman" w:cs="Times New Roman"/>
          <w:sz w:val="24"/>
          <w:szCs w:val="24"/>
          <w:lang w:val="en-US"/>
        </w:rPr>
        <w:t xml:space="preserve"> </w:t>
      </w:r>
      <w:r w:rsidR="00035CC2" w:rsidRPr="0004764B">
        <w:rPr>
          <w:rFonts w:ascii="Times New Roman" w:hAnsi="Times New Roman" w:cs="Times New Roman"/>
          <w:sz w:val="24"/>
          <w:szCs w:val="24"/>
          <w:lang w:val="en-US"/>
        </w:rPr>
        <w:t>Upon comparison to th</w:t>
      </w:r>
      <w:r w:rsidR="00B62C7D" w:rsidRPr="0004764B">
        <w:rPr>
          <w:rFonts w:ascii="Times New Roman" w:hAnsi="Times New Roman" w:cs="Times New Roman"/>
          <w:sz w:val="24"/>
          <w:szCs w:val="24"/>
          <w:lang w:val="en-US"/>
        </w:rPr>
        <w:t xml:space="preserve">e known </w:t>
      </w:r>
      <w:r w:rsidR="00841A4D" w:rsidRPr="0004764B">
        <w:rPr>
          <w:rFonts w:ascii="Times New Roman" w:hAnsi="Times New Roman" w:cs="Times New Roman"/>
          <w:sz w:val="24"/>
          <w:szCs w:val="24"/>
          <w:lang w:val="en-US"/>
        </w:rPr>
        <w:t>motif</w:t>
      </w:r>
      <w:r w:rsidR="00841A4D">
        <w:rPr>
          <w:rFonts w:ascii="Times New Roman" w:hAnsi="Times New Roman" w:cs="Times New Roman"/>
          <w:sz w:val="24"/>
          <w:szCs w:val="24"/>
          <w:lang w:val="en-US"/>
        </w:rPr>
        <w:t>,</w:t>
      </w:r>
      <w:r w:rsidR="00B62C7D" w:rsidRPr="0004764B">
        <w:rPr>
          <w:rFonts w:ascii="Times New Roman" w:hAnsi="Times New Roman" w:cs="Times New Roman"/>
          <w:sz w:val="24"/>
          <w:szCs w:val="24"/>
          <w:lang w:val="en-US"/>
        </w:rPr>
        <w:t xml:space="preserve"> using the FIMO</w:t>
      </w:r>
      <w:r w:rsidR="00035CC2" w:rsidRPr="0004764B">
        <w:rPr>
          <w:rFonts w:ascii="Times New Roman" w:hAnsi="Times New Roman" w:cs="Times New Roman"/>
          <w:sz w:val="24"/>
          <w:szCs w:val="24"/>
          <w:lang w:val="en-US"/>
        </w:rPr>
        <w:t xml:space="preserve"> algorithm, </w:t>
      </w:r>
      <w:proofErr w:type="spellStart"/>
      <w:r w:rsidR="00035CC2" w:rsidRPr="0004764B">
        <w:rPr>
          <w:rFonts w:ascii="Times New Roman" w:hAnsi="Times New Roman" w:cs="Times New Roman"/>
          <w:sz w:val="24"/>
          <w:szCs w:val="24"/>
          <w:lang w:val="en-US"/>
        </w:rPr>
        <w:t>hnRNPK</w:t>
      </w:r>
      <w:proofErr w:type="spellEnd"/>
      <w:r w:rsidR="00035CC2" w:rsidRPr="0004764B">
        <w:rPr>
          <w:rFonts w:ascii="Times New Roman" w:hAnsi="Times New Roman" w:cs="Times New Roman"/>
          <w:sz w:val="24"/>
          <w:szCs w:val="24"/>
          <w:lang w:val="en-US"/>
        </w:rPr>
        <w:t xml:space="preserve"> matches </w:t>
      </w:r>
      <w:r w:rsidR="00B62C7D" w:rsidRPr="0004764B">
        <w:rPr>
          <w:rFonts w:ascii="Times New Roman" w:hAnsi="Times New Roman" w:cs="Times New Roman"/>
          <w:sz w:val="24"/>
          <w:szCs w:val="24"/>
          <w:lang w:val="en-US"/>
        </w:rPr>
        <w:t xml:space="preserve">adequately </w:t>
      </w:r>
      <w:r w:rsidR="00D82430" w:rsidRPr="0004764B">
        <w:rPr>
          <w:rFonts w:ascii="Times New Roman" w:hAnsi="Times New Roman" w:cs="Times New Roman"/>
          <w:sz w:val="24"/>
          <w:szCs w:val="24"/>
          <w:lang w:val="en-US"/>
        </w:rPr>
        <w:t>to the predicted binding motif</w:t>
      </w:r>
      <w:r w:rsidR="00B62C7D" w:rsidRPr="0004764B">
        <w:rPr>
          <w:rFonts w:ascii="Times New Roman" w:hAnsi="Times New Roman" w:cs="Times New Roman"/>
          <w:sz w:val="24"/>
          <w:szCs w:val="24"/>
          <w:lang w:val="en-US"/>
        </w:rPr>
        <w:t xml:space="preserve"> (p=0.0</w:t>
      </w:r>
      <w:r w:rsidR="00BC4634">
        <w:rPr>
          <w:rFonts w:ascii="Times New Roman" w:hAnsi="Times New Roman" w:cs="Times New Roman"/>
          <w:sz w:val="24"/>
          <w:szCs w:val="24"/>
          <w:lang w:val="en-US"/>
        </w:rPr>
        <w:t>435</w:t>
      </w:r>
      <w:r w:rsidR="00B62C7D" w:rsidRPr="0004764B">
        <w:rPr>
          <w:rFonts w:ascii="Times New Roman" w:hAnsi="Times New Roman" w:cs="Times New Roman"/>
          <w:sz w:val="24"/>
          <w:szCs w:val="24"/>
          <w:lang w:val="en-US"/>
        </w:rPr>
        <w:t>)</w:t>
      </w:r>
      <w:r w:rsidR="00D82430" w:rsidRPr="0004764B">
        <w:rPr>
          <w:rFonts w:ascii="Times New Roman" w:hAnsi="Times New Roman" w:cs="Times New Roman"/>
          <w:sz w:val="24"/>
          <w:szCs w:val="24"/>
          <w:lang w:val="en-US"/>
        </w:rPr>
        <w:t xml:space="preserve">. </w:t>
      </w:r>
      <w:r w:rsidR="00D82430" w:rsidRPr="0004764B">
        <w:rPr>
          <w:rFonts w:ascii="Times New Roman" w:hAnsi="Times New Roman" w:cs="Times New Roman"/>
          <w:sz w:val="24"/>
          <w:szCs w:val="24"/>
          <w:lang w:val="en-US"/>
        </w:rPr>
        <w:lastRenderedPageBreak/>
        <w:t xml:space="preserve">Hereby, </w:t>
      </w:r>
      <w:proofErr w:type="spellStart"/>
      <w:r w:rsidR="00D82430" w:rsidRPr="0004764B">
        <w:rPr>
          <w:rFonts w:ascii="Times New Roman" w:hAnsi="Times New Roman" w:cs="Times New Roman"/>
          <w:sz w:val="24"/>
          <w:szCs w:val="24"/>
          <w:lang w:val="en-US"/>
        </w:rPr>
        <w:t>hnRNPK</w:t>
      </w:r>
      <w:proofErr w:type="spellEnd"/>
      <w:r w:rsidR="00D82430" w:rsidRPr="0004764B">
        <w:rPr>
          <w:rFonts w:ascii="Times New Roman" w:hAnsi="Times New Roman" w:cs="Times New Roman"/>
          <w:sz w:val="24"/>
          <w:szCs w:val="24"/>
          <w:lang w:val="en-US"/>
        </w:rPr>
        <w:t xml:space="preserve"> was considered a viable candidate protein to mediate the selective export of </w:t>
      </w:r>
      <w:proofErr w:type="spellStart"/>
      <w:r w:rsidR="00D82430" w:rsidRPr="0004764B">
        <w:rPr>
          <w:rFonts w:ascii="Times New Roman" w:hAnsi="Times New Roman" w:cs="Times New Roman"/>
          <w:sz w:val="24"/>
          <w:szCs w:val="24"/>
          <w:lang w:val="en-US"/>
        </w:rPr>
        <w:t>miRs</w:t>
      </w:r>
      <w:proofErr w:type="spellEnd"/>
      <w:r w:rsidR="00D82430" w:rsidRPr="0004764B">
        <w:rPr>
          <w:rFonts w:ascii="Times New Roman" w:hAnsi="Times New Roman" w:cs="Times New Roman"/>
          <w:sz w:val="24"/>
          <w:szCs w:val="24"/>
          <w:lang w:val="en-US"/>
        </w:rPr>
        <w:t xml:space="preserve">. </w:t>
      </w:r>
      <w:r w:rsidR="005D63E8" w:rsidRPr="0004764B">
        <w:rPr>
          <w:rFonts w:ascii="Times New Roman" w:hAnsi="Times New Roman" w:cs="Times New Roman"/>
          <w:color w:val="FF0000"/>
          <w:sz w:val="24"/>
          <w:szCs w:val="24"/>
          <w:lang w:val="en-US"/>
        </w:rPr>
        <w:t xml:space="preserve"> </w:t>
      </w:r>
    </w:p>
    <w:p w14:paraId="699945A4" w14:textId="77777777" w:rsidR="00BC4634" w:rsidRDefault="00BC4634">
      <w:pPr>
        <w:rPr>
          <w:rFonts w:ascii="Times New Roman" w:eastAsiaTheme="majorEastAsia" w:hAnsi="Times New Roman" w:cs="Times New Roman"/>
          <w:color w:val="2E74B5" w:themeColor="accent1" w:themeShade="BF"/>
          <w:sz w:val="26"/>
          <w:szCs w:val="26"/>
          <w:lang w:val="en-US"/>
        </w:rPr>
      </w:pPr>
    </w:p>
    <w:p w14:paraId="492077A1" w14:textId="77777777" w:rsidR="009A0AD7" w:rsidRDefault="009A0AD7">
      <w:pPr>
        <w:rPr>
          <w:rFonts w:ascii="Times New Roman" w:eastAsiaTheme="majorEastAsia" w:hAnsi="Times New Roman" w:cs="Times New Roman"/>
          <w:color w:val="2E74B5" w:themeColor="accent1" w:themeShade="BF"/>
          <w:sz w:val="26"/>
          <w:szCs w:val="26"/>
          <w:lang w:val="en-US"/>
        </w:rPr>
      </w:pPr>
    </w:p>
    <w:p w14:paraId="7D9A2B6F" w14:textId="77777777" w:rsidR="009A0AD7" w:rsidRDefault="009A0AD7">
      <w:pPr>
        <w:rPr>
          <w:rFonts w:ascii="Times New Roman" w:eastAsiaTheme="majorEastAsia" w:hAnsi="Times New Roman" w:cs="Times New Roman"/>
          <w:color w:val="2E74B5" w:themeColor="accent1" w:themeShade="BF"/>
          <w:sz w:val="26"/>
          <w:szCs w:val="26"/>
          <w:lang w:val="en-US"/>
        </w:rPr>
      </w:pPr>
    </w:p>
    <w:p w14:paraId="1E813A43" w14:textId="77777777" w:rsidR="009A0AD7" w:rsidRDefault="009A0AD7">
      <w:pPr>
        <w:rPr>
          <w:rFonts w:ascii="Times New Roman" w:eastAsiaTheme="majorEastAsia" w:hAnsi="Times New Roman" w:cs="Times New Roman"/>
          <w:color w:val="2E74B5" w:themeColor="accent1" w:themeShade="BF"/>
          <w:sz w:val="26"/>
          <w:szCs w:val="26"/>
          <w:lang w:val="en-US"/>
        </w:rPr>
      </w:pPr>
    </w:p>
    <w:p w14:paraId="02420EFE" w14:textId="77777777" w:rsidR="00BC4634" w:rsidRDefault="00BC4634">
      <w:pPr>
        <w:rPr>
          <w:rFonts w:ascii="Times New Roman" w:eastAsiaTheme="majorEastAsia" w:hAnsi="Times New Roman" w:cs="Times New Roman"/>
          <w:color w:val="2E74B5" w:themeColor="accent1" w:themeShade="BF"/>
          <w:sz w:val="26"/>
          <w:szCs w:val="26"/>
          <w:lang w:val="en-US"/>
        </w:rPr>
      </w:pPr>
      <w:r>
        <w:rPr>
          <w:noProof/>
          <w:lang w:eastAsia="en-AU"/>
        </w:rPr>
        <w:drawing>
          <wp:inline distT="0" distB="0" distL="0" distR="0" wp14:anchorId="78F05D8A" wp14:editId="4C7A1345">
            <wp:extent cx="5731510" cy="43992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99280"/>
                    </a:xfrm>
                    <a:prstGeom prst="rect">
                      <a:avLst/>
                    </a:prstGeom>
                  </pic:spPr>
                </pic:pic>
              </a:graphicData>
            </a:graphic>
          </wp:inline>
        </w:drawing>
      </w:r>
    </w:p>
    <w:p w14:paraId="0BC2BEDA" w14:textId="77777777" w:rsidR="009A0AD7" w:rsidRDefault="009A0AD7" w:rsidP="00BC4634">
      <w:pPr>
        <w:rPr>
          <w:rFonts w:ascii="Times New Roman" w:hAnsi="Times New Roman" w:cs="Times New Roman"/>
          <w:b/>
          <w:sz w:val="24"/>
          <w:szCs w:val="24"/>
          <w:lang w:val="en-US"/>
        </w:rPr>
      </w:pPr>
    </w:p>
    <w:p w14:paraId="57C69C4D" w14:textId="77777777" w:rsidR="00BC4634" w:rsidRPr="00BC4634" w:rsidRDefault="00BC4634" w:rsidP="00BC4634">
      <w:pPr>
        <w:rPr>
          <w:rFonts w:ascii="Times New Roman" w:hAnsi="Times New Roman" w:cs="Times New Roman"/>
          <w:sz w:val="24"/>
          <w:szCs w:val="24"/>
          <w:lang w:val="en-US"/>
        </w:rPr>
      </w:pPr>
      <w:r w:rsidRPr="009A0AD7">
        <w:rPr>
          <w:rFonts w:ascii="Times New Roman" w:hAnsi="Times New Roman" w:cs="Times New Roman"/>
          <w:b/>
          <w:sz w:val="24"/>
          <w:szCs w:val="24"/>
          <w:lang w:val="en-US"/>
        </w:rPr>
        <w:t>Figure 3</w:t>
      </w:r>
      <w:r w:rsidRPr="00BC4634">
        <w:rPr>
          <w:rFonts w:ascii="Times New Roman" w:hAnsi="Times New Roman" w:cs="Times New Roman"/>
          <w:sz w:val="24"/>
          <w:szCs w:val="24"/>
          <w:lang w:val="en-US"/>
        </w:rPr>
        <w:t xml:space="preserve">. </w:t>
      </w:r>
      <w:r w:rsidRPr="009A0AD7">
        <w:rPr>
          <w:rFonts w:ascii="Times New Roman" w:hAnsi="Times New Roman" w:cs="Times New Roman"/>
          <w:i/>
          <w:sz w:val="24"/>
          <w:szCs w:val="24"/>
          <w:lang w:val="en-US"/>
        </w:rPr>
        <w:t>Shared motif contained within a subset of the selectively exported microRNAs.</w:t>
      </w:r>
      <w:r w:rsidRPr="00BC4634">
        <w:rPr>
          <w:rFonts w:ascii="Times New Roman" w:hAnsi="Times New Roman" w:cs="Times New Roman"/>
          <w:sz w:val="24"/>
          <w:szCs w:val="24"/>
          <w:lang w:val="en-US"/>
        </w:rPr>
        <w:t xml:space="preserve"> </w:t>
      </w:r>
    </w:p>
    <w:p w14:paraId="796725EA" w14:textId="5AE7EC8D" w:rsidR="00BC4634" w:rsidRPr="00BC4634" w:rsidRDefault="00BC4634" w:rsidP="00BC4634">
      <w:pPr>
        <w:rPr>
          <w:rFonts w:ascii="Times New Roman" w:hAnsi="Times New Roman" w:cs="Times New Roman"/>
          <w:sz w:val="24"/>
          <w:szCs w:val="24"/>
          <w:lang w:val="en-US"/>
        </w:rPr>
      </w:pPr>
      <w:r w:rsidRPr="00BC4634">
        <w:rPr>
          <w:rFonts w:ascii="Times New Roman" w:hAnsi="Times New Roman" w:cs="Times New Roman"/>
          <w:sz w:val="24"/>
          <w:szCs w:val="24"/>
          <w:lang w:val="en-US"/>
        </w:rPr>
        <w:t xml:space="preserve">Motif discovery using the MEME </w:t>
      </w:r>
      <w:r w:rsidR="001F71C2" w:rsidRPr="00BC4634">
        <w:rPr>
          <w:rFonts w:ascii="Times New Roman" w:hAnsi="Times New Roman" w:cs="Times New Roman"/>
          <w:sz w:val="24"/>
          <w:szCs w:val="24"/>
          <w:lang w:val="en-US"/>
        </w:rPr>
        <w:t>algorithm</w:t>
      </w:r>
      <w:r w:rsidRPr="00BC4634">
        <w:rPr>
          <w:rFonts w:ascii="Times New Roman" w:hAnsi="Times New Roman" w:cs="Times New Roman"/>
          <w:sz w:val="24"/>
          <w:szCs w:val="24"/>
          <w:lang w:val="en-US"/>
        </w:rPr>
        <w:t xml:space="preserve"> revealed a motif from the exported </w:t>
      </w:r>
      <w:proofErr w:type="spellStart"/>
      <w:r w:rsidRPr="00BC4634">
        <w:rPr>
          <w:rFonts w:ascii="Times New Roman" w:hAnsi="Times New Roman" w:cs="Times New Roman"/>
          <w:sz w:val="24"/>
          <w:szCs w:val="24"/>
          <w:lang w:val="en-US"/>
        </w:rPr>
        <w:t>miR</w:t>
      </w:r>
      <w:proofErr w:type="spellEnd"/>
      <w:r w:rsidRPr="00BC4634">
        <w:rPr>
          <w:rFonts w:ascii="Times New Roman" w:hAnsi="Times New Roman" w:cs="Times New Roman"/>
          <w:sz w:val="24"/>
          <w:szCs w:val="24"/>
          <w:lang w:val="en-US"/>
        </w:rPr>
        <w:t xml:space="preserve"> </w:t>
      </w:r>
    </w:p>
    <w:p w14:paraId="05266A16" w14:textId="77777777" w:rsidR="00BC4634" w:rsidRPr="00BC4634" w:rsidRDefault="00BC4634" w:rsidP="00BC4634">
      <w:pPr>
        <w:rPr>
          <w:rFonts w:ascii="Times New Roman" w:hAnsi="Times New Roman" w:cs="Times New Roman"/>
          <w:sz w:val="24"/>
          <w:szCs w:val="24"/>
          <w:lang w:val="en-US"/>
        </w:rPr>
      </w:pPr>
      <w:proofErr w:type="gramStart"/>
      <w:r w:rsidRPr="00BC4634">
        <w:rPr>
          <w:rFonts w:ascii="Times New Roman" w:hAnsi="Times New Roman" w:cs="Times New Roman"/>
          <w:sz w:val="24"/>
          <w:szCs w:val="24"/>
          <w:lang w:val="en-US"/>
        </w:rPr>
        <w:t>group</w:t>
      </w:r>
      <w:proofErr w:type="gramEnd"/>
      <w:r w:rsidRPr="00BC4634">
        <w:rPr>
          <w:rFonts w:ascii="Times New Roman" w:hAnsi="Times New Roman" w:cs="Times New Roman"/>
          <w:sz w:val="24"/>
          <w:szCs w:val="24"/>
          <w:lang w:val="en-US"/>
        </w:rPr>
        <w:t xml:space="preserve">. Table shows the </w:t>
      </w:r>
      <w:proofErr w:type="spellStart"/>
      <w:r w:rsidRPr="00BC4634">
        <w:rPr>
          <w:rFonts w:ascii="Times New Roman" w:hAnsi="Times New Roman" w:cs="Times New Roman"/>
          <w:sz w:val="24"/>
          <w:szCs w:val="24"/>
          <w:lang w:val="en-US"/>
        </w:rPr>
        <w:t>miRs</w:t>
      </w:r>
      <w:proofErr w:type="spellEnd"/>
      <w:r w:rsidRPr="00BC4634">
        <w:rPr>
          <w:rFonts w:ascii="Times New Roman" w:hAnsi="Times New Roman" w:cs="Times New Roman"/>
          <w:sz w:val="24"/>
          <w:szCs w:val="24"/>
          <w:lang w:val="en-US"/>
        </w:rPr>
        <w:t xml:space="preserve"> containing the motif, position of motif (red) and p-value </w:t>
      </w:r>
    </w:p>
    <w:p w14:paraId="227F3420" w14:textId="77777777" w:rsidR="0035527B" w:rsidRDefault="00BC4634" w:rsidP="00BC4634">
      <w:pPr>
        <w:rPr>
          <w:lang w:val="en-US"/>
        </w:rPr>
      </w:pPr>
      <w:proofErr w:type="gramStart"/>
      <w:r w:rsidRPr="00BC4634">
        <w:rPr>
          <w:rFonts w:ascii="Times New Roman" w:hAnsi="Times New Roman" w:cs="Times New Roman"/>
          <w:sz w:val="24"/>
          <w:szCs w:val="24"/>
          <w:lang w:val="en-US"/>
        </w:rPr>
        <w:t>calculated</w:t>
      </w:r>
      <w:proofErr w:type="gramEnd"/>
      <w:r w:rsidRPr="00BC4634">
        <w:rPr>
          <w:rFonts w:ascii="Times New Roman" w:hAnsi="Times New Roman" w:cs="Times New Roman"/>
          <w:sz w:val="24"/>
          <w:szCs w:val="24"/>
          <w:lang w:val="en-US"/>
        </w:rPr>
        <w:t xml:space="preserve"> from the sitemap </w:t>
      </w:r>
      <w:r w:rsidR="001F71C2" w:rsidRPr="00BC4634">
        <w:rPr>
          <w:rFonts w:ascii="Times New Roman" w:hAnsi="Times New Roman" w:cs="Times New Roman"/>
          <w:sz w:val="24"/>
          <w:szCs w:val="24"/>
          <w:lang w:val="en-US"/>
        </w:rPr>
        <w:t>algorithm</w:t>
      </w:r>
      <w:r w:rsidRPr="00BC4634">
        <w:rPr>
          <w:rFonts w:ascii="Times New Roman" w:hAnsi="Times New Roman" w:cs="Times New Roman"/>
          <w:sz w:val="24"/>
          <w:szCs w:val="24"/>
          <w:lang w:val="en-US"/>
        </w:rPr>
        <w:t xml:space="preserve">. Motif matches to 12 of the 19 </w:t>
      </w:r>
      <w:proofErr w:type="spellStart"/>
      <w:r w:rsidRPr="00BC4634">
        <w:rPr>
          <w:rFonts w:ascii="Times New Roman" w:hAnsi="Times New Roman" w:cs="Times New Roman"/>
          <w:sz w:val="24"/>
          <w:szCs w:val="24"/>
          <w:lang w:val="en-US"/>
        </w:rPr>
        <w:t>miRs</w:t>
      </w:r>
      <w:proofErr w:type="spellEnd"/>
      <w:r w:rsidRPr="00BC4634">
        <w:rPr>
          <w:rFonts w:ascii="Times New Roman" w:hAnsi="Times New Roman" w:cs="Times New Roman"/>
          <w:sz w:val="24"/>
          <w:szCs w:val="24"/>
          <w:lang w:val="en-US"/>
        </w:rPr>
        <w:t xml:space="preserve"> in this group.</w:t>
      </w:r>
      <w:r w:rsidRPr="00BC4634">
        <w:rPr>
          <w:lang w:val="en-US"/>
        </w:rPr>
        <w:t xml:space="preserve">   </w:t>
      </w:r>
    </w:p>
    <w:p w14:paraId="5697B673" w14:textId="77777777" w:rsidR="0035527B" w:rsidRDefault="0035527B" w:rsidP="00BC4634">
      <w:pPr>
        <w:rPr>
          <w:lang w:val="en-US"/>
        </w:rPr>
      </w:pPr>
    </w:p>
    <w:p w14:paraId="7A0D61C7" w14:textId="265A7B6F" w:rsidR="00BC4634" w:rsidRDefault="0035527B" w:rsidP="00BC4634">
      <w:pPr>
        <w:rPr>
          <w:lang w:val="en-US"/>
        </w:rPr>
      </w:pPr>
      <w:r>
        <w:rPr>
          <w:lang w:val="en-US"/>
        </w:rPr>
        <w:t xml:space="preserve">## </w:t>
      </w:r>
      <w:proofErr w:type="spellStart"/>
      <w:r>
        <w:rPr>
          <w:lang w:val="en-US"/>
        </w:rPr>
        <w:t>Havent</w:t>
      </w:r>
      <w:proofErr w:type="spellEnd"/>
      <w:r>
        <w:rPr>
          <w:lang w:val="en-US"/>
        </w:rPr>
        <w:t xml:space="preserve"> put in the second motif yet, need to redo its mapping </w:t>
      </w:r>
      <w:r w:rsidR="006705E5">
        <w:rPr>
          <w:lang w:val="en-US"/>
        </w:rPr>
        <w:t xml:space="preserve">to </w:t>
      </w:r>
      <w:proofErr w:type="spellStart"/>
      <w:r w:rsidR="006705E5">
        <w:rPr>
          <w:lang w:val="en-US"/>
        </w:rPr>
        <w:t>miRs</w:t>
      </w:r>
      <w:proofErr w:type="spellEnd"/>
      <w:r w:rsidR="006705E5">
        <w:rPr>
          <w:lang w:val="en-US"/>
        </w:rPr>
        <w:t xml:space="preserve"> so I can get similar table to that shown for the first motif. </w:t>
      </w:r>
      <w:r w:rsidR="00BC4634">
        <w:rPr>
          <w:lang w:val="en-US"/>
        </w:rPr>
        <w:br w:type="page"/>
      </w:r>
    </w:p>
    <w:p w14:paraId="28B670AD" w14:textId="77777777" w:rsidR="00757923" w:rsidRDefault="00757923">
      <w:pPr>
        <w:rPr>
          <w:rFonts w:ascii="Times New Roman" w:eastAsiaTheme="majorEastAsia" w:hAnsi="Times New Roman" w:cs="Times New Roman"/>
          <w:color w:val="2E74B5" w:themeColor="accent1" w:themeShade="BF"/>
          <w:sz w:val="26"/>
          <w:szCs w:val="26"/>
          <w:lang w:val="en-US"/>
        </w:rPr>
      </w:pPr>
    </w:p>
    <w:p w14:paraId="3996384F" w14:textId="77777777" w:rsidR="00757923" w:rsidRDefault="00757923">
      <w:pPr>
        <w:rPr>
          <w:rFonts w:ascii="Times New Roman" w:hAnsi="Times New Roman" w:cs="Times New Roman"/>
          <w:lang w:val="en-US"/>
        </w:rPr>
      </w:pPr>
    </w:p>
    <w:p w14:paraId="52FAF4D5" w14:textId="77777777" w:rsidR="00757923" w:rsidRDefault="00757923">
      <w:pPr>
        <w:rPr>
          <w:rFonts w:ascii="Times New Roman" w:hAnsi="Times New Roman" w:cs="Times New Roman"/>
          <w:lang w:val="en-US"/>
        </w:rPr>
      </w:pPr>
    </w:p>
    <w:p w14:paraId="76962FDB" w14:textId="77777777" w:rsidR="00757923" w:rsidRDefault="00757923">
      <w:pPr>
        <w:rPr>
          <w:rFonts w:ascii="Times New Roman" w:hAnsi="Times New Roman" w:cs="Times New Roman"/>
          <w:lang w:val="en-US"/>
        </w:rPr>
      </w:pPr>
    </w:p>
    <w:p w14:paraId="7AB6E608" w14:textId="77777777" w:rsidR="00757923" w:rsidRDefault="00757923">
      <w:pPr>
        <w:rPr>
          <w:rFonts w:ascii="Times New Roman" w:hAnsi="Times New Roman" w:cs="Times New Roman"/>
          <w:lang w:val="en-US"/>
        </w:rPr>
      </w:pPr>
    </w:p>
    <w:p w14:paraId="55A3BC50" w14:textId="77777777" w:rsidR="00757923" w:rsidRDefault="00757923">
      <w:pPr>
        <w:rPr>
          <w:rFonts w:ascii="Times New Roman" w:hAnsi="Times New Roman" w:cs="Times New Roman"/>
          <w:lang w:val="en-US"/>
        </w:rPr>
      </w:pPr>
    </w:p>
    <w:p w14:paraId="008F69D2" w14:textId="77777777" w:rsidR="00757923" w:rsidRDefault="00757923">
      <w:pPr>
        <w:rPr>
          <w:rFonts w:ascii="Times New Roman" w:hAnsi="Times New Roman" w:cs="Times New Roman"/>
          <w:lang w:val="en-US"/>
        </w:rPr>
      </w:pPr>
    </w:p>
    <w:p w14:paraId="18DB59FC" w14:textId="77777777" w:rsidR="00757923" w:rsidRDefault="00757923">
      <w:pPr>
        <w:rPr>
          <w:rFonts w:ascii="Times New Roman" w:hAnsi="Times New Roman" w:cs="Times New Roman"/>
          <w:lang w:val="en-US"/>
        </w:rPr>
      </w:pPr>
    </w:p>
    <w:p w14:paraId="519431BE" w14:textId="535753CB" w:rsidR="00757923" w:rsidRDefault="00757923" w:rsidP="00757923">
      <w:pPr>
        <w:jc w:val="center"/>
        <w:rPr>
          <w:rFonts w:ascii="Times New Roman" w:hAnsi="Times New Roman" w:cs="Times New Roman"/>
          <w:lang w:val="en-US"/>
        </w:rPr>
      </w:pPr>
      <w:r>
        <w:rPr>
          <w:noProof/>
          <w:lang w:eastAsia="en-AU"/>
        </w:rPr>
        <w:drawing>
          <wp:inline distT="0" distB="0" distL="0" distR="0" wp14:anchorId="5836781F" wp14:editId="63807625">
            <wp:extent cx="4916385" cy="267852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033" r="339" b="972"/>
                    <a:stretch/>
                  </pic:blipFill>
                  <pic:spPr bwMode="auto">
                    <a:xfrm>
                      <a:off x="0" y="0"/>
                      <a:ext cx="4924181" cy="2682772"/>
                    </a:xfrm>
                    <a:prstGeom prst="rect">
                      <a:avLst/>
                    </a:prstGeom>
                    <a:ln>
                      <a:noFill/>
                    </a:ln>
                    <a:extLst>
                      <a:ext uri="{53640926-AAD7-44D8-BBD7-CCE9431645EC}">
                        <a14:shadowObscured xmlns:a14="http://schemas.microsoft.com/office/drawing/2010/main"/>
                      </a:ext>
                    </a:extLst>
                  </pic:spPr>
                </pic:pic>
              </a:graphicData>
            </a:graphic>
          </wp:inline>
        </w:drawing>
      </w:r>
    </w:p>
    <w:p w14:paraId="3217D0F8" w14:textId="77777777" w:rsidR="00757923" w:rsidRDefault="00757923" w:rsidP="00757923">
      <w:pPr>
        <w:spacing w:line="360" w:lineRule="auto"/>
        <w:rPr>
          <w:rFonts w:ascii="Times New Roman" w:hAnsi="Times New Roman" w:cs="Times New Roman"/>
          <w:b/>
          <w:sz w:val="24"/>
          <w:szCs w:val="24"/>
          <w:lang w:val="en-US"/>
        </w:rPr>
      </w:pPr>
    </w:p>
    <w:p w14:paraId="4DCDE241" w14:textId="77777777" w:rsidR="00757923" w:rsidRDefault="00757923" w:rsidP="00757923">
      <w:pPr>
        <w:spacing w:line="360" w:lineRule="auto"/>
        <w:rPr>
          <w:rFonts w:ascii="Times New Roman" w:hAnsi="Times New Roman" w:cs="Times New Roman"/>
          <w:b/>
          <w:sz w:val="24"/>
          <w:szCs w:val="24"/>
          <w:lang w:val="en-US"/>
        </w:rPr>
      </w:pPr>
    </w:p>
    <w:p w14:paraId="6E8C1300" w14:textId="38B5067B" w:rsidR="00757923" w:rsidRPr="00757923" w:rsidRDefault="00841A4D" w:rsidP="00757923">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Figure 4</w:t>
      </w:r>
      <w:r w:rsidR="00757923" w:rsidRPr="00757923">
        <w:rPr>
          <w:rFonts w:ascii="Times New Roman" w:hAnsi="Times New Roman" w:cs="Times New Roman"/>
          <w:sz w:val="24"/>
          <w:szCs w:val="24"/>
          <w:lang w:val="en-US"/>
        </w:rPr>
        <w:t xml:space="preserve">: </w:t>
      </w:r>
      <w:r w:rsidR="00757923" w:rsidRPr="00757923">
        <w:rPr>
          <w:rFonts w:ascii="Times New Roman" w:hAnsi="Times New Roman" w:cs="Times New Roman"/>
          <w:i/>
          <w:sz w:val="24"/>
          <w:szCs w:val="24"/>
          <w:lang w:val="en-US"/>
        </w:rPr>
        <w:t>Cavin-1 attenuates the export of RNA binding proteins</w:t>
      </w:r>
      <w:r w:rsidR="00757923">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MS/MS data compared the protein</w:t>
      </w:r>
      <w:r w:rsidR="00757923">
        <w:rPr>
          <w:rFonts w:ascii="Times New Roman" w:hAnsi="Times New Roman" w:cs="Times New Roman"/>
          <w:sz w:val="24"/>
          <w:szCs w:val="24"/>
          <w:lang w:val="en-US"/>
        </w:rPr>
        <w:t xml:space="preserve"> content of EVs between PC3 and </w:t>
      </w:r>
      <w:r w:rsidR="00757923" w:rsidRPr="00757923">
        <w:rPr>
          <w:rFonts w:ascii="Times New Roman" w:hAnsi="Times New Roman" w:cs="Times New Roman"/>
          <w:sz w:val="24"/>
          <w:szCs w:val="24"/>
          <w:lang w:val="en-US"/>
        </w:rPr>
        <w:t>PC3-cavin-1 cells to determine signif</w:t>
      </w:r>
      <w:r w:rsidR="00757923">
        <w:rPr>
          <w:rFonts w:ascii="Times New Roman" w:hAnsi="Times New Roman" w:cs="Times New Roman"/>
          <w:sz w:val="24"/>
          <w:szCs w:val="24"/>
          <w:lang w:val="en-US"/>
        </w:rPr>
        <w:t>icantly</w:t>
      </w:r>
      <w:r w:rsidR="001F71C2">
        <w:rPr>
          <w:rFonts w:ascii="Times New Roman" w:hAnsi="Times New Roman" w:cs="Times New Roman"/>
          <w:sz w:val="24"/>
          <w:szCs w:val="24"/>
          <w:lang w:val="en-US"/>
        </w:rPr>
        <w:t xml:space="preserve"> (p≤0.05)</w:t>
      </w:r>
      <w:r w:rsidR="00757923">
        <w:rPr>
          <w:rFonts w:ascii="Times New Roman" w:hAnsi="Times New Roman" w:cs="Times New Roman"/>
          <w:sz w:val="24"/>
          <w:szCs w:val="24"/>
          <w:lang w:val="en-US"/>
        </w:rPr>
        <w:t xml:space="preserve"> differentially exported </w:t>
      </w:r>
      <w:r w:rsidR="00757923" w:rsidRPr="00757923">
        <w:rPr>
          <w:rFonts w:ascii="Times New Roman" w:hAnsi="Times New Roman" w:cs="Times New Roman"/>
          <w:sz w:val="24"/>
          <w:szCs w:val="24"/>
          <w:lang w:val="en-US"/>
        </w:rPr>
        <w:t>proteins.</w:t>
      </w:r>
      <w:r w:rsidR="001F71C2">
        <w:rPr>
          <w:rFonts w:ascii="Times New Roman" w:hAnsi="Times New Roman" w:cs="Times New Roman"/>
          <w:sz w:val="24"/>
          <w:szCs w:val="24"/>
          <w:lang w:val="en-US"/>
        </w:rPr>
        <w:t xml:space="preserve"> This is divided into proteins modified and proteins reduced in the EVs upon cavin-1 expression.</w:t>
      </w:r>
      <w:r w:rsidR="00757923" w:rsidRPr="00757923">
        <w:rPr>
          <w:rFonts w:ascii="Times New Roman" w:hAnsi="Times New Roman" w:cs="Times New Roman"/>
          <w:sz w:val="24"/>
          <w:szCs w:val="24"/>
          <w:lang w:val="en-US"/>
        </w:rPr>
        <w:t xml:space="preserve"> Gene Ontology analysis r</w:t>
      </w:r>
      <w:r w:rsidR="00757923">
        <w:rPr>
          <w:rFonts w:ascii="Times New Roman" w:hAnsi="Times New Roman" w:cs="Times New Roman"/>
          <w:sz w:val="24"/>
          <w:szCs w:val="24"/>
          <w:lang w:val="en-US"/>
        </w:rPr>
        <w:t>evealed whether these exported proteins</w:t>
      </w:r>
      <w:r w:rsidR="00757923" w:rsidRPr="00757923">
        <w:rPr>
          <w:rFonts w:ascii="Times New Roman" w:hAnsi="Times New Roman" w:cs="Times New Roman"/>
          <w:sz w:val="24"/>
          <w:szCs w:val="24"/>
          <w:lang w:val="en-US"/>
        </w:rPr>
        <w:t xml:space="preserve"> bind RNAs. </w:t>
      </w:r>
      <w:r w:rsidR="001F71C2">
        <w:rPr>
          <w:rFonts w:ascii="Times New Roman" w:hAnsi="Times New Roman" w:cs="Times New Roman"/>
          <w:sz w:val="24"/>
          <w:szCs w:val="24"/>
          <w:lang w:val="en-US"/>
        </w:rPr>
        <w:t>Number of total RNA binding proteins reflects all human proteins with GO term, GO</w:t>
      </w:r>
      <w:proofErr w:type="gramStart"/>
      <w:r w:rsidR="001F71C2">
        <w:rPr>
          <w:rFonts w:ascii="Times New Roman" w:hAnsi="Times New Roman" w:cs="Times New Roman"/>
          <w:sz w:val="24"/>
          <w:szCs w:val="24"/>
          <w:lang w:val="en-US"/>
        </w:rPr>
        <w:t>:</w:t>
      </w:r>
      <w:r w:rsidR="001F71C2" w:rsidRPr="0004764B">
        <w:rPr>
          <w:rFonts w:ascii="Times New Roman" w:hAnsi="Times New Roman" w:cs="Times New Roman"/>
          <w:sz w:val="24"/>
          <w:szCs w:val="24"/>
          <w:lang w:val="en-US"/>
        </w:rPr>
        <w:t>0003723</w:t>
      </w:r>
      <w:proofErr w:type="gramEnd"/>
      <w:r w:rsidR="001F71C2">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5 RNA binding</w:t>
      </w:r>
      <w:r w:rsidR="00757923">
        <w:rPr>
          <w:rFonts w:ascii="Times New Roman" w:hAnsi="Times New Roman" w:cs="Times New Roman"/>
          <w:sz w:val="24"/>
          <w:szCs w:val="24"/>
          <w:lang w:val="en-US"/>
        </w:rPr>
        <w:t xml:space="preserve"> proteins had reduced exported </w:t>
      </w:r>
      <w:r w:rsidR="00757923" w:rsidRPr="00757923">
        <w:rPr>
          <w:rFonts w:ascii="Times New Roman" w:hAnsi="Times New Roman" w:cs="Times New Roman"/>
          <w:sz w:val="24"/>
          <w:szCs w:val="24"/>
          <w:lang w:val="en-US"/>
        </w:rPr>
        <w:t>upon cavin-1 expression</w:t>
      </w:r>
      <w:r w:rsidR="001F71C2">
        <w:rPr>
          <w:rFonts w:ascii="Times New Roman" w:hAnsi="Times New Roman" w:cs="Times New Roman"/>
          <w:sz w:val="24"/>
          <w:szCs w:val="24"/>
          <w:lang w:val="en-US"/>
        </w:rPr>
        <w:t>, shown by the shaded region</w:t>
      </w:r>
      <w:r w:rsidR="00757923" w:rsidRPr="00757923">
        <w:rPr>
          <w:rFonts w:ascii="Times New Roman" w:hAnsi="Times New Roman" w:cs="Times New Roman"/>
          <w:sz w:val="24"/>
          <w:szCs w:val="24"/>
          <w:lang w:val="en-US"/>
        </w:rPr>
        <w:t>.</w:t>
      </w:r>
      <w:r w:rsidR="001F71C2">
        <w:rPr>
          <w:rFonts w:ascii="Times New Roman" w:hAnsi="Times New Roman" w:cs="Times New Roman"/>
          <w:sz w:val="24"/>
          <w:szCs w:val="24"/>
          <w:lang w:val="en-US"/>
        </w:rPr>
        <w:t xml:space="preserve"> </w:t>
      </w:r>
    </w:p>
    <w:p w14:paraId="4C5AC714" w14:textId="3D4519F2" w:rsidR="00757923" w:rsidRPr="00757923" w:rsidRDefault="00757923">
      <w:pPr>
        <w:rPr>
          <w:rFonts w:ascii="Times New Roman" w:hAnsi="Times New Roman" w:cs="Times New Roman"/>
          <w:lang w:val="en-US"/>
        </w:rPr>
      </w:pPr>
      <w:r>
        <w:rPr>
          <w:rFonts w:ascii="Times New Roman" w:hAnsi="Times New Roman" w:cs="Times New Roman"/>
          <w:lang w:val="en-US"/>
        </w:rPr>
        <w:br w:type="page"/>
      </w:r>
    </w:p>
    <w:p w14:paraId="15B729DD" w14:textId="336EAB3A" w:rsidR="00D269F5" w:rsidRPr="0004764B" w:rsidRDefault="00D269F5" w:rsidP="0004764B">
      <w:pPr>
        <w:pStyle w:val="Heading2"/>
        <w:spacing w:line="480" w:lineRule="auto"/>
        <w:rPr>
          <w:rFonts w:ascii="Times New Roman" w:hAnsi="Times New Roman" w:cs="Times New Roman"/>
          <w:lang w:val="en-US"/>
        </w:rPr>
      </w:pPr>
      <w:proofErr w:type="spellStart"/>
      <w:proofErr w:type="gramStart"/>
      <w:r w:rsidRPr="0004764B">
        <w:rPr>
          <w:rFonts w:ascii="Times New Roman" w:hAnsi="Times New Roman" w:cs="Times New Roman"/>
          <w:lang w:val="en-US"/>
        </w:rPr>
        <w:lastRenderedPageBreak/>
        <w:t>hnRNPK</w:t>
      </w:r>
      <w:proofErr w:type="spellEnd"/>
      <w:proofErr w:type="gramEnd"/>
      <w:r w:rsidRPr="0004764B">
        <w:rPr>
          <w:rFonts w:ascii="Times New Roman" w:hAnsi="Times New Roman" w:cs="Times New Roman"/>
          <w:lang w:val="en-US"/>
        </w:rPr>
        <w:t xml:space="preserve"> sub-cellular localization modified in cavin-1 PC3 line. </w:t>
      </w:r>
    </w:p>
    <w:p w14:paraId="2ECDC898" w14:textId="7B4B5AF2" w:rsidR="00D269F5" w:rsidRPr="0004764B" w:rsidRDefault="00A35B80"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Heterogeneous Nuclear Ribonucleic Protein K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w:t>
      </w:r>
      <w:r w:rsidR="00D15079">
        <w:rPr>
          <w:rFonts w:ascii="Times New Roman" w:hAnsi="Times New Roman" w:cs="Times New Roman"/>
          <w:sz w:val="24"/>
          <w:szCs w:val="24"/>
          <w:lang w:val="en-US"/>
        </w:rPr>
        <w:t>is primarily a nuclear protein which is known to shuttle to the cytoplasm</w:t>
      </w:r>
      <w:r w:rsidR="00773A50">
        <w:rPr>
          <w:rFonts w:ascii="Times New Roman" w:hAnsi="Times New Roman" w:cs="Times New Roman"/>
          <w:sz w:val="24"/>
          <w:szCs w:val="24"/>
          <w:lang w:val="en-US"/>
        </w:rPr>
        <w:t xml:space="preserve">, where several reports had detected </w:t>
      </w:r>
      <w:proofErr w:type="spellStart"/>
      <w:r w:rsidR="00773A50">
        <w:rPr>
          <w:rFonts w:ascii="Times New Roman" w:hAnsi="Times New Roman" w:cs="Times New Roman"/>
          <w:sz w:val="24"/>
          <w:szCs w:val="24"/>
          <w:lang w:val="en-US"/>
        </w:rPr>
        <w:t>hnRNPK</w:t>
      </w:r>
      <w:proofErr w:type="spellEnd"/>
      <w:r w:rsidR="00773A50">
        <w:rPr>
          <w:rFonts w:ascii="Times New Roman" w:hAnsi="Times New Roman" w:cs="Times New Roman"/>
          <w:sz w:val="24"/>
          <w:szCs w:val="24"/>
          <w:lang w:val="en-US"/>
        </w:rPr>
        <w:t xml:space="preserve"> in exosomes.</w:t>
      </w:r>
      <w:r w:rsidR="00B84DC6">
        <w:rPr>
          <w:rFonts w:ascii="Times New Roman" w:hAnsi="Times New Roman" w:cs="Times New Roman"/>
          <w:sz w:val="24"/>
          <w:szCs w:val="24"/>
          <w:lang w:val="en-US"/>
        </w:rPr>
        <w:t xml:space="preserve"> </w:t>
      </w:r>
      <w:r w:rsidR="006B0B10">
        <w:rPr>
          <w:rFonts w:ascii="Times New Roman" w:hAnsi="Times New Roman" w:cs="Times New Roman"/>
          <w:sz w:val="24"/>
          <w:szCs w:val="24"/>
          <w:lang w:val="en-US"/>
        </w:rPr>
        <w:t xml:space="preserve">However, the subcellular localization of </w:t>
      </w:r>
      <w:proofErr w:type="spellStart"/>
      <w:r w:rsidR="006B0B10">
        <w:rPr>
          <w:rFonts w:ascii="Times New Roman" w:hAnsi="Times New Roman" w:cs="Times New Roman"/>
          <w:sz w:val="24"/>
          <w:szCs w:val="24"/>
          <w:lang w:val="en-US"/>
        </w:rPr>
        <w:t>hnRNPK</w:t>
      </w:r>
      <w:proofErr w:type="spellEnd"/>
      <w:r w:rsidR="006B0B10">
        <w:rPr>
          <w:rFonts w:ascii="Times New Roman" w:hAnsi="Times New Roman" w:cs="Times New Roman"/>
          <w:sz w:val="24"/>
          <w:szCs w:val="24"/>
          <w:lang w:val="en-US"/>
        </w:rPr>
        <w:t xml:space="preserve"> in PC3 cells, and the effect of cavin-1 on subcellular localization, is unknown.</w:t>
      </w:r>
      <w:r w:rsidR="005A7E5F">
        <w:rPr>
          <w:rFonts w:ascii="Times New Roman" w:hAnsi="Times New Roman" w:cs="Times New Roman"/>
          <w:sz w:val="24"/>
          <w:szCs w:val="24"/>
          <w:lang w:val="en-US"/>
        </w:rPr>
        <w:t xml:space="preserve"> </w:t>
      </w:r>
      <w:r w:rsidR="006B0B10">
        <w:rPr>
          <w:rFonts w:ascii="Times New Roman" w:hAnsi="Times New Roman" w:cs="Times New Roman"/>
          <w:sz w:val="24"/>
          <w:szCs w:val="24"/>
          <w:lang w:val="en-US"/>
        </w:rPr>
        <w:t xml:space="preserve">Understanding </w:t>
      </w:r>
      <w:proofErr w:type="spellStart"/>
      <w:r w:rsidR="006B0B10">
        <w:rPr>
          <w:rFonts w:ascii="Times New Roman" w:hAnsi="Times New Roman" w:cs="Times New Roman"/>
          <w:sz w:val="24"/>
          <w:szCs w:val="24"/>
          <w:lang w:val="en-US"/>
        </w:rPr>
        <w:t>hnRNPK</w:t>
      </w:r>
      <w:proofErr w:type="spellEnd"/>
      <w:r w:rsidR="006B0B10">
        <w:rPr>
          <w:rFonts w:ascii="Times New Roman" w:hAnsi="Times New Roman" w:cs="Times New Roman"/>
          <w:sz w:val="24"/>
          <w:szCs w:val="24"/>
          <w:lang w:val="en-US"/>
        </w:rPr>
        <w:t xml:space="preserve"> activity may assist in understanding the differential export of </w:t>
      </w:r>
      <w:proofErr w:type="spellStart"/>
      <w:r w:rsidR="006B0B10">
        <w:rPr>
          <w:rFonts w:ascii="Times New Roman" w:hAnsi="Times New Roman" w:cs="Times New Roman"/>
          <w:sz w:val="24"/>
          <w:szCs w:val="24"/>
          <w:lang w:val="en-US"/>
        </w:rPr>
        <w:t>hnRNPK</w:t>
      </w:r>
      <w:proofErr w:type="spellEnd"/>
      <w:r w:rsidR="006B0B10">
        <w:rPr>
          <w:rFonts w:ascii="Times New Roman" w:hAnsi="Times New Roman" w:cs="Times New Roman"/>
          <w:sz w:val="24"/>
          <w:szCs w:val="24"/>
          <w:lang w:val="en-US"/>
        </w:rPr>
        <w:t xml:space="preserve"> and therefore its effect on microRNA export. </w:t>
      </w:r>
      <w:r w:rsidR="00D269F5" w:rsidRPr="0004764B">
        <w:rPr>
          <w:rFonts w:ascii="Times New Roman" w:hAnsi="Times New Roman" w:cs="Times New Roman"/>
          <w:sz w:val="24"/>
          <w:szCs w:val="24"/>
          <w:lang w:val="en-US"/>
        </w:rPr>
        <w:t xml:space="preserve">Immunofluorescence was performed using </w:t>
      </w:r>
      <w:proofErr w:type="spellStart"/>
      <w:r w:rsidR="00D269F5" w:rsidRPr="0004764B">
        <w:rPr>
          <w:rFonts w:ascii="Times New Roman" w:hAnsi="Times New Roman" w:cs="Times New Roman"/>
          <w:sz w:val="24"/>
          <w:szCs w:val="24"/>
          <w:lang w:val="en-US"/>
        </w:rPr>
        <w:t>hnRNPK</w:t>
      </w:r>
      <w:proofErr w:type="spellEnd"/>
      <w:r w:rsidR="00D269F5" w:rsidRPr="0004764B">
        <w:rPr>
          <w:rFonts w:ascii="Times New Roman" w:hAnsi="Times New Roman" w:cs="Times New Roman"/>
          <w:sz w:val="24"/>
          <w:szCs w:val="24"/>
          <w:lang w:val="en-US"/>
        </w:rPr>
        <w:t xml:space="preserve"> specific antibodies to determine cellular locali</w:t>
      </w:r>
      <w:r w:rsidR="00B57D19" w:rsidRPr="0004764B">
        <w:rPr>
          <w:rFonts w:ascii="Times New Roman" w:hAnsi="Times New Roman" w:cs="Times New Roman"/>
          <w:sz w:val="24"/>
          <w:szCs w:val="24"/>
          <w:lang w:val="en-US"/>
        </w:rPr>
        <w:t>zation changed between GFP and c</w:t>
      </w:r>
      <w:r w:rsidR="00D269F5" w:rsidRPr="0004764B">
        <w:rPr>
          <w:rFonts w:ascii="Times New Roman" w:hAnsi="Times New Roman" w:cs="Times New Roman"/>
          <w:sz w:val="24"/>
          <w:szCs w:val="24"/>
          <w:lang w:val="en-US"/>
        </w:rPr>
        <w:t>avin-1 cell lines</w:t>
      </w:r>
      <w:r w:rsidR="00F041BB" w:rsidRPr="0004764B">
        <w:rPr>
          <w:rFonts w:ascii="Times New Roman" w:hAnsi="Times New Roman" w:cs="Times New Roman"/>
          <w:sz w:val="24"/>
          <w:szCs w:val="24"/>
          <w:lang w:val="en-US"/>
        </w:rPr>
        <w:t>.</w:t>
      </w:r>
      <w:r w:rsidR="00B57D19" w:rsidRPr="0004764B">
        <w:rPr>
          <w:rFonts w:ascii="Times New Roman" w:hAnsi="Times New Roman" w:cs="Times New Roman"/>
          <w:sz w:val="24"/>
          <w:szCs w:val="24"/>
          <w:lang w:val="en-US"/>
        </w:rPr>
        <w:t xml:space="preserve"> </w:t>
      </w:r>
      <w:r w:rsidR="003A4606" w:rsidRPr="0004764B">
        <w:rPr>
          <w:rFonts w:ascii="Times New Roman" w:hAnsi="Times New Roman" w:cs="Times New Roman"/>
          <w:sz w:val="24"/>
          <w:szCs w:val="24"/>
          <w:lang w:val="en-US"/>
        </w:rPr>
        <w:t xml:space="preserve">An initial observation of </w:t>
      </w:r>
      <w:proofErr w:type="spellStart"/>
      <w:r w:rsidR="003A4606" w:rsidRPr="0004764B">
        <w:rPr>
          <w:rFonts w:ascii="Times New Roman" w:hAnsi="Times New Roman" w:cs="Times New Roman"/>
          <w:sz w:val="24"/>
          <w:szCs w:val="24"/>
          <w:lang w:val="en-US"/>
        </w:rPr>
        <w:t>hnRNPK</w:t>
      </w:r>
      <w:proofErr w:type="spellEnd"/>
      <w:r w:rsidR="003A4606" w:rsidRPr="0004764B">
        <w:rPr>
          <w:rFonts w:ascii="Times New Roman" w:hAnsi="Times New Roman" w:cs="Times New Roman"/>
          <w:sz w:val="24"/>
          <w:szCs w:val="24"/>
          <w:lang w:val="en-US"/>
        </w:rPr>
        <w:t xml:space="preserve"> localization revealed a distinct change between cell lines, from </w:t>
      </w:r>
      <w:r w:rsidR="001F71C2">
        <w:rPr>
          <w:rFonts w:ascii="Times New Roman" w:hAnsi="Times New Roman" w:cs="Times New Roman"/>
          <w:sz w:val="24"/>
          <w:szCs w:val="24"/>
          <w:lang w:val="en-US"/>
        </w:rPr>
        <w:t>punctate like structures in PC3-</w:t>
      </w:r>
      <w:r w:rsidR="003A4606" w:rsidRPr="0004764B">
        <w:rPr>
          <w:rFonts w:ascii="Times New Roman" w:hAnsi="Times New Roman" w:cs="Times New Roman"/>
          <w:sz w:val="24"/>
          <w:szCs w:val="24"/>
          <w:lang w:val="en-US"/>
        </w:rPr>
        <w:t>GFP to</w:t>
      </w:r>
      <w:r w:rsidR="00E776BE" w:rsidRPr="0004764B">
        <w:rPr>
          <w:rFonts w:ascii="Times New Roman" w:hAnsi="Times New Roman" w:cs="Times New Roman"/>
          <w:sz w:val="24"/>
          <w:szCs w:val="24"/>
          <w:lang w:val="en-US"/>
        </w:rPr>
        <w:t xml:space="preserve"> a</w:t>
      </w:r>
      <w:r w:rsidR="001F71C2">
        <w:rPr>
          <w:rFonts w:ascii="Times New Roman" w:hAnsi="Times New Roman" w:cs="Times New Roman"/>
          <w:sz w:val="24"/>
          <w:szCs w:val="24"/>
          <w:lang w:val="en-US"/>
        </w:rPr>
        <w:t xml:space="preserve"> perinuclear focus in cavin-1 positive</w:t>
      </w:r>
      <w:r w:rsidR="003A4606" w:rsidRPr="0004764B">
        <w:rPr>
          <w:rFonts w:ascii="Times New Roman" w:hAnsi="Times New Roman" w:cs="Times New Roman"/>
          <w:sz w:val="24"/>
          <w:szCs w:val="24"/>
          <w:lang w:val="en-US"/>
        </w:rPr>
        <w:t xml:space="preserve"> cell lines</w:t>
      </w:r>
      <w:r w:rsidR="006B1AE1">
        <w:rPr>
          <w:rFonts w:ascii="Times New Roman" w:hAnsi="Times New Roman" w:cs="Times New Roman"/>
          <w:sz w:val="24"/>
          <w:szCs w:val="24"/>
          <w:lang w:val="en-US"/>
        </w:rPr>
        <w:t xml:space="preserve"> (Fig.5a)</w:t>
      </w:r>
      <w:r w:rsidR="003A4606" w:rsidRPr="0004764B">
        <w:rPr>
          <w:rFonts w:ascii="Times New Roman" w:hAnsi="Times New Roman" w:cs="Times New Roman"/>
          <w:sz w:val="24"/>
          <w:szCs w:val="24"/>
          <w:lang w:val="en-US"/>
        </w:rPr>
        <w:t>. Further co</w:t>
      </w:r>
      <w:r w:rsidR="004F3EB9" w:rsidRPr="0004764B">
        <w:rPr>
          <w:rFonts w:ascii="Times New Roman" w:hAnsi="Times New Roman" w:cs="Times New Roman"/>
          <w:sz w:val="24"/>
          <w:szCs w:val="24"/>
          <w:lang w:val="en-US"/>
        </w:rPr>
        <w:t>-</w:t>
      </w:r>
      <w:r w:rsidR="003A4606" w:rsidRPr="0004764B">
        <w:rPr>
          <w:rFonts w:ascii="Times New Roman" w:hAnsi="Times New Roman" w:cs="Times New Roman"/>
          <w:sz w:val="24"/>
          <w:szCs w:val="24"/>
          <w:lang w:val="en-US"/>
        </w:rPr>
        <w:t>localization studies were performed to determ</w:t>
      </w:r>
      <w:r w:rsidR="00425FC6" w:rsidRPr="0004764B">
        <w:rPr>
          <w:rFonts w:ascii="Times New Roman" w:hAnsi="Times New Roman" w:cs="Times New Roman"/>
          <w:sz w:val="24"/>
          <w:szCs w:val="24"/>
          <w:lang w:val="en-US"/>
        </w:rPr>
        <w:t>ine what these structures were. CD9 is a commonly used marker for multivesicular bodies and exosome formation</w:t>
      </w:r>
      <w:r w:rsidR="004F3EB9" w:rsidRPr="0004764B">
        <w:rPr>
          <w:rFonts w:ascii="Times New Roman" w:hAnsi="Times New Roman" w:cs="Times New Roman"/>
          <w:sz w:val="24"/>
          <w:szCs w:val="24"/>
          <w:lang w:val="en-US"/>
        </w:rPr>
        <w:t xml:space="preserve">. </w:t>
      </w:r>
      <w:proofErr w:type="spellStart"/>
      <w:proofErr w:type="gramStart"/>
      <w:r w:rsidR="004F3EB9" w:rsidRPr="0004764B">
        <w:rPr>
          <w:rFonts w:ascii="Times New Roman" w:hAnsi="Times New Roman" w:cs="Times New Roman"/>
          <w:sz w:val="24"/>
          <w:szCs w:val="24"/>
          <w:lang w:val="en-US"/>
        </w:rPr>
        <w:t>hnRNPK</w:t>
      </w:r>
      <w:proofErr w:type="spellEnd"/>
      <w:proofErr w:type="gramEnd"/>
      <w:r w:rsidR="004F3EB9" w:rsidRPr="0004764B">
        <w:rPr>
          <w:rFonts w:ascii="Times New Roman" w:hAnsi="Times New Roman" w:cs="Times New Roman"/>
          <w:sz w:val="24"/>
          <w:szCs w:val="24"/>
          <w:lang w:val="en-US"/>
        </w:rPr>
        <w:t xml:space="preserve"> appears to co-localize </w:t>
      </w:r>
      <w:r w:rsidR="00396257">
        <w:rPr>
          <w:rFonts w:ascii="Times New Roman" w:hAnsi="Times New Roman" w:cs="Times New Roman"/>
          <w:sz w:val="24"/>
          <w:szCs w:val="24"/>
          <w:lang w:val="en-US"/>
        </w:rPr>
        <w:t xml:space="preserve">somewhat </w:t>
      </w:r>
      <w:r w:rsidR="004F3EB9" w:rsidRPr="0004764B">
        <w:rPr>
          <w:rFonts w:ascii="Times New Roman" w:hAnsi="Times New Roman" w:cs="Times New Roman"/>
          <w:sz w:val="24"/>
          <w:szCs w:val="24"/>
          <w:lang w:val="en-US"/>
        </w:rPr>
        <w:t xml:space="preserve">with the CD9 protein in GFP PC3 cells, which </w:t>
      </w:r>
      <w:r w:rsidR="005A7E5F">
        <w:rPr>
          <w:rFonts w:ascii="Times New Roman" w:hAnsi="Times New Roman" w:cs="Times New Roman"/>
          <w:sz w:val="24"/>
          <w:szCs w:val="24"/>
          <w:lang w:val="en-US"/>
        </w:rPr>
        <w:t xml:space="preserve">suggests potential </w:t>
      </w:r>
      <w:r w:rsidR="004F3EB9" w:rsidRPr="0004764B">
        <w:rPr>
          <w:rFonts w:ascii="Times New Roman" w:hAnsi="Times New Roman" w:cs="Times New Roman"/>
          <w:sz w:val="24"/>
          <w:szCs w:val="24"/>
          <w:lang w:val="en-US"/>
        </w:rPr>
        <w:t>presence in the multivesicular bodies</w:t>
      </w:r>
      <w:r w:rsidR="006B1AE1">
        <w:rPr>
          <w:rFonts w:ascii="Times New Roman" w:hAnsi="Times New Roman" w:cs="Times New Roman"/>
          <w:sz w:val="24"/>
          <w:szCs w:val="24"/>
          <w:lang w:val="en-US"/>
        </w:rPr>
        <w:t xml:space="preserve"> (Fig.5b)</w:t>
      </w:r>
      <w:r w:rsidR="004F3EB9" w:rsidRPr="0004764B">
        <w:rPr>
          <w:rFonts w:ascii="Times New Roman" w:hAnsi="Times New Roman" w:cs="Times New Roman"/>
          <w:sz w:val="24"/>
          <w:szCs w:val="24"/>
          <w:lang w:val="en-US"/>
        </w:rPr>
        <w:t xml:space="preserve">. </w:t>
      </w:r>
      <w:r w:rsidR="00CE5661" w:rsidRPr="0004764B">
        <w:rPr>
          <w:rFonts w:ascii="Times New Roman" w:hAnsi="Times New Roman" w:cs="Times New Roman"/>
          <w:sz w:val="24"/>
          <w:szCs w:val="24"/>
          <w:lang w:val="en-US"/>
        </w:rPr>
        <w:t xml:space="preserve">However, the </w:t>
      </w:r>
      <w:proofErr w:type="spellStart"/>
      <w:r w:rsidR="00CE5661" w:rsidRPr="0004764B">
        <w:rPr>
          <w:rFonts w:ascii="Times New Roman" w:hAnsi="Times New Roman" w:cs="Times New Roman"/>
          <w:sz w:val="24"/>
          <w:szCs w:val="24"/>
          <w:lang w:val="en-US"/>
        </w:rPr>
        <w:t>hnRNPK</w:t>
      </w:r>
      <w:proofErr w:type="spellEnd"/>
      <w:r w:rsidR="00CE5661" w:rsidRPr="0004764B">
        <w:rPr>
          <w:rFonts w:ascii="Times New Roman" w:hAnsi="Times New Roman" w:cs="Times New Roman"/>
          <w:sz w:val="24"/>
          <w:szCs w:val="24"/>
          <w:lang w:val="en-US"/>
        </w:rPr>
        <w:t xml:space="preserve"> in PC</w:t>
      </w:r>
      <w:r w:rsidR="000917AC">
        <w:rPr>
          <w:rFonts w:ascii="Times New Roman" w:hAnsi="Times New Roman" w:cs="Times New Roman"/>
          <w:sz w:val="24"/>
          <w:szCs w:val="24"/>
          <w:lang w:val="en-US"/>
        </w:rPr>
        <w:t>3</w:t>
      </w:r>
      <w:r w:rsidR="006B1AE1">
        <w:rPr>
          <w:rFonts w:ascii="Times New Roman" w:hAnsi="Times New Roman" w:cs="Times New Roman"/>
          <w:sz w:val="24"/>
          <w:szCs w:val="24"/>
          <w:lang w:val="en-US"/>
        </w:rPr>
        <w:t>-</w:t>
      </w:r>
      <w:r w:rsidR="00CE5661" w:rsidRPr="0004764B">
        <w:rPr>
          <w:rFonts w:ascii="Times New Roman" w:hAnsi="Times New Roman" w:cs="Times New Roman"/>
          <w:sz w:val="24"/>
          <w:szCs w:val="24"/>
          <w:lang w:val="en-US"/>
        </w:rPr>
        <w:t>cavin-1</w:t>
      </w:r>
      <w:r w:rsidR="006B1AE1">
        <w:rPr>
          <w:rFonts w:ascii="Times New Roman" w:hAnsi="Times New Roman" w:cs="Times New Roman"/>
          <w:sz w:val="24"/>
          <w:szCs w:val="24"/>
          <w:lang w:val="en-US"/>
        </w:rPr>
        <w:t xml:space="preserve"> cells</w:t>
      </w:r>
      <w:r w:rsidR="00CE5661" w:rsidRPr="0004764B">
        <w:rPr>
          <w:rFonts w:ascii="Times New Roman" w:hAnsi="Times New Roman" w:cs="Times New Roman"/>
          <w:sz w:val="24"/>
          <w:szCs w:val="24"/>
          <w:lang w:val="en-US"/>
        </w:rPr>
        <w:t xml:space="preserve"> was found present in endoplasmic reticulum, shown by strong overlap with ER resident protein, ERp44</w:t>
      </w:r>
      <w:r w:rsidR="006B1AE1">
        <w:rPr>
          <w:rFonts w:ascii="Times New Roman" w:hAnsi="Times New Roman" w:cs="Times New Roman"/>
          <w:sz w:val="24"/>
          <w:szCs w:val="24"/>
          <w:lang w:val="en-US"/>
        </w:rPr>
        <w:t xml:space="preserve"> (Fig.5c)</w:t>
      </w:r>
      <w:r w:rsidR="00CE5661"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 xml:space="preserve">No co-localization of </w:t>
      </w:r>
      <w:proofErr w:type="spellStart"/>
      <w:r w:rsidR="005A7E5F">
        <w:rPr>
          <w:rFonts w:ascii="Times New Roman" w:hAnsi="Times New Roman" w:cs="Times New Roman"/>
          <w:sz w:val="24"/>
          <w:szCs w:val="24"/>
          <w:lang w:val="en-US"/>
        </w:rPr>
        <w:t>hnRNPK</w:t>
      </w:r>
      <w:proofErr w:type="spellEnd"/>
      <w:r w:rsidR="005A7E5F">
        <w:rPr>
          <w:rFonts w:ascii="Times New Roman" w:hAnsi="Times New Roman" w:cs="Times New Roman"/>
          <w:sz w:val="24"/>
          <w:szCs w:val="24"/>
          <w:lang w:val="en-US"/>
        </w:rPr>
        <w:t xml:space="preserve"> with CD9 was observed in PC3-cavin-1 cells. </w:t>
      </w:r>
      <w:r w:rsidR="00CE5661" w:rsidRPr="0004764B">
        <w:rPr>
          <w:rFonts w:ascii="Times New Roman" w:hAnsi="Times New Roman" w:cs="Times New Roman"/>
          <w:sz w:val="24"/>
          <w:szCs w:val="24"/>
          <w:lang w:val="en-US"/>
        </w:rPr>
        <w:t>Therefore, change in subcellular localization modified by cavin-1</w:t>
      </w:r>
      <w:r w:rsidR="006B1AE1">
        <w:rPr>
          <w:rFonts w:ascii="Times New Roman" w:hAnsi="Times New Roman" w:cs="Times New Roman"/>
          <w:sz w:val="24"/>
          <w:szCs w:val="24"/>
          <w:lang w:val="en-US"/>
        </w:rPr>
        <w:t xml:space="preserve"> expression</w:t>
      </w:r>
      <w:r w:rsidR="00CE5661" w:rsidRPr="0004764B">
        <w:rPr>
          <w:rFonts w:ascii="Times New Roman" w:hAnsi="Times New Roman" w:cs="Times New Roman"/>
          <w:sz w:val="24"/>
          <w:szCs w:val="24"/>
          <w:lang w:val="en-US"/>
        </w:rPr>
        <w:t xml:space="preserve"> could explain the differential export of </w:t>
      </w:r>
      <w:proofErr w:type="spellStart"/>
      <w:r w:rsidR="00CE5661" w:rsidRPr="0004764B">
        <w:rPr>
          <w:rFonts w:ascii="Times New Roman" w:hAnsi="Times New Roman" w:cs="Times New Roman"/>
          <w:sz w:val="24"/>
          <w:szCs w:val="24"/>
          <w:lang w:val="en-US"/>
        </w:rPr>
        <w:t>hnRNPK</w:t>
      </w:r>
      <w:proofErr w:type="spellEnd"/>
      <w:r w:rsidR="00CE5661" w:rsidRPr="0004764B">
        <w:rPr>
          <w:rFonts w:ascii="Times New Roman" w:hAnsi="Times New Roman" w:cs="Times New Roman"/>
          <w:sz w:val="24"/>
          <w:szCs w:val="24"/>
          <w:lang w:val="en-US"/>
        </w:rPr>
        <w:t xml:space="preserve"> and miRNAs. </w:t>
      </w:r>
    </w:p>
    <w:p w14:paraId="4D3498E5" w14:textId="4AA5BB8A" w:rsidR="00DA6E08" w:rsidRPr="0004764B" w:rsidRDefault="00DA6E08" w:rsidP="0004764B">
      <w:pPr>
        <w:pStyle w:val="Heading2"/>
        <w:spacing w:line="480" w:lineRule="auto"/>
        <w:rPr>
          <w:rFonts w:ascii="Times New Roman" w:hAnsi="Times New Roman" w:cs="Times New Roman"/>
          <w:lang w:val="en-US"/>
        </w:rPr>
      </w:pPr>
      <w:commentRangeStart w:id="46"/>
      <w:proofErr w:type="spellStart"/>
      <w:proofErr w:type="gramStart"/>
      <w:r w:rsidRPr="0004764B">
        <w:rPr>
          <w:rFonts w:ascii="Times New Roman" w:hAnsi="Times New Roman" w:cs="Times New Roman"/>
          <w:lang w:val="en-US"/>
        </w:rPr>
        <w:t>hnRNPK</w:t>
      </w:r>
      <w:proofErr w:type="spellEnd"/>
      <w:proofErr w:type="gramEnd"/>
      <w:r w:rsidRPr="0004764B">
        <w:rPr>
          <w:rFonts w:ascii="Times New Roman" w:hAnsi="Times New Roman" w:cs="Times New Roman"/>
          <w:lang w:val="en-US"/>
        </w:rPr>
        <w:t xml:space="preserve"> co-localizes </w:t>
      </w:r>
      <w:commentRangeEnd w:id="46"/>
      <w:r w:rsidR="008E4812">
        <w:rPr>
          <w:rStyle w:val="CommentReference"/>
          <w:rFonts w:asciiTheme="minorHAnsi" w:eastAsiaTheme="minorHAnsi" w:hAnsiTheme="minorHAnsi" w:cstheme="minorBidi"/>
          <w:color w:val="auto"/>
        </w:rPr>
        <w:commentReference w:id="46"/>
      </w:r>
      <w:r w:rsidRPr="0004764B">
        <w:rPr>
          <w:rFonts w:ascii="Times New Roman" w:hAnsi="Times New Roman" w:cs="Times New Roman"/>
          <w:lang w:val="en-US"/>
        </w:rPr>
        <w:t>with selectively exported microRNAs</w:t>
      </w:r>
      <w:r w:rsidR="001E41AA" w:rsidRPr="0004764B">
        <w:rPr>
          <w:rFonts w:ascii="Times New Roman" w:hAnsi="Times New Roman" w:cs="Times New Roman"/>
          <w:lang w:val="en-US"/>
        </w:rPr>
        <w:t>.</w:t>
      </w:r>
    </w:p>
    <w:p w14:paraId="284E79E0" w14:textId="5426514D" w:rsidR="009A0AD7" w:rsidRDefault="008E4812" w:rsidP="009A0AD7">
      <w:pPr>
        <w:spacing w:line="480" w:lineRule="auto"/>
        <w:rPr>
          <w:rFonts w:ascii="Times New Roman" w:hAnsi="Times New Roman" w:cs="Times New Roman"/>
          <w:sz w:val="24"/>
          <w:szCs w:val="24"/>
          <w:lang w:val="en-US"/>
        </w:rPr>
        <w:sectPr w:rsidR="009A0AD7">
          <w:pgSz w:w="11906" w:h="16838"/>
          <w:pgMar w:top="1440" w:right="1440" w:bottom="1440" w:left="1440" w:header="708" w:footer="708" w:gutter="0"/>
          <w:cols w:space="708"/>
          <w:docGrid w:linePitch="360"/>
        </w:sectPr>
      </w:pPr>
      <w:proofErr w:type="spellStart"/>
      <w:proofErr w:type="gramStart"/>
      <w:r>
        <w:rPr>
          <w:rFonts w:ascii="Times New Roman" w:hAnsi="Times New Roman" w:cs="Times New Roman"/>
          <w:sz w:val="24"/>
          <w:szCs w:val="24"/>
          <w:lang w:val="en-US"/>
        </w:rPr>
        <w:t>hnRNP</w:t>
      </w:r>
      <w:proofErr w:type="spellEnd"/>
      <w:proofErr w:type="gramEnd"/>
      <w:r>
        <w:rPr>
          <w:rFonts w:ascii="Times New Roman" w:hAnsi="Times New Roman" w:cs="Times New Roman"/>
          <w:sz w:val="24"/>
          <w:szCs w:val="24"/>
          <w:lang w:val="en-US"/>
        </w:rPr>
        <w:t xml:space="preserve"> K has been reported to bind RNA, but so far there has been</w:t>
      </w:r>
      <w:r w:rsidR="00427465">
        <w:rPr>
          <w:rFonts w:ascii="Times New Roman" w:hAnsi="Times New Roman" w:cs="Times New Roman"/>
          <w:sz w:val="24"/>
          <w:szCs w:val="24"/>
          <w:lang w:val="en-US"/>
        </w:rPr>
        <w:t xml:space="preserve"> only one</w:t>
      </w:r>
      <w:r>
        <w:rPr>
          <w:rFonts w:ascii="Times New Roman" w:hAnsi="Times New Roman" w:cs="Times New Roman"/>
          <w:sz w:val="24"/>
          <w:szCs w:val="24"/>
          <w:lang w:val="en-US"/>
        </w:rPr>
        <w:t xml:space="preserve"> report of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binding miRNA. </w:t>
      </w:r>
      <w:r w:rsidR="000E6E61" w:rsidRPr="0004764B">
        <w:rPr>
          <w:rFonts w:ascii="Times New Roman" w:hAnsi="Times New Roman" w:cs="Times New Roman"/>
          <w:sz w:val="24"/>
          <w:szCs w:val="24"/>
          <w:lang w:val="en-US"/>
        </w:rPr>
        <w:t xml:space="preserve">The interaction between the selectively exported microRNAs and </w:t>
      </w:r>
      <w:proofErr w:type="spellStart"/>
      <w:r w:rsidR="000E6E61" w:rsidRPr="0004764B">
        <w:rPr>
          <w:rFonts w:ascii="Times New Roman" w:hAnsi="Times New Roman" w:cs="Times New Roman"/>
          <w:sz w:val="24"/>
          <w:szCs w:val="24"/>
          <w:lang w:val="en-US"/>
        </w:rPr>
        <w:t>hnRNPK</w:t>
      </w:r>
      <w:proofErr w:type="spellEnd"/>
      <w:r w:rsidR="000E6E61" w:rsidRPr="0004764B">
        <w:rPr>
          <w:rFonts w:ascii="Times New Roman" w:hAnsi="Times New Roman" w:cs="Times New Roman"/>
          <w:sz w:val="24"/>
          <w:szCs w:val="24"/>
          <w:lang w:val="en-US"/>
        </w:rPr>
        <w:t xml:space="preserve"> was assessed in two separate ways: b</w:t>
      </w:r>
      <w:r w:rsidR="006B1AE1">
        <w:rPr>
          <w:rFonts w:ascii="Times New Roman" w:hAnsi="Times New Roman" w:cs="Times New Roman"/>
          <w:sz w:val="24"/>
          <w:szCs w:val="24"/>
          <w:lang w:val="en-US"/>
        </w:rPr>
        <w:t>y assessing co-localization by m</w:t>
      </w:r>
      <w:r w:rsidR="000E6E61" w:rsidRPr="0004764B">
        <w:rPr>
          <w:rFonts w:ascii="Times New Roman" w:hAnsi="Times New Roman" w:cs="Times New Roman"/>
          <w:sz w:val="24"/>
          <w:szCs w:val="24"/>
          <w:lang w:val="en-US"/>
        </w:rPr>
        <w:t xml:space="preserve">icroRNA </w:t>
      </w:r>
      <w:r w:rsidR="000E6E61" w:rsidRPr="0004764B">
        <w:rPr>
          <w:rFonts w:ascii="Times New Roman" w:hAnsi="Times New Roman" w:cs="Times New Roman"/>
          <w:i/>
          <w:sz w:val="24"/>
          <w:szCs w:val="24"/>
          <w:lang w:val="en-US"/>
        </w:rPr>
        <w:t xml:space="preserve">in situ </w:t>
      </w:r>
      <w:r w:rsidR="000E6E61" w:rsidRPr="0004764B">
        <w:rPr>
          <w:rFonts w:ascii="Times New Roman" w:hAnsi="Times New Roman" w:cs="Times New Roman"/>
          <w:sz w:val="24"/>
          <w:szCs w:val="24"/>
          <w:lang w:val="en-US"/>
        </w:rPr>
        <w:t xml:space="preserve">hybridization </w:t>
      </w:r>
      <w:r w:rsidR="006F1A49">
        <w:rPr>
          <w:rFonts w:ascii="Times New Roman" w:hAnsi="Times New Roman" w:cs="Times New Roman"/>
          <w:sz w:val="24"/>
          <w:szCs w:val="24"/>
          <w:lang w:val="en-US"/>
        </w:rPr>
        <w:t xml:space="preserve">with </w:t>
      </w:r>
      <w:r w:rsidR="000E6E61" w:rsidRPr="0004764B">
        <w:rPr>
          <w:rFonts w:ascii="Times New Roman" w:hAnsi="Times New Roman" w:cs="Times New Roman"/>
          <w:sz w:val="24"/>
          <w:szCs w:val="24"/>
          <w:lang w:val="en-US"/>
        </w:rPr>
        <w:t>immunofluorescence (</w:t>
      </w:r>
      <w:proofErr w:type="spellStart"/>
      <w:r w:rsidR="000E6E61" w:rsidRPr="0004764B">
        <w:rPr>
          <w:rFonts w:ascii="Times New Roman" w:hAnsi="Times New Roman" w:cs="Times New Roman"/>
          <w:sz w:val="24"/>
          <w:szCs w:val="24"/>
          <w:lang w:val="en-US"/>
        </w:rPr>
        <w:t>miR</w:t>
      </w:r>
      <w:proofErr w:type="spellEnd"/>
      <w:r w:rsidR="000E6E61" w:rsidRPr="0004764B">
        <w:rPr>
          <w:rFonts w:ascii="Times New Roman" w:hAnsi="Times New Roman" w:cs="Times New Roman"/>
          <w:sz w:val="24"/>
          <w:szCs w:val="24"/>
          <w:lang w:val="en-US"/>
        </w:rPr>
        <w:t xml:space="preserve">-ISH IF) and binding ability by RNA immunoprecipitation (RIP). </w:t>
      </w:r>
      <w:proofErr w:type="spellStart"/>
      <w:proofErr w:type="gramStart"/>
      <w:r w:rsidR="00706A6E" w:rsidRPr="0004764B">
        <w:rPr>
          <w:rFonts w:ascii="Times New Roman" w:hAnsi="Times New Roman" w:cs="Times New Roman"/>
          <w:sz w:val="24"/>
          <w:szCs w:val="24"/>
          <w:lang w:val="en-US"/>
        </w:rPr>
        <w:t>miR</w:t>
      </w:r>
      <w:proofErr w:type="spellEnd"/>
      <w:r w:rsidR="00706A6E" w:rsidRPr="0004764B">
        <w:rPr>
          <w:rFonts w:ascii="Times New Roman" w:hAnsi="Times New Roman" w:cs="Times New Roman"/>
          <w:sz w:val="24"/>
          <w:szCs w:val="24"/>
          <w:lang w:val="en-US"/>
        </w:rPr>
        <w:t>-ISH</w:t>
      </w:r>
      <w:proofErr w:type="gramEnd"/>
      <w:r w:rsidR="00706A6E" w:rsidRPr="0004764B">
        <w:rPr>
          <w:rFonts w:ascii="Times New Roman" w:hAnsi="Times New Roman" w:cs="Times New Roman"/>
          <w:sz w:val="24"/>
          <w:szCs w:val="24"/>
          <w:lang w:val="en-US"/>
        </w:rPr>
        <w:t xml:space="preserve"> IF methodology was established by modifying the existing Fluorescence </w:t>
      </w:r>
      <w:r w:rsidR="00706A6E" w:rsidRPr="0004764B">
        <w:rPr>
          <w:rFonts w:ascii="Times New Roman" w:hAnsi="Times New Roman" w:cs="Times New Roman"/>
          <w:i/>
          <w:sz w:val="24"/>
          <w:szCs w:val="24"/>
          <w:lang w:val="en-US"/>
        </w:rPr>
        <w:t>In Situ</w:t>
      </w:r>
      <w:r w:rsidR="00706A6E" w:rsidRPr="0004764B">
        <w:rPr>
          <w:rFonts w:ascii="Times New Roman" w:hAnsi="Times New Roman" w:cs="Times New Roman"/>
          <w:sz w:val="24"/>
          <w:szCs w:val="24"/>
          <w:lang w:val="en-US"/>
        </w:rPr>
        <w:t xml:space="preserve"> Hybridization (FISH) methods and IF. </w:t>
      </w:r>
      <w:r w:rsidR="002B0591" w:rsidRPr="0004764B">
        <w:rPr>
          <w:rFonts w:ascii="Times New Roman" w:hAnsi="Times New Roman" w:cs="Times New Roman"/>
          <w:sz w:val="24"/>
          <w:szCs w:val="24"/>
          <w:lang w:val="en-US"/>
        </w:rPr>
        <w:t>The anti-</w:t>
      </w:r>
      <w:proofErr w:type="spellStart"/>
      <w:r w:rsidR="002B0591" w:rsidRPr="0004764B">
        <w:rPr>
          <w:rFonts w:ascii="Times New Roman" w:hAnsi="Times New Roman" w:cs="Times New Roman"/>
          <w:sz w:val="24"/>
          <w:szCs w:val="24"/>
          <w:lang w:val="en-US"/>
        </w:rPr>
        <w:t>miR</w:t>
      </w:r>
      <w:proofErr w:type="spellEnd"/>
      <w:r w:rsidR="002B0591" w:rsidRPr="0004764B">
        <w:rPr>
          <w:rFonts w:ascii="Times New Roman" w:hAnsi="Times New Roman" w:cs="Times New Roman"/>
          <w:sz w:val="24"/>
          <w:szCs w:val="24"/>
          <w:lang w:val="en-US"/>
        </w:rPr>
        <w:t xml:space="preserve"> probe </w:t>
      </w:r>
      <w:r w:rsidR="002B0591" w:rsidRPr="0004764B">
        <w:rPr>
          <w:rFonts w:ascii="Times New Roman" w:hAnsi="Times New Roman" w:cs="Times New Roman"/>
          <w:sz w:val="24"/>
          <w:szCs w:val="24"/>
          <w:lang w:val="en-US"/>
        </w:rPr>
        <w:lastRenderedPageBreak/>
        <w:t xml:space="preserve">highlights the target </w:t>
      </w:r>
      <w:proofErr w:type="spellStart"/>
      <w:r w:rsidR="002B0591" w:rsidRPr="0004764B">
        <w:rPr>
          <w:rFonts w:ascii="Times New Roman" w:hAnsi="Times New Roman" w:cs="Times New Roman"/>
          <w:sz w:val="24"/>
          <w:szCs w:val="24"/>
          <w:lang w:val="en-US"/>
        </w:rPr>
        <w:t>miRs</w:t>
      </w:r>
      <w:proofErr w:type="spellEnd"/>
      <w:r w:rsidR="002B0591" w:rsidRPr="0004764B">
        <w:rPr>
          <w:rFonts w:ascii="Times New Roman" w:hAnsi="Times New Roman" w:cs="Times New Roman"/>
          <w:sz w:val="24"/>
          <w:szCs w:val="24"/>
          <w:lang w:val="en-US"/>
        </w:rPr>
        <w:t xml:space="preserve"> based on RNA-RNA hybridization. </w:t>
      </w:r>
      <w:r w:rsidR="0028737D" w:rsidRPr="0004764B">
        <w:rPr>
          <w:rFonts w:ascii="Times New Roman" w:hAnsi="Times New Roman" w:cs="Times New Roman"/>
          <w:sz w:val="24"/>
          <w:szCs w:val="24"/>
          <w:lang w:val="en-US"/>
        </w:rPr>
        <w:t>Here, I assessed the subcellular c</w:t>
      </w:r>
      <w:r w:rsidR="009936BE">
        <w:rPr>
          <w:rFonts w:ascii="Times New Roman" w:hAnsi="Times New Roman" w:cs="Times New Roman"/>
          <w:sz w:val="24"/>
          <w:szCs w:val="24"/>
          <w:lang w:val="en-US"/>
        </w:rPr>
        <w:t>o-localization of miR-148a-3p,</w:t>
      </w:r>
      <w:r w:rsidR="0028737D" w:rsidRPr="0004764B">
        <w:rPr>
          <w:rFonts w:ascii="Times New Roman" w:hAnsi="Times New Roman" w:cs="Times New Roman"/>
          <w:sz w:val="24"/>
          <w:szCs w:val="24"/>
          <w:lang w:val="en-US"/>
        </w:rPr>
        <w:t xml:space="preserve"> </w:t>
      </w:r>
      <w:r w:rsidR="00325343" w:rsidRPr="0004764B">
        <w:rPr>
          <w:rFonts w:ascii="Times New Roman" w:hAnsi="Times New Roman" w:cs="Times New Roman"/>
          <w:sz w:val="24"/>
          <w:szCs w:val="24"/>
          <w:lang w:val="en-US"/>
        </w:rPr>
        <w:t>589-5</w:t>
      </w:r>
      <w:r w:rsidR="0028737D" w:rsidRPr="0004764B">
        <w:rPr>
          <w:rFonts w:ascii="Times New Roman" w:hAnsi="Times New Roman" w:cs="Times New Roman"/>
          <w:sz w:val="24"/>
          <w:szCs w:val="24"/>
          <w:lang w:val="en-US"/>
        </w:rPr>
        <w:t xml:space="preserve">p, a scrambled </w:t>
      </w:r>
      <w:r w:rsidR="006B1AE1">
        <w:rPr>
          <w:rFonts w:ascii="Times New Roman" w:hAnsi="Times New Roman" w:cs="Times New Roman"/>
          <w:sz w:val="24"/>
          <w:szCs w:val="24"/>
          <w:lang w:val="en-US"/>
        </w:rPr>
        <w:t>form of miR-148a (control)</w:t>
      </w:r>
      <w:r w:rsidR="0028737D" w:rsidRPr="0004764B">
        <w:rPr>
          <w:rFonts w:ascii="Times New Roman" w:hAnsi="Times New Roman" w:cs="Times New Roman"/>
          <w:sz w:val="24"/>
          <w:szCs w:val="24"/>
          <w:lang w:val="en-US"/>
        </w:rPr>
        <w:t xml:space="preserve"> and </w:t>
      </w:r>
      <w:proofErr w:type="spellStart"/>
      <w:r w:rsidR="0028737D" w:rsidRPr="0004764B">
        <w:rPr>
          <w:rFonts w:ascii="Times New Roman" w:hAnsi="Times New Roman" w:cs="Times New Roman"/>
          <w:sz w:val="24"/>
          <w:szCs w:val="24"/>
          <w:lang w:val="en-US"/>
        </w:rPr>
        <w:t>hnRNPK</w:t>
      </w:r>
      <w:proofErr w:type="spellEnd"/>
      <w:r w:rsidR="007D023E">
        <w:rPr>
          <w:rFonts w:ascii="Times New Roman" w:hAnsi="Times New Roman" w:cs="Times New Roman"/>
          <w:sz w:val="24"/>
          <w:szCs w:val="24"/>
          <w:lang w:val="en-US"/>
        </w:rPr>
        <w:t xml:space="preserve"> (Fig.6)</w:t>
      </w:r>
      <w:r w:rsidR="0028737D" w:rsidRPr="0004764B">
        <w:rPr>
          <w:rFonts w:ascii="Times New Roman" w:hAnsi="Times New Roman" w:cs="Times New Roman"/>
          <w:sz w:val="24"/>
          <w:szCs w:val="24"/>
          <w:lang w:val="en-US"/>
        </w:rPr>
        <w:t>.</w:t>
      </w:r>
      <w:r w:rsidR="00325343" w:rsidRPr="0004764B">
        <w:rPr>
          <w:rFonts w:ascii="Times New Roman" w:hAnsi="Times New Roman" w:cs="Times New Roman"/>
          <w:sz w:val="24"/>
          <w:szCs w:val="24"/>
          <w:lang w:val="en-US"/>
        </w:rPr>
        <w:t xml:space="preserve"> </w:t>
      </w:r>
      <w:proofErr w:type="gramStart"/>
      <w:r w:rsidR="006F1A49">
        <w:rPr>
          <w:rFonts w:ascii="Times New Roman" w:hAnsi="Times New Roman" w:cs="Times New Roman"/>
          <w:sz w:val="24"/>
          <w:szCs w:val="24"/>
          <w:lang w:val="en-US"/>
        </w:rPr>
        <w:t>miR-148a</w:t>
      </w:r>
      <w:proofErr w:type="gramEnd"/>
      <w:r w:rsidR="006F1A49">
        <w:rPr>
          <w:rFonts w:ascii="Times New Roman" w:hAnsi="Times New Roman" w:cs="Times New Roman"/>
          <w:sz w:val="24"/>
          <w:szCs w:val="24"/>
          <w:lang w:val="en-US"/>
        </w:rPr>
        <w:t xml:space="preserve"> </w:t>
      </w:r>
      <w:r w:rsidR="009936BE">
        <w:rPr>
          <w:rFonts w:ascii="Times New Roman" w:hAnsi="Times New Roman" w:cs="Times New Roman"/>
          <w:sz w:val="24"/>
          <w:szCs w:val="24"/>
          <w:lang w:val="en-US"/>
        </w:rPr>
        <w:t xml:space="preserve">was </w:t>
      </w:r>
      <w:r w:rsidR="006F1A49">
        <w:rPr>
          <w:rFonts w:ascii="Times New Roman" w:hAnsi="Times New Roman" w:cs="Times New Roman"/>
          <w:sz w:val="24"/>
          <w:szCs w:val="24"/>
          <w:lang w:val="en-US"/>
        </w:rPr>
        <w:t>a</w:t>
      </w:r>
      <w:r w:rsidR="006B1AE1">
        <w:rPr>
          <w:rFonts w:ascii="Times New Roman" w:hAnsi="Times New Roman" w:cs="Times New Roman"/>
          <w:sz w:val="24"/>
          <w:szCs w:val="24"/>
          <w:lang w:val="en-US"/>
        </w:rPr>
        <w:t xml:space="preserve">ssessed as </w:t>
      </w:r>
      <w:r w:rsidR="009936BE">
        <w:rPr>
          <w:rFonts w:ascii="Times New Roman" w:hAnsi="Times New Roman" w:cs="Times New Roman"/>
          <w:sz w:val="24"/>
          <w:szCs w:val="24"/>
          <w:lang w:val="en-US"/>
        </w:rPr>
        <w:t>it contains the</w:t>
      </w:r>
      <w:r w:rsidR="006B1AE1">
        <w:rPr>
          <w:rFonts w:ascii="Times New Roman" w:hAnsi="Times New Roman" w:cs="Times New Roman"/>
          <w:sz w:val="24"/>
          <w:szCs w:val="24"/>
          <w:lang w:val="en-US"/>
        </w:rPr>
        <w:t xml:space="preserve"> motif that </w:t>
      </w:r>
      <w:proofErr w:type="spellStart"/>
      <w:r w:rsidR="006F1A49">
        <w:rPr>
          <w:rFonts w:ascii="Times New Roman" w:hAnsi="Times New Roman" w:cs="Times New Roman"/>
          <w:sz w:val="24"/>
          <w:szCs w:val="24"/>
          <w:lang w:val="en-US"/>
        </w:rPr>
        <w:t>hnRNPK</w:t>
      </w:r>
      <w:proofErr w:type="spellEnd"/>
      <w:r w:rsidR="006F1A49">
        <w:rPr>
          <w:rFonts w:ascii="Times New Roman" w:hAnsi="Times New Roman" w:cs="Times New Roman"/>
          <w:sz w:val="24"/>
          <w:szCs w:val="24"/>
          <w:lang w:val="en-US"/>
        </w:rPr>
        <w:t xml:space="preserve"> was predicted to bind</w:t>
      </w:r>
      <w:r w:rsidR="006B1AE1">
        <w:rPr>
          <w:rFonts w:ascii="Times New Roman" w:hAnsi="Times New Roman" w:cs="Times New Roman"/>
          <w:sz w:val="24"/>
          <w:szCs w:val="24"/>
          <w:lang w:val="en-US"/>
        </w:rPr>
        <w:t xml:space="preserve"> and possess</w:t>
      </w:r>
      <w:r w:rsidR="009936BE">
        <w:rPr>
          <w:rFonts w:ascii="Times New Roman" w:hAnsi="Times New Roman" w:cs="Times New Roman"/>
          <w:sz w:val="24"/>
          <w:szCs w:val="24"/>
          <w:lang w:val="en-US"/>
        </w:rPr>
        <w:t>es</w:t>
      </w:r>
      <w:r w:rsidR="006B1AE1">
        <w:rPr>
          <w:rFonts w:ascii="Times New Roman" w:hAnsi="Times New Roman" w:cs="Times New Roman"/>
          <w:sz w:val="24"/>
          <w:szCs w:val="24"/>
          <w:lang w:val="en-US"/>
        </w:rPr>
        <w:t xml:space="preserve"> decreased export upon cavin-1 expression. In contrast, miR-589</w:t>
      </w:r>
      <w:r w:rsidR="006F1A49">
        <w:rPr>
          <w:rFonts w:ascii="Times New Roman" w:hAnsi="Times New Roman" w:cs="Times New Roman"/>
          <w:sz w:val="24"/>
          <w:szCs w:val="24"/>
          <w:lang w:val="en-US"/>
        </w:rPr>
        <w:t xml:space="preserve"> was seen to be unaffected by expression of cavin-1 in cell and EVs in RNA-</w:t>
      </w:r>
      <w:proofErr w:type="spellStart"/>
      <w:r w:rsidR="006F1A49">
        <w:rPr>
          <w:rFonts w:ascii="Times New Roman" w:hAnsi="Times New Roman" w:cs="Times New Roman"/>
          <w:sz w:val="24"/>
          <w:szCs w:val="24"/>
          <w:lang w:val="en-US"/>
        </w:rPr>
        <w:t>seq</w:t>
      </w:r>
      <w:proofErr w:type="spellEnd"/>
      <w:r w:rsidR="006F1A49">
        <w:rPr>
          <w:rFonts w:ascii="Times New Roman" w:hAnsi="Times New Roman" w:cs="Times New Roman"/>
          <w:sz w:val="24"/>
          <w:szCs w:val="24"/>
          <w:lang w:val="en-US"/>
        </w:rPr>
        <w:t xml:space="preserve"> analysis. This establishes a negative </w:t>
      </w:r>
    </w:p>
    <w:p w14:paraId="4E84E613" w14:textId="25F42E74" w:rsidR="0066460C" w:rsidRPr="0066460C" w:rsidRDefault="00A56504" w:rsidP="00A56504">
      <w:pPr>
        <w:rPr>
          <w:rFonts w:ascii="Times New Roman" w:hAnsi="Times New Roman" w:cs="Times New Roman"/>
          <w:sz w:val="24"/>
          <w:szCs w:val="24"/>
          <w:lang w:val="en-US"/>
        </w:rPr>
        <w:sectPr w:rsidR="0066460C" w:rsidRPr="0066460C" w:rsidSect="00A56504">
          <w:pgSz w:w="16838" w:h="11906" w:orient="landscape"/>
          <w:pgMar w:top="720" w:right="720" w:bottom="720" w:left="720" w:header="708" w:footer="708" w:gutter="0"/>
          <w:cols w:num="2" w:space="708"/>
          <w:docGrid w:linePitch="360"/>
        </w:sectPr>
      </w:pPr>
      <w:r w:rsidRPr="00A56504">
        <w:rPr>
          <w:rFonts w:ascii="Times New Roman" w:hAnsi="Times New Roman" w:cs="Times New Roman"/>
          <w:b/>
          <w:noProof/>
          <w:szCs w:val="24"/>
          <w:lang w:eastAsia="en-AU"/>
        </w:rPr>
        <w:lastRenderedPageBreak/>
        <mc:AlternateContent>
          <mc:Choice Requires="wps">
            <w:drawing>
              <wp:anchor distT="45720" distB="45720" distL="114300" distR="114300" simplePos="0" relativeHeight="251665408" behindDoc="0" locked="0" layoutInCell="1" allowOverlap="1" wp14:anchorId="3E425831" wp14:editId="23A6DAC1">
                <wp:simplePos x="0" y="0"/>
                <wp:positionH relativeFrom="column">
                  <wp:posOffset>207645</wp:posOffset>
                </wp:positionH>
                <wp:positionV relativeFrom="paragraph">
                  <wp:posOffset>3449320</wp:posOffset>
                </wp:positionV>
                <wp:extent cx="4559935" cy="308737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3087370"/>
                        </a:xfrm>
                        <a:prstGeom prst="rect">
                          <a:avLst/>
                        </a:prstGeom>
                        <a:solidFill>
                          <a:srgbClr val="FFFFFF"/>
                        </a:solidFill>
                        <a:ln w="9525">
                          <a:noFill/>
                          <a:miter lim="800000"/>
                          <a:headEnd/>
                          <a:tailEnd/>
                        </a:ln>
                      </wps:spPr>
                      <wps:txbx>
                        <w:txbxContent>
                          <w:p w14:paraId="28F04E18" w14:textId="69491E81" w:rsidR="00C15703" w:rsidRPr="00A56504" w:rsidRDefault="00C15703" w:rsidP="00A56504">
                            <w:pPr>
                              <w:spacing w:line="360" w:lineRule="auto"/>
                              <w:rPr>
                                <w:rFonts w:ascii="Times New Roman" w:hAnsi="Times New Roman" w:cs="Times New Roman"/>
                              </w:rPr>
                            </w:pPr>
                            <w:r w:rsidRPr="00A56504">
                              <w:rPr>
                                <w:rFonts w:ascii="Times New Roman" w:hAnsi="Times New Roman" w:cs="Times New Roman"/>
                                <w:b/>
                              </w:rPr>
                              <w:t>Figure 5</w:t>
                            </w:r>
                            <w:r w:rsidRPr="00A56504">
                              <w:rPr>
                                <w:rFonts w:ascii="Times New Roman" w:hAnsi="Times New Roman" w:cs="Times New Roman"/>
                              </w:rPr>
                              <w:t xml:space="preserve">: </w:t>
                            </w:r>
                            <w:proofErr w:type="spellStart"/>
                            <w:r w:rsidRPr="00A56504">
                              <w:rPr>
                                <w:rFonts w:ascii="Times New Roman" w:hAnsi="Times New Roman" w:cs="Times New Roman"/>
                                <w:i/>
                              </w:rPr>
                              <w:t>hnRNPK</w:t>
                            </w:r>
                            <w:proofErr w:type="spellEnd"/>
                            <w:r w:rsidRPr="00A56504">
                              <w:rPr>
                                <w:rFonts w:ascii="Times New Roman" w:hAnsi="Times New Roman" w:cs="Times New Roman"/>
                                <w:i/>
                              </w:rPr>
                              <w:t xml:space="preserve"> changes subcellular localization between PC3 GFP and PC3-cavin-1 cell lines</w:t>
                            </w:r>
                            <w:r w:rsidRPr="00A56504">
                              <w:rPr>
                                <w:rFonts w:ascii="Times New Roman" w:hAnsi="Times New Roman" w:cs="Times New Roman"/>
                              </w:rPr>
                              <w:t xml:space="preserve">. Immunofluorescence completed on PC3 GFP or cavin-1 cell lines was used to assess changes in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activity, particularly localization. A) </w:t>
                            </w:r>
                            <w:proofErr w:type="spellStart"/>
                            <w:proofErr w:type="gramStart"/>
                            <w:r w:rsidRPr="00A56504">
                              <w:rPr>
                                <w:rFonts w:ascii="Times New Roman" w:hAnsi="Times New Roman" w:cs="Times New Roman"/>
                              </w:rPr>
                              <w:t>hnRNPK</w:t>
                            </w:r>
                            <w:proofErr w:type="spellEnd"/>
                            <w:proofErr w:type="gramEnd"/>
                            <w:r w:rsidRPr="00A56504">
                              <w:rPr>
                                <w:rFonts w:ascii="Times New Roman" w:hAnsi="Times New Roman" w:cs="Times New Roman"/>
                              </w:rPr>
                              <w:t xml:space="preserve"> (red) was detected in punctate cytoplasmic structures and nucleolus of GFP PC3 cells and in perinuclear structures in cavin-1 PC3 cells. Green channel shows position of GFP or GFP tagged cavin-1 B) Confocal images display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and CD9 (green) co-localization to assess the identity of the punctate structures. Inset highlights co-localization. C) ERp44 (green) and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visualised by fluorescence microscopy in PC3-GFP and PC3-cavin-1 cell lines. Scale bar represents 10μm. DAPI stain (blue) present in each 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25831" id="_x0000_s1027" type="#_x0000_t202" style="position:absolute;margin-left:16.35pt;margin-top:271.6pt;width:359.05pt;height:243.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" stroked="f">
                <v:textbox>
                  <w:txbxContent>
                    <w:p w14:paraId="28F04E18" w14:textId="69491E81" w:rsidR="00C15703" w:rsidRPr="00A56504" w:rsidRDefault="00C15703" w:rsidP="00A56504">
                      <w:pPr>
                        <w:spacing w:line="360" w:lineRule="auto"/>
                        <w:rPr>
                          <w:rFonts w:ascii="Times New Roman" w:hAnsi="Times New Roman" w:cs="Times New Roman"/>
                        </w:rPr>
                      </w:pPr>
                      <w:r w:rsidRPr="00A56504">
                        <w:rPr>
                          <w:rFonts w:ascii="Times New Roman" w:hAnsi="Times New Roman" w:cs="Times New Roman"/>
                          <w:b/>
                        </w:rPr>
                        <w:t>Figure 5</w:t>
                      </w:r>
                      <w:r w:rsidRPr="00A56504">
                        <w:rPr>
                          <w:rFonts w:ascii="Times New Roman" w:hAnsi="Times New Roman" w:cs="Times New Roman"/>
                        </w:rPr>
                        <w:t xml:space="preserve">: </w:t>
                      </w:r>
                      <w:r w:rsidRPr="00A56504">
                        <w:rPr>
                          <w:rFonts w:ascii="Times New Roman" w:hAnsi="Times New Roman" w:cs="Times New Roman"/>
                          <w:i/>
                        </w:rPr>
                        <w:t>hnRNPK changes subcellular localization between PC3 GFP and PC3-cavin-1 cell lines</w:t>
                      </w:r>
                      <w:r w:rsidRPr="00A56504">
                        <w:rPr>
                          <w:rFonts w:ascii="Times New Roman" w:hAnsi="Times New Roman" w:cs="Times New Roman"/>
                        </w:rPr>
                        <w:t>. Immunofluorescence completed on PC3 GFP or cavin-1 cell lines was used to assess changes in hnRNPK activity, particularly localization. A) hnRNPK (red) was detected in punctate cytoplasmic structures and nucleolus of GFP PC3 cells and in perinuclear structures in cavin-1 PC3 cells. Green channel shows position of GFP or GFP tagged cavin-1 B) Confocal images display hnRNPK (red) and CD9 (green) co-localization to assess the identity of the punctate structures. Inset highlights co-localization. C) ERp44 (green) and hnRNPK (red) visualised by fluorescence microscopy in PC3-GFP and PC3-cavin-1 cell lines. Scale bar represents 10μm. DAPI stain (blue) present in each sample.</w:t>
                      </w:r>
                    </w:p>
                  </w:txbxContent>
                </v:textbox>
                <w10:wrap type="square"/>
              </v:shape>
            </w:pict>
          </mc:Fallback>
        </mc:AlternateContent>
      </w:r>
      <w:r>
        <w:rPr>
          <w:noProof/>
          <w:lang w:eastAsia="en-AU"/>
        </w:rPr>
        <w:drawing>
          <wp:anchor distT="0" distB="0" distL="114300" distR="114300" simplePos="0" relativeHeight="251663360" behindDoc="1" locked="0" layoutInCell="1" allowOverlap="1" wp14:anchorId="10664F1F" wp14:editId="696B72C4">
            <wp:simplePos x="0" y="0"/>
            <wp:positionH relativeFrom="column">
              <wp:posOffset>4874227</wp:posOffset>
            </wp:positionH>
            <wp:positionV relativeFrom="paragraph">
              <wp:posOffset>486</wp:posOffset>
            </wp:positionV>
            <wp:extent cx="4882515" cy="6337300"/>
            <wp:effectExtent l="0" t="0" r="0" b="6350"/>
            <wp:wrapTight wrapText="bothSides">
              <wp:wrapPolygon edited="0">
                <wp:start x="0" y="0"/>
                <wp:lineTo x="0" y="21557"/>
                <wp:lineTo x="21490" y="21557"/>
                <wp:lineTo x="2149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82515" cy="633730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2336" behindDoc="1" locked="0" layoutInCell="1" allowOverlap="1" wp14:anchorId="644E2F7C" wp14:editId="5CE52D72">
            <wp:simplePos x="0" y="0"/>
            <wp:positionH relativeFrom="margin">
              <wp:align>left</wp:align>
            </wp:positionH>
            <wp:positionV relativeFrom="paragraph">
              <wp:posOffset>17590</wp:posOffset>
            </wp:positionV>
            <wp:extent cx="4664075" cy="3112135"/>
            <wp:effectExtent l="0" t="0" r="3175" b="0"/>
            <wp:wrapTight wrapText="bothSides">
              <wp:wrapPolygon edited="0">
                <wp:start x="0" y="0"/>
                <wp:lineTo x="0" y="21419"/>
                <wp:lineTo x="21526" y="21419"/>
                <wp:lineTo x="2152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64075" cy="3112135"/>
                    </a:xfrm>
                    <a:prstGeom prst="rect">
                      <a:avLst/>
                    </a:prstGeom>
                  </pic:spPr>
                </pic:pic>
              </a:graphicData>
            </a:graphic>
            <wp14:sizeRelH relativeFrom="page">
              <wp14:pctWidth>0</wp14:pctWidth>
            </wp14:sizeRelH>
            <wp14:sizeRelV relativeFrom="page">
              <wp14:pctHeight>0</wp14:pctHeight>
            </wp14:sizeRelV>
          </wp:anchor>
        </w:drawing>
      </w:r>
    </w:p>
    <w:p w14:paraId="1DB516CD" w14:textId="4C7E579E" w:rsidR="0066460C" w:rsidRDefault="0066460C" w:rsidP="009A0AD7">
      <w:pPr>
        <w:spacing w:line="360" w:lineRule="auto"/>
        <w:rPr>
          <w:rFonts w:ascii="Times New Roman" w:hAnsi="Times New Roman" w:cs="Times New Roman"/>
          <w:b/>
          <w:szCs w:val="24"/>
          <w:lang w:val="en-US"/>
        </w:rPr>
        <w:sectPr w:rsidR="0066460C" w:rsidSect="0066460C">
          <w:type w:val="continuous"/>
          <w:pgSz w:w="16838" w:h="11906" w:orient="landscape"/>
          <w:pgMar w:top="720" w:right="0" w:bottom="720" w:left="720" w:header="708" w:footer="708" w:gutter="0"/>
          <w:cols w:num="2" w:space="740"/>
          <w:docGrid w:linePitch="360"/>
        </w:sectPr>
      </w:pPr>
    </w:p>
    <w:p w14:paraId="610DA00E" w14:textId="77777777" w:rsidR="0066460C" w:rsidRDefault="0066460C" w:rsidP="009A0AD7">
      <w:pPr>
        <w:spacing w:line="360" w:lineRule="auto"/>
        <w:rPr>
          <w:rFonts w:ascii="Times New Roman" w:hAnsi="Times New Roman" w:cs="Times New Roman"/>
          <w:b/>
          <w:szCs w:val="24"/>
          <w:lang w:val="en-US"/>
        </w:rPr>
      </w:pPr>
      <w:r>
        <w:rPr>
          <w:noProof/>
          <w:lang w:eastAsia="en-AU"/>
        </w:rPr>
        <w:lastRenderedPageBreak/>
        <w:drawing>
          <wp:anchor distT="0" distB="0" distL="114300" distR="114300" simplePos="0" relativeHeight="251661312" behindDoc="1" locked="0" layoutInCell="1" allowOverlap="1" wp14:anchorId="7FE776BF" wp14:editId="081DC56D">
            <wp:simplePos x="0" y="0"/>
            <wp:positionH relativeFrom="column">
              <wp:posOffset>-317500</wp:posOffset>
            </wp:positionH>
            <wp:positionV relativeFrom="paragraph">
              <wp:posOffset>172085</wp:posOffset>
            </wp:positionV>
            <wp:extent cx="4618990" cy="3300730"/>
            <wp:effectExtent l="0" t="0" r="0" b="0"/>
            <wp:wrapTight wrapText="bothSides">
              <wp:wrapPolygon edited="0">
                <wp:start x="0" y="0"/>
                <wp:lineTo x="0" y="21442"/>
                <wp:lineTo x="21469" y="21442"/>
                <wp:lineTo x="2146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18990" cy="330073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0288" behindDoc="1" locked="0" layoutInCell="1" allowOverlap="1" wp14:anchorId="6F2CBE89" wp14:editId="20F841B6">
            <wp:simplePos x="0" y="0"/>
            <wp:positionH relativeFrom="margin">
              <wp:align>left</wp:align>
            </wp:positionH>
            <wp:positionV relativeFrom="paragraph">
              <wp:posOffset>136525</wp:posOffset>
            </wp:positionV>
            <wp:extent cx="4618990" cy="6490335"/>
            <wp:effectExtent l="0" t="0" r="0" b="5715"/>
            <wp:wrapTight wrapText="bothSides">
              <wp:wrapPolygon edited="0">
                <wp:start x="0" y="0"/>
                <wp:lineTo x="0" y="21556"/>
                <wp:lineTo x="21469" y="21556"/>
                <wp:lineTo x="2146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18990" cy="6490335"/>
                    </a:xfrm>
                    <a:prstGeom prst="rect">
                      <a:avLst/>
                    </a:prstGeom>
                  </pic:spPr>
                </pic:pic>
              </a:graphicData>
            </a:graphic>
            <wp14:sizeRelH relativeFrom="page">
              <wp14:pctWidth>0</wp14:pctWidth>
            </wp14:sizeRelH>
            <wp14:sizeRelV relativeFrom="page">
              <wp14:pctHeight>0</wp14:pctHeight>
            </wp14:sizeRelV>
          </wp:anchor>
        </w:drawing>
      </w:r>
      <w:r w:rsidRPr="0066460C">
        <w:rPr>
          <w:rFonts w:ascii="Times New Roman" w:hAnsi="Times New Roman" w:cs="Times New Roman"/>
          <w:b/>
          <w:szCs w:val="24"/>
          <w:lang w:val="en-US"/>
        </w:rPr>
        <w:t xml:space="preserve"> </w:t>
      </w:r>
    </w:p>
    <w:p w14:paraId="4EB82D97" w14:textId="77777777" w:rsidR="0066460C" w:rsidRDefault="0066460C" w:rsidP="0066460C">
      <w:pPr>
        <w:spacing w:line="360" w:lineRule="auto"/>
        <w:rPr>
          <w:rFonts w:ascii="Times New Roman" w:hAnsi="Times New Roman" w:cs="Times New Roman"/>
          <w:b/>
          <w:szCs w:val="24"/>
          <w:lang w:val="en-US"/>
        </w:rPr>
      </w:pPr>
    </w:p>
    <w:p w14:paraId="5BE74F34" w14:textId="77777777" w:rsidR="0066460C" w:rsidRDefault="0066460C" w:rsidP="0066460C">
      <w:pPr>
        <w:spacing w:line="360" w:lineRule="auto"/>
        <w:ind w:right="556"/>
        <w:rPr>
          <w:rFonts w:ascii="Times New Roman" w:hAnsi="Times New Roman" w:cs="Times New Roman"/>
          <w:b/>
          <w:szCs w:val="24"/>
          <w:lang w:val="en-US"/>
        </w:rPr>
      </w:pPr>
    </w:p>
    <w:p w14:paraId="53D660A5" w14:textId="77777777" w:rsidR="0066460C" w:rsidRDefault="0066460C" w:rsidP="0066460C">
      <w:pPr>
        <w:spacing w:line="360" w:lineRule="auto"/>
        <w:ind w:right="556"/>
        <w:rPr>
          <w:rFonts w:ascii="Times New Roman" w:hAnsi="Times New Roman" w:cs="Times New Roman"/>
          <w:b/>
          <w:szCs w:val="24"/>
          <w:lang w:val="en-US"/>
        </w:rPr>
      </w:pPr>
    </w:p>
    <w:p w14:paraId="62468337" w14:textId="77777777" w:rsidR="0066460C" w:rsidRDefault="0066460C" w:rsidP="0066460C">
      <w:pPr>
        <w:spacing w:line="360" w:lineRule="auto"/>
        <w:ind w:right="556"/>
        <w:rPr>
          <w:rFonts w:ascii="Times New Roman" w:hAnsi="Times New Roman" w:cs="Times New Roman"/>
          <w:b/>
          <w:szCs w:val="24"/>
          <w:lang w:val="en-US"/>
        </w:rPr>
      </w:pPr>
    </w:p>
    <w:p w14:paraId="4624B6B0" w14:textId="77777777" w:rsidR="0066460C" w:rsidRDefault="0066460C" w:rsidP="0066460C">
      <w:pPr>
        <w:spacing w:line="360" w:lineRule="auto"/>
        <w:ind w:right="556"/>
        <w:rPr>
          <w:rFonts w:ascii="Times New Roman" w:hAnsi="Times New Roman" w:cs="Times New Roman"/>
          <w:b/>
          <w:szCs w:val="24"/>
          <w:lang w:val="en-US"/>
        </w:rPr>
      </w:pPr>
    </w:p>
    <w:p w14:paraId="09815263" w14:textId="77777777" w:rsidR="0066460C" w:rsidRDefault="0066460C" w:rsidP="0066460C">
      <w:pPr>
        <w:spacing w:line="360" w:lineRule="auto"/>
        <w:ind w:right="556"/>
        <w:rPr>
          <w:rFonts w:ascii="Times New Roman" w:hAnsi="Times New Roman" w:cs="Times New Roman"/>
          <w:b/>
          <w:szCs w:val="24"/>
          <w:lang w:val="en-US"/>
        </w:rPr>
      </w:pPr>
    </w:p>
    <w:p w14:paraId="41424847" w14:textId="77777777" w:rsidR="0066460C" w:rsidRDefault="0066460C" w:rsidP="0066460C">
      <w:pPr>
        <w:spacing w:line="360" w:lineRule="auto"/>
        <w:ind w:right="556"/>
        <w:rPr>
          <w:rFonts w:ascii="Times New Roman" w:hAnsi="Times New Roman" w:cs="Times New Roman"/>
          <w:b/>
          <w:szCs w:val="24"/>
          <w:lang w:val="en-US"/>
        </w:rPr>
      </w:pPr>
    </w:p>
    <w:p w14:paraId="26DB9AFE" w14:textId="77777777" w:rsidR="0066460C" w:rsidRDefault="0066460C" w:rsidP="0066460C">
      <w:pPr>
        <w:spacing w:line="360" w:lineRule="auto"/>
        <w:ind w:right="556"/>
        <w:rPr>
          <w:rFonts w:ascii="Times New Roman" w:hAnsi="Times New Roman" w:cs="Times New Roman"/>
          <w:b/>
          <w:szCs w:val="24"/>
          <w:lang w:val="en-US"/>
        </w:rPr>
      </w:pPr>
    </w:p>
    <w:p w14:paraId="51D5DBE3" w14:textId="77777777" w:rsidR="0066460C" w:rsidRDefault="0066460C" w:rsidP="0066460C">
      <w:pPr>
        <w:spacing w:line="360" w:lineRule="auto"/>
        <w:ind w:right="556"/>
        <w:rPr>
          <w:rFonts w:ascii="Times New Roman" w:hAnsi="Times New Roman" w:cs="Times New Roman"/>
          <w:b/>
          <w:szCs w:val="24"/>
          <w:lang w:val="en-US"/>
        </w:rPr>
      </w:pPr>
    </w:p>
    <w:p w14:paraId="14617699" w14:textId="77777777" w:rsidR="0066460C" w:rsidRDefault="0066460C" w:rsidP="0066460C">
      <w:pPr>
        <w:spacing w:line="360" w:lineRule="auto"/>
        <w:ind w:right="556"/>
        <w:rPr>
          <w:rFonts w:ascii="Times New Roman" w:hAnsi="Times New Roman" w:cs="Times New Roman"/>
          <w:b/>
          <w:szCs w:val="24"/>
          <w:lang w:val="en-US"/>
        </w:rPr>
      </w:pPr>
    </w:p>
    <w:p w14:paraId="7A0F8AF8" w14:textId="77777777" w:rsidR="0066460C" w:rsidRDefault="0066460C" w:rsidP="0066460C">
      <w:pPr>
        <w:spacing w:line="360" w:lineRule="auto"/>
        <w:ind w:right="556"/>
        <w:rPr>
          <w:rFonts w:ascii="Times New Roman" w:hAnsi="Times New Roman" w:cs="Times New Roman"/>
          <w:b/>
          <w:szCs w:val="24"/>
          <w:lang w:val="en-US"/>
        </w:rPr>
      </w:pPr>
    </w:p>
    <w:p w14:paraId="7C0C2A7E" w14:textId="477B2FD8" w:rsidR="0066460C" w:rsidRDefault="0066460C" w:rsidP="0066460C">
      <w:pPr>
        <w:spacing w:line="360" w:lineRule="auto"/>
        <w:ind w:right="556"/>
        <w:rPr>
          <w:rFonts w:ascii="Times New Roman" w:hAnsi="Times New Roman" w:cs="Times New Roman"/>
          <w:b/>
          <w:szCs w:val="24"/>
          <w:lang w:val="en-US"/>
        </w:rPr>
        <w:sectPr w:rsidR="0066460C" w:rsidSect="0066460C">
          <w:type w:val="continuous"/>
          <w:pgSz w:w="16838" w:h="11906" w:orient="landscape"/>
          <w:pgMar w:top="720" w:right="720" w:bottom="720" w:left="720" w:header="708" w:footer="708" w:gutter="0"/>
          <w:cols w:num="2" w:space="394"/>
          <w:docGrid w:linePitch="360"/>
        </w:sectPr>
      </w:pPr>
      <w:r w:rsidRPr="00894DCB">
        <w:rPr>
          <w:rFonts w:ascii="Times New Roman" w:hAnsi="Times New Roman" w:cs="Times New Roman"/>
          <w:b/>
          <w:szCs w:val="24"/>
          <w:lang w:val="en-US"/>
        </w:rPr>
        <w:t>Figure 6</w:t>
      </w:r>
      <w:r w:rsidRPr="00894DCB">
        <w:rPr>
          <w:rFonts w:ascii="Times New Roman" w:hAnsi="Times New Roman" w:cs="Times New Roman"/>
          <w:i/>
          <w:szCs w:val="24"/>
          <w:lang w:val="en-US"/>
        </w:rPr>
        <w:t xml:space="preserve">. </w:t>
      </w:r>
      <w:proofErr w:type="gramStart"/>
      <w:r w:rsidRPr="00894DCB">
        <w:rPr>
          <w:rFonts w:ascii="Times New Roman" w:hAnsi="Times New Roman" w:cs="Times New Roman"/>
          <w:i/>
          <w:szCs w:val="24"/>
          <w:lang w:val="en-US"/>
        </w:rPr>
        <w:t>miR-148a</w:t>
      </w:r>
      <w:proofErr w:type="gramEnd"/>
      <w:r w:rsidRPr="00894DCB">
        <w:rPr>
          <w:rFonts w:ascii="Times New Roman" w:hAnsi="Times New Roman" w:cs="Times New Roman"/>
          <w:i/>
          <w:szCs w:val="24"/>
          <w:lang w:val="en-US"/>
        </w:rPr>
        <w:t xml:space="preserve"> co-localize</w:t>
      </w:r>
      <w:r>
        <w:rPr>
          <w:rFonts w:ascii="Times New Roman" w:hAnsi="Times New Roman" w:cs="Times New Roman"/>
          <w:i/>
          <w:szCs w:val="24"/>
          <w:lang w:val="en-US"/>
        </w:rPr>
        <w:t>s</w:t>
      </w:r>
      <w:r w:rsidRPr="00894DCB">
        <w:rPr>
          <w:rFonts w:ascii="Times New Roman" w:hAnsi="Times New Roman" w:cs="Times New Roman"/>
          <w:i/>
          <w:szCs w:val="24"/>
          <w:lang w:val="en-US"/>
        </w:rPr>
        <w:t xml:space="preserve"> with </w:t>
      </w:r>
      <w:proofErr w:type="spellStart"/>
      <w:r w:rsidRPr="00894DCB">
        <w:rPr>
          <w:rFonts w:ascii="Times New Roman" w:hAnsi="Times New Roman" w:cs="Times New Roman"/>
          <w:i/>
          <w:szCs w:val="24"/>
          <w:lang w:val="en-US"/>
        </w:rPr>
        <w:t>hnRNPK</w:t>
      </w:r>
      <w:proofErr w:type="spellEnd"/>
      <w:r w:rsidRPr="00894DCB">
        <w:rPr>
          <w:rFonts w:ascii="Times New Roman" w:hAnsi="Times New Roman" w:cs="Times New Roman"/>
          <w:i/>
          <w:szCs w:val="24"/>
          <w:lang w:val="en-US"/>
        </w:rPr>
        <w:t xml:space="preserve"> in situ</w:t>
      </w:r>
      <w:r w:rsidRPr="00894DCB">
        <w:rPr>
          <w:rFonts w:ascii="Times New Roman" w:hAnsi="Times New Roman" w:cs="Times New Roman"/>
          <w:szCs w:val="24"/>
          <w:lang w:val="en-US"/>
        </w:rPr>
        <w:t xml:space="preserve">. Images show localization of </w:t>
      </w:r>
      <w:proofErr w:type="spellStart"/>
      <w:r w:rsidRPr="00894DCB">
        <w:rPr>
          <w:rFonts w:ascii="Times New Roman" w:hAnsi="Times New Roman" w:cs="Times New Roman"/>
          <w:szCs w:val="24"/>
          <w:lang w:val="en-US"/>
        </w:rPr>
        <w:t>hnRNPK</w:t>
      </w:r>
      <w:proofErr w:type="spellEnd"/>
      <w:r w:rsidRPr="00894DCB">
        <w:rPr>
          <w:rFonts w:ascii="Times New Roman" w:hAnsi="Times New Roman" w:cs="Times New Roman"/>
          <w:szCs w:val="24"/>
          <w:lang w:val="en-US"/>
        </w:rPr>
        <w:t xml:space="preserve"> (red) and fluorophore tagged (Cy5) anti-</w:t>
      </w:r>
      <w:proofErr w:type="spellStart"/>
      <w:r w:rsidRPr="00894DCB">
        <w:rPr>
          <w:rFonts w:ascii="Times New Roman" w:hAnsi="Times New Roman" w:cs="Times New Roman"/>
          <w:szCs w:val="24"/>
          <w:lang w:val="en-US"/>
        </w:rPr>
        <w:t>miR</w:t>
      </w:r>
      <w:proofErr w:type="spellEnd"/>
      <w:r w:rsidRPr="00894DCB">
        <w:rPr>
          <w:rFonts w:ascii="Times New Roman" w:hAnsi="Times New Roman" w:cs="Times New Roman"/>
          <w:szCs w:val="24"/>
          <w:lang w:val="en-US"/>
        </w:rPr>
        <w:t xml:space="preserve"> (</w:t>
      </w:r>
      <w:proofErr w:type="spellStart"/>
      <w:r w:rsidRPr="00894DCB">
        <w:rPr>
          <w:rFonts w:ascii="Times New Roman" w:hAnsi="Times New Roman" w:cs="Times New Roman"/>
          <w:szCs w:val="24"/>
          <w:lang w:val="en-US"/>
        </w:rPr>
        <w:t>pseudocoloured</w:t>
      </w:r>
      <w:proofErr w:type="spellEnd"/>
      <w:r w:rsidRPr="00894DCB">
        <w:rPr>
          <w:rFonts w:ascii="Times New Roman" w:hAnsi="Times New Roman" w:cs="Times New Roman"/>
          <w:szCs w:val="24"/>
          <w:lang w:val="en-US"/>
        </w:rPr>
        <w:t xml:space="preserve"> green) in PC3-GFP and PC3-cavin-1 cell lines, with DAPI stain (blue). MicroRNA targets include selectively exported 148a-3p (top left)</w:t>
      </w:r>
      <w:r>
        <w:rPr>
          <w:rFonts w:ascii="Times New Roman" w:hAnsi="Times New Roman" w:cs="Times New Roman"/>
          <w:szCs w:val="24"/>
          <w:lang w:val="en-US"/>
        </w:rPr>
        <w:t>,</w:t>
      </w:r>
      <w:r w:rsidRPr="00894DCB">
        <w:rPr>
          <w:rFonts w:ascii="Times New Roman" w:hAnsi="Times New Roman" w:cs="Times New Roman"/>
          <w:szCs w:val="24"/>
          <w:lang w:val="en-US"/>
        </w:rPr>
        <w:t xml:space="preserve"> miR-589-3p biological control</w:t>
      </w:r>
      <w:r>
        <w:rPr>
          <w:rFonts w:ascii="Times New Roman" w:hAnsi="Times New Roman" w:cs="Times New Roman"/>
          <w:szCs w:val="24"/>
          <w:lang w:val="en-US"/>
        </w:rPr>
        <w:t xml:space="preserve"> </w:t>
      </w:r>
      <w:r w:rsidRPr="00894DCB">
        <w:rPr>
          <w:rFonts w:ascii="Times New Roman" w:hAnsi="Times New Roman" w:cs="Times New Roman"/>
          <w:szCs w:val="24"/>
          <w:lang w:val="en-US"/>
        </w:rPr>
        <w:t>(bottom left) and technical control; scrambled-148a oligo (</w:t>
      </w:r>
      <w:r>
        <w:rPr>
          <w:rFonts w:ascii="Times New Roman" w:hAnsi="Times New Roman" w:cs="Times New Roman"/>
          <w:szCs w:val="24"/>
          <w:lang w:val="en-US"/>
        </w:rPr>
        <w:t>top right</w:t>
      </w:r>
      <w:r w:rsidRPr="00894DCB">
        <w:rPr>
          <w:rFonts w:ascii="Times New Roman" w:hAnsi="Times New Roman" w:cs="Times New Roman"/>
          <w:szCs w:val="24"/>
          <w:lang w:val="en-US"/>
        </w:rPr>
        <w:t xml:space="preserve">). Yellow overlap between red </w:t>
      </w:r>
      <w:proofErr w:type="spellStart"/>
      <w:r w:rsidRPr="00894DCB">
        <w:rPr>
          <w:rFonts w:ascii="Times New Roman" w:hAnsi="Times New Roman" w:cs="Times New Roman"/>
          <w:szCs w:val="24"/>
          <w:lang w:val="en-US"/>
        </w:rPr>
        <w:t>hnRNPK</w:t>
      </w:r>
      <w:proofErr w:type="spellEnd"/>
      <w:r w:rsidRPr="00894DCB">
        <w:rPr>
          <w:rFonts w:ascii="Times New Roman" w:hAnsi="Times New Roman" w:cs="Times New Roman"/>
          <w:szCs w:val="24"/>
          <w:lang w:val="en-US"/>
        </w:rPr>
        <w:t xml:space="preserve"> and green anti-</w:t>
      </w:r>
      <w:proofErr w:type="spellStart"/>
      <w:r w:rsidRPr="00894DCB">
        <w:rPr>
          <w:rFonts w:ascii="Times New Roman" w:hAnsi="Times New Roman" w:cs="Times New Roman"/>
          <w:szCs w:val="24"/>
          <w:lang w:val="en-US"/>
        </w:rPr>
        <w:t>miR</w:t>
      </w:r>
      <w:proofErr w:type="spellEnd"/>
      <w:r w:rsidRPr="00894DCB">
        <w:rPr>
          <w:rFonts w:ascii="Times New Roman" w:hAnsi="Times New Roman" w:cs="Times New Roman"/>
          <w:szCs w:val="24"/>
          <w:lang w:val="en-US"/>
        </w:rPr>
        <w:t xml:space="preserve"> and boxed areas indicate</w:t>
      </w:r>
      <w:r>
        <w:rPr>
          <w:rFonts w:ascii="Times New Roman" w:hAnsi="Times New Roman" w:cs="Times New Roman"/>
          <w:szCs w:val="24"/>
          <w:lang w:val="en-US"/>
        </w:rPr>
        <w:t xml:space="preserve"> examples of</w:t>
      </w:r>
      <w:r w:rsidRPr="00894DCB">
        <w:rPr>
          <w:rFonts w:ascii="Times New Roman" w:hAnsi="Times New Roman" w:cs="Times New Roman"/>
          <w:szCs w:val="24"/>
          <w:lang w:val="en-US"/>
        </w:rPr>
        <w:t xml:space="preserve"> co-localization. Scale bar represents 10μm.    </w:t>
      </w:r>
    </w:p>
    <w:p w14:paraId="6E86DA9E" w14:textId="18425BE6" w:rsidR="00A56504" w:rsidRPr="0004764B" w:rsidRDefault="007D023E" w:rsidP="00964E21">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biological</w:t>
      </w:r>
      <w:proofErr w:type="gramEnd"/>
      <w:r>
        <w:rPr>
          <w:rFonts w:ascii="Times New Roman" w:hAnsi="Times New Roman" w:cs="Times New Roman"/>
          <w:sz w:val="24"/>
          <w:szCs w:val="24"/>
          <w:lang w:val="en-US"/>
        </w:rPr>
        <w:t xml:space="preserve"> control that determines natural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localization when not affected by any export mechanism or </w:t>
      </w:r>
      <w:r w:rsidR="00A56504">
        <w:rPr>
          <w:rFonts w:ascii="Times New Roman" w:hAnsi="Times New Roman" w:cs="Times New Roman"/>
          <w:sz w:val="24"/>
          <w:szCs w:val="24"/>
          <w:lang w:val="en-US"/>
        </w:rPr>
        <w:t xml:space="preserve">expression variation between cell lines. Copies of </w:t>
      </w:r>
      <w:proofErr w:type="spellStart"/>
      <w:r w:rsidR="00A56504">
        <w:rPr>
          <w:rFonts w:ascii="Times New Roman" w:hAnsi="Times New Roman" w:cs="Times New Roman"/>
          <w:sz w:val="24"/>
          <w:szCs w:val="24"/>
          <w:lang w:val="en-US"/>
        </w:rPr>
        <w:t>pri-miR</w:t>
      </w:r>
      <w:proofErr w:type="spellEnd"/>
      <w:r w:rsidR="00A56504">
        <w:rPr>
          <w:rFonts w:ascii="Times New Roman" w:hAnsi="Times New Roman" w:cs="Times New Roman"/>
          <w:sz w:val="24"/>
          <w:szCs w:val="24"/>
          <w:lang w:val="en-US"/>
        </w:rPr>
        <w:t xml:space="preserve"> (primary microRNA transcript) for miR-148 and 589 should be present in the nucleolus. Therefore the nucleolar</w:t>
      </w:r>
      <w:r w:rsidR="00A56504" w:rsidRPr="0004764B">
        <w:rPr>
          <w:rFonts w:ascii="Times New Roman" w:hAnsi="Times New Roman" w:cs="Times New Roman"/>
          <w:sz w:val="24"/>
          <w:szCs w:val="24"/>
          <w:lang w:val="en-US"/>
        </w:rPr>
        <w:t xml:space="preserve"> localization</w:t>
      </w:r>
      <w:r w:rsidR="00A56504">
        <w:rPr>
          <w:rFonts w:ascii="Times New Roman" w:hAnsi="Times New Roman" w:cs="Times New Roman"/>
          <w:sz w:val="24"/>
          <w:szCs w:val="24"/>
          <w:lang w:val="en-US"/>
        </w:rPr>
        <w:t xml:space="preserve"> of the Cy5 probes (excluding scrambled)</w:t>
      </w:r>
      <w:r w:rsidR="00A56504" w:rsidRPr="0004764B">
        <w:rPr>
          <w:rFonts w:ascii="Times New Roman" w:hAnsi="Times New Roman" w:cs="Times New Roman"/>
          <w:sz w:val="24"/>
          <w:szCs w:val="24"/>
          <w:lang w:val="en-US"/>
        </w:rPr>
        <w:t xml:space="preserve"> confirms that the</w:t>
      </w:r>
      <w:r w:rsidR="00A56504">
        <w:rPr>
          <w:rFonts w:ascii="Times New Roman" w:hAnsi="Times New Roman" w:cs="Times New Roman"/>
          <w:sz w:val="24"/>
          <w:szCs w:val="24"/>
          <w:lang w:val="en-US"/>
        </w:rPr>
        <w:t xml:space="preserve"> ISH was successful and that these </w:t>
      </w:r>
      <w:proofErr w:type="spellStart"/>
      <w:r w:rsidR="00A56504">
        <w:rPr>
          <w:rFonts w:ascii="Times New Roman" w:hAnsi="Times New Roman" w:cs="Times New Roman"/>
          <w:sz w:val="24"/>
          <w:szCs w:val="24"/>
          <w:lang w:val="en-US"/>
        </w:rPr>
        <w:t>miRs</w:t>
      </w:r>
      <w:proofErr w:type="spellEnd"/>
      <w:r w:rsidR="00A56504">
        <w:rPr>
          <w:rFonts w:ascii="Times New Roman" w:hAnsi="Times New Roman" w:cs="Times New Roman"/>
          <w:sz w:val="24"/>
          <w:szCs w:val="24"/>
          <w:lang w:val="en-US"/>
        </w:rPr>
        <w:t xml:space="preserve"> are expressed in these cells. </w:t>
      </w:r>
      <w:commentRangeStart w:id="47"/>
      <w:r w:rsidR="00A56504">
        <w:rPr>
          <w:rFonts w:ascii="Times New Roman" w:hAnsi="Times New Roman" w:cs="Times New Roman"/>
          <w:sz w:val="24"/>
          <w:szCs w:val="24"/>
          <w:lang w:val="en-US"/>
        </w:rPr>
        <w:t xml:space="preserve">MicroRNA-148a co-localized with </w:t>
      </w:r>
      <w:proofErr w:type="spellStart"/>
      <w:r w:rsidR="00A56504">
        <w:rPr>
          <w:rFonts w:ascii="Times New Roman" w:hAnsi="Times New Roman" w:cs="Times New Roman"/>
          <w:sz w:val="24"/>
          <w:szCs w:val="24"/>
          <w:lang w:val="en-US"/>
        </w:rPr>
        <w:t>hnRNPK</w:t>
      </w:r>
      <w:proofErr w:type="spellEnd"/>
      <w:r w:rsidR="00A56504">
        <w:rPr>
          <w:rFonts w:ascii="Times New Roman" w:hAnsi="Times New Roman" w:cs="Times New Roman"/>
          <w:sz w:val="24"/>
          <w:szCs w:val="24"/>
          <w:lang w:val="en-US"/>
        </w:rPr>
        <w:t xml:space="preserve"> in PC3-GFP cells, shown by overlap towards the cells periphery</w:t>
      </w:r>
      <w:ins w:id="48" w:author="Michelle Hill" w:date="2016-09-26T23:00:00Z">
        <w:r w:rsidR="008E4812">
          <w:rPr>
            <w:rFonts w:ascii="Times New Roman" w:hAnsi="Times New Roman" w:cs="Times New Roman"/>
            <w:sz w:val="24"/>
            <w:szCs w:val="24"/>
            <w:lang w:val="en-US"/>
          </w:rPr>
          <w:t xml:space="preserve"> (</w:t>
        </w:r>
      </w:ins>
      <w:r w:rsidR="00946032">
        <w:rPr>
          <w:rFonts w:ascii="Times New Roman" w:hAnsi="Times New Roman" w:cs="Times New Roman"/>
          <w:sz w:val="24"/>
          <w:szCs w:val="24"/>
          <w:lang w:val="en-US"/>
        </w:rPr>
        <w:t>Fig.6</w:t>
      </w:r>
      <w:r w:rsidR="008E4812">
        <w:rPr>
          <w:rFonts w:ascii="Times New Roman" w:hAnsi="Times New Roman" w:cs="Times New Roman"/>
          <w:sz w:val="24"/>
          <w:szCs w:val="24"/>
          <w:lang w:val="en-US"/>
        </w:rPr>
        <w:t>)</w:t>
      </w:r>
      <w:r w:rsidR="00A56504">
        <w:rPr>
          <w:rFonts w:ascii="Times New Roman" w:hAnsi="Times New Roman" w:cs="Times New Roman"/>
          <w:sz w:val="24"/>
          <w:szCs w:val="24"/>
          <w:lang w:val="en-US"/>
        </w:rPr>
        <w:t>. However no evidence of hnRNPK-</w:t>
      </w:r>
      <w:commentRangeStart w:id="49"/>
      <w:r w:rsidR="00A56504">
        <w:rPr>
          <w:rFonts w:ascii="Times New Roman" w:hAnsi="Times New Roman" w:cs="Times New Roman"/>
          <w:sz w:val="24"/>
          <w:szCs w:val="24"/>
          <w:lang w:val="en-US"/>
        </w:rPr>
        <w:t xml:space="preserve">miR-148 </w:t>
      </w:r>
      <w:commentRangeEnd w:id="49"/>
      <w:r w:rsidR="008E4812">
        <w:rPr>
          <w:rStyle w:val="CommentReference"/>
        </w:rPr>
        <w:commentReference w:id="49"/>
      </w:r>
      <w:ins w:id="50" w:author="Michelle Hill" w:date="2016-09-26T23:00:00Z">
        <w:r w:rsidR="008E4812">
          <w:rPr>
            <w:rFonts w:ascii="Times New Roman" w:hAnsi="Times New Roman" w:cs="Times New Roman"/>
            <w:sz w:val="24"/>
            <w:szCs w:val="24"/>
            <w:lang w:val="en-US"/>
          </w:rPr>
          <w:t xml:space="preserve">co-localization </w:t>
        </w:r>
      </w:ins>
      <w:r w:rsidR="00A56504">
        <w:rPr>
          <w:rFonts w:ascii="Times New Roman" w:hAnsi="Times New Roman" w:cs="Times New Roman"/>
          <w:sz w:val="24"/>
          <w:szCs w:val="24"/>
          <w:lang w:val="en-US"/>
        </w:rPr>
        <w:t>was observed in the PC3-cavin-1 cells</w:t>
      </w:r>
      <w:ins w:id="51" w:author="Michelle Hill" w:date="2016-09-26T23:00:00Z">
        <w:r w:rsidR="008E4812">
          <w:rPr>
            <w:rFonts w:ascii="Times New Roman" w:hAnsi="Times New Roman" w:cs="Times New Roman"/>
            <w:sz w:val="24"/>
            <w:szCs w:val="24"/>
            <w:lang w:val="en-US"/>
          </w:rPr>
          <w:t xml:space="preserve"> (</w:t>
        </w:r>
      </w:ins>
      <w:r w:rsidR="00946032">
        <w:rPr>
          <w:rFonts w:ascii="Times New Roman" w:hAnsi="Times New Roman" w:cs="Times New Roman"/>
          <w:sz w:val="24"/>
          <w:szCs w:val="24"/>
          <w:lang w:val="en-US"/>
        </w:rPr>
        <w:t>Fig. 6</w:t>
      </w:r>
      <w:r w:rsidR="008E4812">
        <w:rPr>
          <w:rFonts w:ascii="Times New Roman" w:hAnsi="Times New Roman" w:cs="Times New Roman"/>
          <w:sz w:val="24"/>
          <w:szCs w:val="24"/>
          <w:lang w:val="en-US"/>
        </w:rPr>
        <w:t>)</w:t>
      </w:r>
      <w:r w:rsidR="00A56504">
        <w:rPr>
          <w:rFonts w:ascii="Times New Roman" w:hAnsi="Times New Roman" w:cs="Times New Roman"/>
          <w:sz w:val="24"/>
          <w:szCs w:val="24"/>
          <w:lang w:val="en-US"/>
        </w:rPr>
        <w:t xml:space="preserve">. Conversely, miR-589 displayed a non-specific localization in both cell lines, despite varying cell lines and </w:t>
      </w:r>
      <w:proofErr w:type="spellStart"/>
      <w:r w:rsidR="00A56504">
        <w:rPr>
          <w:rFonts w:ascii="Times New Roman" w:hAnsi="Times New Roman" w:cs="Times New Roman"/>
          <w:sz w:val="24"/>
          <w:szCs w:val="24"/>
          <w:lang w:val="en-US"/>
        </w:rPr>
        <w:t>hnRNPK</w:t>
      </w:r>
      <w:proofErr w:type="spellEnd"/>
      <w:r w:rsidR="00A56504">
        <w:rPr>
          <w:rFonts w:ascii="Times New Roman" w:hAnsi="Times New Roman" w:cs="Times New Roman"/>
          <w:sz w:val="24"/>
          <w:szCs w:val="24"/>
          <w:lang w:val="en-US"/>
        </w:rPr>
        <w:t xml:space="preserve"> localization. Lastly, control condition showed that the Cy5-scrambled </w:t>
      </w:r>
      <w:proofErr w:type="spellStart"/>
      <w:r w:rsidR="00A56504">
        <w:rPr>
          <w:rFonts w:ascii="Times New Roman" w:hAnsi="Times New Roman" w:cs="Times New Roman"/>
          <w:sz w:val="24"/>
          <w:szCs w:val="24"/>
          <w:lang w:val="en-US"/>
        </w:rPr>
        <w:t>miR</w:t>
      </w:r>
      <w:proofErr w:type="spellEnd"/>
      <w:r w:rsidR="00A56504">
        <w:rPr>
          <w:rFonts w:ascii="Times New Roman" w:hAnsi="Times New Roman" w:cs="Times New Roman"/>
          <w:sz w:val="24"/>
          <w:szCs w:val="24"/>
          <w:lang w:val="en-US"/>
        </w:rPr>
        <w:t xml:space="preserve"> did not localize to the nucleolus or to any structures in particular. Therefore, the concentrated fluorescent signal in punctate structures containing </w:t>
      </w:r>
      <w:proofErr w:type="spellStart"/>
      <w:r w:rsidR="00A56504">
        <w:rPr>
          <w:rFonts w:ascii="Times New Roman" w:hAnsi="Times New Roman" w:cs="Times New Roman"/>
          <w:sz w:val="24"/>
          <w:szCs w:val="24"/>
          <w:lang w:val="en-US"/>
        </w:rPr>
        <w:t>hnRNPK</w:t>
      </w:r>
      <w:proofErr w:type="spellEnd"/>
      <w:r w:rsidR="00A56504">
        <w:rPr>
          <w:rFonts w:ascii="Times New Roman" w:hAnsi="Times New Roman" w:cs="Times New Roman"/>
          <w:sz w:val="24"/>
          <w:szCs w:val="24"/>
          <w:lang w:val="en-US"/>
        </w:rPr>
        <w:t xml:space="preserve"> confirms co-</w:t>
      </w:r>
      <w:commentRangeEnd w:id="47"/>
      <w:r w:rsidR="008E4812">
        <w:rPr>
          <w:rStyle w:val="CommentReference"/>
        </w:rPr>
        <w:commentReference w:id="47"/>
      </w:r>
      <w:r w:rsidR="00A56504">
        <w:rPr>
          <w:rFonts w:ascii="Times New Roman" w:hAnsi="Times New Roman" w:cs="Times New Roman"/>
          <w:sz w:val="24"/>
          <w:szCs w:val="24"/>
          <w:lang w:val="en-US"/>
        </w:rPr>
        <w:t xml:space="preserve">localization of miR-148a and </w:t>
      </w:r>
      <w:proofErr w:type="spellStart"/>
      <w:r w:rsidR="00A56504">
        <w:rPr>
          <w:rFonts w:ascii="Times New Roman" w:hAnsi="Times New Roman" w:cs="Times New Roman"/>
          <w:sz w:val="24"/>
          <w:szCs w:val="24"/>
          <w:lang w:val="en-US"/>
        </w:rPr>
        <w:t>hnRNPK</w:t>
      </w:r>
      <w:proofErr w:type="spellEnd"/>
      <w:r w:rsidR="00A56504">
        <w:rPr>
          <w:rFonts w:ascii="Times New Roman" w:hAnsi="Times New Roman" w:cs="Times New Roman"/>
          <w:sz w:val="24"/>
          <w:szCs w:val="24"/>
          <w:lang w:val="en-US"/>
        </w:rPr>
        <w:t xml:space="preserve"> in GFP cells that is lacking in the PC3-cavin-1 cell line.   </w:t>
      </w:r>
    </w:p>
    <w:p w14:paraId="253A74F6" w14:textId="5B8EC337" w:rsidR="00DB5FE8" w:rsidRPr="0004764B" w:rsidRDefault="005A43BD" w:rsidP="0004764B">
      <w:pPr>
        <w:pStyle w:val="Heading2"/>
        <w:spacing w:line="480" w:lineRule="auto"/>
        <w:rPr>
          <w:rFonts w:ascii="Times New Roman" w:hAnsi="Times New Roman" w:cs="Times New Roman"/>
          <w:lang w:val="en-US"/>
        </w:rPr>
      </w:pPr>
      <w:proofErr w:type="spellStart"/>
      <w:proofErr w:type="gramStart"/>
      <w:r w:rsidRPr="0004764B">
        <w:rPr>
          <w:rFonts w:ascii="Times New Roman" w:hAnsi="Times New Roman" w:cs="Times New Roman"/>
          <w:lang w:val="en-US"/>
        </w:rPr>
        <w:t>hnRNPK</w:t>
      </w:r>
      <w:proofErr w:type="spellEnd"/>
      <w:proofErr w:type="gramEnd"/>
      <w:r w:rsidRPr="0004764B">
        <w:rPr>
          <w:rFonts w:ascii="Times New Roman" w:hAnsi="Times New Roman" w:cs="Times New Roman"/>
          <w:lang w:val="en-US"/>
        </w:rPr>
        <w:t xml:space="preserve"> binds RNAs in the PC3 cell line. </w:t>
      </w:r>
    </w:p>
    <w:p w14:paraId="2E66B4DD" w14:textId="296EDF81" w:rsidR="007D023E" w:rsidRDefault="008E4812"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Having demonstrated c</w:t>
      </w:r>
      <w:r w:rsidR="009C0CE2" w:rsidRPr="0004764B">
        <w:rPr>
          <w:rFonts w:ascii="Times New Roman" w:hAnsi="Times New Roman" w:cs="Times New Roman"/>
          <w:sz w:val="24"/>
          <w:szCs w:val="24"/>
          <w:lang w:val="en-US"/>
        </w:rPr>
        <w:t xml:space="preserve">o-localization between </w:t>
      </w:r>
      <w:proofErr w:type="spellStart"/>
      <w:r w:rsidR="009C0CE2" w:rsidRPr="0004764B">
        <w:rPr>
          <w:rFonts w:ascii="Times New Roman" w:hAnsi="Times New Roman" w:cs="Times New Roman"/>
          <w:sz w:val="24"/>
          <w:szCs w:val="24"/>
          <w:lang w:val="en-US"/>
        </w:rPr>
        <w:t>hnRNPK</w:t>
      </w:r>
      <w:proofErr w:type="spellEnd"/>
      <w:r w:rsidR="009C0CE2"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with miR148a in PC3 cells, and the loss of this co-localization upon cavin-1 expression, next I attempted to demonstrate th</w:t>
      </w:r>
      <w:r w:rsidR="00626E3B">
        <w:rPr>
          <w:rFonts w:ascii="Times New Roman" w:hAnsi="Times New Roman" w:cs="Times New Roman"/>
          <w:sz w:val="24"/>
          <w:szCs w:val="24"/>
          <w:lang w:val="en-US"/>
        </w:rPr>
        <w:t xml:space="preserve">eir direct interaction using </w:t>
      </w:r>
      <w:r>
        <w:rPr>
          <w:rFonts w:ascii="Times New Roman" w:hAnsi="Times New Roman" w:cs="Times New Roman"/>
          <w:sz w:val="24"/>
          <w:szCs w:val="24"/>
          <w:lang w:val="en-US"/>
        </w:rPr>
        <w:t>immunoprecipitation (IP).</w:t>
      </w:r>
      <w:r w:rsidR="00A277CC"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Initial experiments were performed to confirm the specificity of the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antibody by immunoblotting</w:t>
      </w:r>
      <w:commentRangeStart w:id="52"/>
      <w:r>
        <w:rPr>
          <w:rFonts w:ascii="Times New Roman" w:hAnsi="Times New Roman" w:cs="Times New Roman"/>
          <w:sz w:val="24"/>
          <w:szCs w:val="24"/>
          <w:lang w:val="en-US"/>
        </w:rPr>
        <w:t xml:space="preserve"> (not shown</w:t>
      </w:r>
      <w:commentRangeEnd w:id="52"/>
      <w:r>
        <w:rPr>
          <w:rStyle w:val="CommentReference"/>
        </w:rPr>
        <w:commentReference w:id="52"/>
      </w:r>
      <w:r>
        <w:rPr>
          <w:rFonts w:ascii="Times New Roman" w:hAnsi="Times New Roman" w:cs="Times New Roman"/>
          <w:sz w:val="24"/>
          <w:szCs w:val="24"/>
          <w:lang w:val="en-US"/>
        </w:rPr>
        <w:t xml:space="preserve">) and to </w:t>
      </w:r>
      <w:r w:rsidR="005A43BD" w:rsidRPr="0004764B">
        <w:rPr>
          <w:rFonts w:ascii="Times New Roman" w:hAnsi="Times New Roman" w:cs="Times New Roman"/>
          <w:sz w:val="24"/>
          <w:szCs w:val="24"/>
          <w:lang w:val="en-US"/>
        </w:rPr>
        <w:t>optimiz</w:t>
      </w:r>
      <w:r>
        <w:rPr>
          <w:rFonts w:ascii="Times New Roman" w:hAnsi="Times New Roman" w:cs="Times New Roman"/>
          <w:sz w:val="24"/>
          <w:szCs w:val="24"/>
          <w:lang w:val="en-US"/>
        </w:rPr>
        <w:t xml:space="preserve">e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antibody coupling to protein G </w:t>
      </w:r>
      <w:proofErr w:type="spellStart"/>
      <w:r>
        <w:rPr>
          <w:rFonts w:ascii="Times New Roman" w:hAnsi="Times New Roman" w:cs="Times New Roman"/>
          <w:sz w:val="24"/>
          <w:szCs w:val="24"/>
          <w:lang w:val="en-US"/>
        </w:rPr>
        <w:t>DynaBead</w:t>
      </w:r>
      <w:proofErr w:type="spellEnd"/>
      <w:r>
        <w:rPr>
          <w:rFonts w:ascii="Times New Roman" w:hAnsi="Times New Roman" w:cs="Times New Roman"/>
          <w:sz w:val="24"/>
          <w:szCs w:val="24"/>
          <w:lang w:val="en-US"/>
        </w:rPr>
        <w:t>, as well as using these beads for IP (not shown)</w:t>
      </w:r>
      <w:r w:rsidR="00A16C70">
        <w:rPr>
          <w:rFonts w:ascii="Times New Roman" w:hAnsi="Times New Roman" w:cs="Times New Roman"/>
          <w:sz w:val="24"/>
          <w:szCs w:val="24"/>
          <w:lang w:val="en-US"/>
        </w:rPr>
        <w:t>.</w:t>
      </w:r>
      <w:r w:rsidR="005A43BD" w:rsidRPr="0004764B">
        <w:rPr>
          <w:rFonts w:ascii="Times New Roman" w:hAnsi="Times New Roman" w:cs="Times New Roman"/>
          <w:sz w:val="24"/>
          <w:szCs w:val="24"/>
          <w:lang w:val="en-US"/>
        </w:rPr>
        <w:t xml:space="preserve"> </w:t>
      </w:r>
      <w:r w:rsidR="003B1AAE" w:rsidRPr="0004764B">
        <w:rPr>
          <w:rFonts w:ascii="Times New Roman" w:hAnsi="Times New Roman" w:cs="Times New Roman"/>
          <w:sz w:val="24"/>
          <w:szCs w:val="24"/>
          <w:lang w:val="en-US"/>
        </w:rPr>
        <w:t xml:space="preserve">As the RNA-protein interaction can be fairly transient, cellular material was crosslinked by formaldehyde prior to the </w:t>
      </w:r>
      <w:r>
        <w:rPr>
          <w:rFonts w:ascii="Times New Roman" w:hAnsi="Times New Roman" w:cs="Times New Roman"/>
          <w:sz w:val="24"/>
          <w:szCs w:val="24"/>
          <w:lang w:val="en-US"/>
        </w:rPr>
        <w:t>co-</w:t>
      </w:r>
      <w:r w:rsidR="003B1AAE" w:rsidRPr="0004764B">
        <w:rPr>
          <w:rFonts w:ascii="Times New Roman" w:hAnsi="Times New Roman" w:cs="Times New Roman"/>
          <w:sz w:val="24"/>
          <w:szCs w:val="24"/>
          <w:lang w:val="en-US"/>
        </w:rPr>
        <w:t xml:space="preserve">IP. </w:t>
      </w:r>
      <w:r w:rsidR="00D25CB9" w:rsidRPr="0004764B">
        <w:rPr>
          <w:rFonts w:ascii="Times New Roman" w:hAnsi="Times New Roman" w:cs="Times New Roman"/>
          <w:sz w:val="24"/>
          <w:szCs w:val="24"/>
          <w:lang w:val="en-US"/>
        </w:rPr>
        <w:t xml:space="preserve">After elution from the IP beads, a western blot was performed to determine if IP conditions were suitable to pull down the targets of </w:t>
      </w:r>
      <w:proofErr w:type="spellStart"/>
      <w:r w:rsidR="00D25CB9" w:rsidRPr="0004764B">
        <w:rPr>
          <w:rFonts w:ascii="Times New Roman" w:hAnsi="Times New Roman" w:cs="Times New Roman"/>
          <w:sz w:val="24"/>
          <w:szCs w:val="24"/>
          <w:lang w:val="en-US"/>
        </w:rPr>
        <w:t>hnRNPK</w:t>
      </w:r>
      <w:proofErr w:type="spellEnd"/>
      <w:r w:rsidR="0035527B">
        <w:rPr>
          <w:rFonts w:ascii="Times New Roman" w:hAnsi="Times New Roman" w:cs="Times New Roman"/>
          <w:sz w:val="24"/>
          <w:szCs w:val="24"/>
          <w:lang w:val="en-US"/>
        </w:rPr>
        <w:t xml:space="preserve"> </w:t>
      </w:r>
      <w:r w:rsidR="00626E3B">
        <w:rPr>
          <w:rFonts w:ascii="Times New Roman" w:hAnsi="Times New Roman" w:cs="Times New Roman"/>
          <w:sz w:val="24"/>
          <w:szCs w:val="24"/>
          <w:lang w:val="en-US"/>
        </w:rPr>
        <w:t xml:space="preserve">antibody </w:t>
      </w:r>
      <w:r w:rsidR="0035527B">
        <w:rPr>
          <w:rFonts w:ascii="Times New Roman" w:hAnsi="Times New Roman" w:cs="Times New Roman"/>
          <w:sz w:val="24"/>
          <w:szCs w:val="24"/>
          <w:lang w:val="en-US"/>
        </w:rPr>
        <w:t>(Fig.7a)</w:t>
      </w:r>
      <w:r w:rsidR="00D25CB9" w:rsidRPr="0004764B">
        <w:rPr>
          <w:rFonts w:ascii="Times New Roman" w:hAnsi="Times New Roman" w:cs="Times New Roman"/>
          <w:sz w:val="24"/>
          <w:szCs w:val="24"/>
          <w:lang w:val="en-US"/>
        </w:rPr>
        <w:t>. This is observed as a band approximating 58-62kDa</w:t>
      </w:r>
      <w:r w:rsidR="004B7AEC" w:rsidRPr="0004764B">
        <w:rPr>
          <w:rFonts w:ascii="Times New Roman" w:hAnsi="Times New Roman" w:cs="Times New Roman"/>
          <w:sz w:val="24"/>
          <w:szCs w:val="24"/>
          <w:lang w:val="en-US"/>
        </w:rPr>
        <w:t xml:space="preserve"> that reflects the native weight of </w:t>
      </w:r>
      <w:proofErr w:type="spellStart"/>
      <w:r w:rsidR="004B7AEC" w:rsidRPr="0004764B">
        <w:rPr>
          <w:rFonts w:ascii="Times New Roman" w:hAnsi="Times New Roman" w:cs="Times New Roman"/>
          <w:sz w:val="24"/>
          <w:szCs w:val="24"/>
          <w:lang w:val="en-US"/>
        </w:rPr>
        <w:t>hnRNPK</w:t>
      </w:r>
      <w:proofErr w:type="spellEnd"/>
      <w:r w:rsidR="004B7AEC" w:rsidRPr="0004764B">
        <w:rPr>
          <w:rFonts w:ascii="Times New Roman" w:hAnsi="Times New Roman" w:cs="Times New Roman"/>
          <w:sz w:val="24"/>
          <w:szCs w:val="24"/>
          <w:lang w:val="en-US"/>
        </w:rPr>
        <w:t>. Additional bands at 70, 100, 125 and approximately 140kDa</w:t>
      </w:r>
      <w:r w:rsidR="00D25CB9" w:rsidRPr="0004764B">
        <w:rPr>
          <w:rFonts w:ascii="Times New Roman" w:hAnsi="Times New Roman" w:cs="Times New Roman"/>
          <w:sz w:val="24"/>
          <w:szCs w:val="24"/>
          <w:lang w:val="en-US"/>
        </w:rPr>
        <w:t xml:space="preserve"> </w:t>
      </w:r>
      <w:r w:rsidR="00626E3B">
        <w:rPr>
          <w:rFonts w:ascii="Times New Roman" w:hAnsi="Times New Roman" w:cs="Times New Roman"/>
          <w:sz w:val="24"/>
          <w:szCs w:val="24"/>
          <w:lang w:val="en-US"/>
        </w:rPr>
        <w:lastRenderedPageBreak/>
        <w:t xml:space="preserve">presumably reflect </w:t>
      </w:r>
      <w:proofErr w:type="spellStart"/>
      <w:r w:rsidR="00F47390" w:rsidRPr="0004764B">
        <w:rPr>
          <w:rFonts w:ascii="Times New Roman" w:hAnsi="Times New Roman" w:cs="Times New Roman"/>
          <w:sz w:val="24"/>
          <w:szCs w:val="24"/>
          <w:lang w:val="en-US"/>
        </w:rPr>
        <w:t>hnRNPK</w:t>
      </w:r>
      <w:proofErr w:type="spellEnd"/>
      <w:r w:rsidR="00F47390" w:rsidRPr="0004764B">
        <w:rPr>
          <w:rFonts w:ascii="Times New Roman" w:hAnsi="Times New Roman" w:cs="Times New Roman"/>
          <w:sz w:val="24"/>
          <w:szCs w:val="24"/>
          <w:lang w:val="en-US"/>
        </w:rPr>
        <w:t xml:space="preserve"> bound to various partners in this IP</w:t>
      </w:r>
      <w:r w:rsidR="00626E3B">
        <w:rPr>
          <w:rFonts w:ascii="Times New Roman" w:hAnsi="Times New Roman" w:cs="Times New Roman"/>
          <w:sz w:val="24"/>
          <w:szCs w:val="24"/>
          <w:lang w:val="en-US"/>
        </w:rPr>
        <w:t xml:space="preserve">, including </w:t>
      </w:r>
      <w:r w:rsidR="00F47390" w:rsidRPr="0004764B">
        <w:rPr>
          <w:rFonts w:ascii="Times New Roman" w:hAnsi="Times New Roman" w:cs="Times New Roman"/>
          <w:sz w:val="24"/>
          <w:szCs w:val="24"/>
          <w:lang w:val="en-US"/>
        </w:rPr>
        <w:t xml:space="preserve">proteins, RNAs and miRNAs. </w:t>
      </w:r>
      <w:r w:rsidR="00626E3B">
        <w:rPr>
          <w:rFonts w:ascii="Times New Roman" w:hAnsi="Times New Roman" w:cs="Times New Roman"/>
          <w:sz w:val="24"/>
          <w:szCs w:val="24"/>
          <w:lang w:val="en-US"/>
        </w:rPr>
        <w:t>Next</w:t>
      </w:r>
      <w:r w:rsidR="00447F02" w:rsidRPr="0004764B">
        <w:rPr>
          <w:rFonts w:ascii="Times New Roman" w:hAnsi="Times New Roman" w:cs="Times New Roman"/>
          <w:sz w:val="24"/>
          <w:szCs w:val="24"/>
          <w:lang w:val="en-US"/>
        </w:rPr>
        <w:t xml:space="preserve">, I attempted to purify the RNAs that </w:t>
      </w:r>
      <w:proofErr w:type="spellStart"/>
      <w:r w:rsidR="00447F02" w:rsidRPr="0004764B">
        <w:rPr>
          <w:rFonts w:ascii="Times New Roman" w:hAnsi="Times New Roman" w:cs="Times New Roman"/>
          <w:sz w:val="24"/>
          <w:szCs w:val="24"/>
          <w:lang w:val="en-US"/>
        </w:rPr>
        <w:t>hnRNPK</w:t>
      </w:r>
      <w:proofErr w:type="spellEnd"/>
      <w:r w:rsidR="00447F02" w:rsidRPr="0004764B">
        <w:rPr>
          <w:rFonts w:ascii="Times New Roman" w:hAnsi="Times New Roman" w:cs="Times New Roman"/>
          <w:sz w:val="24"/>
          <w:szCs w:val="24"/>
          <w:lang w:val="en-US"/>
        </w:rPr>
        <w:t xml:space="preserve"> </w:t>
      </w:r>
    </w:p>
    <w:p w14:paraId="2A67C419" w14:textId="77777777" w:rsidR="007D023E" w:rsidRDefault="007D023E" w:rsidP="0004764B">
      <w:pPr>
        <w:spacing w:line="480" w:lineRule="auto"/>
        <w:rPr>
          <w:rFonts w:ascii="Times New Roman" w:hAnsi="Times New Roman" w:cs="Times New Roman"/>
          <w:sz w:val="24"/>
          <w:szCs w:val="24"/>
          <w:lang w:val="en-US"/>
        </w:rPr>
        <w:sectPr w:rsidR="007D023E" w:rsidSect="009A0AD7">
          <w:pgSz w:w="11906" w:h="16838"/>
          <w:pgMar w:top="1440" w:right="1440" w:bottom="1440" w:left="1440" w:header="708" w:footer="708" w:gutter="0"/>
          <w:cols w:space="708"/>
          <w:docGrid w:linePitch="360"/>
        </w:sectPr>
      </w:pPr>
    </w:p>
    <w:p w14:paraId="0A775A1A" w14:textId="77777777" w:rsidR="007D023E" w:rsidRDefault="007D023E" w:rsidP="0004764B">
      <w:pPr>
        <w:spacing w:line="480" w:lineRule="auto"/>
        <w:rPr>
          <w:rFonts w:ascii="Times New Roman" w:hAnsi="Times New Roman" w:cs="Times New Roman"/>
          <w:noProof/>
          <w:sz w:val="24"/>
          <w:szCs w:val="24"/>
          <w:lang w:eastAsia="en-AU"/>
        </w:rPr>
      </w:pPr>
    </w:p>
    <w:p w14:paraId="1FC84FF2" w14:textId="77777777" w:rsidR="007D023E" w:rsidRDefault="007D023E" w:rsidP="0004764B">
      <w:pPr>
        <w:spacing w:line="480" w:lineRule="auto"/>
        <w:rPr>
          <w:rFonts w:ascii="Times New Roman" w:hAnsi="Times New Roman" w:cs="Times New Roman"/>
          <w:noProof/>
          <w:sz w:val="24"/>
          <w:szCs w:val="24"/>
          <w:lang w:eastAsia="en-AU"/>
        </w:rPr>
      </w:pPr>
    </w:p>
    <w:p w14:paraId="62AFA8BD" w14:textId="77777777" w:rsidR="007D023E" w:rsidRDefault="007D023E" w:rsidP="0004764B">
      <w:pPr>
        <w:spacing w:line="480" w:lineRule="auto"/>
        <w:rPr>
          <w:rFonts w:ascii="Times New Roman" w:hAnsi="Times New Roman" w:cs="Times New Roman"/>
          <w:noProof/>
          <w:sz w:val="24"/>
          <w:szCs w:val="24"/>
          <w:lang w:eastAsia="en-AU"/>
        </w:rPr>
      </w:pPr>
    </w:p>
    <w:p w14:paraId="04341584" w14:textId="337328CC" w:rsidR="007D023E" w:rsidRDefault="007D023E" w:rsidP="0004764B">
      <w:pPr>
        <w:spacing w:line="480" w:lineRule="auto"/>
        <w:rPr>
          <w:rFonts w:ascii="Times New Roman" w:hAnsi="Times New Roman" w:cs="Times New Roman"/>
          <w:noProof/>
          <w:sz w:val="24"/>
          <w:szCs w:val="24"/>
          <w:lang w:eastAsia="en-AU"/>
        </w:rPr>
      </w:pPr>
      <w:r w:rsidRPr="007D023E">
        <w:rPr>
          <w:rFonts w:ascii="Times New Roman" w:hAnsi="Times New Roman" w:cs="Times New Roman"/>
          <w:noProof/>
          <w:sz w:val="24"/>
          <w:szCs w:val="24"/>
          <w:lang w:eastAsia="en-AU"/>
        </w:rPr>
        <mc:AlternateContent>
          <mc:Choice Requires="wps">
            <w:drawing>
              <wp:anchor distT="45720" distB="45720" distL="114300" distR="114300" simplePos="0" relativeHeight="251667456" behindDoc="0" locked="0" layoutInCell="1" allowOverlap="1" wp14:anchorId="63F0E470" wp14:editId="73B293A3">
                <wp:simplePos x="0" y="0"/>
                <wp:positionH relativeFrom="margin">
                  <wp:align>right</wp:align>
                </wp:positionH>
                <wp:positionV relativeFrom="paragraph">
                  <wp:posOffset>35049</wp:posOffset>
                </wp:positionV>
                <wp:extent cx="2956560"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6560" cy="1404620"/>
                        </a:xfrm>
                        <a:prstGeom prst="rect">
                          <a:avLst/>
                        </a:prstGeom>
                        <a:solidFill>
                          <a:srgbClr val="FFFFFF"/>
                        </a:solidFill>
                        <a:ln w="9525">
                          <a:noFill/>
                          <a:miter lim="800000"/>
                          <a:headEnd/>
                          <a:tailEnd/>
                        </a:ln>
                      </wps:spPr>
                      <wps:txbx>
                        <w:txbxContent>
                          <w:p w14:paraId="4D748687" w14:textId="2A34F2E3" w:rsidR="00C15703" w:rsidRPr="007D023E" w:rsidRDefault="00C15703">
                            <w:pPr>
                              <w:rPr>
                                <w:sz w:val="48"/>
                              </w:rPr>
                            </w:pPr>
                            <w:r w:rsidRPr="007D023E">
                              <w:rPr>
                                <w:sz w:val="48"/>
                              </w:rPr>
                              <w:t>B</w:t>
                            </w:r>
                          </w:p>
                          <w:tbl>
                            <w:tblPr>
                              <w:tblStyle w:val="TableGrid"/>
                              <w:tblW w:w="0" w:type="auto"/>
                              <w:tblLook w:val="04A0" w:firstRow="1" w:lastRow="0" w:firstColumn="1" w:lastColumn="0" w:noHBand="0" w:noVBand="1"/>
                            </w:tblPr>
                            <w:tblGrid>
                              <w:gridCol w:w="1317"/>
                              <w:gridCol w:w="1683"/>
                              <w:gridCol w:w="1349"/>
                            </w:tblGrid>
                            <w:tr w:rsidR="00C15703" w:rsidRPr="007D023E" w14:paraId="502B3430" w14:textId="77777777" w:rsidTr="005D5ADB">
                              <w:tc>
                                <w:tcPr>
                                  <w:tcW w:w="1418" w:type="dxa"/>
                                  <w:tcBorders>
                                    <w:top w:val="nil"/>
                                    <w:left w:val="nil"/>
                                  </w:tcBorders>
                                </w:tcPr>
                                <w:p w14:paraId="3026C894" w14:textId="77777777" w:rsidR="00C15703" w:rsidRPr="007D023E" w:rsidRDefault="00C15703" w:rsidP="007D023E">
                                  <w:pPr>
                                    <w:rPr>
                                      <w:rFonts w:ascii="Times New Roman" w:hAnsi="Times New Roman" w:cs="Times New Roman"/>
                                      <w:sz w:val="28"/>
                                      <w:szCs w:val="24"/>
                                      <w:lang w:val="en-US"/>
                                    </w:rPr>
                                  </w:pPr>
                                </w:p>
                              </w:tc>
                              <w:tc>
                                <w:tcPr>
                                  <w:tcW w:w="4678" w:type="dxa"/>
                                  <w:gridSpan w:val="2"/>
                                  <w:vAlign w:val="bottom"/>
                                </w:tcPr>
                                <w:p w14:paraId="5AE9A351" w14:textId="77777777" w:rsidR="00C15703" w:rsidRPr="007D023E" w:rsidRDefault="00C15703" w:rsidP="007D023E">
                                  <w:pPr>
                                    <w:jc w:val="center"/>
                                    <w:rPr>
                                      <w:rFonts w:ascii="Times New Roman" w:hAnsi="Times New Roman" w:cs="Times New Roman"/>
                                      <w:sz w:val="28"/>
                                      <w:szCs w:val="24"/>
                                      <w:lang w:val="en-US"/>
                                    </w:rPr>
                                  </w:pPr>
                                  <w:r w:rsidRPr="007D023E">
                                    <w:rPr>
                                      <w:rFonts w:ascii="Times New Roman" w:hAnsi="Times New Roman" w:cs="Times New Roman"/>
                                      <w:sz w:val="28"/>
                                      <w:szCs w:val="24"/>
                                      <w:lang w:val="en-US"/>
                                    </w:rPr>
                                    <w:t>RNA eluted (ng/µL)</w:t>
                                  </w:r>
                                </w:p>
                              </w:tc>
                            </w:tr>
                            <w:tr w:rsidR="00C15703" w:rsidRPr="007D023E" w14:paraId="79807ED7" w14:textId="77777777" w:rsidTr="005D5ADB">
                              <w:tc>
                                <w:tcPr>
                                  <w:tcW w:w="1418" w:type="dxa"/>
                                </w:tcPr>
                                <w:p w14:paraId="247E0682"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Replicate</w:t>
                                  </w:r>
                                </w:p>
                              </w:tc>
                              <w:tc>
                                <w:tcPr>
                                  <w:tcW w:w="2693" w:type="dxa"/>
                                  <w:vAlign w:val="center"/>
                                </w:tcPr>
                                <w:p w14:paraId="11CC6060" w14:textId="77777777" w:rsidR="00C15703" w:rsidRPr="007D023E" w:rsidRDefault="00C15703" w:rsidP="007D023E">
                                  <w:pPr>
                                    <w:jc w:val="center"/>
                                    <w:rPr>
                                      <w:rFonts w:ascii="Times New Roman" w:hAnsi="Times New Roman" w:cs="Times New Roman"/>
                                      <w:sz w:val="28"/>
                                      <w:szCs w:val="24"/>
                                      <w:lang w:val="en-US"/>
                                    </w:rPr>
                                  </w:pPr>
                                  <w:proofErr w:type="spellStart"/>
                                  <w:r w:rsidRPr="007D023E">
                                    <w:rPr>
                                      <w:rFonts w:ascii="Times New Roman" w:hAnsi="Times New Roman" w:cs="Times New Roman"/>
                                      <w:sz w:val="28"/>
                                      <w:szCs w:val="24"/>
                                      <w:lang w:val="en-US"/>
                                    </w:rPr>
                                    <w:t>hnRNPK</w:t>
                                  </w:r>
                                  <w:proofErr w:type="spellEnd"/>
                                  <w:r w:rsidRPr="007D023E">
                                    <w:rPr>
                                      <w:rFonts w:ascii="Times New Roman" w:hAnsi="Times New Roman" w:cs="Times New Roman"/>
                                      <w:sz w:val="28"/>
                                      <w:szCs w:val="24"/>
                                      <w:lang w:val="en-US"/>
                                    </w:rPr>
                                    <w:t xml:space="preserve"> IP</w:t>
                                  </w:r>
                                </w:p>
                              </w:tc>
                              <w:tc>
                                <w:tcPr>
                                  <w:tcW w:w="1985" w:type="dxa"/>
                                  <w:vAlign w:val="center"/>
                                </w:tcPr>
                                <w:p w14:paraId="689A10B9" w14:textId="77777777" w:rsidR="00C15703" w:rsidRPr="007D023E" w:rsidRDefault="00C15703" w:rsidP="007D023E">
                                  <w:pPr>
                                    <w:jc w:val="center"/>
                                    <w:rPr>
                                      <w:rFonts w:ascii="Times New Roman" w:hAnsi="Times New Roman" w:cs="Times New Roman"/>
                                      <w:sz w:val="28"/>
                                      <w:szCs w:val="24"/>
                                      <w:lang w:val="en-US"/>
                                    </w:rPr>
                                  </w:pPr>
                                  <w:r w:rsidRPr="007D023E">
                                    <w:rPr>
                                      <w:rFonts w:ascii="Times New Roman" w:hAnsi="Times New Roman" w:cs="Times New Roman"/>
                                      <w:sz w:val="28"/>
                                      <w:szCs w:val="24"/>
                                      <w:lang w:val="en-US"/>
                                    </w:rPr>
                                    <w:t>IgG Control</w:t>
                                  </w:r>
                                </w:p>
                              </w:tc>
                            </w:tr>
                            <w:tr w:rsidR="00C15703" w:rsidRPr="007D023E" w14:paraId="0ADD8749" w14:textId="77777777" w:rsidTr="005D5ADB">
                              <w:tc>
                                <w:tcPr>
                                  <w:tcW w:w="1418" w:type="dxa"/>
                                </w:tcPr>
                                <w:p w14:paraId="518F050D"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w:t>
                                  </w:r>
                                </w:p>
                              </w:tc>
                              <w:tc>
                                <w:tcPr>
                                  <w:tcW w:w="2693" w:type="dxa"/>
                                </w:tcPr>
                                <w:p w14:paraId="76C1A2CE"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11.78</w:t>
                                  </w:r>
                                </w:p>
                              </w:tc>
                              <w:tc>
                                <w:tcPr>
                                  <w:tcW w:w="1985" w:type="dxa"/>
                                </w:tcPr>
                                <w:p w14:paraId="7D8FA5EE"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1.40</w:t>
                                  </w:r>
                                </w:p>
                              </w:tc>
                            </w:tr>
                            <w:tr w:rsidR="00C15703" w:rsidRPr="007D023E" w14:paraId="5B8F0610" w14:textId="77777777" w:rsidTr="005D5ADB">
                              <w:tc>
                                <w:tcPr>
                                  <w:tcW w:w="1418" w:type="dxa"/>
                                </w:tcPr>
                                <w:p w14:paraId="6F9BBDAE"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2</w:t>
                                  </w:r>
                                </w:p>
                              </w:tc>
                              <w:tc>
                                <w:tcPr>
                                  <w:tcW w:w="2693" w:type="dxa"/>
                                </w:tcPr>
                                <w:p w14:paraId="44C8A4F6"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4.20</w:t>
                                  </w:r>
                                </w:p>
                              </w:tc>
                              <w:tc>
                                <w:tcPr>
                                  <w:tcW w:w="1985" w:type="dxa"/>
                                </w:tcPr>
                                <w:p w14:paraId="606D48CF"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0.20</w:t>
                                  </w:r>
                                </w:p>
                              </w:tc>
                            </w:tr>
                            <w:tr w:rsidR="00C15703" w:rsidRPr="007D023E" w14:paraId="6C032410" w14:textId="77777777" w:rsidTr="005D5ADB">
                              <w:tc>
                                <w:tcPr>
                                  <w:tcW w:w="1418" w:type="dxa"/>
                                </w:tcPr>
                                <w:p w14:paraId="18E87DFD"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3</w:t>
                                  </w:r>
                                </w:p>
                              </w:tc>
                              <w:tc>
                                <w:tcPr>
                                  <w:tcW w:w="2693" w:type="dxa"/>
                                </w:tcPr>
                                <w:p w14:paraId="2A361526"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14.7</w:t>
                                  </w:r>
                                </w:p>
                              </w:tc>
                              <w:tc>
                                <w:tcPr>
                                  <w:tcW w:w="1985" w:type="dxa"/>
                                </w:tcPr>
                                <w:p w14:paraId="77D61C28"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0.80</w:t>
                                  </w:r>
                                </w:p>
                              </w:tc>
                            </w:tr>
                          </w:tbl>
                          <w:p w14:paraId="4C56BBB7" w14:textId="77777777" w:rsidR="00C15703" w:rsidRDefault="00C1570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F0E470" id="_x0000_t202" coordsize="21600,21600" o:spt="202" path="m,l,21600r21600,l21600,xe">
                <v:stroke joinstyle="miter"/>
                <v:path gradientshapeok="t" o:connecttype="rect"/>
              </v:shapetype>
              <v:shape id="_x0000_s1028" type="#_x0000_t202" style="position:absolute;margin-left:181.6pt;margin-top:2.75pt;width:232.8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" stroked="f">
                <v:textbox style="mso-fit-shape-to-text:t">
                  <w:txbxContent>
                    <w:p w14:paraId="4D748687" w14:textId="2A34F2E3" w:rsidR="00C15703" w:rsidRPr="007D023E" w:rsidRDefault="00C15703">
                      <w:pPr>
                        <w:rPr>
                          <w:sz w:val="48"/>
                        </w:rPr>
                      </w:pPr>
                      <w:r w:rsidRPr="007D023E">
                        <w:rPr>
                          <w:sz w:val="48"/>
                        </w:rPr>
                        <w:t>B</w:t>
                      </w:r>
                    </w:p>
                    <w:tbl>
                      <w:tblPr>
                        <w:tblStyle w:val="TableGrid"/>
                        <w:tblW w:w="0" w:type="auto"/>
                        <w:tblLook w:val="04A0" w:firstRow="1" w:lastRow="0" w:firstColumn="1" w:lastColumn="0" w:noHBand="0" w:noVBand="1"/>
                      </w:tblPr>
                      <w:tblGrid>
                        <w:gridCol w:w="1317"/>
                        <w:gridCol w:w="1683"/>
                        <w:gridCol w:w="1349"/>
                      </w:tblGrid>
                      <w:tr w:rsidR="00C15703" w:rsidRPr="007D023E" w14:paraId="502B3430" w14:textId="77777777" w:rsidTr="005D5ADB">
                        <w:tc>
                          <w:tcPr>
                            <w:tcW w:w="1418" w:type="dxa"/>
                            <w:tcBorders>
                              <w:top w:val="nil"/>
                              <w:left w:val="nil"/>
                            </w:tcBorders>
                          </w:tcPr>
                          <w:p w14:paraId="3026C894" w14:textId="77777777" w:rsidR="00C15703" w:rsidRPr="007D023E" w:rsidRDefault="00C15703" w:rsidP="007D023E">
                            <w:pPr>
                              <w:rPr>
                                <w:rFonts w:ascii="Times New Roman" w:hAnsi="Times New Roman" w:cs="Times New Roman"/>
                                <w:sz w:val="28"/>
                                <w:szCs w:val="24"/>
                                <w:lang w:val="en-US"/>
                              </w:rPr>
                            </w:pPr>
                          </w:p>
                        </w:tc>
                        <w:tc>
                          <w:tcPr>
                            <w:tcW w:w="4678" w:type="dxa"/>
                            <w:gridSpan w:val="2"/>
                            <w:vAlign w:val="bottom"/>
                          </w:tcPr>
                          <w:p w14:paraId="5AE9A351" w14:textId="77777777" w:rsidR="00C15703" w:rsidRPr="007D023E" w:rsidRDefault="00C15703" w:rsidP="007D023E">
                            <w:pPr>
                              <w:jc w:val="center"/>
                              <w:rPr>
                                <w:rFonts w:ascii="Times New Roman" w:hAnsi="Times New Roman" w:cs="Times New Roman"/>
                                <w:sz w:val="28"/>
                                <w:szCs w:val="24"/>
                                <w:lang w:val="en-US"/>
                              </w:rPr>
                            </w:pPr>
                            <w:r w:rsidRPr="007D023E">
                              <w:rPr>
                                <w:rFonts w:ascii="Times New Roman" w:hAnsi="Times New Roman" w:cs="Times New Roman"/>
                                <w:sz w:val="28"/>
                                <w:szCs w:val="24"/>
                                <w:lang w:val="en-US"/>
                              </w:rPr>
                              <w:t>RNA eluted (ng/µL)</w:t>
                            </w:r>
                          </w:p>
                        </w:tc>
                      </w:tr>
                      <w:tr w:rsidR="00C15703" w:rsidRPr="007D023E" w14:paraId="79807ED7" w14:textId="77777777" w:rsidTr="005D5ADB">
                        <w:tc>
                          <w:tcPr>
                            <w:tcW w:w="1418" w:type="dxa"/>
                          </w:tcPr>
                          <w:p w14:paraId="247E0682"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Replicate</w:t>
                            </w:r>
                          </w:p>
                        </w:tc>
                        <w:tc>
                          <w:tcPr>
                            <w:tcW w:w="2693" w:type="dxa"/>
                            <w:vAlign w:val="center"/>
                          </w:tcPr>
                          <w:p w14:paraId="11CC6060" w14:textId="77777777" w:rsidR="00C15703" w:rsidRPr="007D023E" w:rsidRDefault="00C15703" w:rsidP="007D023E">
                            <w:pPr>
                              <w:jc w:val="center"/>
                              <w:rPr>
                                <w:rFonts w:ascii="Times New Roman" w:hAnsi="Times New Roman" w:cs="Times New Roman"/>
                                <w:sz w:val="28"/>
                                <w:szCs w:val="24"/>
                                <w:lang w:val="en-US"/>
                              </w:rPr>
                            </w:pPr>
                            <w:proofErr w:type="spellStart"/>
                            <w:r w:rsidRPr="007D023E">
                              <w:rPr>
                                <w:rFonts w:ascii="Times New Roman" w:hAnsi="Times New Roman" w:cs="Times New Roman"/>
                                <w:sz w:val="28"/>
                                <w:szCs w:val="24"/>
                                <w:lang w:val="en-US"/>
                              </w:rPr>
                              <w:t>hnRNPK</w:t>
                            </w:r>
                            <w:proofErr w:type="spellEnd"/>
                            <w:r w:rsidRPr="007D023E">
                              <w:rPr>
                                <w:rFonts w:ascii="Times New Roman" w:hAnsi="Times New Roman" w:cs="Times New Roman"/>
                                <w:sz w:val="28"/>
                                <w:szCs w:val="24"/>
                                <w:lang w:val="en-US"/>
                              </w:rPr>
                              <w:t xml:space="preserve"> IP</w:t>
                            </w:r>
                          </w:p>
                        </w:tc>
                        <w:tc>
                          <w:tcPr>
                            <w:tcW w:w="1985" w:type="dxa"/>
                            <w:vAlign w:val="center"/>
                          </w:tcPr>
                          <w:p w14:paraId="689A10B9" w14:textId="77777777" w:rsidR="00C15703" w:rsidRPr="007D023E" w:rsidRDefault="00C15703" w:rsidP="007D023E">
                            <w:pPr>
                              <w:jc w:val="center"/>
                              <w:rPr>
                                <w:rFonts w:ascii="Times New Roman" w:hAnsi="Times New Roman" w:cs="Times New Roman"/>
                                <w:sz w:val="28"/>
                                <w:szCs w:val="24"/>
                                <w:lang w:val="en-US"/>
                              </w:rPr>
                            </w:pPr>
                            <w:r w:rsidRPr="007D023E">
                              <w:rPr>
                                <w:rFonts w:ascii="Times New Roman" w:hAnsi="Times New Roman" w:cs="Times New Roman"/>
                                <w:sz w:val="28"/>
                                <w:szCs w:val="24"/>
                                <w:lang w:val="en-US"/>
                              </w:rPr>
                              <w:t>IgG Control</w:t>
                            </w:r>
                          </w:p>
                        </w:tc>
                      </w:tr>
                      <w:tr w:rsidR="00C15703" w:rsidRPr="007D023E" w14:paraId="0ADD8749" w14:textId="77777777" w:rsidTr="005D5ADB">
                        <w:tc>
                          <w:tcPr>
                            <w:tcW w:w="1418" w:type="dxa"/>
                          </w:tcPr>
                          <w:p w14:paraId="518F050D"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w:t>
                            </w:r>
                          </w:p>
                        </w:tc>
                        <w:tc>
                          <w:tcPr>
                            <w:tcW w:w="2693" w:type="dxa"/>
                          </w:tcPr>
                          <w:p w14:paraId="76C1A2CE"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11.78</w:t>
                            </w:r>
                          </w:p>
                        </w:tc>
                        <w:tc>
                          <w:tcPr>
                            <w:tcW w:w="1985" w:type="dxa"/>
                          </w:tcPr>
                          <w:p w14:paraId="7D8FA5EE"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1.40</w:t>
                            </w:r>
                          </w:p>
                        </w:tc>
                      </w:tr>
                      <w:tr w:rsidR="00C15703" w:rsidRPr="007D023E" w14:paraId="5B8F0610" w14:textId="77777777" w:rsidTr="005D5ADB">
                        <w:tc>
                          <w:tcPr>
                            <w:tcW w:w="1418" w:type="dxa"/>
                          </w:tcPr>
                          <w:p w14:paraId="6F9BBDAE"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2</w:t>
                            </w:r>
                          </w:p>
                        </w:tc>
                        <w:tc>
                          <w:tcPr>
                            <w:tcW w:w="2693" w:type="dxa"/>
                          </w:tcPr>
                          <w:p w14:paraId="44C8A4F6"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4.20</w:t>
                            </w:r>
                          </w:p>
                        </w:tc>
                        <w:tc>
                          <w:tcPr>
                            <w:tcW w:w="1985" w:type="dxa"/>
                          </w:tcPr>
                          <w:p w14:paraId="606D48CF"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0.20</w:t>
                            </w:r>
                          </w:p>
                        </w:tc>
                      </w:tr>
                      <w:tr w:rsidR="00C15703" w:rsidRPr="007D023E" w14:paraId="6C032410" w14:textId="77777777" w:rsidTr="005D5ADB">
                        <w:tc>
                          <w:tcPr>
                            <w:tcW w:w="1418" w:type="dxa"/>
                          </w:tcPr>
                          <w:p w14:paraId="18E87DFD"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3</w:t>
                            </w:r>
                          </w:p>
                        </w:tc>
                        <w:tc>
                          <w:tcPr>
                            <w:tcW w:w="2693" w:type="dxa"/>
                          </w:tcPr>
                          <w:p w14:paraId="2A361526"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14.7</w:t>
                            </w:r>
                          </w:p>
                        </w:tc>
                        <w:tc>
                          <w:tcPr>
                            <w:tcW w:w="1985" w:type="dxa"/>
                          </w:tcPr>
                          <w:p w14:paraId="77D61C28"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0.80</w:t>
                            </w:r>
                          </w:p>
                        </w:tc>
                      </w:tr>
                    </w:tbl>
                    <w:p w14:paraId="4C56BBB7" w14:textId="77777777" w:rsidR="00C15703" w:rsidRDefault="00C15703"/>
                  </w:txbxContent>
                </v:textbox>
                <w10:wrap type="square" anchorx="margin"/>
              </v:shape>
            </w:pict>
          </mc:Fallback>
        </mc:AlternateContent>
      </w:r>
      <w:r>
        <w:rPr>
          <w:noProof/>
          <w:lang w:eastAsia="en-AU"/>
        </w:rPr>
        <w:drawing>
          <wp:inline distT="0" distB="0" distL="0" distR="0" wp14:anchorId="5152AA18" wp14:editId="16BB5855">
            <wp:extent cx="2161309" cy="396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3487" cy="3966394"/>
                    </a:xfrm>
                    <a:prstGeom prst="rect">
                      <a:avLst/>
                    </a:prstGeom>
                  </pic:spPr>
                </pic:pic>
              </a:graphicData>
            </a:graphic>
          </wp:inline>
        </w:drawing>
      </w:r>
    </w:p>
    <w:p w14:paraId="2B97689D" w14:textId="198D0811" w:rsidR="007D023E" w:rsidRPr="007D023E" w:rsidRDefault="007D023E" w:rsidP="0004764B">
      <w:pPr>
        <w:spacing w:line="480" w:lineRule="auto"/>
        <w:rPr>
          <w:rFonts w:ascii="Times New Roman" w:hAnsi="Times New Roman" w:cs="Times New Roman"/>
          <w:noProof/>
          <w:color w:val="FF0000"/>
          <w:sz w:val="24"/>
          <w:szCs w:val="24"/>
          <w:u w:val="single"/>
          <w:lang w:eastAsia="en-AU"/>
        </w:rPr>
      </w:pPr>
      <w:r w:rsidRPr="007D023E">
        <w:rPr>
          <w:rFonts w:ascii="Times New Roman" w:hAnsi="Times New Roman" w:cs="Times New Roman"/>
          <w:b/>
          <w:noProof/>
          <w:sz w:val="24"/>
          <w:szCs w:val="24"/>
          <w:lang w:eastAsia="en-AU"/>
        </w:rPr>
        <w:t>Figure 7</w:t>
      </w:r>
      <w:r>
        <w:rPr>
          <w:rFonts w:ascii="Times New Roman" w:hAnsi="Times New Roman" w:cs="Times New Roman"/>
          <w:noProof/>
          <w:sz w:val="24"/>
          <w:szCs w:val="24"/>
          <w:lang w:eastAsia="en-AU"/>
        </w:rPr>
        <w:t xml:space="preserve">: </w:t>
      </w:r>
      <w:r w:rsidRPr="007D023E">
        <w:rPr>
          <w:rFonts w:ascii="Times New Roman" w:hAnsi="Times New Roman" w:cs="Times New Roman"/>
          <w:i/>
          <w:noProof/>
          <w:sz w:val="24"/>
          <w:szCs w:val="24"/>
          <w:lang w:eastAsia="en-AU"/>
        </w:rPr>
        <w:t>hnRNPK binds RNA in PC3 cells.</w:t>
      </w:r>
      <w:r>
        <w:rPr>
          <w:rFonts w:ascii="Times New Roman" w:hAnsi="Times New Roman" w:cs="Times New Roman"/>
          <w:noProof/>
          <w:sz w:val="24"/>
          <w:szCs w:val="24"/>
          <w:lang w:eastAsia="en-AU"/>
        </w:rPr>
        <w:t xml:space="preserve"> </w:t>
      </w:r>
    </w:p>
    <w:p w14:paraId="575634C0" w14:textId="24C7BEAB" w:rsidR="007D023E" w:rsidRDefault="007D023E" w:rsidP="0004764B">
      <w:pPr>
        <w:spacing w:line="480" w:lineRule="auto"/>
        <w:rPr>
          <w:rFonts w:ascii="Times New Roman" w:hAnsi="Times New Roman" w:cs="Times New Roman"/>
          <w:sz w:val="24"/>
          <w:szCs w:val="24"/>
          <w:lang w:val="en-US"/>
        </w:rPr>
      </w:pPr>
    </w:p>
    <w:p w14:paraId="06F1EE12" w14:textId="479032B3" w:rsidR="007D023E" w:rsidRDefault="007D023E">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EFBEFC7" w14:textId="7F5CC392" w:rsidR="00FF1B8E" w:rsidRPr="0004764B" w:rsidRDefault="0035527B" w:rsidP="0004764B">
      <w:pPr>
        <w:spacing w:line="480" w:lineRule="auto"/>
        <w:rPr>
          <w:rFonts w:ascii="Times New Roman" w:hAnsi="Times New Roman" w:cs="Times New Roman"/>
          <w:sz w:val="24"/>
          <w:szCs w:val="24"/>
          <w:lang w:val="en-US"/>
        </w:rPr>
      </w:pPr>
      <w:proofErr w:type="gramStart"/>
      <w:r w:rsidRPr="0004764B">
        <w:rPr>
          <w:rFonts w:ascii="Times New Roman" w:hAnsi="Times New Roman" w:cs="Times New Roman"/>
          <w:sz w:val="24"/>
          <w:szCs w:val="24"/>
          <w:lang w:val="en-US"/>
        </w:rPr>
        <w:lastRenderedPageBreak/>
        <w:t>binds</w:t>
      </w:r>
      <w:proofErr w:type="gramEnd"/>
      <w:r w:rsidRPr="0004764B">
        <w:rPr>
          <w:rFonts w:ascii="Times New Roman" w:hAnsi="Times New Roman" w:cs="Times New Roman"/>
          <w:sz w:val="24"/>
          <w:szCs w:val="24"/>
          <w:lang w:val="en-US"/>
        </w:rPr>
        <w:t xml:space="preserve">. After purification by </w:t>
      </w:r>
      <w:proofErr w:type="spellStart"/>
      <w:r w:rsidRPr="0004764B">
        <w:rPr>
          <w:rFonts w:ascii="Times New Roman" w:hAnsi="Times New Roman" w:cs="Times New Roman"/>
          <w:sz w:val="24"/>
          <w:szCs w:val="24"/>
          <w:lang w:val="en-US"/>
        </w:rPr>
        <w:t>Trizol</w:t>
      </w:r>
      <w:proofErr w:type="spellEnd"/>
      <w:r w:rsidRPr="0004764B">
        <w:rPr>
          <w:rFonts w:ascii="Times New Roman" w:hAnsi="Times New Roman" w:cs="Times New Roman"/>
          <w:sz w:val="24"/>
          <w:szCs w:val="24"/>
          <w:lang w:val="en-US"/>
        </w:rPr>
        <w:t xml:space="preserve"> extraction</w:t>
      </w:r>
      <w:r>
        <w:rPr>
          <w:rFonts w:ascii="Times New Roman" w:hAnsi="Times New Roman" w:cs="Times New Roman"/>
          <w:sz w:val="24"/>
          <w:szCs w:val="24"/>
          <w:lang w:val="en-US"/>
        </w:rPr>
        <w:t xml:space="preserve"> (</w:t>
      </w:r>
      <w:r w:rsidR="00626E3B">
        <w:rPr>
          <w:rFonts w:ascii="Times New Roman" w:hAnsi="Times New Roman" w:cs="Times New Roman"/>
          <w:sz w:val="24"/>
          <w:szCs w:val="24"/>
          <w:lang w:val="en-US"/>
        </w:rPr>
        <w:t xml:space="preserve">which </w:t>
      </w:r>
      <w:r>
        <w:rPr>
          <w:rFonts w:ascii="Times New Roman" w:hAnsi="Times New Roman" w:cs="Times New Roman"/>
          <w:sz w:val="24"/>
          <w:szCs w:val="24"/>
          <w:lang w:val="en-US"/>
        </w:rPr>
        <w:t xml:space="preserve">also reverses </w:t>
      </w:r>
      <w:r w:rsidR="00626E3B">
        <w:rPr>
          <w:rFonts w:ascii="Times New Roman" w:hAnsi="Times New Roman" w:cs="Times New Roman"/>
          <w:sz w:val="24"/>
          <w:szCs w:val="24"/>
          <w:lang w:val="en-US"/>
        </w:rPr>
        <w:t xml:space="preserve">formaldehyde </w:t>
      </w:r>
      <w:r>
        <w:rPr>
          <w:rFonts w:ascii="Times New Roman" w:hAnsi="Times New Roman" w:cs="Times New Roman"/>
          <w:sz w:val="24"/>
          <w:szCs w:val="24"/>
          <w:lang w:val="en-US"/>
        </w:rPr>
        <w:t>crosslink</w:t>
      </w:r>
      <w:r w:rsidR="00626E3B">
        <w:rPr>
          <w:rFonts w:ascii="Times New Roman" w:hAnsi="Times New Roman" w:cs="Times New Roman"/>
          <w:sz w:val="24"/>
          <w:szCs w:val="24"/>
          <w:lang w:val="en-US"/>
        </w:rPr>
        <w:t>s</w:t>
      </w:r>
      <w:r>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 the RNA was quantified using </w:t>
      </w:r>
      <w:proofErr w:type="spellStart"/>
      <w:r w:rsidRPr="0004764B">
        <w:rPr>
          <w:rFonts w:ascii="Times New Roman" w:hAnsi="Times New Roman" w:cs="Times New Roman"/>
          <w:sz w:val="24"/>
          <w:szCs w:val="24"/>
          <w:lang w:val="en-US"/>
        </w:rPr>
        <w:t>nanodrop</w:t>
      </w:r>
      <w:proofErr w:type="spellEnd"/>
      <w:r w:rsidRPr="0004764B">
        <w:rPr>
          <w:rFonts w:ascii="Times New Roman" w:hAnsi="Times New Roman" w:cs="Times New Roman"/>
          <w:sz w:val="24"/>
          <w:szCs w:val="24"/>
          <w:lang w:val="en-US"/>
        </w:rPr>
        <w:t xml:space="preserve">. This yielded a </w:t>
      </w:r>
      <w:r w:rsidR="004B11EC" w:rsidRPr="0004764B">
        <w:rPr>
          <w:rFonts w:ascii="Times New Roman" w:hAnsi="Times New Roman" w:cs="Times New Roman"/>
          <w:sz w:val="24"/>
          <w:szCs w:val="24"/>
          <w:lang w:val="en-US"/>
        </w:rPr>
        <w:t xml:space="preserve">consistent increase of RNA identified from the </w:t>
      </w:r>
      <w:proofErr w:type="spellStart"/>
      <w:r w:rsidR="004B11EC" w:rsidRPr="0004764B">
        <w:rPr>
          <w:rFonts w:ascii="Times New Roman" w:hAnsi="Times New Roman" w:cs="Times New Roman"/>
          <w:sz w:val="24"/>
          <w:szCs w:val="24"/>
          <w:lang w:val="en-US"/>
        </w:rPr>
        <w:t>hnRNPK</w:t>
      </w:r>
      <w:proofErr w:type="spellEnd"/>
      <w:r w:rsidR="004B11EC" w:rsidRPr="0004764B">
        <w:rPr>
          <w:rFonts w:ascii="Times New Roman" w:hAnsi="Times New Roman" w:cs="Times New Roman"/>
          <w:sz w:val="24"/>
          <w:szCs w:val="24"/>
          <w:lang w:val="en-US"/>
        </w:rPr>
        <w:t xml:space="preserve"> pull down compared to the IgG control</w:t>
      </w:r>
      <w:r>
        <w:rPr>
          <w:rFonts w:ascii="Times New Roman" w:hAnsi="Times New Roman" w:cs="Times New Roman"/>
          <w:sz w:val="24"/>
          <w:szCs w:val="24"/>
          <w:lang w:val="en-US"/>
        </w:rPr>
        <w:t xml:space="preserve"> (Fig.7b)</w:t>
      </w:r>
      <w:r w:rsidR="004B11EC" w:rsidRPr="0004764B">
        <w:rPr>
          <w:rFonts w:ascii="Times New Roman" w:hAnsi="Times New Roman" w:cs="Times New Roman"/>
          <w:sz w:val="24"/>
          <w:szCs w:val="24"/>
          <w:lang w:val="en-US"/>
        </w:rPr>
        <w:t xml:space="preserve">. </w:t>
      </w:r>
      <w:r w:rsidR="00E15E57" w:rsidRPr="0004764B">
        <w:rPr>
          <w:rFonts w:ascii="Times New Roman" w:hAnsi="Times New Roman" w:cs="Times New Roman"/>
          <w:sz w:val="24"/>
          <w:szCs w:val="24"/>
          <w:lang w:val="en-US"/>
        </w:rPr>
        <w:t xml:space="preserve">This is consistent with past research which shows </w:t>
      </w:r>
      <w:proofErr w:type="spellStart"/>
      <w:r w:rsidR="00E15E57" w:rsidRPr="0004764B">
        <w:rPr>
          <w:rFonts w:ascii="Times New Roman" w:hAnsi="Times New Roman" w:cs="Times New Roman"/>
          <w:sz w:val="24"/>
          <w:szCs w:val="24"/>
          <w:lang w:val="en-US"/>
        </w:rPr>
        <w:t>hnRNPK</w:t>
      </w:r>
      <w:proofErr w:type="spellEnd"/>
      <w:r w:rsidR="00E15E57" w:rsidRPr="0004764B">
        <w:rPr>
          <w:rFonts w:ascii="Times New Roman" w:hAnsi="Times New Roman" w:cs="Times New Roman"/>
          <w:sz w:val="24"/>
          <w:szCs w:val="24"/>
          <w:lang w:val="en-US"/>
        </w:rPr>
        <w:t xml:space="preserve"> binding to RNAs and reports of it binding microRNAs</w:t>
      </w:r>
      <w:ins w:id="53" w:author="Michelle Hill" w:date="2016-09-26T23:12:00Z">
        <w:r w:rsidR="00626E3B">
          <w:rPr>
            <w:rFonts w:ascii="Times New Roman" w:hAnsi="Times New Roman" w:cs="Times New Roman"/>
            <w:sz w:val="24"/>
            <w:szCs w:val="24"/>
            <w:lang w:val="en-US"/>
          </w:rPr>
          <w:t xml:space="preserve"> (REF)</w:t>
        </w:r>
      </w:ins>
      <w:r w:rsidR="00E15E57" w:rsidRPr="0004764B">
        <w:rPr>
          <w:rFonts w:ascii="Times New Roman" w:hAnsi="Times New Roman" w:cs="Times New Roman"/>
          <w:sz w:val="24"/>
          <w:szCs w:val="24"/>
          <w:lang w:val="en-US"/>
        </w:rPr>
        <w:t xml:space="preserve">. </w:t>
      </w:r>
      <w:r w:rsidR="004B11EC" w:rsidRPr="0004764B">
        <w:rPr>
          <w:rFonts w:ascii="Times New Roman" w:hAnsi="Times New Roman" w:cs="Times New Roman"/>
          <w:sz w:val="24"/>
          <w:szCs w:val="24"/>
          <w:lang w:val="en-US"/>
        </w:rPr>
        <w:t xml:space="preserve">While this is instrumental in determining whether </w:t>
      </w:r>
      <w:proofErr w:type="spellStart"/>
      <w:r w:rsidR="004B11EC" w:rsidRPr="0004764B">
        <w:rPr>
          <w:rFonts w:ascii="Times New Roman" w:hAnsi="Times New Roman" w:cs="Times New Roman"/>
          <w:sz w:val="24"/>
          <w:szCs w:val="24"/>
          <w:lang w:val="en-US"/>
        </w:rPr>
        <w:t>hnRNPK</w:t>
      </w:r>
      <w:proofErr w:type="spellEnd"/>
      <w:r w:rsidR="004B11EC" w:rsidRPr="0004764B">
        <w:rPr>
          <w:rFonts w:ascii="Times New Roman" w:hAnsi="Times New Roman" w:cs="Times New Roman"/>
          <w:sz w:val="24"/>
          <w:szCs w:val="24"/>
          <w:lang w:val="en-US"/>
        </w:rPr>
        <w:t xml:space="preserve"> binds to microRNAs, the low yield </w:t>
      </w:r>
      <w:r w:rsidR="00E15E57" w:rsidRPr="0004764B">
        <w:rPr>
          <w:rFonts w:ascii="Times New Roman" w:hAnsi="Times New Roman" w:cs="Times New Roman"/>
          <w:sz w:val="24"/>
          <w:szCs w:val="24"/>
          <w:lang w:val="en-US"/>
        </w:rPr>
        <w:t xml:space="preserve">indicates the need to scale up the experiments. </w:t>
      </w:r>
      <w:r w:rsidR="004B61D4" w:rsidRPr="0004764B">
        <w:rPr>
          <w:rFonts w:ascii="Times New Roman" w:hAnsi="Times New Roman" w:cs="Times New Roman"/>
          <w:sz w:val="24"/>
          <w:szCs w:val="24"/>
          <w:lang w:val="en-US"/>
        </w:rPr>
        <w:t xml:space="preserve">Further assessment is needed to determine whether this population of RNA contains microRNAs and whether these </w:t>
      </w:r>
      <w:proofErr w:type="spellStart"/>
      <w:r w:rsidR="004B61D4" w:rsidRPr="0004764B">
        <w:rPr>
          <w:rFonts w:ascii="Times New Roman" w:hAnsi="Times New Roman" w:cs="Times New Roman"/>
          <w:sz w:val="24"/>
          <w:szCs w:val="24"/>
          <w:lang w:val="en-US"/>
        </w:rPr>
        <w:t>miRs</w:t>
      </w:r>
      <w:proofErr w:type="spellEnd"/>
      <w:r w:rsidR="004B61D4" w:rsidRPr="0004764B">
        <w:rPr>
          <w:rFonts w:ascii="Times New Roman" w:hAnsi="Times New Roman" w:cs="Times New Roman"/>
          <w:sz w:val="24"/>
          <w:szCs w:val="24"/>
          <w:lang w:val="en-US"/>
        </w:rPr>
        <w:t xml:space="preserve"> are the ones also predicted. </w:t>
      </w:r>
    </w:p>
    <w:p w14:paraId="522A8C3E" w14:textId="77777777" w:rsidR="00FF1B8E" w:rsidRPr="0004764B" w:rsidRDefault="00FF1B8E" w:rsidP="0004764B">
      <w:pPr>
        <w:pStyle w:val="Heading1"/>
        <w:spacing w:line="480" w:lineRule="auto"/>
        <w:rPr>
          <w:rFonts w:ascii="Times New Roman" w:hAnsi="Times New Roman" w:cs="Times New Roman"/>
          <w:lang w:val="en-US"/>
        </w:rPr>
      </w:pPr>
      <w:r w:rsidRPr="0004764B">
        <w:rPr>
          <w:rFonts w:ascii="Times New Roman" w:hAnsi="Times New Roman" w:cs="Times New Roman"/>
          <w:lang w:val="en-US"/>
        </w:rPr>
        <w:t xml:space="preserve">Discussion: </w:t>
      </w:r>
    </w:p>
    <w:p w14:paraId="263FB4AE" w14:textId="22BF6999" w:rsidR="009C0CE2" w:rsidRDefault="00F83A55" w:rsidP="0004764B">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This study determined that a subset of microRNAs are selectively exported from the PC3 cell line, where addition of cavin-1 attenuated this export. Furthermore, a protein predicted to mediate this export proved to be a viable candidate due to being selectively exported, predicted to bind </w:t>
      </w:r>
      <w:proofErr w:type="gramStart"/>
      <w:r w:rsidRPr="0004764B">
        <w:rPr>
          <w:rFonts w:ascii="Times New Roman" w:hAnsi="Times New Roman" w:cs="Times New Roman"/>
          <w:sz w:val="24"/>
          <w:szCs w:val="24"/>
          <w:lang w:val="en-US"/>
        </w:rPr>
        <w:t>to</w:t>
      </w:r>
      <w:proofErr w:type="gramEnd"/>
      <w:r w:rsidRPr="0004764B">
        <w:rPr>
          <w:rFonts w:ascii="Times New Roman" w:hAnsi="Times New Roman" w:cs="Times New Roman"/>
          <w:sz w:val="24"/>
          <w:szCs w:val="24"/>
          <w:lang w:val="en-US"/>
        </w:rPr>
        <w:t xml:space="preserve"> many of those exported </w:t>
      </w:r>
      <w:proofErr w:type="spellStart"/>
      <w:r w:rsidRPr="0004764B">
        <w:rPr>
          <w:rFonts w:ascii="Times New Roman" w:hAnsi="Times New Roman" w:cs="Times New Roman"/>
          <w:sz w:val="24"/>
          <w:szCs w:val="24"/>
          <w:lang w:val="en-US"/>
        </w:rPr>
        <w:t>miRs</w:t>
      </w:r>
      <w:proofErr w:type="spellEnd"/>
      <w:r w:rsidRPr="0004764B">
        <w:rPr>
          <w:rFonts w:ascii="Times New Roman" w:hAnsi="Times New Roman" w:cs="Times New Roman"/>
          <w:sz w:val="24"/>
          <w:szCs w:val="24"/>
          <w:lang w:val="en-US"/>
        </w:rPr>
        <w:t xml:space="preserve"> and </w:t>
      </w:r>
      <w:r w:rsidR="00D928BF" w:rsidRPr="0004764B">
        <w:rPr>
          <w:rFonts w:ascii="Times New Roman" w:hAnsi="Times New Roman" w:cs="Times New Roman"/>
          <w:sz w:val="24"/>
          <w:szCs w:val="24"/>
          <w:lang w:val="en-US"/>
        </w:rPr>
        <w:t xml:space="preserve">co-localizing to miR-148a. </w:t>
      </w:r>
      <w:r w:rsidR="00E15E57" w:rsidRPr="0004764B">
        <w:rPr>
          <w:rFonts w:ascii="Times New Roman" w:hAnsi="Times New Roman" w:cs="Times New Roman"/>
          <w:sz w:val="24"/>
          <w:szCs w:val="24"/>
          <w:lang w:val="en-US"/>
        </w:rPr>
        <w:t xml:space="preserve"> </w:t>
      </w:r>
      <w:r w:rsidR="004B11EC" w:rsidRPr="0004764B">
        <w:rPr>
          <w:rFonts w:ascii="Times New Roman" w:hAnsi="Times New Roman" w:cs="Times New Roman"/>
          <w:sz w:val="24"/>
          <w:szCs w:val="24"/>
          <w:lang w:val="en-US"/>
        </w:rPr>
        <w:t xml:space="preserve"> </w:t>
      </w:r>
      <w:r w:rsidR="00546E8D" w:rsidRPr="0004764B">
        <w:rPr>
          <w:rFonts w:ascii="Times New Roman" w:hAnsi="Times New Roman" w:cs="Times New Roman"/>
          <w:sz w:val="24"/>
          <w:szCs w:val="24"/>
          <w:lang w:val="en-US"/>
        </w:rPr>
        <w:t xml:space="preserve"> </w:t>
      </w:r>
      <w:r w:rsidR="003B1AAE" w:rsidRPr="0004764B">
        <w:rPr>
          <w:rFonts w:ascii="Times New Roman" w:hAnsi="Times New Roman" w:cs="Times New Roman"/>
          <w:sz w:val="24"/>
          <w:szCs w:val="24"/>
          <w:lang w:val="en-US"/>
        </w:rPr>
        <w:t xml:space="preserve">   </w:t>
      </w:r>
      <w:r w:rsidR="005A43BD" w:rsidRPr="0004764B">
        <w:rPr>
          <w:rFonts w:ascii="Times New Roman" w:hAnsi="Times New Roman" w:cs="Times New Roman"/>
          <w:sz w:val="24"/>
          <w:szCs w:val="24"/>
          <w:lang w:val="en-US"/>
        </w:rPr>
        <w:t xml:space="preserve">  </w:t>
      </w:r>
      <w:r w:rsidR="00A277CC" w:rsidRPr="0004764B">
        <w:rPr>
          <w:rFonts w:ascii="Times New Roman" w:hAnsi="Times New Roman" w:cs="Times New Roman"/>
          <w:sz w:val="24"/>
          <w:szCs w:val="24"/>
          <w:lang w:val="en-US"/>
        </w:rPr>
        <w:t xml:space="preserve"> </w:t>
      </w:r>
    </w:p>
    <w:p w14:paraId="56E85446" w14:textId="5B0BB3A8" w:rsidR="002225DD" w:rsidRDefault="002225DD"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Points to discuss: </w:t>
      </w:r>
    </w:p>
    <w:p w14:paraId="7D08D4F8" w14:textId="6242627B" w:rsidR="002225DD" w:rsidRDefault="00D858C7" w:rsidP="002225DD">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RNA-</w:t>
      </w:r>
      <w:proofErr w:type="spellStart"/>
      <w:r>
        <w:rPr>
          <w:rFonts w:ascii="Times New Roman" w:hAnsi="Times New Roman" w:cs="Times New Roman"/>
          <w:sz w:val="24"/>
          <w:szCs w:val="24"/>
          <w:lang w:val="en-US"/>
        </w:rPr>
        <w:t>seq</w:t>
      </w:r>
      <w:proofErr w:type="spellEnd"/>
      <w:r>
        <w:rPr>
          <w:rFonts w:ascii="Times New Roman" w:hAnsi="Times New Roman" w:cs="Times New Roman"/>
          <w:sz w:val="24"/>
          <w:szCs w:val="24"/>
          <w:lang w:val="en-US"/>
        </w:rPr>
        <w:t xml:space="preserve"> data: microRNA</w:t>
      </w:r>
      <w:r w:rsidR="002225DD">
        <w:rPr>
          <w:rFonts w:ascii="Times New Roman" w:hAnsi="Times New Roman" w:cs="Times New Roman"/>
          <w:sz w:val="24"/>
          <w:szCs w:val="24"/>
          <w:lang w:val="en-US"/>
        </w:rPr>
        <w:t xml:space="preserve">s aren’t so dramatically modified by the proteins. System is definitely a gradient rather than a switch. May suggest synergy of proteins working together, differences between EV types being modified by cavin-1 </w:t>
      </w:r>
      <w:proofErr w:type="spellStart"/>
      <w:r w:rsidR="002225DD">
        <w:rPr>
          <w:rFonts w:ascii="Times New Roman" w:hAnsi="Times New Roman" w:cs="Times New Roman"/>
          <w:sz w:val="24"/>
          <w:szCs w:val="24"/>
          <w:lang w:val="en-US"/>
        </w:rPr>
        <w:t>eg</w:t>
      </w:r>
      <w:proofErr w:type="spellEnd"/>
      <w:r w:rsidR="002225DD">
        <w:rPr>
          <w:rFonts w:ascii="Times New Roman" w:hAnsi="Times New Roman" w:cs="Times New Roman"/>
          <w:sz w:val="24"/>
          <w:szCs w:val="24"/>
          <w:lang w:val="en-US"/>
        </w:rPr>
        <w:t xml:space="preserve"> mechanism in exosomes but not </w:t>
      </w:r>
      <w:proofErr w:type="spellStart"/>
      <w:r w:rsidR="002225DD">
        <w:rPr>
          <w:rFonts w:ascii="Times New Roman" w:hAnsi="Times New Roman" w:cs="Times New Roman"/>
          <w:sz w:val="24"/>
          <w:szCs w:val="24"/>
          <w:lang w:val="en-US"/>
        </w:rPr>
        <w:t>microvesicles</w:t>
      </w:r>
      <w:proofErr w:type="spellEnd"/>
      <w:r w:rsidR="0035527B">
        <w:rPr>
          <w:rFonts w:ascii="Times New Roman" w:hAnsi="Times New Roman" w:cs="Times New Roman"/>
          <w:sz w:val="24"/>
          <w:szCs w:val="24"/>
          <w:lang w:val="en-US"/>
        </w:rPr>
        <w:t>, maybe</w:t>
      </w:r>
      <w:proofErr w:type="gramStart"/>
      <w:r w:rsidR="0035527B">
        <w:rPr>
          <w:rFonts w:ascii="Times New Roman" w:hAnsi="Times New Roman" w:cs="Times New Roman"/>
          <w:sz w:val="24"/>
          <w:szCs w:val="24"/>
          <w:lang w:val="en-US"/>
        </w:rPr>
        <w:t>?</w:t>
      </w:r>
      <w:r w:rsidR="002225DD">
        <w:rPr>
          <w:rFonts w:ascii="Times New Roman" w:hAnsi="Times New Roman" w:cs="Times New Roman"/>
          <w:sz w:val="24"/>
          <w:szCs w:val="24"/>
          <w:lang w:val="en-US"/>
        </w:rPr>
        <w:t>.</w:t>
      </w:r>
      <w:proofErr w:type="gramEnd"/>
      <w:r w:rsidR="002225DD">
        <w:rPr>
          <w:rFonts w:ascii="Times New Roman" w:hAnsi="Times New Roman" w:cs="Times New Roman"/>
          <w:sz w:val="24"/>
          <w:szCs w:val="24"/>
          <w:lang w:val="en-US"/>
        </w:rPr>
        <w:t xml:space="preserve"> Additionally there is nothing to prevent sampling from occurring</w:t>
      </w:r>
      <w:r w:rsidR="00460C36">
        <w:rPr>
          <w:rFonts w:ascii="Times New Roman" w:hAnsi="Times New Roman" w:cs="Times New Roman"/>
          <w:sz w:val="24"/>
          <w:szCs w:val="24"/>
          <w:lang w:val="en-US"/>
        </w:rPr>
        <w:t xml:space="preserve">, where if the export protein isn’t there </w:t>
      </w:r>
      <w:proofErr w:type="spellStart"/>
      <w:r w:rsidR="00460C36">
        <w:rPr>
          <w:rFonts w:ascii="Times New Roman" w:hAnsi="Times New Roman" w:cs="Times New Roman"/>
          <w:sz w:val="24"/>
          <w:szCs w:val="24"/>
          <w:lang w:val="en-US"/>
        </w:rPr>
        <w:t>there</w:t>
      </w:r>
      <w:proofErr w:type="spellEnd"/>
      <w:r w:rsidR="00460C36">
        <w:rPr>
          <w:rFonts w:ascii="Times New Roman" w:hAnsi="Times New Roman" w:cs="Times New Roman"/>
          <w:sz w:val="24"/>
          <w:szCs w:val="24"/>
          <w:lang w:val="en-US"/>
        </w:rPr>
        <w:t xml:space="preserve"> still isn’t anything preventing </w:t>
      </w:r>
      <w:proofErr w:type="spellStart"/>
      <w:r w:rsidR="00460C36">
        <w:rPr>
          <w:rFonts w:ascii="Times New Roman" w:hAnsi="Times New Roman" w:cs="Times New Roman"/>
          <w:sz w:val="24"/>
          <w:szCs w:val="24"/>
          <w:lang w:val="en-US"/>
        </w:rPr>
        <w:t>miRs</w:t>
      </w:r>
      <w:proofErr w:type="spellEnd"/>
      <w:r w:rsidR="00460C36">
        <w:rPr>
          <w:rFonts w:ascii="Times New Roman" w:hAnsi="Times New Roman" w:cs="Times New Roman"/>
          <w:sz w:val="24"/>
          <w:szCs w:val="24"/>
          <w:lang w:val="en-US"/>
        </w:rPr>
        <w:t xml:space="preserve"> going into forming EVs</w:t>
      </w:r>
      <w:r w:rsidR="002225DD">
        <w:rPr>
          <w:rFonts w:ascii="Times New Roman" w:hAnsi="Times New Roman" w:cs="Times New Roman"/>
          <w:sz w:val="24"/>
          <w:szCs w:val="24"/>
          <w:lang w:val="en-US"/>
        </w:rPr>
        <w:t xml:space="preserve">.   </w:t>
      </w:r>
    </w:p>
    <w:p w14:paraId="29F5F02D" w14:textId="0D87B3A7" w:rsidR="002225DD" w:rsidRDefault="002225DD" w:rsidP="002225DD">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Validation with </w:t>
      </w:r>
      <w:proofErr w:type="spellStart"/>
      <w:r>
        <w:rPr>
          <w:rFonts w:ascii="Times New Roman" w:hAnsi="Times New Roman" w:cs="Times New Roman"/>
          <w:sz w:val="24"/>
          <w:szCs w:val="24"/>
          <w:lang w:val="en-US"/>
        </w:rPr>
        <w:t>rt-qpcr</w:t>
      </w:r>
      <w:proofErr w:type="spellEnd"/>
      <w:r>
        <w:rPr>
          <w:rFonts w:ascii="Times New Roman" w:hAnsi="Times New Roman" w:cs="Times New Roman"/>
          <w:sz w:val="24"/>
          <w:szCs w:val="24"/>
          <w:lang w:val="en-US"/>
        </w:rPr>
        <w:t>, while confirms trend</w:t>
      </w:r>
      <w:r w:rsidR="00460C36">
        <w:rPr>
          <w:rFonts w:ascii="Times New Roman" w:hAnsi="Times New Roman" w:cs="Times New Roman"/>
          <w:sz w:val="24"/>
          <w:szCs w:val="24"/>
          <w:lang w:val="en-US"/>
        </w:rPr>
        <w:t>s, the analysis</w:t>
      </w:r>
      <w:r>
        <w:rPr>
          <w:rFonts w:ascii="Times New Roman" w:hAnsi="Times New Roman" w:cs="Times New Roman"/>
          <w:sz w:val="24"/>
          <w:szCs w:val="24"/>
          <w:lang w:val="en-US"/>
        </w:rPr>
        <w:t xml:space="preserve"> struggles to yield significant results; discuss why and use of </w:t>
      </w:r>
      <w:proofErr w:type="spellStart"/>
      <w:r>
        <w:rPr>
          <w:rFonts w:ascii="Times New Roman" w:hAnsi="Times New Roman" w:cs="Times New Roman"/>
          <w:sz w:val="24"/>
          <w:szCs w:val="24"/>
          <w:lang w:val="en-US"/>
        </w:rPr>
        <w:t>ddPCR</w:t>
      </w:r>
      <w:proofErr w:type="spellEnd"/>
      <w:r>
        <w:rPr>
          <w:rFonts w:ascii="Times New Roman" w:hAnsi="Times New Roman" w:cs="Times New Roman"/>
          <w:sz w:val="24"/>
          <w:szCs w:val="24"/>
          <w:lang w:val="en-US"/>
        </w:rPr>
        <w:t xml:space="preserve">.  </w:t>
      </w:r>
    </w:p>
    <w:p w14:paraId="7AC845D3" w14:textId="2370EB97" w:rsidR="002225DD" w:rsidRDefault="002225DD" w:rsidP="002225DD">
      <w:pPr>
        <w:pStyle w:val="ListParagraph"/>
        <w:numPr>
          <w:ilvl w:val="1"/>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Relevance with the field: IE relation of these microRNAs to disease and what that means for this system</w:t>
      </w:r>
      <w:r w:rsidR="00460C36">
        <w:rPr>
          <w:rFonts w:ascii="Times New Roman" w:hAnsi="Times New Roman" w:cs="Times New Roman"/>
          <w:sz w:val="24"/>
          <w:szCs w:val="24"/>
          <w:lang w:val="en-US"/>
        </w:rPr>
        <w:t xml:space="preserve">. </w:t>
      </w:r>
      <w:proofErr w:type="spellStart"/>
      <w:r w:rsidR="00460C36">
        <w:rPr>
          <w:rFonts w:ascii="Times New Roman" w:hAnsi="Times New Roman" w:cs="Times New Roman"/>
          <w:sz w:val="24"/>
          <w:szCs w:val="24"/>
          <w:lang w:val="en-US"/>
        </w:rPr>
        <w:t>Eg</w:t>
      </w:r>
      <w:proofErr w:type="spellEnd"/>
      <w:r w:rsidR="00460C36">
        <w:rPr>
          <w:rFonts w:ascii="Times New Roman" w:hAnsi="Times New Roman" w:cs="Times New Roman"/>
          <w:sz w:val="24"/>
          <w:szCs w:val="24"/>
          <w:lang w:val="en-US"/>
        </w:rPr>
        <w:t>. What does export of miR-429 even mean for the recipient cell?</w:t>
      </w:r>
      <w:r>
        <w:rPr>
          <w:rFonts w:ascii="Times New Roman" w:hAnsi="Times New Roman" w:cs="Times New Roman"/>
          <w:sz w:val="24"/>
          <w:szCs w:val="24"/>
          <w:lang w:val="en-US"/>
        </w:rPr>
        <w:t xml:space="preserve"> How does past data fit in with this?</w:t>
      </w:r>
    </w:p>
    <w:p w14:paraId="6FBC6675" w14:textId="64923337" w:rsidR="00D858C7" w:rsidRDefault="00D858C7" w:rsidP="002225DD">
      <w:pPr>
        <w:pStyle w:val="ListParagraph"/>
        <w:numPr>
          <w:ilvl w:val="1"/>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Do these differentially exported </w:t>
      </w:r>
      <w:proofErr w:type="spellStart"/>
      <w:r>
        <w:rPr>
          <w:rFonts w:ascii="Times New Roman" w:hAnsi="Times New Roman" w:cs="Times New Roman"/>
          <w:sz w:val="24"/>
          <w:szCs w:val="24"/>
          <w:lang w:val="en-US"/>
        </w:rPr>
        <w:t>miRs</w:t>
      </w:r>
      <w:proofErr w:type="spellEnd"/>
      <w:r>
        <w:rPr>
          <w:rFonts w:ascii="Times New Roman" w:hAnsi="Times New Roman" w:cs="Times New Roman"/>
          <w:sz w:val="24"/>
          <w:szCs w:val="24"/>
          <w:lang w:val="en-US"/>
        </w:rPr>
        <w:t xml:space="preserve"> relate to clinical findings?</w:t>
      </w:r>
      <w:r w:rsidR="00460C36">
        <w:rPr>
          <w:rFonts w:ascii="Times New Roman" w:hAnsi="Times New Roman" w:cs="Times New Roman"/>
          <w:sz w:val="24"/>
          <w:szCs w:val="24"/>
          <w:lang w:val="en-US"/>
        </w:rPr>
        <w:t xml:space="preserve"> </w:t>
      </w:r>
      <w:proofErr w:type="spellStart"/>
      <w:r w:rsidR="00460C36">
        <w:rPr>
          <w:rFonts w:ascii="Times New Roman" w:hAnsi="Times New Roman" w:cs="Times New Roman"/>
          <w:sz w:val="24"/>
          <w:szCs w:val="24"/>
          <w:lang w:val="en-US"/>
        </w:rPr>
        <w:t>Eg</w:t>
      </w:r>
      <w:proofErr w:type="spellEnd"/>
      <w:r w:rsidR="00460C36">
        <w:rPr>
          <w:rFonts w:ascii="Times New Roman" w:hAnsi="Times New Roman" w:cs="Times New Roman"/>
          <w:sz w:val="24"/>
          <w:szCs w:val="24"/>
          <w:lang w:val="en-US"/>
        </w:rPr>
        <w:t xml:space="preserve">. Exported miR-148a from prostate cancer makes sense as its role with </w:t>
      </w:r>
      <w:proofErr w:type="spellStart"/>
      <w:r w:rsidR="00460C36">
        <w:rPr>
          <w:rFonts w:ascii="Times New Roman" w:hAnsi="Times New Roman" w:cs="Times New Roman"/>
          <w:sz w:val="24"/>
          <w:szCs w:val="24"/>
          <w:lang w:val="en-US"/>
        </w:rPr>
        <w:t>oestoclastogensis</w:t>
      </w:r>
      <w:proofErr w:type="spellEnd"/>
      <w:r w:rsidR="00460C36">
        <w:rPr>
          <w:rFonts w:ascii="Times New Roman" w:hAnsi="Times New Roman" w:cs="Times New Roman"/>
          <w:sz w:val="24"/>
          <w:szCs w:val="24"/>
          <w:lang w:val="en-US"/>
        </w:rPr>
        <w:t xml:space="preserve"> is consistent with advanced prostate cancer. </w:t>
      </w:r>
    </w:p>
    <w:p w14:paraId="0C72AD78" w14:textId="692D4968" w:rsidR="002225DD" w:rsidRDefault="007D5FE8" w:rsidP="002225DD">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Motifs: discuss that some do not contain the motif but seem to be differentially exported. </w:t>
      </w:r>
      <w:proofErr w:type="spellStart"/>
      <w:r w:rsidR="00460C36">
        <w:rPr>
          <w:rFonts w:ascii="Times New Roman" w:hAnsi="Times New Roman" w:cs="Times New Roman"/>
          <w:sz w:val="24"/>
          <w:szCs w:val="24"/>
          <w:lang w:val="en-US"/>
        </w:rPr>
        <w:t>Ie</w:t>
      </w:r>
      <w:proofErr w:type="spellEnd"/>
      <w:r w:rsidR="00460C36">
        <w:rPr>
          <w:rFonts w:ascii="Times New Roman" w:hAnsi="Times New Roman" w:cs="Times New Roman"/>
          <w:sz w:val="24"/>
          <w:szCs w:val="24"/>
          <w:lang w:val="en-US"/>
        </w:rPr>
        <w:t>. This would come back to the multiple prot</w:t>
      </w:r>
      <w:r w:rsidR="0035527B">
        <w:rPr>
          <w:rFonts w:ascii="Times New Roman" w:hAnsi="Times New Roman" w:cs="Times New Roman"/>
          <w:sz w:val="24"/>
          <w:szCs w:val="24"/>
          <w:lang w:val="en-US"/>
        </w:rPr>
        <w:t>eins involved with same process</w:t>
      </w:r>
      <w:r w:rsidR="00E66ADB">
        <w:rPr>
          <w:rFonts w:ascii="Times New Roman" w:hAnsi="Times New Roman" w:cs="Times New Roman"/>
          <w:sz w:val="24"/>
          <w:szCs w:val="24"/>
          <w:lang w:val="en-US"/>
        </w:rPr>
        <w:t>.</w:t>
      </w:r>
      <w:r w:rsidR="0035527B">
        <w:rPr>
          <w:rFonts w:ascii="Times New Roman" w:hAnsi="Times New Roman" w:cs="Times New Roman"/>
          <w:sz w:val="24"/>
          <w:szCs w:val="24"/>
          <w:lang w:val="en-US"/>
        </w:rPr>
        <w:t xml:space="preserve"> </w:t>
      </w:r>
      <w:r w:rsidR="00E66ADB">
        <w:rPr>
          <w:rFonts w:ascii="Times New Roman" w:hAnsi="Times New Roman" w:cs="Times New Roman"/>
          <w:sz w:val="24"/>
          <w:szCs w:val="24"/>
          <w:lang w:val="en-US"/>
        </w:rPr>
        <w:t xml:space="preserve"> </w:t>
      </w:r>
    </w:p>
    <w:p w14:paraId="6EBE5928" w14:textId="3A9C4206" w:rsidR="007D5FE8" w:rsidRDefault="007D5FE8" w:rsidP="00B057DA">
      <w:pPr>
        <w:pStyle w:val="ListParagraph"/>
        <w:numPr>
          <w:ilvl w:val="0"/>
          <w:numId w:val="3"/>
        </w:numPr>
        <w:spacing w:line="480" w:lineRule="auto"/>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hnRNPK</w:t>
      </w:r>
      <w:proofErr w:type="spellEnd"/>
      <w:proofErr w:type="gramEnd"/>
      <w:r>
        <w:rPr>
          <w:rFonts w:ascii="Times New Roman" w:hAnsi="Times New Roman" w:cs="Times New Roman"/>
          <w:sz w:val="24"/>
          <w:szCs w:val="24"/>
          <w:lang w:val="en-US"/>
        </w:rPr>
        <w:t xml:space="preserve"> information: family members associated with the function, ability to bind to the motif/</w:t>
      </w:r>
      <w:proofErr w:type="spellStart"/>
      <w:r>
        <w:rPr>
          <w:rFonts w:ascii="Times New Roman" w:hAnsi="Times New Roman" w:cs="Times New Roman"/>
          <w:sz w:val="24"/>
          <w:szCs w:val="24"/>
          <w:lang w:val="en-US"/>
        </w:rPr>
        <w:t>miRs</w:t>
      </w:r>
      <w:proofErr w:type="spellEnd"/>
      <w:r>
        <w:rPr>
          <w:rFonts w:ascii="Times New Roman" w:hAnsi="Times New Roman" w:cs="Times New Roman"/>
          <w:sz w:val="24"/>
          <w:szCs w:val="24"/>
          <w:lang w:val="en-US"/>
        </w:rPr>
        <w:t>. Role in cancer o</w:t>
      </w:r>
      <w:bookmarkStart w:id="54" w:name="_GoBack"/>
      <w:bookmarkEnd w:id="54"/>
      <w:r>
        <w:rPr>
          <w:rFonts w:ascii="Times New Roman" w:hAnsi="Times New Roman" w:cs="Times New Roman"/>
          <w:sz w:val="24"/>
          <w:szCs w:val="24"/>
          <w:lang w:val="en-US"/>
        </w:rPr>
        <w:t>n its own</w:t>
      </w:r>
      <w:r w:rsidR="002D33F7">
        <w:rPr>
          <w:rFonts w:ascii="Times New Roman" w:hAnsi="Times New Roman" w:cs="Times New Roman"/>
          <w:sz w:val="24"/>
          <w:szCs w:val="24"/>
          <w:lang w:val="en-US"/>
        </w:rPr>
        <w:t>, usually related to increase or decrease in cytoplasm/nucleus (</w:t>
      </w:r>
      <w:r w:rsidR="0035527B">
        <w:rPr>
          <w:rFonts w:ascii="Times New Roman" w:hAnsi="Times New Roman" w:cs="Times New Roman"/>
          <w:sz w:val="24"/>
          <w:szCs w:val="24"/>
          <w:lang w:val="en-US"/>
        </w:rPr>
        <w:t xml:space="preserve">Helpful paper: </w:t>
      </w:r>
      <w:r w:rsidR="00B057DA" w:rsidRPr="00B057DA">
        <w:rPr>
          <w:rFonts w:ascii="Times New Roman" w:hAnsi="Times New Roman" w:cs="Times New Roman"/>
          <w:sz w:val="24"/>
          <w:szCs w:val="24"/>
          <w:lang w:val="en-US"/>
        </w:rPr>
        <w:t>Emerging roles of heterogeneous nuclear ribonucleoprotein K (</w:t>
      </w:r>
      <w:proofErr w:type="spellStart"/>
      <w:r w:rsidR="00B057DA" w:rsidRPr="00B057DA">
        <w:rPr>
          <w:rFonts w:ascii="Times New Roman" w:hAnsi="Times New Roman" w:cs="Times New Roman"/>
          <w:sz w:val="24"/>
          <w:szCs w:val="24"/>
          <w:lang w:val="en-US"/>
        </w:rPr>
        <w:t>hnRNP</w:t>
      </w:r>
      <w:proofErr w:type="spellEnd"/>
      <w:r w:rsidR="00B057DA" w:rsidRPr="00B057DA">
        <w:rPr>
          <w:rFonts w:ascii="Times New Roman" w:hAnsi="Times New Roman" w:cs="Times New Roman"/>
          <w:sz w:val="24"/>
          <w:szCs w:val="24"/>
          <w:lang w:val="en-US"/>
        </w:rPr>
        <w:t xml:space="preserve"> K) in cancer progression</w:t>
      </w:r>
      <w:r w:rsidR="002D33F7">
        <w:rPr>
          <w:rFonts w:ascii="Times New Roman" w:hAnsi="Times New Roman" w:cs="Times New Roman"/>
          <w:sz w:val="24"/>
          <w:szCs w:val="24"/>
          <w:lang w:val="en-US"/>
        </w:rPr>
        <w:t>)</w:t>
      </w:r>
    </w:p>
    <w:p w14:paraId="3254661F" w14:textId="0593010F" w:rsidR="00B057DA" w:rsidRDefault="00E276E7" w:rsidP="00B057DA">
      <w:pPr>
        <w:pStyle w:val="ListParagraph"/>
        <w:numPr>
          <w:ilvl w:val="0"/>
          <w:numId w:val="3"/>
        </w:numPr>
        <w:spacing w:line="480" w:lineRule="auto"/>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hnRNPK</w:t>
      </w:r>
      <w:proofErr w:type="spellEnd"/>
      <w:proofErr w:type="gramEnd"/>
      <w:r w:rsidR="00B057DA">
        <w:rPr>
          <w:rFonts w:ascii="Times New Roman" w:hAnsi="Times New Roman" w:cs="Times New Roman"/>
          <w:sz w:val="24"/>
          <w:szCs w:val="24"/>
          <w:lang w:val="en-US"/>
        </w:rPr>
        <w:t xml:space="preserve"> localization to cd9 positive MVB and whether that’s been detected before. What it could mean </w:t>
      </w:r>
      <w:r w:rsidR="00E66ADB">
        <w:rPr>
          <w:rFonts w:ascii="Times New Roman" w:hAnsi="Times New Roman" w:cs="Times New Roman"/>
          <w:sz w:val="24"/>
          <w:szCs w:val="24"/>
          <w:lang w:val="en-US"/>
        </w:rPr>
        <w:t>(duh</w:t>
      </w:r>
      <w:r>
        <w:rPr>
          <w:rFonts w:ascii="Times New Roman" w:hAnsi="Times New Roman" w:cs="Times New Roman"/>
          <w:sz w:val="24"/>
          <w:szCs w:val="24"/>
          <w:lang w:val="en-US"/>
        </w:rPr>
        <w:t>, export</w:t>
      </w:r>
      <w:r w:rsidR="00E66ADB">
        <w:rPr>
          <w:rFonts w:ascii="Times New Roman" w:hAnsi="Times New Roman" w:cs="Times New Roman"/>
          <w:sz w:val="24"/>
          <w:szCs w:val="24"/>
          <w:lang w:val="en-US"/>
        </w:rPr>
        <w:t xml:space="preserve">) </w:t>
      </w:r>
      <w:r w:rsidR="00B057DA">
        <w:rPr>
          <w:rFonts w:ascii="Times New Roman" w:hAnsi="Times New Roman" w:cs="Times New Roman"/>
          <w:sz w:val="24"/>
          <w:szCs w:val="24"/>
          <w:lang w:val="en-US"/>
        </w:rPr>
        <w:t>etc.</w:t>
      </w:r>
      <w:r w:rsidR="0035527B">
        <w:rPr>
          <w:rFonts w:ascii="Times New Roman" w:hAnsi="Times New Roman" w:cs="Times New Roman"/>
          <w:sz w:val="24"/>
          <w:szCs w:val="24"/>
          <w:lang w:val="en-US"/>
        </w:rPr>
        <w:t xml:space="preserve"> Any issues with this analysis? Why isn’t every MVB </w:t>
      </w:r>
      <w:proofErr w:type="spellStart"/>
      <w:r w:rsidR="0035527B">
        <w:rPr>
          <w:rFonts w:ascii="Times New Roman" w:hAnsi="Times New Roman" w:cs="Times New Roman"/>
          <w:sz w:val="24"/>
          <w:szCs w:val="24"/>
          <w:lang w:val="en-US"/>
        </w:rPr>
        <w:t>hnRNPK</w:t>
      </w:r>
      <w:proofErr w:type="spellEnd"/>
      <w:r w:rsidR="0035527B">
        <w:rPr>
          <w:rFonts w:ascii="Times New Roman" w:hAnsi="Times New Roman" w:cs="Times New Roman"/>
          <w:sz w:val="24"/>
          <w:szCs w:val="24"/>
          <w:lang w:val="en-US"/>
        </w:rPr>
        <w:t xml:space="preserve"> positive, and why isn’t every </w:t>
      </w:r>
      <w:proofErr w:type="spellStart"/>
      <w:r w:rsidR="0035527B">
        <w:rPr>
          <w:rFonts w:ascii="Times New Roman" w:hAnsi="Times New Roman" w:cs="Times New Roman"/>
          <w:sz w:val="24"/>
          <w:szCs w:val="24"/>
          <w:lang w:val="en-US"/>
        </w:rPr>
        <w:t>hnRNPK</w:t>
      </w:r>
      <w:proofErr w:type="spellEnd"/>
      <w:r w:rsidR="0035527B">
        <w:rPr>
          <w:rFonts w:ascii="Times New Roman" w:hAnsi="Times New Roman" w:cs="Times New Roman"/>
          <w:sz w:val="24"/>
          <w:szCs w:val="24"/>
          <w:lang w:val="en-US"/>
        </w:rPr>
        <w:t xml:space="preserve"> dot co-localizing with CD9?</w:t>
      </w:r>
      <w:r w:rsidR="00B057DA">
        <w:rPr>
          <w:rFonts w:ascii="Times New Roman" w:hAnsi="Times New Roman" w:cs="Times New Roman"/>
          <w:sz w:val="24"/>
          <w:szCs w:val="24"/>
          <w:lang w:val="en-US"/>
        </w:rPr>
        <w:t xml:space="preserve"> </w:t>
      </w:r>
    </w:p>
    <w:p w14:paraId="7B6899C9" w14:textId="6CA0EA3F" w:rsidR="00EB3FB0" w:rsidRDefault="00B057DA"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Discus co-localization</w:t>
      </w:r>
      <w:r w:rsidR="00EB3FB0">
        <w:rPr>
          <w:rFonts w:ascii="Times New Roman" w:hAnsi="Times New Roman" w:cs="Times New Roman"/>
          <w:sz w:val="24"/>
          <w:szCs w:val="24"/>
          <w:lang w:val="en-US"/>
        </w:rPr>
        <w:t xml:space="preserve"> </w:t>
      </w:r>
      <w:proofErr w:type="spellStart"/>
      <w:r w:rsidR="0035527B">
        <w:rPr>
          <w:rFonts w:ascii="Times New Roman" w:hAnsi="Times New Roman" w:cs="Times New Roman"/>
          <w:sz w:val="24"/>
          <w:szCs w:val="24"/>
          <w:lang w:val="en-US"/>
        </w:rPr>
        <w:t>miRISH</w:t>
      </w:r>
      <w:proofErr w:type="spellEnd"/>
      <w:r w:rsidR="0035527B">
        <w:rPr>
          <w:rFonts w:ascii="Times New Roman" w:hAnsi="Times New Roman" w:cs="Times New Roman"/>
          <w:sz w:val="24"/>
          <w:szCs w:val="24"/>
          <w:lang w:val="en-US"/>
        </w:rPr>
        <w:t xml:space="preserve"> </w:t>
      </w:r>
      <w:r w:rsidR="00EB3FB0">
        <w:rPr>
          <w:rFonts w:ascii="Times New Roman" w:hAnsi="Times New Roman" w:cs="Times New Roman"/>
          <w:sz w:val="24"/>
          <w:szCs w:val="24"/>
          <w:lang w:val="en-US"/>
        </w:rPr>
        <w:t xml:space="preserve">results and how that help the hypothesis. Discus concerns with </w:t>
      </w:r>
      <w:r w:rsidR="00E66ADB">
        <w:rPr>
          <w:rFonts w:ascii="Times New Roman" w:hAnsi="Times New Roman" w:cs="Times New Roman"/>
          <w:sz w:val="24"/>
          <w:szCs w:val="24"/>
          <w:lang w:val="en-US"/>
        </w:rPr>
        <w:t>methodology</w:t>
      </w:r>
      <w:r w:rsidR="00EB3FB0">
        <w:rPr>
          <w:rFonts w:ascii="Times New Roman" w:hAnsi="Times New Roman" w:cs="Times New Roman"/>
          <w:sz w:val="24"/>
          <w:szCs w:val="24"/>
          <w:lang w:val="en-US"/>
        </w:rPr>
        <w:t xml:space="preserve"> set up: </w:t>
      </w:r>
      <w:proofErr w:type="spellStart"/>
      <w:r w:rsidR="00EB3FB0">
        <w:rPr>
          <w:rFonts w:ascii="Times New Roman" w:hAnsi="Times New Roman" w:cs="Times New Roman"/>
          <w:sz w:val="24"/>
          <w:szCs w:val="24"/>
          <w:lang w:val="en-US"/>
        </w:rPr>
        <w:t>eg</w:t>
      </w:r>
      <w:proofErr w:type="spellEnd"/>
      <w:r w:rsidR="00EB3FB0">
        <w:rPr>
          <w:rFonts w:ascii="Times New Roman" w:hAnsi="Times New Roman" w:cs="Times New Roman"/>
          <w:sz w:val="24"/>
          <w:szCs w:val="24"/>
          <w:lang w:val="en-US"/>
        </w:rPr>
        <w:t xml:space="preserve"> unlikely for the probe to be binding the target </w:t>
      </w:r>
      <w:proofErr w:type="spellStart"/>
      <w:r w:rsidR="00EB3FB0">
        <w:rPr>
          <w:rFonts w:ascii="Times New Roman" w:hAnsi="Times New Roman" w:cs="Times New Roman"/>
          <w:sz w:val="24"/>
          <w:szCs w:val="24"/>
          <w:lang w:val="en-US"/>
        </w:rPr>
        <w:t>miR</w:t>
      </w:r>
      <w:proofErr w:type="spellEnd"/>
      <w:r w:rsidR="00EB3FB0">
        <w:rPr>
          <w:rFonts w:ascii="Times New Roman" w:hAnsi="Times New Roman" w:cs="Times New Roman"/>
          <w:sz w:val="24"/>
          <w:szCs w:val="24"/>
          <w:lang w:val="en-US"/>
        </w:rPr>
        <w:t xml:space="preserve"> if in active site</w:t>
      </w:r>
      <w:r w:rsidR="00E66ADB">
        <w:rPr>
          <w:rFonts w:ascii="Times New Roman" w:hAnsi="Times New Roman" w:cs="Times New Roman"/>
          <w:sz w:val="24"/>
          <w:szCs w:val="24"/>
          <w:lang w:val="en-US"/>
        </w:rPr>
        <w:t xml:space="preserve"> so maybe we aren’t visualizing </w:t>
      </w:r>
      <w:proofErr w:type="spellStart"/>
      <w:r w:rsidR="00E66ADB">
        <w:rPr>
          <w:rFonts w:ascii="Times New Roman" w:hAnsi="Times New Roman" w:cs="Times New Roman"/>
          <w:sz w:val="24"/>
          <w:szCs w:val="24"/>
          <w:lang w:val="en-US"/>
        </w:rPr>
        <w:t>miRs</w:t>
      </w:r>
      <w:proofErr w:type="spellEnd"/>
      <w:r w:rsidR="00E66ADB">
        <w:rPr>
          <w:rFonts w:ascii="Times New Roman" w:hAnsi="Times New Roman" w:cs="Times New Roman"/>
          <w:sz w:val="24"/>
          <w:szCs w:val="24"/>
          <w:lang w:val="en-US"/>
        </w:rPr>
        <w:t xml:space="preserve"> act</w:t>
      </w:r>
      <w:r w:rsidR="0035527B">
        <w:rPr>
          <w:rFonts w:ascii="Times New Roman" w:hAnsi="Times New Roman" w:cs="Times New Roman"/>
          <w:sz w:val="24"/>
          <w:szCs w:val="24"/>
          <w:lang w:val="en-US"/>
        </w:rPr>
        <w:t>ively being bound, but rather, together in lipid bound vesicles but not necessarily bound</w:t>
      </w:r>
      <w:r w:rsidR="00E66ADB">
        <w:rPr>
          <w:rFonts w:ascii="Times New Roman" w:hAnsi="Times New Roman" w:cs="Times New Roman"/>
          <w:sz w:val="24"/>
          <w:szCs w:val="24"/>
          <w:lang w:val="en-US"/>
        </w:rPr>
        <w:t xml:space="preserve">. Then suggest alternative methods. </w:t>
      </w:r>
    </w:p>
    <w:p w14:paraId="6D595B90" w14:textId="0BB6FC88" w:rsidR="00AD398C" w:rsidRDefault="00AD398C" w:rsidP="00B057DA">
      <w:pPr>
        <w:pStyle w:val="ListParagraph"/>
        <w:numPr>
          <w:ilvl w:val="0"/>
          <w:numId w:val="3"/>
        </w:num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microRNA</w:t>
      </w:r>
      <w:proofErr w:type="gramEnd"/>
      <w:r>
        <w:rPr>
          <w:rFonts w:ascii="Times New Roman" w:hAnsi="Times New Roman" w:cs="Times New Roman"/>
          <w:sz w:val="24"/>
          <w:szCs w:val="24"/>
          <w:lang w:val="en-US"/>
        </w:rPr>
        <w:t xml:space="preserve"> localization discussion: What is currently known about </w:t>
      </w:r>
      <w:proofErr w:type="spellStart"/>
      <w:r>
        <w:rPr>
          <w:rFonts w:ascii="Times New Roman" w:hAnsi="Times New Roman" w:cs="Times New Roman"/>
          <w:sz w:val="24"/>
          <w:szCs w:val="24"/>
          <w:lang w:val="en-US"/>
        </w:rPr>
        <w:t>microrna</w:t>
      </w:r>
      <w:proofErr w:type="spellEnd"/>
      <w:r>
        <w:rPr>
          <w:rFonts w:ascii="Times New Roman" w:hAnsi="Times New Roman" w:cs="Times New Roman"/>
          <w:sz w:val="24"/>
          <w:szCs w:val="24"/>
          <w:lang w:val="en-US"/>
        </w:rPr>
        <w:t xml:space="preserve"> localization in </w:t>
      </w:r>
      <w:proofErr w:type="spellStart"/>
      <w:r>
        <w:rPr>
          <w:rFonts w:ascii="Times New Roman" w:hAnsi="Times New Roman" w:cs="Times New Roman"/>
          <w:sz w:val="24"/>
          <w:szCs w:val="24"/>
          <w:lang w:val="en-US"/>
        </w:rPr>
        <w:t>genrereal</w:t>
      </w:r>
      <w:proofErr w:type="spellEnd"/>
      <w:r>
        <w:rPr>
          <w:rFonts w:ascii="Times New Roman" w:hAnsi="Times New Roman" w:cs="Times New Roman"/>
          <w:sz w:val="24"/>
          <w:szCs w:val="24"/>
          <w:lang w:val="en-US"/>
        </w:rPr>
        <w:t xml:space="preserve"> and how that might relate to this data. Seeing as mir-148a is no longer in the cytoplasm in cavin-1 is this indicative of some mechanism helping the phenotype/ binding affinity/effect of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w:t>
      </w:r>
    </w:p>
    <w:p w14:paraId="4C25E5FC" w14:textId="2CB956B4" w:rsidR="00EB3FB0" w:rsidRDefault="00EB3FB0"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Discuss binding of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to RNA. This is consistent with previous results however doesn’t establish anything new. Need to scale up, rethink approach, and try specific techniques.</w:t>
      </w:r>
      <w:r w:rsidR="003E64B9">
        <w:rPr>
          <w:rFonts w:ascii="Times New Roman" w:hAnsi="Times New Roman" w:cs="Times New Roman"/>
          <w:sz w:val="24"/>
          <w:szCs w:val="24"/>
          <w:lang w:val="en-US"/>
        </w:rPr>
        <w:t xml:space="preserve"> Limitation in this method, IE. Binding is probably only transient to the protein, hence the low pull down amounts. Additionally, it gives all information about </w:t>
      </w:r>
      <w:proofErr w:type="spellStart"/>
      <w:r w:rsidR="003E64B9">
        <w:rPr>
          <w:rFonts w:ascii="Times New Roman" w:hAnsi="Times New Roman" w:cs="Times New Roman"/>
          <w:sz w:val="24"/>
          <w:szCs w:val="24"/>
          <w:lang w:val="en-US"/>
        </w:rPr>
        <w:t>hnRNPK</w:t>
      </w:r>
      <w:proofErr w:type="spellEnd"/>
      <w:r w:rsidR="003E64B9">
        <w:rPr>
          <w:rFonts w:ascii="Times New Roman" w:hAnsi="Times New Roman" w:cs="Times New Roman"/>
          <w:sz w:val="24"/>
          <w:szCs w:val="24"/>
          <w:lang w:val="en-US"/>
        </w:rPr>
        <w:t xml:space="preserve"> binding partners but nothing of the microRNA ability to bind. Ideally, fixing microRNA to beads </w:t>
      </w:r>
      <w:r w:rsidR="0035527B">
        <w:rPr>
          <w:rFonts w:ascii="Times New Roman" w:hAnsi="Times New Roman" w:cs="Times New Roman"/>
          <w:sz w:val="24"/>
          <w:szCs w:val="24"/>
          <w:lang w:val="en-US"/>
        </w:rPr>
        <w:t>(</w:t>
      </w:r>
      <w:proofErr w:type="spellStart"/>
      <w:r w:rsidR="0035527B">
        <w:rPr>
          <w:rFonts w:ascii="Times New Roman" w:hAnsi="Times New Roman" w:cs="Times New Roman"/>
          <w:sz w:val="24"/>
          <w:szCs w:val="24"/>
          <w:lang w:val="en-US"/>
        </w:rPr>
        <w:t>eg</w:t>
      </w:r>
      <w:proofErr w:type="spellEnd"/>
      <w:r w:rsidR="0035527B">
        <w:rPr>
          <w:rFonts w:ascii="Times New Roman" w:hAnsi="Times New Roman" w:cs="Times New Roman"/>
          <w:sz w:val="24"/>
          <w:szCs w:val="24"/>
          <w:lang w:val="en-US"/>
        </w:rPr>
        <w:t xml:space="preserve"> streptavidin-biotin system) </w:t>
      </w:r>
      <w:r w:rsidR="003E64B9">
        <w:rPr>
          <w:rFonts w:ascii="Times New Roman" w:hAnsi="Times New Roman" w:cs="Times New Roman"/>
          <w:sz w:val="24"/>
          <w:szCs w:val="24"/>
          <w:lang w:val="en-US"/>
        </w:rPr>
        <w:t xml:space="preserve">and pulling down its binding partners would provide more information about the system.  </w:t>
      </w:r>
      <w:r>
        <w:rPr>
          <w:rFonts w:ascii="Times New Roman" w:hAnsi="Times New Roman" w:cs="Times New Roman"/>
          <w:sz w:val="24"/>
          <w:szCs w:val="24"/>
          <w:lang w:val="en-US"/>
        </w:rPr>
        <w:t xml:space="preserve"> </w:t>
      </w:r>
    </w:p>
    <w:p w14:paraId="7E17D72B" w14:textId="77777777" w:rsidR="0035527B" w:rsidRDefault="0035527B"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Significance: what does this mean for microRNA research? What does this mean for EV research? How does this link back to the original issue of caveolin-1 in prostate cancer? </w:t>
      </w:r>
    </w:p>
    <w:p w14:paraId="3911D46D" w14:textId="77777777" w:rsidR="00C15703" w:rsidRDefault="0035527B"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Future directions. </w:t>
      </w:r>
      <w:r w:rsidR="00EB3FB0">
        <w:rPr>
          <w:rFonts w:ascii="Times New Roman" w:hAnsi="Times New Roman" w:cs="Times New Roman"/>
          <w:sz w:val="24"/>
          <w:szCs w:val="24"/>
          <w:lang w:val="en-US"/>
        </w:rPr>
        <w:t xml:space="preserve"> </w:t>
      </w:r>
      <w:r w:rsidR="00B057DA">
        <w:rPr>
          <w:rFonts w:ascii="Times New Roman" w:hAnsi="Times New Roman" w:cs="Times New Roman"/>
          <w:sz w:val="24"/>
          <w:szCs w:val="24"/>
          <w:lang w:val="en-US"/>
        </w:rPr>
        <w:t xml:space="preserve"> </w:t>
      </w:r>
    </w:p>
    <w:p w14:paraId="6B275B89" w14:textId="77777777" w:rsidR="00C15703" w:rsidRDefault="00C15703" w:rsidP="00B057DA">
      <w:pPr>
        <w:pStyle w:val="ListParagraph"/>
        <w:numPr>
          <w:ilvl w:val="0"/>
          <w:numId w:val="3"/>
        </w:numPr>
        <w:spacing w:line="480" w:lineRule="auto"/>
        <w:rPr>
          <w:rFonts w:ascii="Times New Roman" w:hAnsi="Times New Roman" w:cs="Times New Roman"/>
          <w:sz w:val="24"/>
          <w:szCs w:val="24"/>
          <w:lang w:val="en-US"/>
        </w:rPr>
      </w:pPr>
    </w:p>
    <w:p w14:paraId="52C71919" w14:textId="77777777" w:rsidR="00C15703" w:rsidRPr="00C15703" w:rsidRDefault="00C15703" w:rsidP="00C15703">
      <w:pPr>
        <w:pStyle w:val="EndNoteBibliography"/>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bookmarkStart w:id="55" w:name="_ENREF_1"/>
      <w:r w:rsidRPr="00C15703">
        <w:t xml:space="preserve">Balcells, I., et al. (2011). "Specific and sensitive quantitative RT-PCR of miRNAs with DNA primers." </w:t>
      </w:r>
      <w:r w:rsidRPr="00C15703">
        <w:rPr>
          <w:u w:val="single"/>
        </w:rPr>
        <w:t>BMC Biotechnology</w:t>
      </w:r>
      <w:r w:rsidRPr="00C15703">
        <w:t xml:space="preserve"> </w:t>
      </w:r>
      <w:r w:rsidRPr="00C15703">
        <w:rPr>
          <w:b/>
        </w:rPr>
        <w:t>11</w:t>
      </w:r>
      <w:r w:rsidRPr="00C15703">
        <w:t>(1): 1-11.</w:t>
      </w:r>
    </w:p>
    <w:bookmarkEnd w:id="55"/>
    <w:p w14:paraId="0C214ACB" w14:textId="77777777" w:rsidR="00C15703" w:rsidRPr="00C15703" w:rsidRDefault="00C15703" w:rsidP="00C15703">
      <w:pPr>
        <w:pStyle w:val="EndNoteBibliography"/>
        <w:spacing w:after="0"/>
      </w:pPr>
    </w:p>
    <w:p w14:paraId="5E76E7F1" w14:textId="77777777" w:rsidR="00C15703" w:rsidRPr="00C15703" w:rsidRDefault="00C15703" w:rsidP="00C15703">
      <w:pPr>
        <w:pStyle w:val="EndNoteBibliography"/>
      </w:pPr>
      <w:bookmarkStart w:id="56" w:name="_ENREF_2"/>
      <w:r w:rsidRPr="00C15703">
        <w:t xml:space="preserve">Bubendorf, L., et al. (2000). "Metastatic patterns of prostate cancer: An autopsy study of 1,589 patients." </w:t>
      </w:r>
      <w:r w:rsidRPr="00C15703">
        <w:rPr>
          <w:u w:val="single"/>
        </w:rPr>
        <w:t>Human Pathology</w:t>
      </w:r>
      <w:r w:rsidRPr="00C15703">
        <w:t xml:space="preserve"> </w:t>
      </w:r>
      <w:r w:rsidRPr="00C15703">
        <w:rPr>
          <w:b/>
        </w:rPr>
        <w:t>31</w:t>
      </w:r>
      <w:r w:rsidRPr="00C15703">
        <w:t>(5): 578-583.</w:t>
      </w:r>
    </w:p>
    <w:bookmarkEnd w:id="56"/>
    <w:p w14:paraId="1230118F" w14:textId="77777777" w:rsidR="00C15703" w:rsidRPr="00C15703" w:rsidRDefault="00C15703" w:rsidP="00C15703">
      <w:pPr>
        <w:pStyle w:val="EndNoteBibliography"/>
        <w:spacing w:after="0"/>
      </w:pPr>
    </w:p>
    <w:p w14:paraId="7957ACEA" w14:textId="77777777" w:rsidR="00C15703" w:rsidRPr="00C15703" w:rsidRDefault="00C15703" w:rsidP="00C15703">
      <w:pPr>
        <w:pStyle w:val="EndNoteBibliography"/>
      </w:pPr>
      <w:bookmarkStart w:id="57" w:name="_ENREF_3"/>
      <w:r w:rsidRPr="00C15703">
        <w:t xml:space="preserve">Chatterjee, M., et al. (2015). "Caveolin-1 is Associated with Tumor Progression and Confers a Multi-Modality Resistance Phenotype in Pancreatic Cancer." </w:t>
      </w:r>
      <w:r w:rsidRPr="00C15703">
        <w:rPr>
          <w:u w:val="single"/>
        </w:rPr>
        <w:t>Scientific Reports</w:t>
      </w:r>
      <w:r w:rsidRPr="00C15703">
        <w:t xml:space="preserve"> </w:t>
      </w:r>
      <w:r w:rsidRPr="00C15703">
        <w:rPr>
          <w:b/>
        </w:rPr>
        <w:t>5</w:t>
      </w:r>
      <w:r w:rsidRPr="00C15703">
        <w:t>: 10867.</w:t>
      </w:r>
    </w:p>
    <w:bookmarkEnd w:id="57"/>
    <w:p w14:paraId="71CF0331" w14:textId="77777777" w:rsidR="00C15703" w:rsidRPr="00C15703" w:rsidRDefault="00C15703" w:rsidP="00C15703">
      <w:pPr>
        <w:pStyle w:val="EndNoteBibliography"/>
        <w:spacing w:after="0"/>
      </w:pPr>
    </w:p>
    <w:p w14:paraId="6D592DF1" w14:textId="77777777" w:rsidR="00C15703" w:rsidRPr="00C15703" w:rsidRDefault="00C15703" w:rsidP="00C15703">
      <w:pPr>
        <w:pStyle w:val="EndNoteBibliography"/>
      </w:pPr>
      <w:bookmarkStart w:id="58" w:name="_ENREF_4"/>
      <w:r w:rsidRPr="00C15703">
        <w:t xml:space="preserve">Cheng, P., et al. (2013). "miR-148a regulates osteoclastogenesis by targeting V-maf musculoaponeurotic fibrosarcoma oncogene homolog B." </w:t>
      </w:r>
      <w:r w:rsidRPr="00C15703">
        <w:rPr>
          <w:u w:val="single"/>
        </w:rPr>
        <w:t>J Bone Miner Res</w:t>
      </w:r>
      <w:r w:rsidRPr="00C15703">
        <w:t xml:space="preserve"> </w:t>
      </w:r>
      <w:r w:rsidRPr="00C15703">
        <w:rPr>
          <w:b/>
        </w:rPr>
        <w:t>28</w:t>
      </w:r>
      <w:r w:rsidRPr="00C15703">
        <w:t>(5): 1180-1190.</w:t>
      </w:r>
    </w:p>
    <w:bookmarkEnd w:id="58"/>
    <w:p w14:paraId="05DB11EC" w14:textId="77777777" w:rsidR="00C15703" w:rsidRPr="00C15703" w:rsidRDefault="00C15703" w:rsidP="00C15703">
      <w:pPr>
        <w:pStyle w:val="EndNoteBibliography"/>
        <w:spacing w:after="0"/>
      </w:pPr>
    </w:p>
    <w:p w14:paraId="464D913A" w14:textId="77777777" w:rsidR="00C15703" w:rsidRPr="00C15703" w:rsidRDefault="00C15703" w:rsidP="00C15703">
      <w:pPr>
        <w:pStyle w:val="EndNoteBibliography"/>
      </w:pPr>
      <w:bookmarkStart w:id="59" w:name="_ENREF_5"/>
      <w:r w:rsidRPr="00C15703">
        <w:t xml:space="preserve">Costa-Silva, B., et al. (2015). "Pancreatic cancer exosomes initiate pre-metastatic niche formation in the liver." </w:t>
      </w:r>
      <w:r w:rsidRPr="00C15703">
        <w:rPr>
          <w:u w:val="single"/>
        </w:rPr>
        <w:t>Nat Cell Biol</w:t>
      </w:r>
      <w:r w:rsidRPr="00C15703">
        <w:t xml:space="preserve"> </w:t>
      </w:r>
      <w:r w:rsidRPr="00C15703">
        <w:rPr>
          <w:b/>
        </w:rPr>
        <w:t>17</w:t>
      </w:r>
      <w:r w:rsidRPr="00C15703">
        <w:t>(6): 816-826.</w:t>
      </w:r>
    </w:p>
    <w:bookmarkEnd w:id="59"/>
    <w:p w14:paraId="4AC8F370" w14:textId="77777777" w:rsidR="00C15703" w:rsidRPr="00C15703" w:rsidRDefault="00C15703" w:rsidP="00C15703">
      <w:pPr>
        <w:pStyle w:val="EndNoteBibliography"/>
        <w:spacing w:after="0"/>
      </w:pPr>
    </w:p>
    <w:p w14:paraId="39C5C13C" w14:textId="77777777" w:rsidR="00C15703" w:rsidRPr="00C15703" w:rsidRDefault="00C15703" w:rsidP="00C15703">
      <w:pPr>
        <w:pStyle w:val="EndNoteBibliography"/>
      </w:pPr>
      <w:bookmarkStart w:id="60" w:name="_ENREF_6"/>
      <w:r w:rsidRPr="00C15703">
        <w:t xml:space="preserve">Djuranovic, S., et al. (2012). "miRNA-Mediated Gene Silencing by Translational Repression Followed by mRNA Deadenylation and Decay." </w:t>
      </w:r>
      <w:r w:rsidRPr="00C15703">
        <w:rPr>
          <w:u w:val="single"/>
        </w:rPr>
        <w:t>Science</w:t>
      </w:r>
      <w:r w:rsidRPr="00C15703">
        <w:t xml:space="preserve"> </w:t>
      </w:r>
      <w:r w:rsidRPr="00C15703">
        <w:rPr>
          <w:b/>
        </w:rPr>
        <w:t>336</w:t>
      </w:r>
      <w:r w:rsidRPr="00C15703">
        <w:t>(6078): 237-240.</w:t>
      </w:r>
    </w:p>
    <w:bookmarkEnd w:id="60"/>
    <w:p w14:paraId="0A0DAAE9" w14:textId="77777777" w:rsidR="00C15703" w:rsidRPr="00C15703" w:rsidRDefault="00C15703" w:rsidP="00C15703">
      <w:pPr>
        <w:pStyle w:val="EndNoteBibliography"/>
        <w:spacing w:after="0"/>
      </w:pPr>
    </w:p>
    <w:p w14:paraId="5DA773E5" w14:textId="77777777" w:rsidR="00C15703" w:rsidRPr="00C15703" w:rsidRDefault="00C15703" w:rsidP="00C15703">
      <w:pPr>
        <w:pStyle w:val="EndNoteBibliography"/>
      </w:pPr>
      <w:bookmarkStart w:id="61" w:name="_ENREF_7"/>
      <w:r w:rsidRPr="00C15703">
        <w:t xml:space="preserve">Dovrat, S., et al. (2014). "14-3-3 and β-catenin are secreted on extracellular vesicles to activate the oncogenic Wnt pathway." </w:t>
      </w:r>
      <w:r w:rsidRPr="00C15703">
        <w:rPr>
          <w:u w:val="single"/>
        </w:rPr>
        <w:t>Molecular Oncology</w:t>
      </w:r>
      <w:r w:rsidRPr="00C15703">
        <w:t xml:space="preserve"> </w:t>
      </w:r>
      <w:r w:rsidRPr="00C15703">
        <w:rPr>
          <w:b/>
        </w:rPr>
        <w:t>8</w:t>
      </w:r>
      <w:r w:rsidRPr="00C15703">
        <w:t>(5): 894-911.</w:t>
      </w:r>
    </w:p>
    <w:bookmarkEnd w:id="61"/>
    <w:p w14:paraId="7099D296" w14:textId="77777777" w:rsidR="00C15703" w:rsidRPr="00C15703" w:rsidRDefault="00C15703" w:rsidP="00C15703">
      <w:pPr>
        <w:pStyle w:val="EndNoteBibliography"/>
        <w:spacing w:after="0"/>
      </w:pPr>
    </w:p>
    <w:p w14:paraId="5E0E5F6A" w14:textId="77777777" w:rsidR="00C15703" w:rsidRPr="00C15703" w:rsidRDefault="00C15703" w:rsidP="00C15703">
      <w:pPr>
        <w:pStyle w:val="EndNoteBibliography"/>
      </w:pPr>
      <w:bookmarkStart w:id="62" w:name="_ENREF_8"/>
      <w:r w:rsidRPr="00C15703">
        <w:lastRenderedPageBreak/>
        <w:t xml:space="preserve">Dreyfuss, G., et al. (2002). "Messenger-RNA-binding proteins and the messages they carry." </w:t>
      </w:r>
      <w:r w:rsidRPr="00C15703">
        <w:rPr>
          <w:u w:val="single"/>
        </w:rPr>
        <w:t>Nat Rev Mol Cell Biol</w:t>
      </w:r>
      <w:r w:rsidRPr="00C15703">
        <w:t xml:space="preserve"> </w:t>
      </w:r>
      <w:r w:rsidRPr="00C15703">
        <w:rPr>
          <w:b/>
        </w:rPr>
        <w:t>3</w:t>
      </w:r>
      <w:r w:rsidRPr="00C15703">
        <w:t>(3): 195-205.</w:t>
      </w:r>
    </w:p>
    <w:bookmarkEnd w:id="62"/>
    <w:p w14:paraId="120B8668" w14:textId="77777777" w:rsidR="00C15703" w:rsidRPr="00C15703" w:rsidRDefault="00C15703" w:rsidP="00C15703">
      <w:pPr>
        <w:pStyle w:val="EndNoteBibliography"/>
        <w:spacing w:after="0"/>
      </w:pPr>
    </w:p>
    <w:p w14:paraId="6911EAC8" w14:textId="77777777" w:rsidR="00C15703" w:rsidRPr="00C15703" w:rsidRDefault="00C15703" w:rsidP="00C15703">
      <w:pPr>
        <w:pStyle w:val="EndNoteBibliography"/>
      </w:pPr>
      <w:bookmarkStart w:id="63" w:name="_ENREF_9"/>
      <w:r w:rsidRPr="00C15703">
        <w:t xml:space="preserve">Friedman, R. C., et al. (2009). "Most mammalian mRNAs are conserved targets of microRNAs." </w:t>
      </w:r>
      <w:r w:rsidRPr="00C15703">
        <w:rPr>
          <w:u w:val="single"/>
        </w:rPr>
        <w:t>Genome Res</w:t>
      </w:r>
      <w:r w:rsidRPr="00C15703">
        <w:t xml:space="preserve"> </w:t>
      </w:r>
      <w:r w:rsidRPr="00C15703">
        <w:rPr>
          <w:b/>
        </w:rPr>
        <w:t>19</w:t>
      </w:r>
      <w:r w:rsidRPr="00C15703">
        <w:t>(1): 92-105.</w:t>
      </w:r>
    </w:p>
    <w:bookmarkEnd w:id="63"/>
    <w:p w14:paraId="2755F3A6" w14:textId="77777777" w:rsidR="00C15703" w:rsidRPr="00C15703" w:rsidRDefault="00C15703" w:rsidP="00C15703">
      <w:pPr>
        <w:pStyle w:val="EndNoteBibliography"/>
        <w:spacing w:after="0"/>
      </w:pPr>
    </w:p>
    <w:p w14:paraId="6A9B25AC" w14:textId="77777777" w:rsidR="00C15703" w:rsidRPr="00C15703" w:rsidRDefault="00C15703" w:rsidP="00C15703">
      <w:pPr>
        <w:pStyle w:val="EndNoteBibliography"/>
      </w:pPr>
      <w:bookmarkStart w:id="64" w:name="_ENREF_10"/>
      <w:r w:rsidRPr="00C15703">
        <w:t xml:space="preserve">Grande-García, A., et al. (2007). "Caveolin-1 regulates cell polarization and directional migration through Src kinase and Rho GTPases." </w:t>
      </w:r>
      <w:r w:rsidRPr="00C15703">
        <w:rPr>
          <w:u w:val="single"/>
        </w:rPr>
        <w:t>The Journal of Cell Biology</w:t>
      </w:r>
      <w:r w:rsidRPr="00C15703">
        <w:t xml:space="preserve"> </w:t>
      </w:r>
      <w:r w:rsidRPr="00C15703">
        <w:rPr>
          <w:b/>
        </w:rPr>
        <w:t>177</w:t>
      </w:r>
      <w:r w:rsidRPr="00C15703">
        <w:t>(4): 683-694.</w:t>
      </w:r>
    </w:p>
    <w:bookmarkEnd w:id="64"/>
    <w:p w14:paraId="101EAB01" w14:textId="77777777" w:rsidR="00C15703" w:rsidRPr="00C15703" w:rsidRDefault="00C15703" w:rsidP="00C15703">
      <w:pPr>
        <w:pStyle w:val="EndNoteBibliography"/>
        <w:spacing w:after="0"/>
      </w:pPr>
    </w:p>
    <w:p w14:paraId="39B73263" w14:textId="77777777" w:rsidR="00C15703" w:rsidRPr="00C15703" w:rsidRDefault="00C15703" w:rsidP="00C15703">
      <w:pPr>
        <w:pStyle w:val="EndNoteBibliography"/>
      </w:pPr>
      <w:bookmarkStart w:id="65" w:name="_ENREF_11"/>
      <w:r w:rsidRPr="00C15703">
        <w:t xml:space="preserve">Gumulec, J., et al. (2012). "Caveolin-1 as a potential high-risk prostate cancer biomarker." </w:t>
      </w:r>
      <w:r w:rsidRPr="00C15703">
        <w:rPr>
          <w:u w:val="single"/>
        </w:rPr>
        <w:t>Oncology Reports</w:t>
      </w:r>
      <w:r w:rsidRPr="00C15703">
        <w:t xml:space="preserve"> </w:t>
      </w:r>
      <w:r w:rsidRPr="00C15703">
        <w:rPr>
          <w:b/>
        </w:rPr>
        <w:t>27</w:t>
      </w:r>
      <w:r w:rsidRPr="00C15703">
        <w:t>(3): 831-841.</w:t>
      </w:r>
    </w:p>
    <w:bookmarkEnd w:id="65"/>
    <w:p w14:paraId="702257ED" w14:textId="77777777" w:rsidR="00C15703" w:rsidRPr="00C15703" w:rsidRDefault="00C15703" w:rsidP="00C15703">
      <w:pPr>
        <w:pStyle w:val="EndNoteBibliography"/>
        <w:spacing w:after="0"/>
      </w:pPr>
    </w:p>
    <w:p w14:paraId="7BD55210" w14:textId="77777777" w:rsidR="00C15703" w:rsidRPr="00C15703" w:rsidRDefault="00C15703" w:rsidP="00C15703">
      <w:pPr>
        <w:pStyle w:val="EndNoteBibliography"/>
      </w:pPr>
      <w:bookmarkStart w:id="66" w:name="_ENREF_12"/>
      <w:r w:rsidRPr="00C15703">
        <w:t xml:space="preserve">Ha, M. and V. N. Kim (2014). "Regulation of microRNA biogenesis." </w:t>
      </w:r>
      <w:r w:rsidRPr="00C15703">
        <w:rPr>
          <w:u w:val="single"/>
        </w:rPr>
        <w:t>Nat Rev Mol Cell Biol</w:t>
      </w:r>
      <w:r w:rsidRPr="00C15703">
        <w:t xml:space="preserve"> </w:t>
      </w:r>
      <w:r w:rsidRPr="00C15703">
        <w:rPr>
          <w:b/>
        </w:rPr>
        <w:t>15</w:t>
      </w:r>
      <w:r w:rsidRPr="00C15703">
        <w:t>(8): 509-524.</w:t>
      </w:r>
    </w:p>
    <w:bookmarkEnd w:id="66"/>
    <w:p w14:paraId="1B22059F" w14:textId="77777777" w:rsidR="00C15703" w:rsidRPr="00C15703" w:rsidRDefault="00C15703" w:rsidP="00C15703">
      <w:pPr>
        <w:pStyle w:val="EndNoteBibliography"/>
        <w:spacing w:after="0"/>
      </w:pPr>
    </w:p>
    <w:p w14:paraId="1A5F7D24" w14:textId="77777777" w:rsidR="00C15703" w:rsidRPr="00C15703" w:rsidRDefault="00C15703" w:rsidP="00C15703">
      <w:pPr>
        <w:pStyle w:val="EndNoteBibliography"/>
      </w:pPr>
      <w:bookmarkStart w:id="67" w:name="_ENREF_13"/>
      <w:r w:rsidRPr="00C15703">
        <w:t xml:space="preserve">Hansen, C. G., et al. (2009). "SDPR induces membrane curvature and functions in the formation of caveolae." </w:t>
      </w:r>
      <w:r w:rsidRPr="00C15703">
        <w:rPr>
          <w:u w:val="single"/>
        </w:rPr>
        <w:t>Nature Cell Biology</w:t>
      </w:r>
      <w:r w:rsidRPr="00C15703">
        <w:t xml:space="preserve"> </w:t>
      </w:r>
      <w:r w:rsidRPr="00C15703">
        <w:rPr>
          <w:b/>
        </w:rPr>
        <w:t>11</w:t>
      </w:r>
      <w:r w:rsidRPr="00C15703">
        <w:t>(7): 807-814.</w:t>
      </w:r>
    </w:p>
    <w:bookmarkEnd w:id="67"/>
    <w:p w14:paraId="195B2535" w14:textId="77777777" w:rsidR="00C15703" w:rsidRPr="00C15703" w:rsidRDefault="00C15703" w:rsidP="00C15703">
      <w:pPr>
        <w:pStyle w:val="EndNoteBibliography"/>
        <w:spacing w:after="0"/>
      </w:pPr>
    </w:p>
    <w:p w14:paraId="1BC990EF" w14:textId="77777777" w:rsidR="00C15703" w:rsidRPr="00C15703" w:rsidRDefault="00C15703" w:rsidP="00C15703">
      <w:pPr>
        <w:pStyle w:val="EndNoteBibliography"/>
      </w:pPr>
      <w:bookmarkStart w:id="68" w:name="_ENREF_14"/>
      <w:r w:rsidRPr="00C15703">
        <w:t xml:space="preserve">Hayashi, T., et al. (2015). "Expression of CAVEOLIN 1 in uterine mesenchymal tumors: No relationship between malignancy and CAVEOLIN 1 expression." </w:t>
      </w:r>
      <w:r w:rsidRPr="00C15703">
        <w:rPr>
          <w:u w:val="single"/>
        </w:rPr>
        <w:t>Biochemical and Biophysical Research Communications</w:t>
      </w:r>
      <w:r w:rsidRPr="00C15703">
        <w:t xml:space="preserve"> </w:t>
      </w:r>
      <w:r w:rsidRPr="00C15703">
        <w:rPr>
          <w:b/>
        </w:rPr>
        <w:t>463</w:t>
      </w:r>
      <w:r w:rsidRPr="00C15703">
        <w:t>(4): 982-987.</w:t>
      </w:r>
    </w:p>
    <w:bookmarkEnd w:id="68"/>
    <w:p w14:paraId="44492CF3" w14:textId="77777777" w:rsidR="00C15703" w:rsidRPr="00C15703" w:rsidRDefault="00C15703" w:rsidP="00C15703">
      <w:pPr>
        <w:pStyle w:val="EndNoteBibliography"/>
        <w:spacing w:after="0"/>
      </w:pPr>
    </w:p>
    <w:p w14:paraId="05EF6536" w14:textId="77777777" w:rsidR="00C15703" w:rsidRPr="00C15703" w:rsidRDefault="00C15703" w:rsidP="00C15703">
      <w:pPr>
        <w:pStyle w:val="EndNoteBibliography"/>
      </w:pPr>
      <w:bookmarkStart w:id="69" w:name="_ENREF_15"/>
      <w:r w:rsidRPr="00C15703">
        <w:t xml:space="preserve">Hedlund, M., et al. (2011). "Thermal- and Oxidative Stress Causes Enhanced Release of NKG2D Ligand-Bearing Immunosuppressive Exosomes in Leukemia/Lymphoma T and B Cells." </w:t>
      </w:r>
      <w:r w:rsidRPr="00C15703">
        <w:rPr>
          <w:u w:val="single"/>
        </w:rPr>
        <w:t>PLoS ONE</w:t>
      </w:r>
      <w:r w:rsidRPr="00C15703">
        <w:t xml:space="preserve"> </w:t>
      </w:r>
      <w:r w:rsidRPr="00C15703">
        <w:rPr>
          <w:b/>
        </w:rPr>
        <w:t>6</w:t>
      </w:r>
      <w:r w:rsidRPr="00C15703">
        <w:t>(2): e16899.</w:t>
      </w:r>
    </w:p>
    <w:bookmarkEnd w:id="69"/>
    <w:p w14:paraId="49CE9050" w14:textId="77777777" w:rsidR="00C15703" w:rsidRPr="00C15703" w:rsidRDefault="00C15703" w:rsidP="00C15703">
      <w:pPr>
        <w:pStyle w:val="EndNoteBibliography"/>
        <w:spacing w:after="0"/>
      </w:pPr>
    </w:p>
    <w:p w14:paraId="061F219A" w14:textId="77777777" w:rsidR="00C15703" w:rsidRPr="00C15703" w:rsidRDefault="00C15703" w:rsidP="00C15703">
      <w:pPr>
        <w:pStyle w:val="EndNoteBibliography"/>
      </w:pPr>
      <w:bookmarkStart w:id="70" w:name="_ENREF_16"/>
      <w:r w:rsidRPr="00C15703">
        <w:t xml:space="preserve">Hill, M. M., et al. (2008). "PTRF-Cavin, a Conserved Cytoplasmic Protein Required for Caveola Formation and Function." </w:t>
      </w:r>
      <w:r w:rsidRPr="00C15703">
        <w:rPr>
          <w:u w:val="single"/>
        </w:rPr>
        <w:t>Cell</w:t>
      </w:r>
      <w:r w:rsidRPr="00C15703">
        <w:t xml:space="preserve"> </w:t>
      </w:r>
      <w:r w:rsidRPr="00C15703">
        <w:rPr>
          <w:b/>
        </w:rPr>
        <w:t>132</w:t>
      </w:r>
      <w:r w:rsidRPr="00C15703">
        <w:t>(1): 113-124.</w:t>
      </w:r>
    </w:p>
    <w:bookmarkEnd w:id="70"/>
    <w:p w14:paraId="3148BFD4" w14:textId="77777777" w:rsidR="00C15703" w:rsidRPr="00C15703" w:rsidRDefault="00C15703" w:rsidP="00C15703">
      <w:pPr>
        <w:pStyle w:val="EndNoteBibliography"/>
        <w:spacing w:after="0"/>
      </w:pPr>
    </w:p>
    <w:p w14:paraId="0D03A9E9" w14:textId="77777777" w:rsidR="00C15703" w:rsidRPr="00C15703" w:rsidRDefault="00C15703" w:rsidP="00C15703">
      <w:pPr>
        <w:pStyle w:val="EndNoteBibliography"/>
      </w:pPr>
      <w:bookmarkStart w:id="71" w:name="_ENREF_17"/>
      <w:r w:rsidRPr="00C15703">
        <w:t xml:space="preserve">Inder, K. L., et al. (2014). "Cavin-1/PTRF alters prostate cancer cell-derived extracellular vesicle content and internalization to attenuate extracellular vesicle-mediated osteoclastogenesis and osteoblast proliferation." </w:t>
      </w:r>
      <w:r w:rsidRPr="00C15703">
        <w:rPr>
          <w:u w:val="single"/>
        </w:rPr>
        <w:t>J Extracell Vesicles</w:t>
      </w:r>
      <w:r w:rsidRPr="00C15703">
        <w:t xml:space="preserve"> </w:t>
      </w:r>
      <w:r w:rsidRPr="00C15703">
        <w:rPr>
          <w:b/>
        </w:rPr>
        <w:t>3</w:t>
      </w:r>
      <w:r w:rsidRPr="00C15703">
        <w:t>.</w:t>
      </w:r>
    </w:p>
    <w:bookmarkEnd w:id="71"/>
    <w:p w14:paraId="100C0736" w14:textId="77777777" w:rsidR="00C15703" w:rsidRPr="00C15703" w:rsidRDefault="00C15703" w:rsidP="00C15703">
      <w:pPr>
        <w:pStyle w:val="EndNoteBibliography"/>
        <w:spacing w:after="0"/>
      </w:pPr>
    </w:p>
    <w:p w14:paraId="295E1332" w14:textId="77777777" w:rsidR="00C15703" w:rsidRPr="00C15703" w:rsidRDefault="00C15703" w:rsidP="00C15703">
      <w:pPr>
        <w:pStyle w:val="EndNoteBibliography"/>
      </w:pPr>
      <w:bookmarkStart w:id="72" w:name="_ENREF_18"/>
      <w:r w:rsidRPr="00C15703">
        <w:t xml:space="preserve">Kharmate, G., et al. (2016). "Epidermal Growth Factor Receptor in Prostate Cancer Derived Exosomes." </w:t>
      </w:r>
      <w:r w:rsidRPr="00C15703">
        <w:rPr>
          <w:u w:val="single"/>
        </w:rPr>
        <w:t>PLoS ONE</w:t>
      </w:r>
      <w:r w:rsidRPr="00C15703">
        <w:t xml:space="preserve"> </w:t>
      </w:r>
      <w:r w:rsidRPr="00C15703">
        <w:rPr>
          <w:b/>
        </w:rPr>
        <w:t>11</w:t>
      </w:r>
      <w:r w:rsidRPr="00C15703">
        <w:t>(5): e0154967.</w:t>
      </w:r>
    </w:p>
    <w:bookmarkEnd w:id="72"/>
    <w:p w14:paraId="10B88E4F" w14:textId="77777777" w:rsidR="00C15703" w:rsidRPr="00C15703" w:rsidRDefault="00C15703" w:rsidP="00C15703">
      <w:pPr>
        <w:pStyle w:val="EndNoteBibliography"/>
        <w:spacing w:after="0"/>
      </w:pPr>
    </w:p>
    <w:p w14:paraId="6B2E9068" w14:textId="77777777" w:rsidR="00C15703" w:rsidRPr="00C15703" w:rsidRDefault="00C15703" w:rsidP="00C15703">
      <w:pPr>
        <w:pStyle w:val="EndNoteBibliography"/>
      </w:pPr>
      <w:bookmarkStart w:id="73" w:name="_ENREF_19"/>
      <w:r w:rsidRPr="00C15703">
        <w:t xml:space="preserve">Kosaka, N., et al. (2010). "Secretory mechanisms and intercellular transfer of microRNAs in living cells." </w:t>
      </w:r>
      <w:r w:rsidRPr="00C15703">
        <w:rPr>
          <w:u w:val="single"/>
        </w:rPr>
        <w:t>J Biol Chem</w:t>
      </w:r>
      <w:r w:rsidRPr="00C15703">
        <w:t xml:space="preserve"> </w:t>
      </w:r>
      <w:r w:rsidRPr="00C15703">
        <w:rPr>
          <w:b/>
        </w:rPr>
        <w:t>285</w:t>
      </w:r>
      <w:r w:rsidRPr="00C15703">
        <w:t>(23): 17442-17452.</w:t>
      </w:r>
    </w:p>
    <w:bookmarkEnd w:id="73"/>
    <w:p w14:paraId="269B1406" w14:textId="77777777" w:rsidR="00C15703" w:rsidRPr="00C15703" w:rsidRDefault="00C15703" w:rsidP="00C15703">
      <w:pPr>
        <w:pStyle w:val="EndNoteBibliography"/>
        <w:spacing w:after="0"/>
      </w:pPr>
    </w:p>
    <w:p w14:paraId="3D748679" w14:textId="77777777" w:rsidR="00C15703" w:rsidRPr="00C15703" w:rsidRDefault="00C15703" w:rsidP="00C15703">
      <w:pPr>
        <w:pStyle w:val="EndNoteBibliography"/>
      </w:pPr>
      <w:bookmarkStart w:id="74" w:name="_ENREF_20"/>
      <w:r w:rsidRPr="00C15703">
        <w:t xml:space="preserve">Luz, M. A. and A. G. Aprikian (2010). "Preventing bone complications in advanced prostate cancer." </w:t>
      </w:r>
      <w:r w:rsidRPr="00C15703">
        <w:rPr>
          <w:u w:val="single"/>
        </w:rPr>
        <w:t>Current Oncology</w:t>
      </w:r>
      <w:r w:rsidRPr="00C15703">
        <w:t xml:space="preserve"> </w:t>
      </w:r>
      <w:r w:rsidRPr="00C15703">
        <w:rPr>
          <w:b/>
        </w:rPr>
        <w:t>17</w:t>
      </w:r>
      <w:r w:rsidRPr="00C15703">
        <w:t>(Suppl 2): S65-S71.</w:t>
      </w:r>
    </w:p>
    <w:bookmarkEnd w:id="74"/>
    <w:p w14:paraId="5078A483" w14:textId="77777777" w:rsidR="00C15703" w:rsidRPr="00C15703" w:rsidRDefault="00C15703" w:rsidP="00C15703">
      <w:pPr>
        <w:pStyle w:val="EndNoteBibliography"/>
        <w:spacing w:after="0"/>
      </w:pPr>
    </w:p>
    <w:p w14:paraId="66854346" w14:textId="77777777" w:rsidR="00C15703" w:rsidRPr="00C15703" w:rsidRDefault="00C15703" w:rsidP="00C15703">
      <w:pPr>
        <w:pStyle w:val="EndNoteBibliography"/>
      </w:pPr>
      <w:bookmarkStart w:id="75" w:name="_ENREF_21"/>
      <w:r w:rsidRPr="00C15703">
        <w:t xml:space="preserve">McKechnie, N. M., et al. (2006). "Fas-ligand is stored in secretory lysosomes of ocular barrier epithelia and released with microvesicles." </w:t>
      </w:r>
      <w:r w:rsidRPr="00C15703">
        <w:rPr>
          <w:u w:val="single"/>
        </w:rPr>
        <w:t>Experimental Eye Research</w:t>
      </w:r>
      <w:r w:rsidRPr="00C15703">
        <w:t xml:space="preserve"> </w:t>
      </w:r>
      <w:r w:rsidRPr="00C15703">
        <w:rPr>
          <w:b/>
        </w:rPr>
        <w:t>83</w:t>
      </w:r>
      <w:r w:rsidRPr="00C15703">
        <w:t>(2): 304-314.</w:t>
      </w:r>
    </w:p>
    <w:bookmarkEnd w:id="75"/>
    <w:p w14:paraId="4B0C96C7" w14:textId="77777777" w:rsidR="00C15703" w:rsidRPr="00C15703" w:rsidRDefault="00C15703" w:rsidP="00C15703">
      <w:pPr>
        <w:pStyle w:val="EndNoteBibliography"/>
        <w:spacing w:after="0"/>
      </w:pPr>
    </w:p>
    <w:p w14:paraId="76564D0C" w14:textId="77777777" w:rsidR="00C15703" w:rsidRPr="00C15703" w:rsidRDefault="00C15703" w:rsidP="00C15703">
      <w:pPr>
        <w:pStyle w:val="EndNoteBibliography"/>
      </w:pPr>
      <w:bookmarkStart w:id="76" w:name="_ENREF_22"/>
      <w:r w:rsidRPr="00C15703">
        <w:t xml:space="preserve">McMahon, K.-A., et al. (2009). "SRBC/cavin-3 is a caveolin adapter protein that regulates caveolae function." </w:t>
      </w:r>
      <w:r w:rsidRPr="00C15703">
        <w:rPr>
          <w:u w:val="single"/>
        </w:rPr>
        <w:t>The EMBO Journal</w:t>
      </w:r>
      <w:r w:rsidRPr="00C15703">
        <w:t xml:space="preserve"> </w:t>
      </w:r>
      <w:r w:rsidRPr="00C15703">
        <w:rPr>
          <w:b/>
        </w:rPr>
        <w:t>28</w:t>
      </w:r>
      <w:r w:rsidRPr="00C15703">
        <w:t>(8): 1001-1015.</w:t>
      </w:r>
    </w:p>
    <w:bookmarkEnd w:id="76"/>
    <w:p w14:paraId="33830CC9" w14:textId="77777777" w:rsidR="00C15703" w:rsidRPr="00C15703" w:rsidRDefault="00C15703" w:rsidP="00C15703">
      <w:pPr>
        <w:pStyle w:val="EndNoteBibliography"/>
        <w:spacing w:after="0"/>
      </w:pPr>
    </w:p>
    <w:p w14:paraId="73E78378" w14:textId="77777777" w:rsidR="00C15703" w:rsidRPr="00C15703" w:rsidRDefault="00C15703" w:rsidP="00C15703">
      <w:pPr>
        <w:pStyle w:val="EndNoteBibliography"/>
      </w:pPr>
      <w:bookmarkStart w:id="77" w:name="_ENREF_23"/>
      <w:r w:rsidRPr="00C15703">
        <w:t xml:space="preserve">Mili, S., et al. (2001). "Distinct RNP complexes of shuttling hnRNP proteins with pre-mRNA and mRNA: candidate intermediates in formation and export of mRNA." </w:t>
      </w:r>
      <w:r w:rsidRPr="00C15703">
        <w:rPr>
          <w:u w:val="single"/>
        </w:rPr>
        <w:t>Mol Cell Biol</w:t>
      </w:r>
      <w:r w:rsidRPr="00C15703">
        <w:t xml:space="preserve"> </w:t>
      </w:r>
      <w:r w:rsidRPr="00C15703">
        <w:rPr>
          <w:b/>
        </w:rPr>
        <w:t>21</w:t>
      </w:r>
      <w:r w:rsidRPr="00C15703">
        <w:t>(21): 7307-7319.</w:t>
      </w:r>
    </w:p>
    <w:bookmarkEnd w:id="77"/>
    <w:p w14:paraId="36E987E1" w14:textId="77777777" w:rsidR="00C15703" w:rsidRPr="00C15703" w:rsidRDefault="00C15703" w:rsidP="00C15703">
      <w:pPr>
        <w:pStyle w:val="EndNoteBibliography"/>
        <w:spacing w:after="0"/>
      </w:pPr>
    </w:p>
    <w:p w14:paraId="24997FEE" w14:textId="77777777" w:rsidR="00C15703" w:rsidRPr="00C15703" w:rsidRDefault="00C15703" w:rsidP="00C15703">
      <w:pPr>
        <w:pStyle w:val="EndNoteBibliography"/>
      </w:pPr>
      <w:bookmarkStart w:id="78" w:name="_ENREF_24"/>
      <w:r w:rsidRPr="00C15703">
        <w:t xml:space="preserve">Montecalvo, A., et al. (2012). "Mechanism of transfer of functional microRNAs between mouse dendritic cells via exosomes." </w:t>
      </w:r>
      <w:r w:rsidRPr="00C15703">
        <w:rPr>
          <w:u w:val="single"/>
        </w:rPr>
        <w:t>Blood</w:t>
      </w:r>
      <w:r w:rsidRPr="00C15703">
        <w:t xml:space="preserve"> </w:t>
      </w:r>
      <w:r w:rsidRPr="00C15703">
        <w:rPr>
          <w:b/>
        </w:rPr>
        <w:t>119</w:t>
      </w:r>
      <w:r w:rsidRPr="00C15703">
        <w:t>(3): 756-766.</w:t>
      </w:r>
    </w:p>
    <w:bookmarkEnd w:id="78"/>
    <w:p w14:paraId="7C4DCC89" w14:textId="77777777" w:rsidR="00C15703" w:rsidRPr="00C15703" w:rsidRDefault="00C15703" w:rsidP="00C15703">
      <w:pPr>
        <w:pStyle w:val="EndNoteBibliography"/>
        <w:spacing w:after="0"/>
      </w:pPr>
    </w:p>
    <w:p w14:paraId="17936073" w14:textId="77777777" w:rsidR="00C15703" w:rsidRPr="00C15703" w:rsidRDefault="00C15703" w:rsidP="00C15703">
      <w:pPr>
        <w:pStyle w:val="EndNoteBibliography"/>
      </w:pPr>
      <w:bookmarkStart w:id="79" w:name="_ENREF_25"/>
      <w:r w:rsidRPr="00C15703">
        <w:t xml:space="preserve">Moon, H., et al. (2014). "PTRF/cavin-1 neutralizes non-caveolar caveolin-1 microdomains in prostate cancer." </w:t>
      </w:r>
      <w:r w:rsidRPr="00C15703">
        <w:rPr>
          <w:u w:val="single"/>
        </w:rPr>
        <w:t>Oncogene</w:t>
      </w:r>
      <w:r w:rsidRPr="00C15703">
        <w:t xml:space="preserve"> </w:t>
      </w:r>
      <w:r w:rsidRPr="00C15703">
        <w:rPr>
          <w:b/>
        </w:rPr>
        <w:t>33</w:t>
      </w:r>
      <w:r w:rsidRPr="00C15703">
        <w:t>(27): 3561-3570.</w:t>
      </w:r>
    </w:p>
    <w:bookmarkEnd w:id="79"/>
    <w:p w14:paraId="57180182" w14:textId="77777777" w:rsidR="00C15703" w:rsidRPr="00C15703" w:rsidRDefault="00C15703" w:rsidP="00C15703">
      <w:pPr>
        <w:pStyle w:val="EndNoteBibliography"/>
        <w:spacing w:after="0"/>
      </w:pPr>
    </w:p>
    <w:p w14:paraId="655CB5FA" w14:textId="77777777" w:rsidR="00C15703" w:rsidRPr="00C15703" w:rsidRDefault="00C15703" w:rsidP="00C15703">
      <w:pPr>
        <w:pStyle w:val="EndNoteBibliography"/>
      </w:pPr>
      <w:bookmarkStart w:id="80" w:name="_ENREF_26"/>
      <w:r w:rsidRPr="00C15703">
        <w:t xml:space="preserve">Moumita, C., et al. (2015). "Caveolin-1 is Associated with Tumor Progression and Confers a Multi-Modality Resistance Phenotype in Pancreatic Cancer." </w:t>
      </w:r>
      <w:r w:rsidRPr="00C15703">
        <w:rPr>
          <w:u w:val="single"/>
        </w:rPr>
        <w:t>Scientific Reports</w:t>
      </w:r>
      <w:r w:rsidRPr="00C15703">
        <w:t xml:space="preserve"> </w:t>
      </w:r>
      <w:r w:rsidRPr="00C15703">
        <w:rPr>
          <w:b/>
        </w:rPr>
        <w:t>5</w:t>
      </w:r>
      <w:r w:rsidRPr="00C15703">
        <w:t>.</w:t>
      </w:r>
    </w:p>
    <w:bookmarkEnd w:id="80"/>
    <w:p w14:paraId="091C9686" w14:textId="77777777" w:rsidR="00C15703" w:rsidRPr="00C15703" w:rsidRDefault="00C15703" w:rsidP="00C15703">
      <w:pPr>
        <w:pStyle w:val="EndNoteBibliography"/>
        <w:spacing w:after="0"/>
      </w:pPr>
    </w:p>
    <w:p w14:paraId="00795718" w14:textId="77777777" w:rsidR="00C15703" w:rsidRPr="00C15703" w:rsidRDefault="00C15703" w:rsidP="00C15703">
      <w:pPr>
        <w:pStyle w:val="EndNoteBibliography"/>
      </w:pPr>
      <w:bookmarkStart w:id="81" w:name="_ENREF_27"/>
      <w:r w:rsidRPr="00C15703">
        <w:t xml:space="preserve">Palma, J., et al. (2012). "MicroRNAs are exported from malignant cells in customized particles." </w:t>
      </w:r>
      <w:r w:rsidRPr="00C15703">
        <w:rPr>
          <w:u w:val="single"/>
        </w:rPr>
        <w:t>Nucleic Acids Research</w:t>
      </w:r>
      <w:r w:rsidRPr="00C15703">
        <w:t xml:space="preserve"> </w:t>
      </w:r>
      <w:r w:rsidRPr="00C15703">
        <w:rPr>
          <w:b/>
        </w:rPr>
        <w:t>40</w:t>
      </w:r>
      <w:r w:rsidRPr="00C15703">
        <w:t>(18): 9125-9138.</w:t>
      </w:r>
    </w:p>
    <w:bookmarkEnd w:id="81"/>
    <w:p w14:paraId="393E1589" w14:textId="77777777" w:rsidR="00C15703" w:rsidRPr="00C15703" w:rsidRDefault="00C15703" w:rsidP="00C15703">
      <w:pPr>
        <w:pStyle w:val="EndNoteBibliography"/>
        <w:spacing w:after="0"/>
      </w:pPr>
    </w:p>
    <w:p w14:paraId="3C9BF3EB" w14:textId="77777777" w:rsidR="00C15703" w:rsidRPr="00C15703" w:rsidRDefault="00C15703" w:rsidP="00C15703">
      <w:pPr>
        <w:pStyle w:val="EndNoteBibliography"/>
      </w:pPr>
      <w:bookmarkStart w:id="82" w:name="_ENREF_28"/>
      <w:r w:rsidRPr="00C15703">
        <w:t xml:space="preserve">Pegtel, D. M., et al. (2014). "Extracellular vesicles as modulators of cell-to-cell communication in the healthy and diseased brain." </w:t>
      </w:r>
      <w:r w:rsidRPr="00C15703">
        <w:rPr>
          <w:u w:val="single"/>
        </w:rPr>
        <w:t>Philosophical Transactions of the Royal Society B: Biological Sciences</w:t>
      </w:r>
      <w:r w:rsidRPr="00C15703">
        <w:t xml:space="preserve"> </w:t>
      </w:r>
      <w:r w:rsidRPr="00C15703">
        <w:rPr>
          <w:b/>
        </w:rPr>
        <w:t>369</w:t>
      </w:r>
      <w:r w:rsidRPr="00C15703">
        <w:t>(1652): 20130516.</w:t>
      </w:r>
    </w:p>
    <w:bookmarkEnd w:id="82"/>
    <w:p w14:paraId="248DB9EB" w14:textId="77777777" w:rsidR="00C15703" w:rsidRPr="00C15703" w:rsidRDefault="00C15703" w:rsidP="00C15703">
      <w:pPr>
        <w:pStyle w:val="EndNoteBibliography"/>
        <w:spacing w:after="0"/>
      </w:pPr>
    </w:p>
    <w:p w14:paraId="41E300E4" w14:textId="77777777" w:rsidR="00C15703" w:rsidRPr="00C15703" w:rsidRDefault="00C15703" w:rsidP="00C15703">
      <w:pPr>
        <w:pStyle w:val="EndNoteBibliography"/>
      </w:pPr>
      <w:bookmarkStart w:id="83" w:name="_ENREF_29"/>
      <w:r w:rsidRPr="00C15703">
        <w:t xml:space="preserve">Ramteke, A., et al. (2015). "Exosomes secreted under hypoxia enhance invasiveness and stemness of prostate cancer cells by targeting adherens junction molecules." </w:t>
      </w:r>
      <w:r w:rsidRPr="00C15703">
        <w:rPr>
          <w:u w:val="single"/>
        </w:rPr>
        <w:t>Mol Carcinog</w:t>
      </w:r>
      <w:r w:rsidRPr="00C15703">
        <w:t xml:space="preserve"> </w:t>
      </w:r>
      <w:r w:rsidRPr="00C15703">
        <w:rPr>
          <w:b/>
        </w:rPr>
        <w:t>54</w:t>
      </w:r>
      <w:r w:rsidRPr="00C15703">
        <w:t>(7): 554-565.</w:t>
      </w:r>
    </w:p>
    <w:bookmarkEnd w:id="83"/>
    <w:p w14:paraId="493E9816" w14:textId="77777777" w:rsidR="00C15703" w:rsidRPr="00C15703" w:rsidRDefault="00C15703" w:rsidP="00C15703">
      <w:pPr>
        <w:pStyle w:val="EndNoteBibliography"/>
        <w:spacing w:after="0"/>
      </w:pPr>
    </w:p>
    <w:p w14:paraId="739B206E" w14:textId="77777777" w:rsidR="00C15703" w:rsidRPr="00C15703" w:rsidRDefault="00C15703" w:rsidP="00C15703">
      <w:pPr>
        <w:pStyle w:val="EndNoteBibliography"/>
      </w:pPr>
      <w:bookmarkStart w:id="84" w:name="_ENREF_30"/>
      <w:r w:rsidRPr="00C15703">
        <w:t xml:space="preserve">Reddi, K. K. and J. F. Holland (1976). "Elevated serum ribonuclease in patients with pancreatic cancer." </w:t>
      </w:r>
      <w:r w:rsidRPr="00C15703">
        <w:rPr>
          <w:u w:val="single"/>
        </w:rPr>
        <w:t>Proceedings of the National Academy of Sciences</w:t>
      </w:r>
      <w:r w:rsidRPr="00C15703">
        <w:t xml:space="preserve"> </w:t>
      </w:r>
      <w:r w:rsidRPr="00C15703">
        <w:rPr>
          <w:b/>
        </w:rPr>
        <w:t>73</w:t>
      </w:r>
      <w:r w:rsidRPr="00C15703">
        <w:t>(7): 2308-2310.</w:t>
      </w:r>
    </w:p>
    <w:bookmarkEnd w:id="84"/>
    <w:p w14:paraId="000D9B04" w14:textId="77777777" w:rsidR="00C15703" w:rsidRPr="00C15703" w:rsidRDefault="00C15703" w:rsidP="00C15703">
      <w:pPr>
        <w:pStyle w:val="EndNoteBibliography"/>
        <w:spacing w:after="0"/>
      </w:pPr>
    </w:p>
    <w:p w14:paraId="1082BF9B" w14:textId="77777777" w:rsidR="00C15703" w:rsidRPr="00C15703" w:rsidRDefault="00C15703" w:rsidP="00C15703">
      <w:pPr>
        <w:pStyle w:val="EndNoteBibliography"/>
      </w:pPr>
      <w:bookmarkStart w:id="85" w:name="_ENREF_31"/>
      <w:r w:rsidRPr="00C15703">
        <w:t xml:space="preserve">Song, X., et al. (2016). "Cancer Cell-Derived Exosomes Induce Mitogen-Activated Protein Kinase-Dependent Monocyte Survival by Transport of Functional Receptor Tyrosine Kinases." </w:t>
      </w:r>
      <w:r w:rsidRPr="00C15703">
        <w:rPr>
          <w:u w:val="single"/>
        </w:rPr>
        <w:t>Journal of Biological Chemistry</w:t>
      </w:r>
      <w:r w:rsidRPr="00C15703">
        <w:t>.</w:t>
      </w:r>
    </w:p>
    <w:bookmarkEnd w:id="85"/>
    <w:p w14:paraId="4CEE2B39" w14:textId="77777777" w:rsidR="00C15703" w:rsidRPr="00C15703" w:rsidRDefault="00C15703" w:rsidP="00C15703">
      <w:pPr>
        <w:pStyle w:val="EndNoteBibliography"/>
        <w:spacing w:after="0"/>
      </w:pPr>
    </w:p>
    <w:p w14:paraId="22024159" w14:textId="77777777" w:rsidR="00C15703" w:rsidRPr="00C15703" w:rsidRDefault="00C15703" w:rsidP="00C15703">
      <w:pPr>
        <w:pStyle w:val="EndNoteBibliography"/>
      </w:pPr>
      <w:bookmarkStart w:id="86" w:name="_ENREF_32"/>
      <w:r w:rsidRPr="00C15703">
        <w:t xml:space="preserve">Tsui, N. B., et al. (2002). "Stability of endogenous and added RNA in blood specimens, serum, and plasma." </w:t>
      </w:r>
      <w:r w:rsidRPr="00C15703">
        <w:rPr>
          <w:u w:val="single"/>
        </w:rPr>
        <w:t>Clin Chem</w:t>
      </w:r>
      <w:r w:rsidRPr="00C15703">
        <w:t xml:space="preserve"> </w:t>
      </w:r>
      <w:r w:rsidRPr="00C15703">
        <w:rPr>
          <w:b/>
        </w:rPr>
        <w:t>48</w:t>
      </w:r>
      <w:r w:rsidRPr="00C15703">
        <w:t>(10): 1647-1653.</w:t>
      </w:r>
    </w:p>
    <w:bookmarkEnd w:id="86"/>
    <w:p w14:paraId="309903C4" w14:textId="77777777" w:rsidR="00C15703" w:rsidRPr="00C15703" w:rsidRDefault="00C15703" w:rsidP="00C15703">
      <w:pPr>
        <w:pStyle w:val="EndNoteBibliography"/>
        <w:spacing w:after="0"/>
      </w:pPr>
    </w:p>
    <w:p w14:paraId="1744698E" w14:textId="77777777" w:rsidR="00C15703" w:rsidRPr="00C15703" w:rsidRDefault="00C15703" w:rsidP="00C15703">
      <w:pPr>
        <w:pStyle w:val="EndNoteBibliography"/>
      </w:pPr>
      <w:bookmarkStart w:id="87" w:name="_ENREF_33"/>
      <w:r w:rsidRPr="00C15703">
        <w:t xml:space="preserve">Villarroya-Beltri, C., et al. (2013). "Sumoylated hnRNPA2B1 controls the sorting of miRNAs into exosomes through binding to specific motifs." </w:t>
      </w:r>
      <w:r w:rsidRPr="00C15703">
        <w:rPr>
          <w:u w:val="single"/>
        </w:rPr>
        <w:t>Nat Commun</w:t>
      </w:r>
      <w:r w:rsidRPr="00C15703">
        <w:t xml:space="preserve"> </w:t>
      </w:r>
      <w:r w:rsidRPr="00C15703">
        <w:rPr>
          <w:b/>
        </w:rPr>
        <w:t>4</w:t>
      </w:r>
      <w:r w:rsidRPr="00C15703">
        <w:t>.</w:t>
      </w:r>
    </w:p>
    <w:bookmarkEnd w:id="87"/>
    <w:p w14:paraId="1FA84EB1" w14:textId="77777777" w:rsidR="00C15703" w:rsidRPr="00C15703" w:rsidRDefault="00C15703" w:rsidP="00C15703">
      <w:pPr>
        <w:pStyle w:val="EndNoteBibliography"/>
        <w:spacing w:after="0"/>
      </w:pPr>
    </w:p>
    <w:p w14:paraId="454020DA" w14:textId="77777777" w:rsidR="00C15703" w:rsidRPr="00C15703" w:rsidRDefault="00C15703" w:rsidP="00C15703">
      <w:pPr>
        <w:pStyle w:val="EndNoteBibliography"/>
      </w:pPr>
      <w:bookmarkStart w:id="88" w:name="_ENREF_34"/>
      <w:r w:rsidRPr="00C15703">
        <w:t xml:space="preserve">Wu, H.-C., et al. (2011). "Significant Association of Caveolin-1 (CAV1) Genotypes with Prostate Cancer Susceptibility in Taiwan." </w:t>
      </w:r>
      <w:r w:rsidRPr="00C15703">
        <w:rPr>
          <w:u w:val="single"/>
        </w:rPr>
        <w:t>Anticancer Research</w:t>
      </w:r>
      <w:r w:rsidRPr="00C15703">
        <w:t xml:space="preserve"> </w:t>
      </w:r>
      <w:r w:rsidRPr="00C15703">
        <w:rPr>
          <w:b/>
        </w:rPr>
        <w:t>31</w:t>
      </w:r>
      <w:r w:rsidRPr="00C15703">
        <w:t>(2): 745-749.</w:t>
      </w:r>
    </w:p>
    <w:bookmarkEnd w:id="88"/>
    <w:p w14:paraId="53F8344F" w14:textId="77777777" w:rsidR="00C15703" w:rsidRPr="00C15703" w:rsidRDefault="00C15703" w:rsidP="00C15703">
      <w:pPr>
        <w:pStyle w:val="EndNoteBibliography"/>
        <w:spacing w:after="0"/>
      </w:pPr>
    </w:p>
    <w:p w14:paraId="1993CCE5" w14:textId="77777777" w:rsidR="00C15703" w:rsidRPr="00C15703" w:rsidRDefault="00C15703" w:rsidP="00C15703">
      <w:pPr>
        <w:pStyle w:val="EndNoteBibliography"/>
      </w:pPr>
      <w:bookmarkStart w:id="89" w:name="_ENREF_35"/>
      <w:r w:rsidRPr="00C15703">
        <w:lastRenderedPageBreak/>
        <w:t xml:space="preserve">Wysoczynski, M. and M. Z. Ratajczak (2009). "LUNG CANCER SECRETED MICROVESCILES: UNDERAPPRECIATED MODULATORS OF MICROENVIRONMENT IN EXPANDING TUMORS." </w:t>
      </w:r>
      <w:r w:rsidRPr="00C15703">
        <w:rPr>
          <w:u w:val="single"/>
        </w:rPr>
        <w:t>International journal of cancer. Journal international du cancer</w:t>
      </w:r>
      <w:r w:rsidRPr="00C15703">
        <w:t xml:space="preserve"> </w:t>
      </w:r>
      <w:r w:rsidRPr="00C15703">
        <w:rPr>
          <w:b/>
        </w:rPr>
        <w:t>125</w:t>
      </w:r>
      <w:r w:rsidRPr="00C15703">
        <w:t>(7): 1595-1603.</w:t>
      </w:r>
    </w:p>
    <w:bookmarkEnd w:id="89"/>
    <w:p w14:paraId="5D3AA920" w14:textId="77777777" w:rsidR="00C15703" w:rsidRPr="00C15703" w:rsidRDefault="00C15703" w:rsidP="00C15703">
      <w:pPr>
        <w:pStyle w:val="EndNoteBibliography"/>
        <w:spacing w:after="0"/>
      </w:pPr>
    </w:p>
    <w:p w14:paraId="4B342507" w14:textId="77777777" w:rsidR="00C15703" w:rsidRPr="00C15703" w:rsidRDefault="00C15703" w:rsidP="00C15703">
      <w:pPr>
        <w:pStyle w:val="EndNoteBibliography"/>
      </w:pPr>
      <w:bookmarkStart w:id="90" w:name="_ENREF_36"/>
      <w:r w:rsidRPr="00C15703">
        <w:t xml:space="preserve">Zhou, W., et al. (2014). "Cancer-secreted miR-105 destroys vascular endothelial barriers to promote metastasis." </w:t>
      </w:r>
      <w:r w:rsidRPr="00C15703">
        <w:rPr>
          <w:u w:val="single"/>
        </w:rPr>
        <w:t>Cancer Cell</w:t>
      </w:r>
      <w:r w:rsidRPr="00C15703">
        <w:t xml:space="preserve"> </w:t>
      </w:r>
      <w:r w:rsidRPr="00C15703">
        <w:rPr>
          <w:b/>
        </w:rPr>
        <w:t>25</w:t>
      </w:r>
      <w:r w:rsidRPr="00C15703">
        <w:t>(4): 501-515.</w:t>
      </w:r>
    </w:p>
    <w:bookmarkEnd w:id="90"/>
    <w:p w14:paraId="238E734C" w14:textId="77777777" w:rsidR="00C15703" w:rsidRPr="00C15703" w:rsidRDefault="00C15703" w:rsidP="00C15703">
      <w:pPr>
        <w:pStyle w:val="EndNoteBibliography"/>
      </w:pPr>
    </w:p>
    <w:p w14:paraId="522B8746" w14:textId="46973CEC" w:rsidR="00B057DA" w:rsidRPr="00B057DA" w:rsidRDefault="00C15703"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fldChar w:fldCharType="end"/>
      </w:r>
    </w:p>
    <w:sectPr w:rsidR="00B057DA" w:rsidRPr="00B057DA" w:rsidSect="009A0AD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ichelle Hill" w:date="2016-09-26T21:27:00Z" w:initials="MH">
    <w:p w14:paraId="3AD4FB37" w14:textId="77777777" w:rsidR="00C15703" w:rsidRDefault="00C15703" w:rsidP="00923E89">
      <w:pPr>
        <w:pStyle w:val="Title1"/>
      </w:pPr>
      <w:r>
        <w:rPr>
          <w:rStyle w:val="CommentReference"/>
        </w:rPr>
        <w:annotationRef/>
      </w:r>
      <w:hyperlink r:id="rId1" w:history="1">
        <w:r>
          <w:rPr>
            <w:rStyle w:val="Hyperlink"/>
            <w:rFonts w:eastAsiaTheme="majorEastAsia"/>
          </w:rPr>
          <w:t>PTRF-cavin-1 expression decreases the migration of PC3 prostate cancer cells: role of matrix metalloprotease 9.</w:t>
        </w:r>
      </w:hyperlink>
    </w:p>
    <w:p w14:paraId="17B6537C" w14:textId="77777777" w:rsidR="00C15703" w:rsidRDefault="00C15703" w:rsidP="00923E89">
      <w:pPr>
        <w:pStyle w:val="desc"/>
      </w:pPr>
      <w:r>
        <w:rPr>
          <w:b/>
          <w:bCs/>
        </w:rPr>
        <w:t>Aung</w:t>
      </w:r>
      <w:r>
        <w:t xml:space="preserve"> CS, </w:t>
      </w:r>
      <w:r>
        <w:rPr>
          <w:b/>
          <w:bCs/>
        </w:rPr>
        <w:t>Hill MM</w:t>
      </w:r>
      <w:r>
        <w:t xml:space="preserve">, </w:t>
      </w:r>
      <w:proofErr w:type="spellStart"/>
      <w:r>
        <w:t>Bastiani</w:t>
      </w:r>
      <w:proofErr w:type="spellEnd"/>
      <w:r>
        <w:t xml:space="preserve"> M, Parton RG, </w:t>
      </w:r>
      <w:proofErr w:type="spellStart"/>
      <w:r>
        <w:t>Parat</w:t>
      </w:r>
      <w:proofErr w:type="spellEnd"/>
      <w:r>
        <w:t xml:space="preserve"> MO.</w:t>
      </w:r>
    </w:p>
    <w:p w14:paraId="48AD821B" w14:textId="77777777" w:rsidR="00C15703" w:rsidRDefault="00C15703" w:rsidP="00923E89">
      <w:pPr>
        <w:pStyle w:val="details"/>
      </w:pPr>
      <w:proofErr w:type="spellStart"/>
      <w:r>
        <w:rPr>
          <w:rStyle w:val="jrnl"/>
        </w:rPr>
        <w:t>Eur</w:t>
      </w:r>
      <w:proofErr w:type="spellEnd"/>
      <w:r>
        <w:rPr>
          <w:rStyle w:val="jrnl"/>
        </w:rPr>
        <w:t xml:space="preserve"> J Cell Biol</w:t>
      </w:r>
      <w:r>
        <w:t>. 2011 Feb-Mar</w:t>
      </w:r>
      <w:proofErr w:type="gramStart"/>
      <w:r>
        <w:t>;90</w:t>
      </w:r>
      <w:proofErr w:type="gramEnd"/>
      <w:r>
        <w:t>(2-3):136-42.</w:t>
      </w:r>
    </w:p>
    <w:p w14:paraId="1B82D9DC" w14:textId="05EC810A" w:rsidR="00C15703" w:rsidRDefault="00C15703">
      <w:pPr>
        <w:pStyle w:val="CommentText"/>
      </w:pPr>
    </w:p>
  </w:comment>
  <w:comment w:id="13" w:author="Michelle Hill" w:date="2016-09-26T21:55:00Z" w:initials="MH">
    <w:p w14:paraId="45AE840A" w14:textId="1CA4EBE0" w:rsidR="00C15703" w:rsidRDefault="00C15703">
      <w:pPr>
        <w:pStyle w:val="CommentText"/>
      </w:pPr>
      <w:r>
        <w:rPr>
          <w:rStyle w:val="CommentReference"/>
        </w:rPr>
        <w:annotationRef/>
      </w:r>
      <w:r>
        <w:t>Make more clear – what data you received, and what analysis you did. But, for the data you didn’t analyse, you still need to clearly say what the experiments were (so they can be assessed)</w:t>
      </w:r>
    </w:p>
  </w:comment>
  <w:comment w:id="24" w:author="Harley Robinson " w:date="2016-09-29T10:48:00Z" w:initials="HR">
    <w:p w14:paraId="6922F5F4" w14:textId="45ED9725" w:rsidR="00C15703" w:rsidRDefault="00C15703">
      <w:pPr>
        <w:pStyle w:val="CommentText"/>
      </w:pPr>
      <w:r>
        <w:rPr>
          <w:rStyle w:val="CommentReference"/>
        </w:rPr>
        <w:annotationRef/>
      </w:r>
      <w:r>
        <w:t>What supplementary data are you talking about? This is the first time I talked about it, and the only time I describe this method</w:t>
      </w:r>
    </w:p>
  </w:comment>
  <w:comment w:id="39" w:author="Michelle Hill" w:date="2016-09-26T22:42:00Z" w:initials="MH">
    <w:p w14:paraId="49A047AC" w14:textId="62F74BF2" w:rsidR="00C15703" w:rsidRDefault="00C15703">
      <w:pPr>
        <w:pStyle w:val="CommentText"/>
      </w:pPr>
      <w:r>
        <w:rPr>
          <w:rStyle w:val="CommentReference"/>
        </w:rPr>
        <w:annotationRef/>
      </w:r>
      <w:r>
        <w:t>I like these terms. They easily convey the concepts. It’s good to use them consistently throughout.</w:t>
      </w:r>
    </w:p>
  </w:comment>
  <w:comment w:id="42" w:author="Michelle Hill" w:date="2016-09-26T22:46:00Z" w:initials="MH">
    <w:p w14:paraId="3D2DBB6A" w14:textId="77777777" w:rsidR="00C15703" w:rsidRDefault="00C15703">
      <w:pPr>
        <w:pStyle w:val="CommentText"/>
      </w:pPr>
      <w:r>
        <w:rPr>
          <w:rStyle w:val="CommentReference"/>
        </w:rPr>
        <w:annotationRef/>
      </w:r>
      <w:r>
        <w:t xml:space="preserve">Re-write this sentence, too many ‘that’. </w:t>
      </w:r>
    </w:p>
    <w:p w14:paraId="4F459836" w14:textId="492F52F1" w:rsidR="00C15703" w:rsidRDefault="00C15703">
      <w:pPr>
        <w:pStyle w:val="CommentText"/>
      </w:pPr>
      <w:r>
        <w:t>Need to mention the tool (details of method is in methods).</w:t>
      </w:r>
    </w:p>
  </w:comment>
  <w:comment w:id="46" w:author="Michelle Hill" w:date="2016-09-26T23:06:00Z" w:initials="MH">
    <w:p w14:paraId="778E33E2" w14:textId="48C5E1EB" w:rsidR="00C15703" w:rsidRDefault="00C15703">
      <w:pPr>
        <w:pStyle w:val="CommentText"/>
      </w:pPr>
      <w:r>
        <w:rPr>
          <w:rStyle w:val="CommentReference"/>
        </w:rPr>
        <w:annotationRef/>
      </w:r>
      <w:r>
        <w:t>Figure legends for IF figures should state the images are representative of x experiments</w:t>
      </w:r>
    </w:p>
  </w:comment>
  <w:comment w:id="49" w:author="Michelle Hill" w:date="2016-09-26T23:01:00Z" w:initials="MH">
    <w:p w14:paraId="48DCCCF1" w14:textId="53945AB2" w:rsidR="00C15703" w:rsidRDefault="00C15703">
      <w:pPr>
        <w:pStyle w:val="CommentText"/>
      </w:pPr>
      <w:r>
        <w:rPr>
          <w:rStyle w:val="CommentReference"/>
        </w:rPr>
        <w:annotationRef/>
      </w:r>
      <w:r>
        <w:t>I don’t see any cytoplasmic labelling for miR-148a in cavin-1 cells</w:t>
      </w:r>
    </w:p>
  </w:comment>
  <w:comment w:id="47" w:author="Michelle Hill" w:date="2016-09-26T23:03:00Z" w:initials="MH">
    <w:p w14:paraId="48B630AE" w14:textId="77777777" w:rsidR="00C15703" w:rsidRDefault="00C15703">
      <w:pPr>
        <w:pStyle w:val="CommentText"/>
      </w:pPr>
      <w:r>
        <w:rPr>
          <w:rStyle w:val="CommentReference"/>
        </w:rPr>
        <w:annotationRef/>
      </w:r>
      <w:r>
        <w:t xml:space="preserve">First describe the </w:t>
      </w:r>
      <w:proofErr w:type="spellStart"/>
      <w:r>
        <w:t>miR</w:t>
      </w:r>
      <w:proofErr w:type="spellEnd"/>
      <w:r>
        <w:t xml:space="preserve"> localizations – has any other paper described miRNA in cytosolic puncta? </w:t>
      </w:r>
    </w:p>
    <w:p w14:paraId="26C5B9F1" w14:textId="77777777" w:rsidR="00C15703" w:rsidRDefault="00C15703">
      <w:pPr>
        <w:pStyle w:val="CommentText"/>
      </w:pPr>
    </w:p>
    <w:p w14:paraId="7D683953" w14:textId="0A7B15B1" w:rsidR="00C15703" w:rsidRDefault="00C15703">
      <w:pPr>
        <w:pStyle w:val="CommentText"/>
      </w:pPr>
      <w:r>
        <w:t>Then describe the co-localization results</w:t>
      </w:r>
    </w:p>
  </w:comment>
  <w:comment w:id="52" w:author="Michelle Hill" w:date="2016-09-26T23:08:00Z" w:initials="MH">
    <w:p w14:paraId="4F6E9BF2" w14:textId="5E157309" w:rsidR="00C15703" w:rsidRDefault="00C15703">
      <w:pPr>
        <w:pStyle w:val="CommentText"/>
      </w:pPr>
      <w:r>
        <w:rPr>
          <w:rStyle w:val="CommentReference"/>
        </w:rPr>
        <w:annotationRef/>
      </w:r>
      <w:r>
        <w:t>Or you can show this as panel Z</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82D9DC" w15:done="0"/>
  <w15:commentEx w15:paraId="45AE840A" w15:done="0"/>
  <w15:commentEx w15:paraId="6922F5F4" w15:done="0"/>
  <w15:commentEx w15:paraId="49A047AC" w15:done="0"/>
  <w15:commentEx w15:paraId="4F459836" w15:done="0"/>
  <w15:commentEx w15:paraId="778E33E2" w15:done="0"/>
  <w15:commentEx w15:paraId="48DCCCF1" w15:done="0"/>
  <w15:commentEx w15:paraId="7D683953" w15:done="0"/>
  <w15:commentEx w15:paraId="4F6E9BF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F3859"/>
    <w:multiLevelType w:val="hybridMultilevel"/>
    <w:tmpl w:val="533ECC3A"/>
    <w:lvl w:ilvl="0" w:tplc="D90E7E06">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35F4ACF"/>
    <w:multiLevelType w:val="hybridMultilevel"/>
    <w:tmpl w:val="4FA83CB6"/>
    <w:lvl w:ilvl="0" w:tplc="C7C2FF64">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3EA0590"/>
    <w:multiLevelType w:val="hybridMultilevel"/>
    <w:tmpl w:val="E0244B14"/>
    <w:lvl w:ilvl="0" w:tplc="DB34F6FC">
      <w:start w:val="1"/>
      <w:numFmt w:val="decimal"/>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elle Hill">
    <w15:presenceInfo w15:providerId="AD" w15:userId="S-1-5-21-157896902-3385474465-166438253-3230"/>
  </w15:person>
  <w15:person w15:author="Microsoft account">
    <w15:presenceInfo w15:providerId="Windows Live" w15:userId="5dd5a412a8264649"/>
  </w15:person>
  <w15:person w15:author="Harley Robinson ">
    <w15:presenceInfo w15:providerId="AD" w15:userId="S-1-5-21-157896902-3385474465-166438253-72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nnotated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vaw9vd5rrfez2epavc5exebz02xt0vvvwrs&quot;&gt;HonoursReferences&lt;record-ids&gt;&lt;item&gt;9&lt;/item&gt;&lt;item&gt;10&lt;/item&gt;&lt;item&gt;33&lt;/item&gt;&lt;item&gt;114&lt;/item&gt;&lt;item&gt;142&lt;/item&gt;&lt;item&gt;143&lt;/item&gt;&lt;item&gt;150&lt;/item&gt;&lt;item&gt;151&lt;/item&gt;&lt;item&gt;153&lt;/item&gt;&lt;item&gt;156&lt;/item&gt;&lt;item&gt;164&lt;/item&gt;&lt;item&gt;165&lt;/item&gt;&lt;item&gt;166&lt;/item&gt;&lt;item&gt;167&lt;/item&gt;&lt;item&gt;168&lt;/item&gt;&lt;item&gt;169&lt;/item&gt;&lt;item&gt;170&lt;/item&gt;&lt;item&gt;171&lt;/item&gt;&lt;item&gt;172&lt;/item&gt;&lt;item&gt;173&lt;/item&gt;&lt;item&gt;174&lt;/item&gt;&lt;item&gt;175&lt;/item&gt;&lt;item&gt;176&lt;/item&gt;&lt;item&gt;177&lt;/item&gt;&lt;item&gt;178&lt;/item&gt;&lt;item&gt;179&lt;/item&gt;&lt;item&gt;180&lt;/item&gt;&lt;item&gt;181&lt;/item&gt;&lt;item&gt;182&lt;/item&gt;&lt;item&gt;183&lt;/item&gt;&lt;item&gt;184&lt;/item&gt;&lt;item&gt;185&lt;/item&gt;&lt;item&gt;186&lt;/item&gt;&lt;item&gt;187&lt;/item&gt;&lt;item&gt;188&lt;/item&gt;&lt;item&gt;189&lt;/item&gt;&lt;/record-ids&gt;&lt;/item&gt;&lt;/Libraries&gt;"/>
  </w:docVars>
  <w:rsids>
    <w:rsidRoot w:val="00D269F5"/>
    <w:rsid w:val="000023F2"/>
    <w:rsid w:val="00002789"/>
    <w:rsid w:val="00035CC2"/>
    <w:rsid w:val="00043A96"/>
    <w:rsid w:val="0004764B"/>
    <w:rsid w:val="000641CF"/>
    <w:rsid w:val="000643A5"/>
    <w:rsid w:val="000645B4"/>
    <w:rsid w:val="000804BE"/>
    <w:rsid w:val="000860B7"/>
    <w:rsid w:val="000917AC"/>
    <w:rsid w:val="000A2505"/>
    <w:rsid w:val="000A30D4"/>
    <w:rsid w:val="000E4402"/>
    <w:rsid w:val="000E4D9A"/>
    <w:rsid w:val="000E6E61"/>
    <w:rsid w:val="00113D1F"/>
    <w:rsid w:val="001347E3"/>
    <w:rsid w:val="00136531"/>
    <w:rsid w:val="00136C56"/>
    <w:rsid w:val="001442CB"/>
    <w:rsid w:val="001454D5"/>
    <w:rsid w:val="00155EAD"/>
    <w:rsid w:val="0016216F"/>
    <w:rsid w:val="001B23BC"/>
    <w:rsid w:val="001B4682"/>
    <w:rsid w:val="001B5720"/>
    <w:rsid w:val="001B7DC8"/>
    <w:rsid w:val="001C02BE"/>
    <w:rsid w:val="001E35AB"/>
    <w:rsid w:val="001E41AA"/>
    <w:rsid w:val="001F71C2"/>
    <w:rsid w:val="00201C2E"/>
    <w:rsid w:val="002170BC"/>
    <w:rsid w:val="0022148F"/>
    <w:rsid w:val="002225DD"/>
    <w:rsid w:val="0024117C"/>
    <w:rsid w:val="002473C5"/>
    <w:rsid w:val="002504F5"/>
    <w:rsid w:val="002744C9"/>
    <w:rsid w:val="00277D50"/>
    <w:rsid w:val="00285D59"/>
    <w:rsid w:val="002862C5"/>
    <w:rsid w:val="0028737D"/>
    <w:rsid w:val="002A1A4D"/>
    <w:rsid w:val="002A4999"/>
    <w:rsid w:val="002A553D"/>
    <w:rsid w:val="002B0591"/>
    <w:rsid w:val="002B260D"/>
    <w:rsid w:val="002C6145"/>
    <w:rsid w:val="002D33F7"/>
    <w:rsid w:val="002D3A9B"/>
    <w:rsid w:val="002D6BD5"/>
    <w:rsid w:val="0030456C"/>
    <w:rsid w:val="00315510"/>
    <w:rsid w:val="00325343"/>
    <w:rsid w:val="003417F1"/>
    <w:rsid w:val="0035527B"/>
    <w:rsid w:val="00360908"/>
    <w:rsid w:val="00383897"/>
    <w:rsid w:val="00394C43"/>
    <w:rsid w:val="00394FA6"/>
    <w:rsid w:val="00396257"/>
    <w:rsid w:val="003A122B"/>
    <w:rsid w:val="003A4606"/>
    <w:rsid w:val="003B1AAE"/>
    <w:rsid w:val="003B5B36"/>
    <w:rsid w:val="003E64B9"/>
    <w:rsid w:val="003F57D1"/>
    <w:rsid w:val="003F6584"/>
    <w:rsid w:val="00407027"/>
    <w:rsid w:val="00425FC6"/>
    <w:rsid w:val="00427465"/>
    <w:rsid w:val="00445364"/>
    <w:rsid w:val="00447F02"/>
    <w:rsid w:val="00460C36"/>
    <w:rsid w:val="004734F8"/>
    <w:rsid w:val="0047413B"/>
    <w:rsid w:val="00475D4D"/>
    <w:rsid w:val="004817CB"/>
    <w:rsid w:val="004923A7"/>
    <w:rsid w:val="00494299"/>
    <w:rsid w:val="00494B06"/>
    <w:rsid w:val="004A1078"/>
    <w:rsid w:val="004A27A6"/>
    <w:rsid w:val="004A7530"/>
    <w:rsid w:val="004B11EC"/>
    <w:rsid w:val="004B61D4"/>
    <w:rsid w:val="004B7AEC"/>
    <w:rsid w:val="004D05EA"/>
    <w:rsid w:val="004D06C8"/>
    <w:rsid w:val="004F3EB9"/>
    <w:rsid w:val="00505F1A"/>
    <w:rsid w:val="00511A06"/>
    <w:rsid w:val="00520A5A"/>
    <w:rsid w:val="00541678"/>
    <w:rsid w:val="00546E8D"/>
    <w:rsid w:val="00580FC3"/>
    <w:rsid w:val="005919CD"/>
    <w:rsid w:val="005A1261"/>
    <w:rsid w:val="005A43BD"/>
    <w:rsid w:val="005A7CDE"/>
    <w:rsid w:val="005A7E5F"/>
    <w:rsid w:val="005B5088"/>
    <w:rsid w:val="005D5ADB"/>
    <w:rsid w:val="005D63E8"/>
    <w:rsid w:val="005E60B2"/>
    <w:rsid w:val="00613B88"/>
    <w:rsid w:val="00626E3B"/>
    <w:rsid w:val="00632F91"/>
    <w:rsid w:val="00634F62"/>
    <w:rsid w:val="0066460C"/>
    <w:rsid w:val="006705E5"/>
    <w:rsid w:val="006915C7"/>
    <w:rsid w:val="006A29A2"/>
    <w:rsid w:val="006B0438"/>
    <w:rsid w:val="006B0B10"/>
    <w:rsid w:val="006B1AE1"/>
    <w:rsid w:val="006D430D"/>
    <w:rsid w:val="006E5208"/>
    <w:rsid w:val="006E73A2"/>
    <w:rsid w:val="006F1A49"/>
    <w:rsid w:val="006F3121"/>
    <w:rsid w:val="007045E6"/>
    <w:rsid w:val="00704850"/>
    <w:rsid w:val="00706A6E"/>
    <w:rsid w:val="00712621"/>
    <w:rsid w:val="00716E22"/>
    <w:rsid w:val="00726A10"/>
    <w:rsid w:val="007329CB"/>
    <w:rsid w:val="00740B7F"/>
    <w:rsid w:val="00757923"/>
    <w:rsid w:val="0076261E"/>
    <w:rsid w:val="007674B7"/>
    <w:rsid w:val="0077364C"/>
    <w:rsid w:val="00773A50"/>
    <w:rsid w:val="007A2F48"/>
    <w:rsid w:val="007A639E"/>
    <w:rsid w:val="007B134F"/>
    <w:rsid w:val="007C471C"/>
    <w:rsid w:val="007C5847"/>
    <w:rsid w:val="007C5D32"/>
    <w:rsid w:val="007D023E"/>
    <w:rsid w:val="007D5FE8"/>
    <w:rsid w:val="007E0630"/>
    <w:rsid w:val="008059B0"/>
    <w:rsid w:val="00805D07"/>
    <w:rsid w:val="008072F7"/>
    <w:rsid w:val="00816B3C"/>
    <w:rsid w:val="00841A4D"/>
    <w:rsid w:val="008445C6"/>
    <w:rsid w:val="00845533"/>
    <w:rsid w:val="00876D6A"/>
    <w:rsid w:val="00877C9C"/>
    <w:rsid w:val="00880E4C"/>
    <w:rsid w:val="00881806"/>
    <w:rsid w:val="008825E5"/>
    <w:rsid w:val="00894DCB"/>
    <w:rsid w:val="008A70A1"/>
    <w:rsid w:val="008C3CF3"/>
    <w:rsid w:val="008D6192"/>
    <w:rsid w:val="008E4812"/>
    <w:rsid w:val="008E6930"/>
    <w:rsid w:val="008E7085"/>
    <w:rsid w:val="0090637B"/>
    <w:rsid w:val="009110F6"/>
    <w:rsid w:val="009150C5"/>
    <w:rsid w:val="00923E89"/>
    <w:rsid w:val="00933319"/>
    <w:rsid w:val="00934DDB"/>
    <w:rsid w:val="0094171C"/>
    <w:rsid w:val="0094249A"/>
    <w:rsid w:val="00946032"/>
    <w:rsid w:val="00964E21"/>
    <w:rsid w:val="00973BAF"/>
    <w:rsid w:val="00983950"/>
    <w:rsid w:val="009936BE"/>
    <w:rsid w:val="009967D8"/>
    <w:rsid w:val="009A0AD7"/>
    <w:rsid w:val="009B6B83"/>
    <w:rsid w:val="009C0CE2"/>
    <w:rsid w:val="009C332A"/>
    <w:rsid w:val="009D1B8C"/>
    <w:rsid w:val="009F3165"/>
    <w:rsid w:val="009F58F0"/>
    <w:rsid w:val="00A014EB"/>
    <w:rsid w:val="00A15EC8"/>
    <w:rsid w:val="00A16C70"/>
    <w:rsid w:val="00A202A4"/>
    <w:rsid w:val="00A277CC"/>
    <w:rsid w:val="00A35B80"/>
    <w:rsid w:val="00A50A85"/>
    <w:rsid w:val="00A56504"/>
    <w:rsid w:val="00A635AD"/>
    <w:rsid w:val="00A637FE"/>
    <w:rsid w:val="00A7150A"/>
    <w:rsid w:val="00A83C3A"/>
    <w:rsid w:val="00A87C65"/>
    <w:rsid w:val="00AB27A9"/>
    <w:rsid w:val="00AC37CA"/>
    <w:rsid w:val="00AD398C"/>
    <w:rsid w:val="00B057DA"/>
    <w:rsid w:val="00B12BF0"/>
    <w:rsid w:val="00B31E2D"/>
    <w:rsid w:val="00B57D19"/>
    <w:rsid w:val="00B62C7D"/>
    <w:rsid w:val="00B6458D"/>
    <w:rsid w:val="00B842A0"/>
    <w:rsid w:val="00B84DC6"/>
    <w:rsid w:val="00BA51F5"/>
    <w:rsid w:val="00BC4634"/>
    <w:rsid w:val="00BE3A99"/>
    <w:rsid w:val="00BE4094"/>
    <w:rsid w:val="00BE4FD6"/>
    <w:rsid w:val="00C15703"/>
    <w:rsid w:val="00C34159"/>
    <w:rsid w:val="00C547B4"/>
    <w:rsid w:val="00C723EA"/>
    <w:rsid w:val="00C725BE"/>
    <w:rsid w:val="00C77B67"/>
    <w:rsid w:val="00C96FD3"/>
    <w:rsid w:val="00CB378A"/>
    <w:rsid w:val="00CD0C67"/>
    <w:rsid w:val="00CE0CB5"/>
    <w:rsid w:val="00CE5661"/>
    <w:rsid w:val="00CF2693"/>
    <w:rsid w:val="00D10ABE"/>
    <w:rsid w:val="00D14595"/>
    <w:rsid w:val="00D15079"/>
    <w:rsid w:val="00D25CB9"/>
    <w:rsid w:val="00D269F5"/>
    <w:rsid w:val="00D55C8E"/>
    <w:rsid w:val="00D60996"/>
    <w:rsid w:val="00D8229E"/>
    <w:rsid w:val="00D82430"/>
    <w:rsid w:val="00D858C7"/>
    <w:rsid w:val="00D928BF"/>
    <w:rsid w:val="00DA6E08"/>
    <w:rsid w:val="00DB5FE8"/>
    <w:rsid w:val="00DC7168"/>
    <w:rsid w:val="00DD4EDD"/>
    <w:rsid w:val="00E053D5"/>
    <w:rsid w:val="00E10F8A"/>
    <w:rsid w:val="00E146DB"/>
    <w:rsid w:val="00E15E57"/>
    <w:rsid w:val="00E26679"/>
    <w:rsid w:val="00E276E7"/>
    <w:rsid w:val="00E4052B"/>
    <w:rsid w:val="00E40F7F"/>
    <w:rsid w:val="00E52FCA"/>
    <w:rsid w:val="00E60F95"/>
    <w:rsid w:val="00E633EF"/>
    <w:rsid w:val="00E64B26"/>
    <w:rsid w:val="00E66ADB"/>
    <w:rsid w:val="00E74C40"/>
    <w:rsid w:val="00E76C95"/>
    <w:rsid w:val="00E776BE"/>
    <w:rsid w:val="00E814D2"/>
    <w:rsid w:val="00E8211C"/>
    <w:rsid w:val="00EB3FB0"/>
    <w:rsid w:val="00ED12EB"/>
    <w:rsid w:val="00ED6845"/>
    <w:rsid w:val="00EE41F8"/>
    <w:rsid w:val="00EE7C8F"/>
    <w:rsid w:val="00F041BB"/>
    <w:rsid w:val="00F05205"/>
    <w:rsid w:val="00F37258"/>
    <w:rsid w:val="00F442BA"/>
    <w:rsid w:val="00F47390"/>
    <w:rsid w:val="00F50503"/>
    <w:rsid w:val="00F56074"/>
    <w:rsid w:val="00F66026"/>
    <w:rsid w:val="00F724F0"/>
    <w:rsid w:val="00F8100D"/>
    <w:rsid w:val="00F83A55"/>
    <w:rsid w:val="00FC24C6"/>
    <w:rsid w:val="00FC3A7C"/>
    <w:rsid w:val="00FE3113"/>
    <w:rsid w:val="00FE35A3"/>
    <w:rsid w:val="00FE45E7"/>
    <w:rsid w:val="00FE6703"/>
    <w:rsid w:val="00FE7405"/>
    <w:rsid w:val="00FF1B8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D5908"/>
  <w15:chartTrackingRefBased/>
  <w15:docId w15:val="{1C77E872-CAA5-438A-A4DF-4E35AD90A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9F5"/>
  </w:style>
  <w:style w:type="paragraph" w:styleId="Heading1">
    <w:name w:val="heading 1"/>
    <w:basedOn w:val="Normal"/>
    <w:next w:val="Normal"/>
    <w:link w:val="Heading1Char"/>
    <w:uiPriority w:val="9"/>
    <w:qFormat/>
    <w:rsid w:val="00D269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69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63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9F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69F5"/>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D269F5"/>
    <w:rPr>
      <w:sz w:val="16"/>
      <w:szCs w:val="16"/>
    </w:rPr>
  </w:style>
  <w:style w:type="paragraph" w:styleId="CommentText">
    <w:name w:val="annotation text"/>
    <w:basedOn w:val="Normal"/>
    <w:link w:val="CommentTextChar"/>
    <w:uiPriority w:val="99"/>
    <w:semiHidden/>
    <w:unhideWhenUsed/>
    <w:rsid w:val="00D269F5"/>
    <w:pPr>
      <w:spacing w:line="240" w:lineRule="auto"/>
    </w:pPr>
    <w:rPr>
      <w:sz w:val="20"/>
      <w:szCs w:val="20"/>
    </w:rPr>
  </w:style>
  <w:style w:type="character" w:customStyle="1" w:styleId="CommentTextChar">
    <w:name w:val="Comment Text Char"/>
    <w:basedOn w:val="DefaultParagraphFont"/>
    <w:link w:val="CommentText"/>
    <w:uiPriority w:val="99"/>
    <w:semiHidden/>
    <w:rsid w:val="00D269F5"/>
    <w:rPr>
      <w:sz w:val="20"/>
      <w:szCs w:val="20"/>
    </w:rPr>
  </w:style>
  <w:style w:type="paragraph" w:styleId="BalloonText">
    <w:name w:val="Balloon Text"/>
    <w:basedOn w:val="Normal"/>
    <w:link w:val="BalloonTextChar"/>
    <w:uiPriority w:val="99"/>
    <w:semiHidden/>
    <w:unhideWhenUsed/>
    <w:rsid w:val="00D269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69F5"/>
    <w:rPr>
      <w:rFonts w:ascii="Segoe UI" w:hAnsi="Segoe UI" w:cs="Segoe UI"/>
      <w:sz w:val="18"/>
      <w:szCs w:val="18"/>
    </w:rPr>
  </w:style>
  <w:style w:type="table" w:styleId="TableGrid">
    <w:name w:val="Table Grid"/>
    <w:basedOn w:val="TableNormal"/>
    <w:uiPriority w:val="39"/>
    <w:rsid w:val="00315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A639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1442CB"/>
    <w:pPr>
      <w:ind w:left="720"/>
      <w:contextualSpacing/>
    </w:pPr>
  </w:style>
  <w:style w:type="paragraph" w:customStyle="1" w:styleId="Default">
    <w:name w:val="Default"/>
    <w:rsid w:val="00580FC3"/>
    <w:pPr>
      <w:autoSpaceDE w:val="0"/>
      <w:autoSpaceDN w:val="0"/>
      <w:adjustRightInd w:val="0"/>
      <w:spacing w:after="0" w:line="240" w:lineRule="auto"/>
    </w:pPr>
    <w:rPr>
      <w:rFonts w:ascii="Times New Roman" w:hAnsi="Times New Roman" w:cs="Times New Roman"/>
      <w:color w:val="000000"/>
      <w:sz w:val="24"/>
      <w:szCs w:val="24"/>
    </w:rPr>
  </w:style>
  <w:style w:type="paragraph" w:styleId="CommentSubject">
    <w:name w:val="annotation subject"/>
    <w:basedOn w:val="CommentText"/>
    <w:next w:val="CommentText"/>
    <w:link w:val="CommentSubjectChar"/>
    <w:uiPriority w:val="99"/>
    <w:semiHidden/>
    <w:unhideWhenUsed/>
    <w:rsid w:val="0024117C"/>
    <w:rPr>
      <w:b/>
      <w:bCs/>
    </w:rPr>
  </w:style>
  <w:style w:type="character" w:customStyle="1" w:styleId="CommentSubjectChar">
    <w:name w:val="Comment Subject Char"/>
    <w:basedOn w:val="CommentTextChar"/>
    <w:link w:val="CommentSubject"/>
    <w:uiPriority w:val="99"/>
    <w:semiHidden/>
    <w:rsid w:val="0024117C"/>
    <w:rPr>
      <w:b/>
      <w:bCs/>
      <w:sz w:val="20"/>
      <w:szCs w:val="20"/>
    </w:rPr>
  </w:style>
  <w:style w:type="paragraph" w:customStyle="1" w:styleId="Title1">
    <w:name w:val="Title1"/>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923E89"/>
    <w:rPr>
      <w:color w:val="0000FF"/>
      <w:u w:val="single"/>
    </w:rPr>
  </w:style>
  <w:style w:type="paragraph" w:customStyle="1" w:styleId="desc">
    <w:name w:val="desc"/>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details">
    <w:name w:val="details"/>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jrnl">
    <w:name w:val="jrnl"/>
    <w:basedOn w:val="DefaultParagraphFont"/>
    <w:rsid w:val="00923E89"/>
  </w:style>
  <w:style w:type="paragraph" w:customStyle="1" w:styleId="EndNoteBibliographyTitle">
    <w:name w:val="EndNote Bibliography Title"/>
    <w:basedOn w:val="Normal"/>
    <w:link w:val="EndNoteBibliographyTitleChar"/>
    <w:rsid w:val="00C15703"/>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C15703"/>
    <w:rPr>
      <w:rFonts w:ascii="Calibri" w:hAnsi="Calibri"/>
      <w:noProof/>
      <w:lang w:val="en-US"/>
    </w:rPr>
  </w:style>
  <w:style w:type="paragraph" w:customStyle="1" w:styleId="EndNoteBibliography">
    <w:name w:val="EndNote Bibliography"/>
    <w:basedOn w:val="Normal"/>
    <w:link w:val="EndNoteBibliographyChar"/>
    <w:rsid w:val="00C15703"/>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C15703"/>
    <w:rPr>
      <w:rFonts w:ascii="Calibri" w:hAnsi="Calibri"/>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486326">
      <w:bodyDiv w:val="1"/>
      <w:marLeft w:val="0"/>
      <w:marRight w:val="0"/>
      <w:marTop w:val="0"/>
      <w:marBottom w:val="0"/>
      <w:divBdr>
        <w:top w:val="none" w:sz="0" w:space="0" w:color="auto"/>
        <w:left w:val="none" w:sz="0" w:space="0" w:color="auto"/>
        <w:bottom w:val="none" w:sz="0" w:space="0" w:color="auto"/>
        <w:right w:val="none" w:sz="0" w:space="0" w:color="auto"/>
      </w:divBdr>
      <w:divsChild>
        <w:div w:id="1663973831">
          <w:marLeft w:val="0"/>
          <w:marRight w:val="0"/>
          <w:marTop w:val="0"/>
          <w:marBottom w:val="0"/>
          <w:divBdr>
            <w:top w:val="none" w:sz="0" w:space="0" w:color="auto"/>
            <w:left w:val="none" w:sz="0" w:space="0" w:color="auto"/>
            <w:bottom w:val="none" w:sz="0" w:space="0" w:color="auto"/>
            <w:right w:val="none" w:sz="0" w:space="0" w:color="auto"/>
          </w:divBdr>
        </w:div>
      </w:divsChild>
    </w:div>
    <w:div w:id="958607030">
      <w:bodyDiv w:val="1"/>
      <w:marLeft w:val="0"/>
      <w:marRight w:val="0"/>
      <w:marTop w:val="0"/>
      <w:marBottom w:val="0"/>
      <w:divBdr>
        <w:top w:val="none" w:sz="0" w:space="0" w:color="auto"/>
        <w:left w:val="none" w:sz="0" w:space="0" w:color="auto"/>
        <w:bottom w:val="none" w:sz="0" w:space="0" w:color="auto"/>
        <w:right w:val="none" w:sz="0" w:space="0" w:color="auto"/>
      </w:divBdr>
    </w:div>
    <w:div w:id="1165433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ncbi.nlm.nih.gov/pubmed/20732728"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5.png"/><Relationship Id="rId5" Type="http://schemas.openxmlformats.org/officeDocument/2006/relationships/comments" Target="comment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1917</TotalTime>
  <Pages>1</Pages>
  <Words>8423</Words>
  <Characters>48016</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UQ Diamantina Institute</Company>
  <LinksUpToDate>false</LinksUpToDate>
  <CharactersWithSpaces>56327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Harley Robinson</dc:creator>
  <cp:keywords/>
  <dc:description/>
  <cp:lastModifiedBy>Harley Robinson </cp:lastModifiedBy>
  <cp:revision>10</cp:revision>
  <dcterms:created xsi:type="dcterms:W3CDTF">2016-09-27T03:55:00Z</dcterms:created>
  <dcterms:modified xsi:type="dcterms:W3CDTF">2016-10-06T06:06:00Z</dcterms:modified>
</cp:coreProperties>
</file>